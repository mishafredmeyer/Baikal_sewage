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77777777" w:rsidR="00641893" w:rsidRPr="00D87563" w:rsidRDefault="00641893" w:rsidP="00641893">
      <w:commentRangeStart w:id="0"/>
      <w:r w:rsidRPr="00D87563">
        <w:t>Matthew R. Brousil</w:t>
      </w:r>
      <w:r w:rsidRPr="00D87563">
        <w:rPr>
          <w:vertAlign w:val="superscript"/>
        </w:rPr>
        <w:t>2</w:t>
      </w:r>
    </w:p>
    <w:p w14:paraId="6CBD7084" w14:textId="77777777" w:rsidR="0080096C" w:rsidRPr="00D87563" w:rsidRDefault="0080096C" w:rsidP="0080096C">
      <w:r w:rsidRPr="00D87563">
        <w:t>Stephanie E. Hampton</w:t>
      </w:r>
      <w:r w:rsidRPr="00D87563">
        <w:rPr>
          <w:vertAlign w:val="superscript"/>
        </w:rPr>
        <w:t>2</w:t>
      </w:r>
      <w:commentRangeEnd w:id="0"/>
      <w:r w:rsidR="0021477A">
        <w:rPr>
          <w:rStyle w:val="CommentReference"/>
          <w:rFonts w:ascii="Arial" w:eastAsia="Arial" w:hAnsi="Arial" w:cs="Arial"/>
          <w:lang w:val="en"/>
        </w:rPr>
        <w:commentReference w:id="0"/>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35C2566"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the Russian Ministry of Education and Science Research Project (No. GR 01201461929; 1354-2014/51).</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6DD89F62"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7FC18C90" w14:textId="2A837BAF" w:rsidR="00641893" w:rsidRPr="00D87563" w:rsidRDefault="00641893" w:rsidP="00641893">
      <w:r w:rsidRPr="00D87563">
        <w:lastRenderedPageBreak/>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48761E84" w:rsidR="009956E8" w:rsidRPr="003F3A49" w:rsidRDefault="00BC3E51" w:rsidP="003F3A49">
      <w:r w:rsidRPr="00D87563">
        <w:rPr>
          <w:b/>
        </w:rPr>
        <w:t>Abstract (</w:t>
      </w:r>
      <w:r w:rsidR="00EB500E" w:rsidRPr="00D87563">
        <w:rPr>
          <w:b/>
        </w:rPr>
        <w:t>1</w:t>
      </w:r>
      <w:r w:rsidR="00BE6C57">
        <w:rPr>
          <w:b/>
        </w:rPr>
        <w:t>4</w:t>
      </w:r>
      <w:r w:rsidR="004665E2">
        <w:rPr>
          <w:b/>
        </w:rPr>
        <w:t>7</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47E04329" w:rsidR="009956E8" w:rsidRPr="00D87563" w:rsidRDefault="004665E2">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biodiverse, and voluminous lake, has been experiencing localized sewage pollution from lakeside settlements</w:t>
      </w:r>
      <w:ins w:id="1" w:author="Brousil, Matthew Robert" w:date="2020-12-04T14:35:00Z">
        <w:r w:rsidR="004773E1">
          <w:rPr>
            <w:highlight w:val="white"/>
          </w:rPr>
          <w:t>.</w:t>
        </w:r>
      </w:ins>
      <w:del w:id="2" w:author="Brousil, Matthew Robert" w:date="2020-12-04T14:35:00Z">
        <w:r w:rsidR="00AD5653" w:rsidRPr="00D87563" w:rsidDel="004773E1">
          <w:rPr>
            <w:highlight w:val="white"/>
          </w:rPr>
          <w:delText>,</w:delText>
        </w:r>
      </w:del>
      <w:r w:rsidR="00AD5653" w:rsidRPr="00D87563">
        <w:rPr>
          <w:highlight w:val="white"/>
        </w:rPr>
        <w:t xml:space="preserve"> </w:t>
      </w:r>
      <w:del w:id="3" w:author="Brousil, Matthew Robert" w:date="2020-12-04T14:35:00Z">
        <w:r w:rsidR="00AD5653" w:rsidRPr="00D87563" w:rsidDel="004466B9">
          <w:rPr>
            <w:highlight w:val="white"/>
          </w:rPr>
          <w:delText>near which</w:delText>
        </w:r>
      </w:del>
      <w:ins w:id="4" w:author="Brousil, Matthew Robert" w:date="2020-12-04T14:35:00Z">
        <w:r w:rsidR="004466B9">
          <w:rPr>
            <w:highlight w:val="white"/>
          </w:rPr>
          <w:t>Nearby</w:t>
        </w:r>
      </w:ins>
      <w:r w:rsidR="00AD5653" w:rsidRPr="00D87563">
        <w:rPr>
          <w:highlight w:val="white"/>
        </w:rPr>
        <w:t xml:space="preserve"> </w:t>
      </w:r>
      <w:del w:id="5" w:author="Brousil, Matthew Robert" w:date="2020-12-04T14:36:00Z">
        <w:r w:rsidR="00AD5653" w:rsidRPr="00D87563" w:rsidDel="004466B9">
          <w:rPr>
            <w:highlight w:val="white"/>
          </w:rPr>
          <w:delText xml:space="preserve">increasing </w:delText>
        </w:r>
      </w:del>
      <w:ins w:id="6" w:author="Brousil, Matthew Robert" w:date="2020-12-04T14:36:00Z">
        <w:r w:rsidR="004466B9">
          <w:rPr>
            <w:highlight w:val="white"/>
          </w:rPr>
          <w:t>increases in</w:t>
        </w:r>
        <w:r w:rsidR="004466B9" w:rsidRPr="00D87563">
          <w:rPr>
            <w:highlight w:val="white"/>
          </w:rPr>
          <w:t xml:space="preserve"> </w:t>
        </w:r>
      </w:ins>
      <w:r w:rsidR="00AD5653" w:rsidRPr="00D87563">
        <w:rPr>
          <w:highlight w:val="white"/>
        </w:rPr>
        <w:t>filamentous algal abundance sugges</w:t>
      </w:r>
      <w:r>
        <w:rPr>
          <w:highlight w:val="white"/>
        </w:rPr>
        <w:t>t</w:t>
      </w:r>
      <w:del w:id="7" w:author="Brousil, Matthew Robert" w:date="2020-12-04T14:36:00Z">
        <w:r w:rsidDel="004466B9">
          <w:rPr>
            <w:highlight w:val="white"/>
          </w:rPr>
          <w:delText>s</w:delText>
        </w:r>
      </w:del>
      <w:r w:rsidR="00AD5653" w:rsidRPr="00D87563">
        <w:rPr>
          <w:highlight w:val="white"/>
        </w:rPr>
        <w:t xml:space="preserve"> benthic communities are responding. </w:t>
      </w:r>
      <w:r w:rsidR="00721DFB" w:rsidRPr="00D87563">
        <w:rPr>
          <w:highlight w:val="white"/>
        </w:rPr>
        <w:t>W</w:t>
      </w:r>
      <w:r w:rsidR="00AD5653" w:rsidRPr="00D87563">
        <w:rPr>
          <w:highlight w:val="white"/>
        </w:rPr>
        <w:t xml:space="preserve">e surveyed 40-km of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w:t>
      </w:r>
      <w:ins w:id="8" w:author="Brousil, Matthew Robert" w:date="2020-12-04T14:36:00Z">
        <w:r w:rsidR="0058183F">
          <w:rPr>
            <w:highlight w:val="white"/>
          </w:rPr>
          <w:t>between</w:t>
        </w:r>
        <w:r w:rsidR="00CF1393">
          <w:rPr>
            <w:highlight w:val="white"/>
          </w:rPr>
          <w:t xml:space="preserve"> </w:t>
        </w:r>
      </w:ins>
      <w:r w:rsidR="00AD5653" w:rsidRPr="00D87563">
        <w:rPr>
          <w:highlight w:val="white"/>
        </w:rPr>
        <w:t>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 and macroinvertebrate abundance</w:t>
      </w:r>
      <w:r>
        <w:rPr>
          <w:highlight w:val="white"/>
        </w:rPr>
        <w:t xml:space="preserve">, </w:t>
      </w:r>
      <w:r w:rsidR="00AD5653" w:rsidRPr="00D87563">
        <w:rPr>
          <w:highlight w:val="white"/>
        </w:rPr>
        <w:t>stable isotopes</w:t>
      </w:r>
      <w:r>
        <w:rPr>
          <w:highlight w:val="white"/>
        </w:rPr>
        <w:t>,</w:t>
      </w:r>
      <w:r w:rsidR="00AD5653" w:rsidRPr="00D87563">
        <w:rPr>
          <w:highlight w:val="white"/>
        </w:rPr>
        <w:t xml:space="preserve"> and fatty acid</w:t>
      </w:r>
      <w:r w:rsidR="00721DFB" w:rsidRPr="00D87563">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The data are structured in a tidy format (a tabular arrangement familiar to limnologists) to encourage </w:t>
      </w:r>
      <w:del w:id="9" w:author="Brousil, Matthew Robert" w:date="2020-12-04T14:37:00Z">
        <w:r w:rsidR="00AD5653" w:rsidRPr="00D87563" w:rsidDel="000C2A2A">
          <w:rPr>
            <w:highlight w:val="white"/>
          </w:rPr>
          <w:delText xml:space="preserve">future </w:delText>
        </w:r>
      </w:del>
      <w:r w:rsidR="00AD5653" w:rsidRPr="00D87563">
        <w:rPr>
          <w:highlight w:val="white"/>
        </w:rPr>
        <w:t>r</w:t>
      </w:r>
      <w:r w:rsidR="00EB500E" w:rsidRPr="00D87563">
        <w:rPr>
          <w:highlight w:val="white"/>
        </w:rPr>
        <w:t>euse</w:t>
      </w:r>
      <w:r w:rsidR="00AD5653" w:rsidRPr="00D87563">
        <w:rPr>
          <w:highlight w:val="white"/>
        </w:rPr>
        <w:t xml:space="preserve">. </w:t>
      </w:r>
      <w:r w:rsidR="002A508A" w:rsidRPr="00D87563">
        <w:rPr>
          <w:highlight w:val="white"/>
        </w:rPr>
        <w:t>For 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6D537832"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sewage-specific micropollutants,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 xml:space="preserve">(Gartner et al. </w:t>
      </w:r>
      <w:r w:rsidR="00193C4A" w:rsidRPr="00193C4A">
        <w:rPr>
          <w:highlight w:val="white"/>
        </w:rPr>
        <w:lastRenderedPageBreak/>
        <w:t>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14344E">
        <w:rPr>
          <w:highlight w:val="white"/>
        </w:rPr>
        <w:instrText xml:space="preserve"> ADDIN ZOTERO_ITEM CSL_CITATION {"citationID":"qK5nYNgG","properties":{"formattedCitation":"(Kolpin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14344E" w:rsidRPr="0014344E">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14344E">
        <w:rPr>
          <w:highlight w:val="white"/>
        </w:rPr>
        <w:instrText xml:space="preserve"> ADDIN ZOTERO_ITEM CSL_CITATION {"citationID":"YX1cxSGa","properties":{"formattedCitation":"(Richmond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14344E" w:rsidRPr="0014344E">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14344E">
        <w:rPr>
          <w:highlight w:val="white"/>
        </w:rPr>
        <w:t xml:space="preserve">cam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171F2787"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algae, for example, can quickly increase abundance near sewage loading</w:t>
      </w:r>
      <w:r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 xml:space="preserve">webs can also restructure to include different </w:t>
      </w:r>
      <w:r w:rsidR="00AB4A75" w:rsidRPr="00D87563">
        <w:t>feeding</w:t>
      </w:r>
      <w:r w:rsidR="007856D6" w:rsidRPr="00D87563">
        <w:t xml:space="preserve"> groups, such as detritivores, or </w:t>
      </w:r>
      <w:r w:rsidR="00EE0669">
        <w:t xml:space="preserve">with </w:t>
      </w:r>
      <w:r w:rsidR="007856D6" w:rsidRPr="00D87563">
        <w:t xml:space="preserve">altered </w:t>
      </w:r>
      <w:r w:rsidR="00D219F9" w:rsidRPr="00D87563">
        <w:t>nutritional value</w:t>
      </w:r>
      <w:r w:rsidR="00EE0669">
        <w:t xml:space="preserve"> of primary producers</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4943C6BC"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ins w:id="10" w:author="Brousil, Matthew Robert" w:date="2020-12-04T14:44:00Z">
        <w:r w:rsidR="0024358B">
          <w:t>s</w:t>
        </w:r>
      </w:ins>
      <w:r w:rsidRPr="00D87563">
        <w:t xml:space="preserve">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129027F2" w14:textId="265A2A5E"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C900D5">
        <w:t xml:space="preserve">between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notable loss of winter ice cover (Moore et al. 2009), and it exhibits offshore plankton community changes associated with warming (Hampton et al. 2008, 2014, Katz et al. 2015, </w:t>
      </w:r>
      <w:proofErr w:type="spellStart"/>
      <w:r w:rsidR="00EE0669">
        <w:t>Izmest’eva</w:t>
      </w:r>
      <w:proofErr w:type="spellEnd"/>
      <w:r w:rsidR="00EE0669">
        <w:t xml:space="preserve"> et al. 2016). Less is known of the </w:t>
      </w:r>
      <w:commentRangeStart w:id="11"/>
      <w:r w:rsidR="00EE0669">
        <w:t xml:space="preserve">change </w:t>
      </w:r>
      <w:commentRangeEnd w:id="11"/>
      <w:r w:rsidR="00A95239">
        <w:rPr>
          <w:rStyle w:val="CommentReference"/>
          <w:rFonts w:ascii="Arial" w:eastAsia="Arial" w:hAnsi="Arial" w:cs="Arial"/>
          <w:lang w:val="en"/>
        </w:rPr>
        <w:commentReference w:id="11"/>
      </w:r>
      <w:r w:rsidR="00EE0669">
        <w:t xml:space="preserve">occurring nearshore in Baikal, </w:t>
      </w:r>
      <w:r w:rsidR="001415D2">
        <w:t>where</w:t>
      </w:r>
      <w:r w:rsidR="00EE0669">
        <w:t xml:space="preserve"> </w:t>
      </w:r>
      <w:del w:id="12" w:author="Brousil, Matthew Robert" w:date="2020-12-04T14:48:00Z">
        <w:r w:rsidR="00EE0669" w:rsidDel="00030A3E">
          <w:delText>not only climate warms</w:delText>
        </w:r>
      </w:del>
      <w:ins w:id="13" w:author="Brousil, Matthew Robert" w:date="2020-12-04T14:48:00Z">
        <w:r w:rsidR="00030A3E">
          <w:t>warming is occurring</w:t>
        </w:r>
      </w:ins>
      <w:r w:rsidR="00EE0669">
        <w:t xml:space="preserve"> </w:t>
      </w:r>
      <w:del w:id="14" w:author="Brousil, Matthew Robert" w:date="2020-12-04T14:48:00Z">
        <w:r w:rsidR="00EE0669" w:rsidDel="00030A3E">
          <w:delText xml:space="preserve">but </w:delText>
        </w:r>
      </w:del>
      <w:ins w:id="15" w:author="Brousil, Matthew Robert" w:date="2020-12-04T14:48:00Z">
        <w:r w:rsidR="00030A3E">
          <w:t xml:space="preserve">and </w:t>
        </w:r>
      </w:ins>
      <w:r w:rsidR="00EE0669">
        <w:t>human activity also directly alters the environment. Nearshore change is particularly important to understand in 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p>
    <w:p w14:paraId="5C018B8C" w14:textId="77777777" w:rsidR="00C5582D" w:rsidRDefault="00C5582D"/>
    <w:p w14:paraId="04BA071C" w14:textId="524F6004" w:rsidR="00C5582D" w:rsidRDefault="00C5582D">
      <w:commentRangeStart w:id="16"/>
      <w:r>
        <w:t>As a means of identifying sewage from small, localized lakeside towns and associated ecological responses</w:t>
      </w:r>
      <w:commentRangeEnd w:id="16"/>
      <w:r w:rsidR="00DC1D7C">
        <w:rPr>
          <w:rStyle w:val="CommentReference"/>
          <w:rFonts w:ascii="Arial" w:eastAsia="Arial" w:hAnsi="Arial" w:cs="Arial"/>
          <w:lang w:val="en"/>
        </w:rPr>
        <w:commentReference w:id="16"/>
      </w:r>
      <w:r>
        <w:t>, t</w:t>
      </w:r>
      <w:r w:rsidR="00A918DC">
        <w:t>he dataset</w:t>
      </w:r>
      <w:r w:rsidR="00D42F9E" w:rsidRPr="00D87563">
        <w:t xml:space="preserve"> consists of over </w:t>
      </w:r>
      <w:r w:rsidR="00E47643" w:rsidRPr="00D87563">
        <w:t>1</w:t>
      </w:r>
      <w:r>
        <w:t>50</w:t>
      </w:r>
      <w:r w:rsidR="00E47643" w:rsidRPr="00D87563">
        <w:t xml:space="preserve"> variables collected at 14 littoral and 3 pelagic sampling </w:t>
      </w:r>
      <w:r w:rsidR="00E47643" w:rsidRPr="00D87563">
        <w:lastRenderedPageBreak/>
        <w:t xml:space="preserve">sites. </w:t>
      </w:r>
      <w:del w:id="17" w:author="Brousil, Matthew Robert" w:date="2020-12-04T14:55:00Z">
        <w:r w:rsidR="00E47643" w:rsidRPr="00D87563" w:rsidDel="00857957">
          <w:delText>The dataset was structured</w:delText>
        </w:r>
      </w:del>
      <w:ins w:id="18" w:author="Brousil, Matthew Robert" w:date="2020-12-04T14:55:00Z">
        <w:r w:rsidR="00857957">
          <w:t>We structured the datase</w:t>
        </w:r>
        <w:r w:rsidR="000E52B9">
          <w:t>t</w:t>
        </w:r>
      </w:ins>
      <w:r w:rsidR="00E47643" w:rsidRPr="00D87563">
        <w:t xml:space="preserve"> in a tidy format, where each row is a sample, each column is a variable, and each CSV file is an observable unit</w:t>
      </w:r>
      <w:r w:rsidR="008F7B2D">
        <w:t xml:space="preserv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w:t>
      </w:r>
      <w:del w:id="19" w:author="Brousil, Matthew Robert" w:date="2020-12-04T14:56:00Z">
        <w:r w:rsidR="00E47643" w:rsidRPr="00D87563" w:rsidDel="001961CD">
          <w:delText>the dataset</w:delText>
        </w:r>
      </w:del>
      <w:ins w:id="20" w:author="Brousil, Matthew Robert" w:date="2020-12-04T14:56:00Z">
        <w:r w:rsidR="001961CD">
          <w:t>it</w:t>
        </w:r>
      </w:ins>
      <w:r w:rsidR="00E47643" w:rsidRPr="00D87563">
        <w:t xml:space="preserve">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15112CA0"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this region of the world. Thus</w:t>
      </w:r>
      <w:r w:rsidR="00CE7589">
        <w:t>,</w:t>
      </w:r>
      <w:r>
        <w:t xml:space="preserve"> the dataset fills a substantial gap for future studies, providing a window </w:t>
      </w:r>
      <w:del w:id="21" w:author="Brousil, Matthew Robert" w:date="2020-12-04T15:02:00Z">
        <w:r w:rsidDel="00764C4B">
          <w:delText xml:space="preserve">on </w:delText>
        </w:r>
      </w:del>
      <w:ins w:id="22" w:author="Brousil, Matthew Robert" w:date="2020-12-04T15:02:00Z">
        <w:r w:rsidR="00764C4B">
          <w:t>into</w:t>
        </w:r>
        <w:r w:rsidR="00764C4B">
          <w:t xml:space="preserve"> </w:t>
        </w:r>
      </w:ins>
      <w:r>
        <w:t>nearshore biotic assemblages and water quality in a unique</w:t>
      </w:r>
      <w:r w:rsidR="00A95A14">
        <w:t>, ancient</w:t>
      </w:r>
      <w:r>
        <w:t xml:space="preserve"> ecosystem that holds 20% of the world’s liquid surface water (Moore et al. </w:t>
      </w:r>
      <w:commentRangeStart w:id="23"/>
      <w:r>
        <w:t>2009</w:t>
      </w:r>
      <w:commentRangeEnd w:id="23"/>
      <w:r w:rsidR="00FE0851">
        <w:rPr>
          <w:rStyle w:val="CommentReference"/>
          <w:rFonts w:ascii="Arial" w:eastAsia="Arial" w:hAnsi="Arial" w:cs="Arial"/>
          <w:lang w:val="en"/>
        </w:rPr>
        <w:commentReference w:id="23"/>
      </w:r>
      <w:r>
        <w:t>).</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w:t>
      </w:r>
      <w:commentRangeStart w:id="24"/>
      <w:r w:rsidRPr="00D87563">
        <w:rPr>
          <w:b/>
        </w:rPr>
        <w:t>Description</w:t>
      </w:r>
      <w:commentRangeEnd w:id="24"/>
      <w:r w:rsidR="00FA675D">
        <w:rPr>
          <w:rStyle w:val="CommentReference"/>
          <w:rFonts w:ascii="Arial" w:eastAsia="Arial" w:hAnsi="Arial" w:cs="Arial"/>
          <w:lang w:val="en"/>
        </w:rPr>
        <w:commentReference w:id="24"/>
      </w:r>
      <w:r w:rsidRPr="00D87563">
        <w:rPr>
          <w:b/>
        </w:rPr>
        <w:t xml:space="preserve"> </w:t>
      </w:r>
    </w:p>
    <w:p w14:paraId="56B3671D" w14:textId="77777777" w:rsidR="001A5C9F" w:rsidRPr="00D87563" w:rsidRDefault="001A5C9F"/>
    <w:p w14:paraId="65BBD9C6" w14:textId="1D00C626"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are available on the Environmental Data Initiative</w:t>
      </w:r>
      <w:ins w:id="25" w:author="Brousil, Matthew Robert" w:date="2020-12-04T15:59:00Z">
        <w:r w:rsidR="007202FB">
          <w:t xml:space="preserve"> (EDI)</w:t>
        </w:r>
        <w:r w:rsidR="001165B8">
          <w:t xml:space="preserve"> repository</w:t>
        </w:r>
      </w:ins>
      <w:r w:rsidR="003C0921">
        <w:t xml:space="preser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which were used in the main analysis of the dataset (Meyer et al., 20</w:t>
      </w:r>
      <w:r w:rsidR="00E902AC">
        <w:t>2</w:t>
      </w:r>
      <w:r w:rsidRPr="00D87563">
        <w:t xml:space="preserve">X).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concentrations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r w:rsidRPr="00D87563">
        <w:rPr>
          <w:i/>
        </w:rPr>
        <w:t>filtered_volume_ml</w:t>
      </w:r>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r w:rsidRPr="00D87563">
        <w:rPr>
          <w:i/>
        </w:rPr>
        <w:t>sample_volume_ml</w:t>
      </w:r>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r w:rsidRPr="00D87563">
        <w:rPr>
          <w:i/>
        </w:rPr>
        <w:t xml:space="preserve">raw_fluo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lastRenderedPageBreak/>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21776C7D" w:rsidR="000C3774" w:rsidRPr="00D87563" w:rsidRDefault="000C3774">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collected from the 14 littoral sampling locations. </w:t>
      </w:r>
    </w:p>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14238D7F" w:rsidR="006F13A3" w:rsidRPr="00D87563" w:rsidRDefault="006F13A3" w:rsidP="000C3774">
      <w:pPr>
        <w:rPr>
          <w:i/>
        </w:rPr>
      </w:pPr>
      <w:commentRangeStart w:id="26"/>
      <w:r w:rsidRPr="00D87563">
        <w:rPr>
          <w:i/>
        </w:rPr>
        <w:t>c14</w:t>
      </w:r>
      <w:bookmarkStart w:id="27" w:name="_Hlk53592269"/>
      <w:r w:rsidRPr="00D87563">
        <w:rPr>
          <w:i/>
        </w:rPr>
        <w:t>_</w:t>
      </w:r>
      <w:bookmarkEnd w:id="27"/>
      <w:r w:rsidRPr="00D87563">
        <w:rPr>
          <w:i/>
        </w:rPr>
        <w:t>4</w:t>
      </w:r>
      <w:r w:rsidR="00F22039">
        <w:rPr>
          <w:i/>
        </w:rPr>
        <w:t>w</w:t>
      </w:r>
      <w:r w:rsidRPr="00D87563">
        <w:rPr>
          <w:i/>
        </w:rPr>
        <w:t>5</w:t>
      </w:r>
      <w:commentRangeEnd w:id="26"/>
      <w:r w:rsidR="0082688D">
        <w:rPr>
          <w:rStyle w:val="CommentReference"/>
          <w:rFonts w:ascii="Arial" w:eastAsia="Arial" w:hAnsi="Arial" w:cs="Arial"/>
          <w:lang w:val="en"/>
        </w:rPr>
        <w:commentReference w:id="26"/>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0062B040" w:rsidR="006F13A3" w:rsidRPr="00D87563" w:rsidRDefault="006F13A3" w:rsidP="000C3774">
      <w:pPr>
        <w:rPr>
          <w:i/>
        </w:rPr>
      </w:pPr>
      <w:commentRangeStart w:id="28"/>
      <w:r w:rsidRPr="00D87563">
        <w:rPr>
          <w:i/>
        </w:rPr>
        <w:lastRenderedPageBreak/>
        <w:t>c17_1n7</w:t>
      </w:r>
      <w:commentRangeEnd w:id="28"/>
      <w:r w:rsidR="002F50F2">
        <w:rPr>
          <w:rStyle w:val="CommentReference"/>
          <w:rFonts w:ascii="Arial" w:eastAsia="Arial" w:hAnsi="Arial" w:cs="Arial"/>
          <w:lang w:val="en"/>
        </w:rPr>
        <w:commentReference w:id="28"/>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lastRenderedPageBreak/>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5636CBF4" w:rsidR="009A29EA" w:rsidRPr="00D87563" w:rsidRDefault="009A29EA">
      <w:r w:rsidRPr="00D87563">
        <w:lastRenderedPageBreak/>
        <w:t xml:space="preserve">Replicate for sampling location. While three replicates were collected in the field, some samples were poorly preserved and </w:t>
      </w:r>
      <w:commentRangeStart w:id="29"/>
      <w:r w:rsidRPr="00D87563">
        <w:t xml:space="preserve">not enumerated </w:t>
      </w:r>
      <w:commentRangeEnd w:id="29"/>
      <w:r w:rsidR="0090707B">
        <w:rPr>
          <w:rStyle w:val="CommentReference"/>
          <w:rFonts w:ascii="Arial" w:eastAsia="Arial" w:hAnsi="Arial" w:cs="Arial"/>
          <w:lang w:val="en"/>
        </w:rPr>
        <w:commentReference w:id="29"/>
      </w:r>
      <w:r w:rsidRPr="00D87563">
        <w:t xml:space="preserve">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06C05C30" w:rsidR="009A29EA" w:rsidRPr="00D87563" w:rsidRDefault="009A29EA" w:rsidP="00AF6302">
      <w:proofErr w:type="spellStart"/>
      <w:r w:rsidRPr="00D87563">
        <w:t>Mollus</w:t>
      </w:r>
      <w:r w:rsidR="00010C97">
        <w:t>c</w:t>
      </w:r>
      <w:proofErr w:type="spellEnd"/>
      <w:r w:rsidRPr="00D87563">
        <w:t xml:space="preserve">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77777777" w:rsidR="009A29EA" w:rsidRPr="00D87563" w:rsidRDefault="009A29EA" w:rsidP="00AF6302">
      <w:proofErr w:type="spellStart"/>
      <w:r w:rsidRPr="00D87563">
        <w:t>Mollusc</w:t>
      </w:r>
      <w:proofErr w:type="spellEnd"/>
      <w:r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lastRenderedPageBreak/>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42EB5127" w:rsidR="009A29EA" w:rsidRPr="00D87563" w:rsidRDefault="00354123" w:rsidP="00AF6302">
      <w:proofErr w:type="spellStart"/>
      <w:r w:rsidRPr="00D87563">
        <w:t>Mollus</w:t>
      </w:r>
      <w:r w:rsidR="008C474C">
        <w:t>c</w:t>
      </w:r>
      <w:proofErr w:type="spellEnd"/>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6CF2D477" w:rsidR="009A29EA" w:rsidRPr="00D87563" w:rsidRDefault="00354123" w:rsidP="00AF6302">
      <w:proofErr w:type="spellStart"/>
      <w:r w:rsidRPr="00D87563">
        <w:t>Mollus</w:t>
      </w:r>
      <w:r w:rsidR="008C474C">
        <w:t>c</w:t>
      </w:r>
      <w:proofErr w:type="spellEnd"/>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360C767C" w14:textId="172A4805" w:rsidR="00354123" w:rsidRPr="00D87563" w:rsidRDefault="00354123"/>
    <w:p w14:paraId="738C26EA" w14:textId="77777777" w:rsidR="00354123" w:rsidRPr="00D87563" w:rsidRDefault="00354123" w:rsidP="00354123">
      <w:commentRangeStart w:id="30"/>
      <w:r w:rsidRPr="00D87563">
        <w:rPr>
          <w:i/>
        </w:rPr>
        <w:t>site</w:t>
      </w:r>
      <w:commentRangeEnd w:id="30"/>
      <w:r w:rsidR="009D6B0D">
        <w:rPr>
          <w:rStyle w:val="CommentReference"/>
          <w:rFonts w:ascii="Arial" w:eastAsia="Arial" w:hAnsi="Arial" w:cs="Arial"/>
          <w:lang w:val="en"/>
        </w:rPr>
        <w:commentReference w:id="30"/>
      </w:r>
    </w:p>
    <w:p w14:paraId="62BDC1E9" w14:textId="77777777" w:rsidR="00354123" w:rsidRPr="00D87563" w:rsidRDefault="00354123" w:rsidP="00354123">
      <w:r w:rsidRPr="00D87563">
        <w:t xml:space="preserve">Unique alphanumeric identifier for a sampling location.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7EB535BA" w:rsidR="00354123" w:rsidRPr="00D8756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lastRenderedPageBreak/>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737583FE" w:rsidR="00B853E5" w:rsidRPr="00D87563" w:rsidRDefault="00B853E5" w:rsidP="00AF6302">
      <w:r w:rsidRPr="00D87563">
        <w:t>Replicate for a given sampling location.</w:t>
      </w:r>
      <w:ins w:id="31" w:author="Brousil, Matthew Robert" w:date="2020-12-04T15:25:00Z">
        <w:r w:rsidR="005D18FC">
          <w:t xml:space="preserve"> </w:t>
        </w:r>
        <w:commentRangeStart w:id="32"/>
        <w:r w:rsidR="00FC5474">
          <w:t>Replicate</w:t>
        </w:r>
      </w:ins>
      <w:ins w:id="33" w:author="Brousil, Matthew Robert" w:date="2020-12-04T15:26:00Z">
        <w:r w:rsidR="00FC5474">
          <w:t xml:space="preserve"> values of “C” indicate a control.</w:t>
        </w:r>
        <w:commentRangeEnd w:id="32"/>
        <w:r w:rsidR="006375C5">
          <w:rPr>
            <w:rStyle w:val="CommentReference"/>
            <w:rFonts w:ascii="Arial" w:eastAsia="Arial" w:hAnsi="Arial" w:cs="Arial"/>
            <w:lang w:val="en"/>
          </w:rPr>
          <w:commentReference w:id="32"/>
        </w:r>
      </w:ins>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lastRenderedPageBreak/>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5C7F4EC1" w:rsidR="00B853E5" w:rsidRPr="00D87563" w:rsidRDefault="00B853E5" w:rsidP="00AF6302">
      <w:r w:rsidRPr="00D87563">
        <w:t xml:space="preserve">Observer comments while </w:t>
      </w:r>
      <w:del w:id="34" w:author="Brousil, Matthew Robert" w:date="2020-12-04T15:26:00Z">
        <w:r w:rsidRPr="00D87563" w:rsidDel="00770CF6">
          <w:delText xml:space="preserve">enumerating </w:delText>
        </w:r>
      </w:del>
      <w:ins w:id="35" w:author="Brousil, Matthew Robert" w:date="2020-12-04T15:26:00Z">
        <w:r w:rsidR="00770CF6">
          <w:t>counting</w:t>
        </w:r>
        <w:r w:rsidR="00770CF6" w:rsidRPr="00D87563">
          <w:t xml:space="preserve"> </w:t>
        </w:r>
      </w:ins>
      <w:r w:rsidRPr="00D87563">
        <w:t>microplastics</w:t>
      </w:r>
    </w:p>
    <w:p w14:paraId="0737A8C9" w14:textId="77777777" w:rsidR="00B853E5" w:rsidRPr="00D87563" w:rsidRDefault="00B853E5" w:rsidP="00AF6302"/>
    <w:p w14:paraId="4E8E8898" w14:textId="1E859F29" w:rsidR="00B853E5" w:rsidRPr="00D87563" w:rsidRDefault="00B853E5" w:rsidP="00AF6302">
      <w:pPr>
        <w:rPr>
          <w:i/>
        </w:rPr>
      </w:pPr>
      <w:r w:rsidRPr="00D87563">
        <w:rPr>
          <w:i/>
        </w:rPr>
        <w:t>volume_filtered_ml</w:t>
      </w:r>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440CF20B"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be </w:t>
      </w:r>
      <w:commentRangeStart w:id="36"/>
      <w:r w:rsidRPr="00D87563">
        <w:t>spurious</w:t>
      </w:r>
      <w:commentRangeEnd w:id="36"/>
      <w:r w:rsidR="000D19C7">
        <w:rPr>
          <w:rStyle w:val="CommentReference"/>
          <w:rFonts w:ascii="Arial" w:eastAsia="Arial" w:hAnsi="Arial" w:cs="Arial"/>
          <w:lang w:val="en"/>
        </w:rPr>
        <w:commentReference w:id="36"/>
      </w:r>
      <w:r w:rsidRPr="00D87563">
        <w:t xml:space="preserve">.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commentRangeStart w:id="37"/>
      <w:r w:rsidRPr="00D87563">
        <w:rPr>
          <w:i/>
        </w:rPr>
        <w:t>replicate</w:t>
      </w:r>
      <w:commentRangeEnd w:id="37"/>
      <w:r w:rsidR="00D273FE">
        <w:rPr>
          <w:rStyle w:val="CommentReference"/>
          <w:rFonts w:ascii="Arial" w:eastAsia="Arial" w:hAnsi="Arial" w:cs="Arial"/>
          <w:lang w:val="en"/>
        </w:rPr>
        <w:commentReference w:id="37"/>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5942825D"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w:t>
      </w:r>
      <w:del w:id="38" w:author="Brousil, Matthew Robert" w:date="2020-12-04T15:32:00Z">
        <w:r w:rsidR="00A428AE" w:rsidRPr="00D87563" w:rsidDel="006726CD">
          <w:delText xml:space="preserve">detailed </w:delText>
        </w:r>
      </w:del>
      <w:ins w:id="39" w:author="Brousil, Matthew Robert" w:date="2020-12-04T15:32:00Z">
        <w:r w:rsidR="006726CD">
          <w:t>listed</w:t>
        </w:r>
        <w:r w:rsidR="006726CD" w:rsidRPr="00D87563">
          <w:t xml:space="preserve"> </w:t>
        </w:r>
      </w:ins>
      <w:r w:rsidR="00A428AE" w:rsidRPr="00D87563">
        <w:t xml:space="preserve">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lastRenderedPageBreak/>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6EC2837" w:rsidR="00A428AE" w:rsidRPr="00D87563" w:rsidRDefault="00A428AE" w:rsidP="00AF6302">
      <w:r w:rsidRPr="00D87563">
        <w:t xml:space="preserve">Number of </w:t>
      </w:r>
      <w:proofErr w:type="spellStart"/>
      <w:r w:rsidRPr="00D87563">
        <w:rPr>
          <w:i/>
        </w:rPr>
        <w:t>Ulothrix</w:t>
      </w:r>
      <w:proofErr w:type="spellEnd"/>
      <w:r w:rsidRPr="00D87563">
        <w:rPr>
          <w:i/>
        </w:rPr>
        <w:t xml:space="preserve"> </w:t>
      </w:r>
      <w:proofErr w:type="spellStart"/>
      <w:proofErr w:type="gramStart"/>
      <w:r w:rsidRPr="00D87563">
        <w:rPr>
          <w:i/>
        </w:rPr>
        <w:t>spp.</w:t>
      </w:r>
      <w:r w:rsidRPr="00D87563">
        <w:t>filaments</w:t>
      </w:r>
      <w:proofErr w:type="spellEnd"/>
      <w:proofErr w:type="gram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proofErr w:type="gramStart"/>
      <w:r w:rsidRPr="00D87563">
        <w:rPr>
          <w:i/>
        </w:rPr>
        <w:t>spp.</w:t>
      </w:r>
      <w:r w:rsidRPr="00D87563">
        <w:t>cells</w:t>
      </w:r>
      <w:proofErr w:type="spellEnd"/>
      <w:proofErr w:type="gram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528A9769" w:rsidR="00AF6302" w:rsidRPr="00D87563" w:rsidRDefault="00AF6302">
      <w:r w:rsidRPr="00D87563">
        <w:t xml:space="preserve">This file contains Pharmaceutical and Personal Care Product (PPCP) concentrations for each littoral and pelagic sampling location.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10ABBD1F" w:rsidR="00AF6302" w:rsidRPr="00D87563" w:rsidRDefault="00AF6302" w:rsidP="00AF6302">
      <w:r w:rsidRPr="00D87563">
        <w:t>Concentration of paraxanthine, also known as 1,7-dimethylxanthine, in nanograms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78A6D5C4" w:rsidR="00AF6302" w:rsidRPr="00D87563" w:rsidRDefault="00AF6302" w:rsidP="00AF6302">
      <w:r w:rsidRPr="00D87563">
        <w:t xml:space="preserve">Concentration of acetaminophen, also known as paracetamol, in nanograms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43B91084" w:rsidR="00AF6302" w:rsidRPr="00D87563" w:rsidRDefault="00AF6302" w:rsidP="00AF6302">
      <w:r w:rsidRPr="00D87563">
        <w:t xml:space="preserve">Concentration of amphetamine in nanograms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22580409" w:rsidR="00AF6302" w:rsidRPr="00D87563" w:rsidRDefault="00AF6302" w:rsidP="00AF6302">
      <w:r w:rsidRPr="00D87563">
        <w:t xml:space="preserve">Concentration of caffeine in nanograms per liter. </w:t>
      </w:r>
    </w:p>
    <w:p w14:paraId="0D64EF43" w14:textId="77777777" w:rsidR="00AF6302" w:rsidRPr="00D87563" w:rsidRDefault="00AF6302" w:rsidP="00AF6302">
      <w:pPr>
        <w:rPr>
          <w:color w:val="000000"/>
        </w:rPr>
      </w:pPr>
    </w:p>
    <w:p w14:paraId="04D0A30C" w14:textId="45551FA4" w:rsidR="00AF6302" w:rsidRPr="00D87563" w:rsidRDefault="008005F5" w:rsidP="00AF6302">
      <w:pPr>
        <w:rPr>
          <w:i/>
          <w:color w:val="000000"/>
        </w:rPr>
      </w:pPr>
      <w:r w:rsidRPr="00D87563">
        <w:rPr>
          <w:i/>
          <w:color w:val="000000"/>
        </w:rPr>
        <w:t>carbamazepine</w:t>
      </w:r>
    </w:p>
    <w:p w14:paraId="00F3DE21" w14:textId="6E9EAA69" w:rsidR="00AF6302" w:rsidRPr="00D87563" w:rsidRDefault="00AF6302" w:rsidP="00AF6302">
      <w:r w:rsidRPr="00D87563">
        <w:t xml:space="preserve">Concentration of </w:t>
      </w:r>
      <w:r w:rsidR="008005F5" w:rsidRPr="00D87563">
        <w:t>carbamazepine</w:t>
      </w:r>
      <w:r w:rsidRPr="00D87563">
        <w:t xml:space="preserve"> in nanograms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199B6A8F" w:rsidR="00AF6302" w:rsidRPr="00D87563" w:rsidRDefault="00AF6302" w:rsidP="00AF6302">
      <w:r w:rsidRPr="00D87563">
        <w:t xml:space="preserve">Concentration of cimetidine in nanograms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490C662A" w:rsidR="00AF6302" w:rsidRPr="00D87563" w:rsidRDefault="00AF6302" w:rsidP="00AF6302">
      <w:r w:rsidRPr="00D87563">
        <w:t xml:space="preserve">Concentration of cotinine, which is the main human metabolite of nicotine, in nanograms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7AA92442" w:rsidR="00AF6302" w:rsidRPr="00D87563" w:rsidRDefault="00AF6302" w:rsidP="00AF6302">
      <w:r w:rsidRPr="00D87563">
        <w:t xml:space="preserve">Concentration of diphenhydramine in nanograms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4B7C1A3C" w:rsidR="00AF6302" w:rsidRPr="00D87563" w:rsidRDefault="00AF6302" w:rsidP="00AF6302">
      <w:r w:rsidRPr="00D87563">
        <w:t xml:space="preserve">Concentration of </w:t>
      </w:r>
      <w:r w:rsidR="008005F5">
        <w:t>m</w:t>
      </w:r>
      <w:r w:rsidR="008005F5" w:rsidRPr="008005F5">
        <w:t>ethylene​</w:t>
      </w:r>
      <w:proofErr w:type="spellStart"/>
      <w:r w:rsidR="008005F5" w:rsidRPr="008005F5">
        <w:t>dioxy</w:t>
      </w:r>
      <w:proofErr w:type="spellEnd"/>
      <w:r w:rsidR="008005F5" w:rsidRPr="008005F5">
        <w:t xml:space="preserve">​amphetamine </w:t>
      </w:r>
      <w:r w:rsidRPr="00D87563">
        <w:t xml:space="preserve">in nanograms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30BDCA55" w:rsidR="00AF6302" w:rsidRPr="00D87563" w:rsidRDefault="00AF6302" w:rsidP="00AF6302">
      <w:r w:rsidRPr="00D87563">
        <w:t xml:space="preserve">Concentration of </w:t>
      </w:r>
      <w:r w:rsidR="008005F5">
        <w:t>m</w:t>
      </w:r>
      <w:r w:rsidR="008005F5" w:rsidRPr="008005F5">
        <w:t>ethyl​</w:t>
      </w:r>
      <w:proofErr w:type="spellStart"/>
      <w:r w:rsidR="008005F5" w:rsidRPr="008005F5">
        <w:t>enedioxy</w:t>
      </w:r>
      <w:proofErr w:type="spellEnd"/>
      <w:r w:rsidR="008005F5" w:rsidRPr="008005F5">
        <w:t xml:space="preserve">​methamphetamine </w:t>
      </w:r>
      <w:r w:rsidRPr="00D87563">
        <w:t xml:space="preserve">in nanograms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48D34086" w:rsidR="00AF6302" w:rsidRPr="00D87563" w:rsidRDefault="00AF6302" w:rsidP="00AF6302">
      <w:r w:rsidRPr="00D87563">
        <w:t xml:space="preserve">Concentration of methamphetamine in nanograms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703116F8" w:rsidR="00AF6302" w:rsidRPr="00D87563" w:rsidRDefault="00AF6302" w:rsidP="00AF6302">
      <w:r w:rsidRPr="00D87563">
        <w:t xml:space="preserve">Concentration of morphine in nanograms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459947BD" w:rsidR="00AF6302" w:rsidRPr="00D87563" w:rsidRDefault="00AF6302" w:rsidP="00AF6302">
      <w:r w:rsidRPr="00D87563">
        <w:t xml:space="preserve">Concentration of phenazone in nanograms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7990ED70" w:rsidR="00AF6302" w:rsidRPr="00D87563" w:rsidRDefault="00AF6302" w:rsidP="00AF6302">
      <w:r w:rsidRPr="00D87563">
        <w:t xml:space="preserve">Concentration of </w:t>
      </w:r>
      <w:proofErr w:type="spellStart"/>
      <w:r w:rsidRPr="00D87563">
        <w:t>sulfachloropyridazine</w:t>
      </w:r>
      <w:proofErr w:type="spellEnd"/>
      <w:r w:rsidRPr="00D87563">
        <w:t xml:space="preserve"> in nanograms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220A03DD" w:rsidR="00570225" w:rsidRPr="00D87563" w:rsidRDefault="00570225" w:rsidP="00570225">
      <w:r w:rsidRPr="00D87563">
        <w:t xml:space="preserve">Concentration of </w:t>
      </w:r>
      <w:proofErr w:type="spellStart"/>
      <w:r w:rsidRPr="00D87563">
        <w:t>sulfachloropyridazine</w:t>
      </w:r>
      <w:proofErr w:type="spellEnd"/>
      <w:r w:rsidRPr="00D87563">
        <w:t xml:space="preserve"> in nanograms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228BF19E" w:rsidR="00AF6302" w:rsidRPr="00D87563" w:rsidRDefault="00AF6302" w:rsidP="00AF6302">
      <w:r w:rsidRPr="00D87563">
        <w:t xml:space="preserve">Concentration of sulfamethoxazole in nanograms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3F5BA71" w:rsidR="00AF6302" w:rsidRPr="00D87563" w:rsidRDefault="00AF6302" w:rsidP="00AF6302">
      <w:r w:rsidRPr="00D87563">
        <w:t xml:space="preserve">Concentration of thiabendazole in nanograms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lastRenderedPageBreak/>
        <w:t>trimethoprim</w:t>
      </w:r>
    </w:p>
    <w:p w14:paraId="7DD0DCF0" w14:textId="2590B0C1" w:rsidR="00AF6302" w:rsidRPr="00D87563" w:rsidRDefault="00AF6302" w:rsidP="00AF6302">
      <w:r w:rsidRPr="00D87563">
        <w:t>Concentration of trimethoprim</w:t>
      </w:r>
      <w:r w:rsidR="009B4DF1" w:rsidRPr="00D87563">
        <w:t xml:space="preserve"> i</w:t>
      </w:r>
      <w:r w:rsidRPr="00D87563">
        <w:t xml:space="preserve">n nanograms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312A57F9" w:rsidR="009B4DF1" w:rsidRPr="00D87563" w:rsidRDefault="009B4DF1" w:rsidP="009B4DF1">
      <w:r w:rsidRPr="00D87563">
        <w:t>This file contains carbon (δ13C) and nitrogen (δ15N) values for various benthic macroinvertebrate genera</w:t>
      </w:r>
      <w:r w:rsidR="003472B0">
        <w:t xml:space="preserve"> and periphyton </w:t>
      </w:r>
      <w:r w:rsidRPr="00D87563">
        <w:t xml:space="preserve">collected from the 14 littoral sampling locations. </w:t>
      </w:r>
    </w:p>
    <w:p w14:paraId="5D32A92C" w14:textId="77777777" w:rsidR="009B4DF1" w:rsidRPr="00D87563" w:rsidRDefault="009B4DF1"/>
    <w:p w14:paraId="0B9B3A8A" w14:textId="77777777" w:rsidR="009B4DF1" w:rsidRPr="00D87563" w:rsidRDefault="009B4DF1" w:rsidP="009B4DF1">
      <w:commentRangeStart w:id="40"/>
      <w:r w:rsidRPr="00D87563">
        <w:rPr>
          <w:i/>
        </w:rPr>
        <w:t>site</w:t>
      </w:r>
      <w:commentRangeEnd w:id="40"/>
      <w:r w:rsidR="004958F7">
        <w:rPr>
          <w:rStyle w:val="CommentReference"/>
          <w:rFonts w:ascii="Arial" w:eastAsia="Arial" w:hAnsi="Arial" w:cs="Arial"/>
          <w:lang w:val="en"/>
        </w:rPr>
        <w:commentReference w:id="40"/>
      </w:r>
    </w:p>
    <w:p w14:paraId="5D217AE0" w14:textId="77777777" w:rsidR="009B4DF1" w:rsidRPr="00D87563" w:rsidRDefault="009B4DF1" w:rsidP="009B4DF1">
      <w:r w:rsidRPr="00D87563">
        <w:t xml:space="preserve">Unique alphanumeric identifier for a sampling location.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 xml:space="preserve">Carbon (δ13C)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3F69ADDC" w:rsidR="009B4DF1" w:rsidRPr="00D87563" w:rsidRDefault="009B4DF1" w:rsidP="006B0CD5">
      <w:r w:rsidRPr="00D87563">
        <w:t xml:space="preserve">Nitrogen (δ15N) stable isotope values in parts per thousand.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7345DB3" w:rsidR="009B4DF1" w:rsidRDefault="009B4DF1">
      <w:r w:rsidRPr="00D87563">
        <w:t xml:space="preserve">Samples were weighed three times and </w:t>
      </w:r>
      <w:commentRangeStart w:id="41"/>
      <w:r w:rsidRPr="00D87563">
        <w:t>deviation in measurement was calculated</w:t>
      </w:r>
      <w:commentRangeEnd w:id="41"/>
      <w:r w:rsidR="00D51DB1">
        <w:rPr>
          <w:rStyle w:val="CommentReference"/>
          <w:rFonts w:ascii="Arial" w:eastAsia="Arial" w:hAnsi="Arial" w:cs="Arial"/>
          <w:lang w:val="en"/>
        </w:rPr>
        <w:commentReference w:id="41"/>
      </w:r>
      <w:r w:rsidRPr="00D87563">
        <w:t>.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1A548CCC" w14:textId="77777777" w:rsidR="009B4DF1" w:rsidRPr="00D87563" w:rsidRDefault="009B4DF1"/>
    <w:p w14:paraId="00000045" w14:textId="77777777" w:rsidR="009956E8" w:rsidRPr="00D87563" w:rsidRDefault="00BC3E51">
      <w:pPr>
        <w:rPr>
          <w:b/>
        </w:rPr>
      </w:pPr>
      <w:r w:rsidRPr="00D87563">
        <w:rPr>
          <w:b/>
        </w:rPr>
        <w:t>Methods</w:t>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77777777" w:rsidR="00EE46A1" w:rsidRDefault="00EE46A1" w:rsidP="00EE46A1">
      <w:r>
        <w:t xml:space="preserve">Our workflow for calculating IDW population required five steps. First, we traced </w:t>
      </w:r>
      <w:commentRangeStart w:id="42"/>
      <w:r>
        <w:t xml:space="preserve">polygons </w:t>
      </w:r>
      <w:commentRangeEnd w:id="42"/>
      <w:r w:rsidR="00EB7535">
        <w:rPr>
          <w:rStyle w:val="CommentReference"/>
          <w:rFonts w:ascii="Arial" w:eastAsia="Arial" w:hAnsi="Arial" w:cs="Arial"/>
          <w:lang w:val="en"/>
        </w:rPr>
        <w:commentReference w:id="42"/>
      </w:r>
      <w:r>
        <w:t>and shorelines from satellite imagery for each developed site in Google Earth. 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(R Core Team, 2019), where using the sf package (</w:t>
      </w:r>
      <w:proofErr w:type="spellStart"/>
      <w:r>
        <w:t>Pebesma</w:t>
      </w:r>
      <w:proofErr w:type="spellEnd"/>
      <w:r>
        <w:t>, 2018)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77777777"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potentially include intracellular nitrogen and overestimate nitrogenous forms in the water column. </w:t>
      </w:r>
    </w:p>
    <w:p w14:paraId="1980AB86" w14:textId="77777777" w:rsidR="0077579F" w:rsidRDefault="0077579F" w:rsidP="0077579F"/>
    <w:p w14:paraId="7840FA42" w14:textId="285D2816" w:rsidR="0077579F" w:rsidRDefault="0077579F" w:rsidP="0077579F">
      <w:r>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(2016a)</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5404FF">
        <w:t>(2017)</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5D94FE19" w:rsidR="00C42C3E" w:rsidRDefault="0077579F" w:rsidP="0077579F">
      <w:r>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rPr>
                <w:rFonts w:ascii="Cambria Math" w:hAnsi="Cambria Math"/>
              </w:rPr>
            </m:ctrlPr>
          </m:sSubPr>
          <m:e>
            <m:r>
              <w:rPr>
                <w:rFonts w:ascii="Cambria Math" w:hAnsi="Cambria Math"/>
              </w:rPr>
              <m:t>A</m:t>
            </m:r>
          </m:e>
          <m:sub>
            <m:r>
              <w:rPr>
                <w:rFonts w:ascii="Cambria Math" w:hAnsi="Cambria Math"/>
              </w:rPr>
              <m:t>665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- 2.16(</m:t>
        </m:r>
        <m:sSub>
          <m:sSubPr>
            <m:ctrlPr>
              <w:rPr>
                <w:rFonts w:ascii="Cambria Math" w:hAnsi="Cambria Math"/>
              </w:rPr>
            </m:ctrlPr>
          </m:sSubPr>
          <m:e>
            <m:r>
              <w:rPr>
                <w:rFonts w:ascii="Cambria Math" w:hAnsi="Cambria Math"/>
              </w:rPr>
              <m:t>A</m:t>
            </m:r>
          </m:e>
          <m:sub>
            <m:r>
              <w:rPr>
                <w:rFonts w:ascii="Cambria Math" w:hAnsi="Cambria Math"/>
              </w:rPr>
              <m:t>645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- 0.1(</m:t>
        </m:r>
        <m:sSub>
          <m:sSubPr>
            <m:ctrlPr>
              <w:rPr>
                <w:rFonts w:ascii="Cambria Math" w:hAnsi="Cambria Math"/>
              </w:rPr>
            </m:ctrlPr>
          </m:sSubPr>
          <m:e>
            <m:r>
              <w:rPr>
                <w:rFonts w:ascii="Cambria Math" w:hAnsi="Cambria Math"/>
              </w:rPr>
              <m:t>A</m:t>
            </m:r>
          </m:e>
          <m:sub>
            <m:r>
              <w:rPr>
                <w:rFonts w:ascii="Cambria Math" w:hAnsi="Cambria Math"/>
              </w:rPr>
              <m:t>630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53F7C198" w14:textId="77777777" w:rsidR="0077579F" w:rsidRDefault="0077579F" w:rsidP="0077579F">
      <w:r>
        <w:t xml:space="preserve">Within 12 h of collection, samples were filtered directly from the amber glass bottle using a single-stream 25-mm GF/F SPE cartridge setup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PPCPs following methods of Lee et al. (2016).</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74140B5A" w14:textId="25607E97" w:rsidR="00012F81" w:rsidRDefault="00EE46A1" w:rsidP="00EE46A1">
      <w:r>
        <w:t xml:space="preserve">Microplastic counting involved visual inspection of the entire GF/F according to Van </w:t>
      </w:r>
      <w:proofErr w:type="spellStart"/>
      <w:r>
        <w:t>Cauwenberghe</w:t>
      </w:r>
      <w:proofErr w:type="spellEnd"/>
      <w:r>
        <w:t xml:space="preserve"> et al. (2015). Visual enumeration was conducted under a stereo microscope with ~100x magnification, and microplastics were classified into one of three categories: fibers, fragments, or beads. For all categories, plastics were defined as observed objects with apparent artificial colors, </w:t>
      </w:r>
      <w:r w:rsidR="00247471">
        <w:t>to avoid</w:t>
      </w:r>
      <w:r>
        <w:t xml:space="preserve"> enumerat</w:t>
      </w:r>
      <w:r w:rsidR="00247471">
        <w:t>ing</w:t>
      </w:r>
      <w:r>
        <w:t xml:space="preserve"> plastics contributed from the sampling bottle itself.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w:t>
      </w:r>
    </w:p>
    <w:p w14:paraId="135B9C3C" w14:textId="77777777" w:rsidR="00EE46A1" w:rsidRPr="00D87563" w:rsidRDefault="00EE46A1"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7777777" w:rsidR="00C42C3E" w:rsidRDefault="00C42C3E" w:rsidP="00C42C3E">
      <w:r>
        <w:t xml:space="preserve">Periphyton taxonomic identification and enumeration was performed by subsampling 10 </w:t>
      </w:r>
      <w:proofErr w:type="spellStart"/>
      <w:r>
        <w:t>μL</w:t>
      </w:r>
      <w:proofErr w:type="spellEnd"/>
      <w:r>
        <w:t xml:space="preserve"> aliquots from each preserved sample. Cells, filaments, and colonies were counted for each taxonomic group until at least 300 cells were identified. For all 10 </w:t>
      </w:r>
      <w:proofErr w:type="spellStart"/>
      <w:r>
        <w:t>μL</w:t>
      </w:r>
      <w:proofErr w:type="spellEnd"/>
      <w:r>
        <w:t xml:space="preserve"> aliquots, the entire subsample was counted, even if 300 cells were counted prior to completing the aliquot. Taxa were classified into broad categories consistent with Baikal algal taxonomy (</w:t>
      </w:r>
      <w:proofErr w:type="spellStart"/>
      <w:r>
        <w:t>Izhboldina</w:t>
      </w:r>
      <w:proofErr w:type="spellEnd"/>
      <w:r>
        <w:t xml:space="preserve">, 2007), using coarse groupings to capture general patterns in relative algal abundance. As a result, algal groups consisted of diatoms, </w:t>
      </w:r>
      <w:proofErr w:type="spellStart"/>
      <w:r w:rsidRPr="009F0747">
        <w:rPr>
          <w:i/>
        </w:rPr>
        <w:t>Ulothrix</w:t>
      </w:r>
      <w:proofErr w:type="spellEnd"/>
      <w:r>
        <w:t xml:space="preserve">, </w:t>
      </w:r>
      <w:r w:rsidRPr="00AC75E6">
        <w:rPr>
          <w:i/>
        </w:rPr>
        <w:t>Spirogyra</w:t>
      </w:r>
      <w:r w:rsidRPr="007D3AD5">
        <w:t>,</w:t>
      </w:r>
      <w:r>
        <w:rPr>
          <w:i/>
        </w:rPr>
        <w:t xml:space="preserve"> </w:t>
      </w:r>
      <w:r>
        <w:t xml:space="preserve">and the green algal Order </w:t>
      </w:r>
      <w:proofErr w:type="spellStart"/>
      <w:r>
        <w:t>Tetrasporales</w:t>
      </w:r>
      <w:proofErr w:type="spellEnd"/>
      <w:r>
        <w:t>.</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5CC96EDB"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64 </w:t>
      </w:r>
      <w:proofErr w:type="spellStart"/>
      <w:r w:rsidRPr="00D87563">
        <w:t>μm</w:t>
      </w:r>
      <w:proofErr w:type="spellEnd"/>
      <w:r w:rsidRPr="00D87563">
        <w:t xml:space="preserve"> mesh and placed in glass jars with 40% ethanol (vodka; the only preservative </w:t>
      </w:r>
      <w:r w:rsidRPr="00D87563">
        <w:lastRenderedPageBreak/>
        <w:t xml:space="preserve">available to us at the </w:t>
      </w:r>
      <w:commentRangeStart w:id="43"/>
      <w:r w:rsidRPr="00D87563">
        <w:t>time</w:t>
      </w:r>
      <w:commentRangeEnd w:id="43"/>
      <w:r w:rsidR="00344529">
        <w:rPr>
          <w:rStyle w:val="CommentReference"/>
          <w:rFonts w:ascii="Arial" w:eastAsia="Arial" w:hAnsi="Arial" w:cs="Arial"/>
          <w:lang w:val="en"/>
        </w:rPr>
        <w:commentReference w:id="43"/>
      </w:r>
      <w:r w:rsidRPr="00D87563">
        <w:t>)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77777777" w:rsidR="00EE46A1" w:rsidRDefault="00EE46A1" w:rsidP="00EE46A1">
      <w:r>
        <w:t>Invertebrate taxonomic identification and enumeration were performed under a stereo microscope. All invertebrates were identified to species with the exception of juveniles (</w:t>
      </w:r>
      <w:proofErr w:type="spellStart"/>
      <w:r>
        <w:t>Taakhteev</w:t>
      </w:r>
      <w:proofErr w:type="spellEnd"/>
      <w:r>
        <w:t xml:space="preserve">, 2015 for amphipods; </w:t>
      </w:r>
      <w:proofErr w:type="spellStart"/>
      <w:r>
        <w:t>Sitnikova</w:t>
      </w:r>
      <w:proofErr w:type="spellEnd"/>
      <w:r>
        <w:t xml:space="preserve">, 2012 for </w:t>
      </w:r>
      <w:proofErr w:type="spellStart"/>
      <w:r>
        <w:t>molluscs</w:t>
      </w:r>
      <w:proofErr w:type="spellEnd"/>
      <w:r>
        <w:t xml:space="preserve">; Table 2). All samples contained oligochaetes and </w:t>
      </w:r>
      <w:proofErr w:type="spellStart"/>
      <w:r>
        <w:t>polychaetes</w:t>
      </w:r>
      <w:proofErr w:type="spellEnd"/>
      <w:r>
        <w:t xml:space="preserve">, but due to poor preservation, these taxa were not counted. Six samples of the 42 collected were not well-preserved and were excluded from further analyses, in order to reduce errors in identification. </w:t>
      </w:r>
      <w:bookmarkStart w:id="44" w:name="_Hlk53404768"/>
      <w:r>
        <w:t xml:space="preserve">KD-1 and LI-1 </w:t>
      </w:r>
      <w:bookmarkEnd w:id="44"/>
      <w:r>
        <w:t xml:space="preserve">were the only sites with 1 sample counted. </w:t>
      </w:r>
      <w:bookmarkStart w:id="45" w:name="_Hlk53404812"/>
      <w:r>
        <w:t xml:space="preserve">BK-2 and KD-2 </w:t>
      </w:r>
      <w:bookmarkEnd w:id="45"/>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w:t>
      </w:r>
      <w:proofErr w:type="spellStart"/>
      <w:r>
        <w:rPr>
          <w:color w:val="212121"/>
          <w:highlight w:val="white"/>
        </w:rPr>
        <w:t>DELTAplus</w:t>
      </w:r>
      <w:proofErr w:type="spellEnd"/>
      <w:r>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7777777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Schram et al. (2018).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0461328D" w14:textId="19EF7AF7" w:rsidR="00C34B40" w:rsidRDefault="005842AF" w:rsidP="005842AF">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Schram et al. (2018).</w:t>
      </w:r>
    </w:p>
    <w:p w14:paraId="6B323F3E" w14:textId="76EF2A91" w:rsidR="001A5C9F" w:rsidRDefault="001A5C9F" w:rsidP="005842AF">
      <w:pPr>
        <w:rPr>
          <w:i/>
        </w:rPr>
      </w:pPr>
    </w:p>
    <w:p w14:paraId="5040F2FD" w14:textId="21C0ED79" w:rsidR="003C0921" w:rsidRDefault="003C0921" w:rsidP="005842AF">
      <w:pPr>
        <w:rPr>
          <w:i/>
        </w:rPr>
      </w:pPr>
      <w:r>
        <w:rPr>
          <w:i/>
        </w:rPr>
        <w:t xml:space="preserve">A commitment to FAIR and TRUST </w:t>
      </w:r>
      <w:commentRangeStart w:id="46"/>
      <w:r>
        <w:rPr>
          <w:i/>
        </w:rPr>
        <w:t>principles</w:t>
      </w:r>
      <w:commentRangeEnd w:id="46"/>
      <w:r w:rsidR="007047C2">
        <w:rPr>
          <w:rStyle w:val="CommentReference"/>
          <w:rFonts w:ascii="Arial" w:eastAsia="Arial" w:hAnsi="Arial" w:cs="Arial"/>
          <w:lang w:val="en"/>
        </w:rPr>
        <w:commentReference w:id="46"/>
      </w:r>
    </w:p>
    <w:p w14:paraId="077E8195" w14:textId="77777777" w:rsidR="003C0921" w:rsidRDefault="003C0921" w:rsidP="005842AF"/>
    <w:p w14:paraId="6DDE43A0" w14:textId="15D4AA5A" w:rsidR="003C0921" w:rsidRDefault="003C0921" w:rsidP="005842AF">
      <w:r>
        <w:t xml:space="preserve">Throughout the dataset’s development, we strove to incorporate both FAIR (Findable, Accessible, Interoperable, and Reproducible) and TRUST (Transparency, Responsibility, User Focus, Sustainability, and Technology) principles where applicable. </w:t>
      </w:r>
    </w:p>
    <w:p w14:paraId="48B2A279" w14:textId="77777777" w:rsidR="003C0921" w:rsidRDefault="003C0921" w:rsidP="005842AF"/>
    <w:p w14:paraId="0162F8BD" w14:textId="6074F9F3" w:rsidR="003C0921" w:rsidRDefault="003C0921" w:rsidP="005842AF">
      <w:r>
        <w:t>With respect to FAIR principles</w:t>
      </w:r>
      <w:r w:rsidR="00C21008">
        <w:t xml:space="preserve"> </w:t>
      </w:r>
      <w:r w:rsidR="00C21008">
        <w:fldChar w:fldCharType="begin"/>
      </w:r>
      <w:r w:rsidR="00C21008">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rsidR="00C21008">
        <w:fldChar w:fldCharType="separate"/>
      </w:r>
      <w:r w:rsidR="00C21008" w:rsidRPr="00C21008">
        <w:t>(Wilkinson et al. 2016)</w:t>
      </w:r>
      <w:r w:rsidR="00C21008">
        <w:fldChar w:fldCharType="end"/>
      </w:r>
      <w:r>
        <w:t>,</w:t>
      </w:r>
      <w:r w:rsidRPr="00D87563">
        <w:t xml:space="preserve"> </w:t>
      </w:r>
      <w:r>
        <w:t xml:space="preserve">the data are </w:t>
      </w:r>
      <w:r w:rsidRPr="00D87563">
        <w:t xml:space="preserve">openly accessible </w:t>
      </w:r>
      <w:r>
        <w:t>in a standardized, replicate-level format</w:t>
      </w:r>
      <w:r w:rsidR="00FC2070">
        <w:t xml:space="preserve"> on the EDI portal</w:t>
      </w:r>
      <w:r>
        <w:t xml:space="preserve">. The 11 CSV files contained within the dataset are entirely interoperable using the “site” column, enabling all variables to efficiently merged together with little data wrangling involved. Finally, all analytical and </w:t>
      </w:r>
      <w:r w:rsidR="002138B5">
        <w:t xml:space="preserve">some </w:t>
      </w:r>
      <w:r>
        <w:t xml:space="preserve">data wrangling scripts are available on the EDI portal in a compressed format, such that future users can reproduce data </w:t>
      </w:r>
      <w:r w:rsidR="00882F0F">
        <w:t xml:space="preserve">manipulation and analyses described in Meyer et al. (202X). </w:t>
      </w:r>
    </w:p>
    <w:p w14:paraId="7DE4F188" w14:textId="5312F520" w:rsidR="00882F0F" w:rsidRDefault="00882F0F" w:rsidP="005842AF">
      <w:pPr>
        <w:rPr>
          <w:i/>
        </w:rPr>
      </w:pPr>
    </w:p>
    <w:p w14:paraId="1952BD3F" w14:textId="7229A5E6" w:rsidR="00882F0F" w:rsidRPr="00882F0F" w:rsidRDefault="00882F0F" w:rsidP="005842AF">
      <w:r>
        <w:t>With respect to TRUST principles</w:t>
      </w:r>
      <w:r w:rsidR="00C21008">
        <w:t xml:space="preserve"> </w:t>
      </w:r>
      <w:r w:rsidR="00A40690">
        <w:fldChar w:fldCharType="begin"/>
      </w:r>
      <w:r w:rsidR="00A40690">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rsidR="00A40690">
        <w:fldChar w:fldCharType="separate"/>
      </w:r>
      <w:r w:rsidR="00A40690" w:rsidRPr="00A40690">
        <w:t>(Lin et al. 2020)</w:t>
      </w:r>
      <w:r w:rsidR="00A40690">
        <w:fldChar w:fldCharType="end"/>
      </w:r>
      <w:r>
        <w:t>, we strove to document additional metadata and data-cleaning practices in a public Open Science Framework (OSF) repository (DOI)</w:t>
      </w:r>
      <w:r w:rsidR="002138B5">
        <w:t xml:space="preserve">. These steps </w:t>
      </w:r>
      <w:r>
        <w:t xml:space="preserve">are not necessarily critical to the core EDI dataset, but provide increased transparency for future users wishing recreate the dataset de novo. All “raw” data are provided in the OSF portal, including </w:t>
      </w:r>
      <w:r w:rsidR="002138B5">
        <w:t xml:space="preserve">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w:t>
      </w:r>
      <w:r w:rsidR="002138B5">
        <w:rPr>
          <w:color w:val="212121"/>
        </w:rPr>
        <w:t xml:space="preserve">photographs of </w:t>
      </w:r>
      <w:r>
        <w:rPr>
          <w:color w:val="212121"/>
        </w:rPr>
        <w:t>shoreline and substrate from sampling locations. To empower and expedite future reuse, all directories are accompanied with document</w:t>
      </w:r>
      <w:r w:rsidR="00CA0691">
        <w:rPr>
          <w:color w:val="212121"/>
        </w:rPr>
        <w:t>ation</w:t>
      </w:r>
      <w:r>
        <w:rPr>
          <w:color w:val="212121"/>
        </w:rPr>
        <w:t xml:space="preserve"> that details directory contents, and all associated scripts are documented and annotated. While many of the files are redundant from the </w:t>
      </w:r>
      <w:r w:rsidR="00F5319C">
        <w:rPr>
          <w:color w:val="212121"/>
        </w:rPr>
        <w:t xml:space="preserve">EDI repository, the OSF repository is meant to </w:t>
      </w:r>
      <w:r w:rsidR="002138B5">
        <w:rPr>
          <w:color w:val="212121"/>
        </w:rPr>
        <w:t>supplement</w:t>
      </w:r>
      <w:r w:rsidR="00F5319C">
        <w:rPr>
          <w:color w:val="212121"/>
        </w:rPr>
        <w:t xml:space="preserve"> the EDI repository</w:t>
      </w:r>
      <w:r w:rsidR="002138B5">
        <w:rPr>
          <w:color w:val="212121"/>
        </w:rPr>
        <w:t xml:space="preserve">, so as </w:t>
      </w:r>
      <w:r w:rsidR="00F5319C">
        <w:rPr>
          <w:color w:val="212121"/>
        </w:rPr>
        <w:t xml:space="preserve">to enable sustainable, user-focused transparency of how data were collected and cleaned from their raw formats. </w:t>
      </w: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698372A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5BCB2C0A" w:rsidR="00F84029" w:rsidRPr="00D87563" w:rsidRDefault="00F84029">
      <w:pPr>
        <w:rPr>
          <w:color w:val="212121"/>
        </w:rPr>
      </w:pPr>
      <w:r w:rsidRPr="00D87563">
        <w:t xml:space="preserve">For analytical validation, </w:t>
      </w:r>
      <w:r w:rsidR="00322753" w:rsidRPr="00D87563">
        <w:t>internal standards were used for all mass-spectroscopy analyses. PPCP</w:t>
      </w:r>
      <w:ins w:id="47" w:author="Brousil, Matthew Robert" w:date="2020-12-04T16:04:00Z">
        <w:r w:rsidR="005F4E71">
          <w:t xml:space="preserve"> </w:t>
        </w:r>
      </w:ins>
      <w:del w:id="48" w:author="Brousil, Matthew Robert" w:date="2020-12-04T16:04:00Z">
        <w:r w:rsidR="00322753" w:rsidRPr="00D87563" w:rsidDel="005F4E71">
          <w:delText xml:space="preserve">s </w:delText>
        </w:r>
      </w:del>
      <w:r w:rsidR="00322753" w:rsidRPr="00D87563">
        <w:t xml:space="preserve">analyses </w:t>
      </w:r>
      <w:r w:rsidR="004C051D">
        <w:t>involved</w:t>
      </w:r>
      <w:r w:rsidR="00322753" w:rsidRPr="00D87563">
        <w:t xml:space="preserve"> an internal nicotinamide standard to assess yield.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δ13C and δ15N,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5A3D70BB" w:rsidR="00322753" w:rsidRPr="00D87563" w:rsidRDefault="00322753">
      <w:r w:rsidRPr="00D87563">
        <w:rPr>
          <w:color w:val="212121"/>
        </w:rPr>
        <w:lastRenderedPageBreak/>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w:t>
      </w:r>
      <w:r w:rsidR="002138B5">
        <w:rPr>
          <w:color w:val="212121"/>
        </w:rPr>
        <w:t>six</w:t>
      </w:r>
      <w:r w:rsidR="00453730" w:rsidRPr="00D87563">
        <w:rPr>
          <w:color w:val="212121"/>
        </w:rPr>
        <w:t xml:space="preserve"> R scripts used for analyses in Meyer et al. (20</w:t>
      </w:r>
      <w:r w:rsidR="00F5319C">
        <w:rPr>
          <w:color w:val="212121"/>
        </w:rPr>
        <w:t>2</w:t>
      </w:r>
      <w:r w:rsidR="00453730" w:rsidRPr="00D87563">
        <w:rPr>
          <w:color w:val="212121"/>
        </w:rPr>
        <w:t xml:space="preserve">X) 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6A94626B"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which 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 202X)</w:t>
      </w:r>
      <w:r w:rsidR="000F33B3" w:rsidRPr="00D87563">
        <w:t xml:space="preserve">, combining monitoring efforts across spatial and temporal scales are necessary to evaluate the spatial and temporal extent </w:t>
      </w:r>
      <w:r w:rsidR="00731556" w:rsidRPr="00D87563">
        <w:t xml:space="preserve">of wastewater entering 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0457BEB2"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D4646A">
        <w:instrText xml:space="preserve"> ADDIN ZOTERO_ITEM CSL_CITATION {"citationID":"pZEtgpOC","properties":{"formattedCitation":"(Rosi-Marshall et al. 2013)","plainCitation":"(Rosi-Marshall et al. 2013)","noteIndex":0},"citationItems":[{"id":1816,"uris":["http://zotero.org/groups/332527/items/Z3UGR97G"],"uri":["http://zotero.org/groups/332527/items/Z3UGR97G"],"itemData":{"id":1816,"type":"article-journal","abstract":"Pharmaceutical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4F673E">
        <w:instrText xml:space="preserve"> ADDIN ZOTERO_ITEM CSL_CITATION {"citationID":"lRNmVIoJ","properties":{"formattedCitation":"(Shaw et al. 2015)","plainCitation":"(Shaw et al. 2015)","noteIndex":0},"citationItems":[{"id":369,"uris":["http://zotero.org/users/2645460/items/SFNEQ739"],"uri":["http://zotero.org/users/2645460/items/SFNEQ739"],"itemData":{"id":369,"type":"article-journal","container-title":"Environmental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w:t>
      </w:r>
      <w:r w:rsidR="00D14AB9">
        <w:lastRenderedPageBreak/>
        <w:t>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number of </w:t>
      </w:r>
      <w:r w:rsidR="00D14AB9">
        <w:t xml:space="preserve">such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w:t>
      </w:r>
      <w:commentRangeStart w:id="49"/>
      <w:r w:rsidR="008A03F1" w:rsidRPr="00D87563">
        <w:t xml:space="preserve">synthesis </w:t>
      </w:r>
      <w:commentRangeEnd w:id="49"/>
      <w:r w:rsidR="00BB21AF">
        <w:rPr>
          <w:rStyle w:val="CommentReference"/>
          <w:rFonts w:ascii="Arial" w:eastAsia="Arial" w:hAnsi="Arial" w:cs="Arial"/>
          <w:lang w:val="en"/>
        </w:rPr>
        <w:commentReference w:id="49"/>
      </w:r>
      <w:r w:rsidR="008A03F1" w:rsidRPr="00D87563">
        <w:t xml:space="preserve">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3BAEF31B" w14:textId="77777777" w:rsidR="004F673E" w:rsidRPr="004F673E" w:rsidRDefault="00164694" w:rsidP="004F673E">
      <w:pPr>
        <w:pStyle w:val="Bibliography"/>
      </w:pPr>
      <w:r>
        <w:rPr>
          <w:color w:val="4A86E8"/>
        </w:rPr>
        <w:fldChar w:fldCharType="begin"/>
      </w:r>
      <w:r>
        <w:rPr>
          <w:color w:val="4A86E8"/>
        </w:rPr>
        <w:instrText xml:space="preserve"> ADDIN ZOTERO_BIBL {"uncited":[],"omitted":[],"custom":[]} CSL_BIBLIOGRAPHY </w:instrText>
      </w:r>
      <w:r>
        <w:rPr>
          <w:color w:val="4A86E8"/>
        </w:rPr>
        <w:fldChar w:fldCharType="separate"/>
      </w:r>
      <w:r w:rsidR="004F673E" w:rsidRPr="004F673E">
        <w:t xml:space="preserve">Barnes, D. K. A., F. Galgani, R. C. Thompson, and M. Barlaz. 2009. Accumulation and fragmentation of plastic debris in global environments. Philos Trans R Soc Lond B Biol Sci </w:t>
      </w:r>
      <w:r w:rsidR="004F673E" w:rsidRPr="004F673E">
        <w:rPr>
          <w:b/>
          <w:bCs/>
        </w:rPr>
        <w:t>364</w:t>
      </w:r>
      <w:r w:rsidR="004F673E" w:rsidRPr="004F673E">
        <w:t>: 1985–1998. doi:10.1098/rstb.2008.0205</w:t>
      </w:r>
    </w:p>
    <w:p w14:paraId="41B12947" w14:textId="77777777" w:rsidR="004F673E" w:rsidRPr="004F673E" w:rsidRDefault="004F673E" w:rsidP="004F673E">
      <w:pPr>
        <w:pStyle w:val="Bibliography"/>
      </w:pPr>
      <w:r w:rsidRPr="004F673E">
        <w:t xml:space="preserve">Bendz, D., N. A. Paxéus, T. R. Ginn, and F. J. Loge. 2005. Occurrence and fate of pharmaceutically active compounds in the environment, a case study: Höje River in Sweden. Journal of Hazardous Materials </w:t>
      </w:r>
      <w:r w:rsidRPr="004F673E">
        <w:rPr>
          <w:b/>
          <w:bCs/>
        </w:rPr>
        <w:t>122</w:t>
      </w:r>
      <w:r w:rsidRPr="004F673E">
        <w:t>: 195–204. doi:10.1016/j.jhazmat.2005.03.012</w:t>
      </w:r>
    </w:p>
    <w:p w14:paraId="448953CC" w14:textId="77777777" w:rsidR="004F673E" w:rsidRPr="004F673E" w:rsidRDefault="004F673E" w:rsidP="004F673E">
      <w:pPr>
        <w:pStyle w:val="Bibliography"/>
      </w:pPr>
      <w:r w:rsidRPr="004F673E">
        <w:t xml:space="preserve">Brodin, T., J. Fick, M. Jonsson, and J. Klaminder. 2013. Dilute Concentrations of a Psychiatric Drug Alter Behavior of Fish from Natural Populations. Science </w:t>
      </w:r>
      <w:r w:rsidRPr="004F673E">
        <w:rPr>
          <w:b/>
          <w:bCs/>
        </w:rPr>
        <w:t>339</w:t>
      </w:r>
      <w:r w:rsidRPr="004F673E">
        <w:t>: 814–815. doi:10.1126/science.1226850</w:t>
      </w:r>
    </w:p>
    <w:p w14:paraId="63608C21" w14:textId="77777777" w:rsidR="004F673E" w:rsidRPr="004F673E" w:rsidRDefault="004F673E" w:rsidP="004F673E">
      <w:pPr>
        <w:pStyle w:val="Bibliography"/>
      </w:pPr>
      <w:r w:rsidRPr="004F673E">
        <w:t xml:space="preserve">Camilleri, A. C., and T. Ozersky. 2019. Large variation in periphyton δ13C and δ15N values in the upper Great Lakes: Correlates and implications. Journal of Great Lakes Research </w:t>
      </w:r>
      <w:r w:rsidRPr="004F673E">
        <w:rPr>
          <w:b/>
          <w:bCs/>
        </w:rPr>
        <w:t>45</w:t>
      </w:r>
      <w:r w:rsidRPr="004F673E">
        <w:t>: 986–990. doi:10.1016/j.jglr.2019.06.003</w:t>
      </w:r>
    </w:p>
    <w:p w14:paraId="09ECB1B9" w14:textId="77777777" w:rsidR="004F673E" w:rsidRPr="004F673E" w:rsidRDefault="004F673E" w:rsidP="004F673E">
      <w:pPr>
        <w:pStyle w:val="Bibliography"/>
      </w:pPr>
      <w:r w:rsidRPr="004F673E">
        <w:t xml:space="preserve">Costanzo, S. D., M. J. O’Donohue, W. C. Dennison, N. R. Loneragan, and M. Thomas. 2001. A New Approach for Detecting and Mapping Sewage Impacts. Marine Pollution Bulletin </w:t>
      </w:r>
      <w:r w:rsidRPr="004F673E">
        <w:rPr>
          <w:b/>
          <w:bCs/>
        </w:rPr>
        <w:t>42</w:t>
      </w:r>
      <w:r w:rsidRPr="004F673E">
        <w:t>: 149–156. doi:10.1016/S0025-326X(00)00125-9</w:t>
      </w:r>
    </w:p>
    <w:p w14:paraId="586AB09E" w14:textId="77777777" w:rsidR="004F673E" w:rsidRPr="004F673E" w:rsidRDefault="004F673E" w:rsidP="004F673E">
      <w:pPr>
        <w:pStyle w:val="Bibliography"/>
      </w:pPr>
      <w:r w:rsidRPr="004F673E">
        <w:t xml:space="preserve">Dalsgaard, J., M. St. John, G. Kattner, D. Müller-Navarra, and W. Hagen. 2003. Fatty acid trophic markers in the pelagic marine environment, p. 225–340. </w:t>
      </w:r>
      <w:r w:rsidRPr="004F673E">
        <w:rPr>
          <w:i/>
          <w:iCs/>
        </w:rPr>
        <w:t>In</w:t>
      </w:r>
      <w:r w:rsidRPr="004F673E">
        <w:t xml:space="preserve"> Advances in Marine Biology. Elsevier.</w:t>
      </w:r>
    </w:p>
    <w:p w14:paraId="10066FE6" w14:textId="77777777" w:rsidR="004F673E" w:rsidRPr="004F673E" w:rsidRDefault="004F673E" w:rsidP="004F673E">
      <w:pPr>
        <w:pStyle w:val="Bibliography"/>
      </w:pPr>
      <w:r w:rsidRPr="004F673E">
        <w:t xml:space="preserve">Edmondson, W. T. 1970. Phosphorus, Nitrogen, and Algae in Lake Washington after Diversion of Sewage. Science </w:t>
      </w:r>
      <w:r w:rsidRPr="004F673E">
        <w:rPr>
          <w:b/>
          <w:bCs/>
        </w:rPr>
        <w:t>169</w:t>
      </w:r>
      <w:r w:rsidRPr="004F673E">
        <w:t>: 690–691.</w:t>
      </w:r>
    </w:p>
    <w:p w14:paraId="61FF7D81" w14:textId="77777777" w:rsidR="004F673E" w:rsidRPr="004F673E" w:rsidRDefault="004F673E" w:rsidP="004F673E">
      <w:pPr>
        <w:pStyle w:val="Bibliography"/>
      </w:pPr>
      <w:r w:rsidRPr="004F673E">
        <w:t xml:space="preserve">Focazio, M. J., D. W. Kolpin, K. K. Barnes, E. T. Furlong, M. T. Meyer, S. D. Zaugg, L. B. Barber, and M. E. Thurman. 2008. A national reconnaissance for pharmaceuticals and other organic </w:t>
      </w:r>
      <w:r w:rsidRPr="004F673E">
        <w:lastRenderedPageBreak/>
        <w:t xml:space="preserve">wastewater contaminants in the United States - II) Untreated drinking water sources. SCIENCE OF THE TOTAL ENVIRONMENT </w:t>
      </w:r>
      <w:r w:rsidRPr="004F673E">
        <w:rPr>
          <w:b/>
          <w:bCs/>
        </w:rPr>
        <w:t>402</w:t>
      </w:r>
      <w:r w:rsidRPr="004F673E">
        <w:t>: 201–216. doi:10.1016/j.scitotenv.2008.02.021</w:t>
      </w:r>
    </w:p>
    <w:p w14:paraId="217EAB7C" w14:textId="77777777" w:rsidR="004F673E" w:rsidRPr="004F673E" w:rsidRDefault="004F673E" w:rsidP="004F673E">
      <w:pPr>
        <w:pStyle w:val="Bibliography"/>
      </w:pPr>
      <w:r w:rsidRPr="004F673E">
        <w:t xml:space="preserve">Gartner, A., P. Lavery, and A. J. Smit. 2002. Use of delta N-15 signatures of different functional forms of macroalgae and filter-feeders to reveal temporal and spatial patterns in sewage dispersal. Mar. Ecol.-Prog. Ser. </w:t>
      </w:r>
      <w:r w:rsidRPr="004F673E">
        <w:rPr>
          <w:b/>
          <w:bCs/>
        </w:rPr>
        <w:t>235</w:t>
      </w:r>
      <w:r w:rsidRPr="004F673E">
        <w:t>: 63–73. doi:10.3354/meps235063</w:t>
      </w:r>
    </w:p>
    <w:p w14:paraId="138583EC" w14:textId="77777777" w:rsidR="004F673E" w:rsidRPr="004F673E" w:rsidRDefault="004F673E" w:rsidP="004F673E">
      <w:pPr>
        <w:pStyle w:val="Bibliography"/>
      </w:pPr>
      <w:r w:rsidRPr="004F673E">
        <w:t xml:space="preserve">Green, D. S. 2016. Effects of microplastics on European flat oysters, Ostrea edulis and their associated benthic communities. Environmental Pollution </w:t>
      </w:r>
      <w:r w:rsidRPr="004F673E">
        <w:rPr>
          <w:b/>
          <w:bCs/>
        </w:rPr>
        <w:t>216</w:t>
      </w:r>
      <w:r w:rsidRPr="004F673E">
        <w:t>: 95–103. doi:10.1016/j.envpol.2016.05.043</w:t>
      </w:r>
    </w:p>
    <w:p w14:paraId="0422C057" w14:textId="77777777" w:rsidR="004F673E" w:rsidRPr="004F673E" w:rsidRDefault="004F673E" w:rsidP="004F673E">
      <w:pPr>
        <w:pStyle w:val="Bibliography"/>
      </w:pPr>
      <w:r w:rsidRPr="004F673E">
        <w:t xml:space="preserve">Hall, R. I., P. R. Leavitt, R. Quinlan, A. S. Dixit, and J. P. Smol. 1999. Effects of agriculture, urbanization, and climate on water quality in the northern Great Plains. Limnology and Oceanography </w:t>
      </w:r>
      <w:r w:rsidRPr="004F673E">
        <w:rPr>
          <w:b/>
          <w:bCs/>
        </w:rPr>
        <w:t>44</w:t>
      </w:r>
      <w:r w:rsidRPr="004F673E">
        <w:t>: 739–756. doi:10.4319/lo.1999.44.3_part_2.0739</w:t>
      </w:r>
    </w:p>
    <w:p w14:paraId="443987A5" w14:textId="77777777" w:rsidR="004F673E" w:rsidRPr="004F673E" w:rsidRDefault="004F673E" w:rsidP="004F673E">
      <w:pPr>
        <w:pStyle w:val="Bibliography"/>
      </w:pPr>
      <w:r w:rsidRPr="004F673E">
        <w:t xml:space="preserve">Hampton, S. E., S. C. Fradkin, P. R. Leavitt, and E. E. Rosenberger. 2011. Disproportionate importance of nearshore habitat for the food web of a deep oligotrophic lake. Marine and Freshwater Research </w:t>
      </w:r>
      <w:r w:rsidRPr="004F673E">
        <w:rPr>
          <w:b/>
          <w:bCs/>
        </w:rPr>
        <w:t>62</w:t>
      </w:r>
      <w:r w:rsidRPr="004F673E">
        <w:t>: 350. doi:10.1071/MF10229</w:t>
      </w:r>
    </w:p>
    <w:p w14:paraId="6E15AE10" w14:textId="77777777" w:rsidR="004F673E" w:rsidRPr="004F673E" w:rsidRDefault="004F673E" w:rsidP="004F673E">
      <w:pPr>
        <w:pStyle w:val="Bibliography"/>
      </w:pPr>
      <w:r w:rsidRPr="004F673E">
        <w:t xml:space="preserve">Hampton, S. E., S. McGowan, T. Ozersky, and others. 2018. Recent ecological change in ancient lakes. Limnology and Oceanography </w:t>
      </w:r>
      <w:r w:rsidRPr="004F673E">
        <w:rPr>
          <w:b/>
          <w:bCs/>
        </w:rPr>
        <w:t>63</w:t>
      </w:r>
      <w:r w:rsidRPr="004F673E">
        <w:t>: 2277–2304. doi:10.1002/lno.10938</w:t>
      </w:r>
    </w:p>
    <w:p w14:paraId="50C395F2" w14:textId="77777777" w:rsidR="004F673E" w:rsidRPr="004F673E" w:rsidRDefault="004F673E" w:rsidP="004F673E">
      <w:pPr>
        <w:pStyle w:val="Bibliography"/>
      </w:pPr>
      <w:r w:rsidRPr="004F673E">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sidRPr="004F673E">
        <w:rPr>
          <w:b/>
          <w:bCs/>
        </w:rPr>
        <w:t>586</w:t>
      </w:r>
      <w:r w:rsidRPr="004F673E">
        <w:t>: 127–141. doi:10.1016/j.scitotenv.2017.01.190</w:t>
      </w:r>
    </w:p>
    <w:p w14:paraId="7A5C41BF" w14:textId="77777777" w:rsidR="004F673E" w:rsidRPr="004F673E" w:rsidRDefault="004F673E" w:rsidP="004F673E">
      <w:pPr>
        <w:pStyle w:val="Bibliography"/>
      </w:pPr>
      <w:r w:rsidRPr="004F673E">
        <w:lastRenderedPageBreak/>
        <w:t>Interfax-Tourism. 2018. Байкал с января по август 2018 года посетили 1,2 миллиона туристов (1.2 million tourists vistied Baikal from January through August 2018). Interfax-Tourism, October 25</w:t>
      </w:r>
    </w:p>
    <w:p w14:paraId="40533E9D" w14:textId="77777777" w:rsidR="004F673E" w:rsidRPr="004F673E" w:rsidRDefault="004F673E" w:rsidP="004F673E">
      <w:pPr>
        <w:pStyle w:val="Bibliography"/>
      </w:pPr>
      <w:r w:rsidRPr="004F673E">
        <w:t xml:space="preserve">Jeppesen, E., M. Søndergaard, J. P. Jensen, and others. 2005. Lake responses to reduced nutrient loading – an analysis of contemporary long-term data from 35 case studies. Freshwater Biology </w:t>
      </w:r>
      <w:r w:rsidRPr="004F673E">
        <w:rPr>
          <w:b/>
          <w:bCs/>
        </w:rPr>
        <w:t>50</w:t>
      </w:r>
      <w:r w:rsidRPr="004F673E">
        <w:t>: 1747–1771. doi:10.1111/j.1365-2427.2005.01415.x</w:t>
      </w:r>
    </w:p>
    <w:p w14:paraId="5495DB2F" w14:textId="77777777" w:rsidR="004F673E" w:rsidRPr="004F673E" w:rsidRDefault="004F673E" w:rsidP="004F673E">
      <w:pPr>
        <w:pStyle w:val="Bibliography"/>
      </w:pPr>
      <w:r w:rsidRPr="004F673E">
        <w:t xml:space="preserve">Kolpin, D. W., E. T. Furlong, M. T. Meyer, E. M. Thurman, S. D. Zaugg, L. B. Barber, and H. T. Buxton. 2002. Pharmaceuticals, Hormones, and Other Organic Wastewater Contaminants in U.S. Streams, 1999−2000: A National Reconnaissance. Environmental Science &amp; Technology </w:t>
      </w:r>
      <w:r w:rsidRPr="004F673E">
        <w:rPr>
          <w:b/>
          <w:bCs/>
        </w:rPr>
        <w:t>36</w:t>
      </w:r>
      <w:r w:rsidRPr="004F673E">
        <w:t>: 1202–1211. doi:10.1021/es011055j</w:t>
      </w:r>
    </w:p>
    <w:p w14:paraId="1406853A" w14:textId="77777777" w:rsidR="004F673E" w:rsidRPr="004F673E" w:rsidRDefault="004F673E" w:rsidP="004F673E">
      <w:pPr>
        <w:pStyle w:val="Bibliography"/>
      </w:pPr>
      <w:r w:rsidRPr="004F673E">
        <w:t>Kozhova, O. M., and L. R. Izmest’eva. 1998. Lake Baikal: Evolution and Biodiversity, Backhuys Publishers.</w:t>
      </w:r>
    </w:p>
    <w:p w14:paraId="5931ABCE" w14:textId="77777777" w:rsidR="004F673E" w:rsidRPr="004F673E" w:rsidRDefault="004F673E" w:rsidP="004F673E">
      <w:pPr>
        <w:pStyle w:val="Bibliography"/>
      </w:pPr>
      <w:r w:rsidRPr="004F673E">
        <w:t xml:space="preserve">Kravtsova, L. S., L. A. Izhboldina, I. V. Khanaev, and others. 2014. Nearshore benthic blooms of filamentous green algae in Lake Baikal. Journal of Great Lakes Research </w:t>
      </w:r>
      <w:r w:rsidRPr="004F673E">
        <w:rPr>
          <w:b/>
          <w:bCs/>
        </w:rPr>
        <w:t>40</w:t>
      </w:r>
      <w:r w:rsidRPr="004F673E">
        <w:t>: 441–448. doi:10.1016/j.jglr.2014.02.019</w:t>
      </w:r>
    </w:p>
    <w:p w14:paraId="6198DE58" w14:textId="77777777" w:rsidR="004F673E" w:rsidRPr="004F673E" w:rsidRDefault="004F673E" w:rsidP="004F673E">
      <w:pPr>
        <w:pStyle w:val="Bibliography"/>
      </w:pPr>
      <w:r w:rsidRPr="004F673E">
        <w:t xml:space="preserve">Lapointe, B. E., L. W. Herren, D. D. Debortoli, and M. A. Vogel. 2015. Evidence of sewage-driven eutrophication and harmful algal blooms in Florida’s Indian River Lagoon. Harmful Algae </w:t>
      </w:r>
      <w:r w:rsidRPr="004F673E">
        <w:rPr>
          <w:b/>
          <w:bCs/>
        </w:rPr>
        <w:t>43</w:t>
      </w:r>
      <w:r w:rsidRPr="004F673E">
        <w:t>: 82–102. doi:10.1016/j.hal.2015.01.004</w:t>
      </w:r>
    </w:p>
    <w:p w14:paraId="4096AE03" w14:textId="77777777" w:rsidR="004F673E" w:rsidRPr="004F673E" w:rsidRDefault="004F673E" w:rsidP="004F673E">
      <w:pPr>
        <w:pStyle w:val="Bibliography"/>
      </w:pPr>
      <w:r w:rsidRPr="004F673E">
        <w:t xml:space="preserve">Lin, D., J. Crabtree, I. Dillo, and others. 2020. The TRUST Principles for digital repositories. Scientific Data </w:t>
      </w:r>
      <w:r w:rsidRPr="004F673E">
        <w:rPr>
          <w:b/>
          <w:bCs/>
        </w:rPr>
        <w:t>7</w:t>
      </w:r>
      <w:r w:rsidRPr="004F673E">
        <w:t>: 144. doi:10.1038/s41597-020-0486-7</w:t>
      </w:r>
    </w:p>
    <w:p w14:paraId="6F9E6CF9" w14:textId="77777777" w:rsidR="004F673E" w:rsidRPr="004F673E" w:rsidRDefault="004F673E" w:rsidP="004F673E">
      <w:pPr>
        <w:pStyle w:val="Bibliography"/>
      </w:pPr>
      <w:r w:rsidRPr="004F673E">
        <w:t xml:space="preserve">Meyer, M. F., S. G. Labou, A. N. Cramer, M. R. Brousil, and B. T. Luff. 2020. The global lake area, climate, and population dataset. Scientific Data </w:t>
      </w:r>
      <w:r w:rsidRPr="004F673E">
        <w:rPr>
          <w:b/>
          <w:bCs/>
        </w:rPr>
        <w:t>7</w:t>
      </w:r>
      <w:r w:rsidRPr="004F673E">
        <w:t>: 174. doi:10.1038/s41597-020-0517-4</w:t>
      </w:r>
    </w:p>
    <w:p w14:paraId="2BC77C07" w14:textId="77777777" w:rsidR="004F673E" w:rsidRPr="004F673E" w:rsidRDefault="004F673E" w:rsidP="004F673E">
      <w:pPr>
        <w:pStyle w:val="Bibliography"/>
      </w:pPr>
      <w:r w:rsidRPr="004F673E">
        <w:lastRenderedPageBreak/>
        <w:t xml:space="preserve">Meyer, M. F., S. M. Powers, and S. E. Hampton. 2019. An Evidence Synthesis of Pharmaceuticals and Personal Care Products (PPCPs) in the Environment: Imbalances among Compounds, Sewage Treatment Techniques, and Ecosystem Types. Environ. Sci. Technol. </w:t>
      </w:r>
      <w:r w:rsidRPr="004F673E">
        <w:rPr>
          <w:b/>
          <w:bCs/>
        </w:rPr>
        <w:t>53</w:t>
      </w:r>
      <w:r w:rsidRPr="004F673E">
        <w:t>: 12961–12973. doi:10.1021/acs.est.9b02966</w:t>
      </w:r>
    </w:p>
    <w:p w14:paraId="1EEDDDDB" w14:textId="77777777" w:rsidR="004F673E" w:rsidRPr="004F673E" w:rsidRDefault="004F673E" w:rsidP="004F673E">
      <w:pPr>
        <w:pStyle w:val="Bibliography"/>
      </w:pPr>
      <w:r w:rsidRPr="004F673E">
        <w:t xml:space="preserve">Moore, J. W., D. E. Schindler, M. D. Scheuerell, D. Smith, and J. Frodge. 2003. Lake eutrophication at the urban fringe, Seattle region, USA. AMBIO: A Journal of the Human Environment </w:t>
      </w:r>
      <w:r w:rsidRPr="004F673E">
        <w:rPr>
          <w:b/>
          <w:bCs/>
        </w:rPr>
        <w:t>32</w:t>
      </w:r>
      <w:r w:rsidRPr="004F673E">
        <w:t>: 13–18.</w:t>
      </w:r>
    </w:p>
    <w:p w14:paraId="2664CEB6" w14:textId="77777777" w:rsidR="004F673E" w:rsidRPr="004F673E" w:rsidRDefault="004F673E" w:rsidP="004F673E">
      <w:pPr>
        <w:pStyle w:val="Bibliography"/>
      </w:pPr>
      <w:r w:rsidRPr="004F673E">
        <w:t xml:space="preserve">O’Donnell, D. R., P. Wilburn, E. A. Silow, L. Y. Yampolsky, and E. Litchman. 2017. Nitrogen and phosphorus colimitation of phytoplankton in Lake Baikal: Insights from a spatial survey and nutrient enrichment experiments. Limnology and Oceanography </w:t>
      </w:r>
      <w:r w:rsidRPr="004F673E">
        <w:rPr>
          <w:b/>
          <w:bCs/>
        </w:rPr>
        <w:t>62</w:t>
      </w:r>
      <w:r w:rsidRPr="004F673E">
        <w:t>: 1383–1392. doi:10.1002/lno.10505</w:t>
      </w:r>
    </w:p>
    <w:p w14:paraId="045ADFC8" w14:textId="77777777" w:rsidR="004F673E" w:rsidRPr="004F673E" w:rsidRDefault="004F673E" w:rsidP="004F673E">
      <w:pPr>
        <w:pStyle w:val="Bibliography"/>
      </w:pPr>
      <w:r w:rsidRPr="004F673E">
        <w:t xml:space="preserve">Powers, S. M., T. W. Bruulsema, T. P. Burt, and others. 2016. Long-term accumulation and transport of anthropogenic phosphorus in three river basins. Nature Geoscience </w:t>
      </w:r>
      <w:r w:rsidRPr="004F673E">
        <w:rPr>
          <w:b/>
          <w:bCs/>
        </w:rPr>
        <w:t>9</w:t>
      </w:r>
      <w:r w:rsidRPr="004F673E">
        <w:t>: 353–356. doi:10.1038/ngeo2693</w:t>
      </w:r>
    </w:p>
    <w:p w14:paraId="2D47AFF5" w14:textId="77777777" w:rsidR="004F673E" w:rsidRPr="004F673E" w:rsidRDefault="004F673E" w:rsidP="004F673E">
      <w:pPr>
        <w:pStyle w:val="Bibliography"/>
      </w:pPr>
      <w:r w:rsidRPr="004F673E">
        <w:t xml:space="preserve">Richmond, E. K., M. R. Grace, J. J. Kelly, A. J. Reisinger, E. J. Rosi, and D. M. Walters. 2017. Pharmaceuticals and personal care products (PPCPs) are ecological disrupting compounds (EcoDC). Elem Sci Anth </w:t>
      </w:r>
      <w:r w:rsidRPr="004F673E">
        <w:rPr>
          <w:b/>
          <w:bCs/>
        </w:rPr>
        <w:t>5</w:t>
      </w:r>
      <w:r w:rsidRPr="004F673E">
        <w:t>: 66. doi:10.1525/elementa.252</w:t>
      </w:r>
    </w:p>
    <w:p w14:paraId="32361B9A" w14:textId="77777777" w:rsidR="004F673E" w:rsidRPr="004F673E" w:rsidRDefault="004F673E" w:rsidP="004F673E">
      <w:pPr>
        <w:pStyle w:val="Bibliography"/>
      </w:pPr>
      <w:r w:rsidRPr="004F673E">
        <w:t xml:space="preserve">Richmond, E. K., E. J. Rosi, D. M. Walters, J. Fick, S. K. Hamilton, T. Brodin, A. Sundelin, and M. R. Grace. 2018. A diverse suite of pharmaceuticals contaminates stream and riparian food webs. Nature Communications </w:t>
      </w:r>
      <w:r w:rsidRPr="004F673E">
        <w:rPr>
          <w:b/>
          <w:bCs/>
        </w:rPr>
        <w:t>9</w:t>
      </w:r>
      <w:r w:rsidRPr="004F673E">
        <w:t>: 4491. doi:10.1038/s41467-018-06822-w</w:t>
      </w:r>
    </w:p>
    <w:p w14:paraId="60CDB55D" w14:textId="77777777" w:rsidR="004F673E" w:rsidRPr="004F673E" w:rsidRDefault="004F673E" w:rsidP="004F673E">
      <w:pPr>
        <w:pStyle w:val="Bibliography"/>
      </w:pPr>
      <w:r w:rsidRPr="004F673E">
        <w:t xml:space="preserve">Romera-Castillo, C., M. Pinto, T. M. Langer, X. A. Álvarez-Salgado, and G. J. Herndl. 2018. Dissolved organic carbon leaching from plastics stimulates microbial activity in the ocean. Nat Commun </w:t>
      </w:r>
      <w:r w:rsidRPr="004F673E">
        <w:rPr>
          <w:b/>
          <w:bCs/>
        </w:rPr>
        <w:t>9</w:t>
      </w:r>
      <w:r w:rsidRPr="004F673E">
        <w:t>: 1–7. doi:10.1038/s41467-018-03798-5</w:t>
      </w:r>
    </w:p>
    <w:p w14:paraId="4EB3A97E" w14:textId="77777777" w:rsidR="004F673E" w:rsidRPr="004F673E" w:rsidRDefault="004F673E" w:rsidP="004F673E">
      <w:pPr>
        <w:pStyle w:val="Bibliography"/>
      </w:pPr>
      <w:r w:rsidRPr="004F673E">
        <w:lastRenderedPageBreak/>
        <w:t xml:space="preserve">Rosenberger, E. E., S. E. Hampton, S. C. Fradkin, and B. P. Kennedy. 2008. Effects of shoreline development on the nearshore environment in large deep oligotrophic lakes. Freshwater Biology </w:t>
      </w:r>
      <w:r w:rsidRPr="004F673E">
        <w:rPr>
          <w:b/>
          <w:bCs/>
        </w:rPr>
        <w:t>53</w:t>
      </w:r>
      <w:r w:rsidRPr="004F673E">
        <w:t>: 1673–1691. doi:10.1111/j.1365-2427.2008.01990.x</w:t>
      </w:r>
    </w:p>
    <w:p w14:paraId="5D7A3883" w14:textId="77777777" w:rsidR="004F673E" w:rsidRPr="004F673E" w:rsidRDefault="004F673E" w:rsidP="004F673E">
      <w:pPr>
        <w:pStyle w:val="Bibliography"/>
      </w:pPr>
      <w:r w:rsidRPr="004F673E">
        <w:t xml:space="preserve">Rosi-Marshall, E. J., D. W. Kincaid, H. A. Bechtold, T. V. Royer, M. Rojas, and J. J. Kelly. 2013. Pharmaceuticals suppress algal growth and microbial respiration and alter bacterial communities in stream biofilms. Ecological Applications </w:t>
      </w:r>
      <w:r w:rsidRPr="004F673E">
        <w:rPr>
          <w:b/>
          <w:bCs/>
        </w:rPr>
        <w:t>23</w:t>
      </w:r>
      <w:r w:rsidRPr="004F673E">
        <w:t>: 583–593. doi:10.1890/12-0491.1</w:t>
      </w:r>
    </w:p>
    <w:p w14:paraId="34D6EF74" w14:textId="77777777" w:rsidR="004F673E" w:rsidRPr="004F673E" w:rsidRDefault="004F673E" w:rsidP="004F673E">
      <w:pPr>
        <w:pStyle w:val="Bibliography"/>
      </w:pPr>
      <w:r w:rsidRPr="004F673E">
        <w:t xml:space="preserve">Rosi-Marshall, E. J., and T. V. Royer. 2012. Pharmaceutical Compounds and Ecosystem Function: An Emerging Research Challenge for Aquatic Ecologists. Ecosystems </w:t>
      </w:r>
      <w:r w:rsidRPr="004F673E">
        <w:rPr>
          <w:b/>
          <w:bCs/>
        </w:rPr>
        <w:t>15</w:t>
      </w:r>
      <w:r w:rsidRPr="004F673E">
        <w:t>: 867–880. doi:10.1007/s10021-012-9553-z</w:t>
      </w:r>
    </w:p>
    <w:p w14:paraId="34AD0444" w14:textId="77777777" w:rsidR="004F673E" w:rsidRPr="004F673E" w:rsidRDefault="004F673E" w:rsidP="004F673E">
      <w:pPr>
        <w:pStyle w:val="Bibliography"/>
      </w:pPr>
      <w:r w:rsidRPr="004F673E">
        <w:t xml:space="preserve">Sargent, J. R., and S. Falk-Petersen. 1988. The lipid biochemistry of calanoid copepods. Hydrobiologia </w:t>
      </w:r>
      <w:r w:rsidRPr="004F673E">
        <w:rPr>
          <w:b/>
          <w:bCs/>
        </w:rPr>
        <w:t>167–168</w:t>
      </w:r>
      <w:r w:rsidRPr="004F673E">
        <w:t>: 101–114. doi:10.1007/BF00026297</w:t>
      </w:r>
    </w:p>
    <w:p w14:paraId="6C897759" w14:textId="77777777" w:rsidR="004F673E" w:rsidRPr="004F673E" w:rsidRDefault="004F673E" w:rsidP="004F673E">
      <w:pPr>
        <w:pStyle w:val="Bibliography"/>
      </w:pPr>
      <w:r w:rsidRPr="004F673E">
        <w:t xml:space="preserve">Shaw, L., C. Phung, and M. Grace. 2015. Pharmaceuticals and personal care products alter growth and function in lentic biofilms. Environmental Chemistry </w:t>
      </w:r>
      <w:r w:rsidRPr="004F673E">
        <w:rPr>
          <w:b/>
          <w:bCs/>
        </w:rPr>
        <w:t>12</w:t>
      </w:r>
      <w:r w:rsidRPr="004F673E">
        <w:t>: 301. doi:10.1071/EN14141</w:t>
      </w:r>
    </w:p>
    <w:p w14:paraId="70B47895" w14:textId="77777777" w:rsidR="004F673E" w:rsidRPr="004F673E" w:rsidRDefault="004F673E" w:rsidP="004F673E">
      <w:pPr>
        <w:pStyle w:val="Bibliography"/>
      </w:pPr>
      <w:r w:rsidRPr="004F673E">
        <w:t xml:space="preserve">Taipale, S., U. Strandberg, E. Peltomaa, A. W. E. Galloway, A. Ojala, and M. T. Brett. 2013. Fatty acid composition as biomarkers of freshwater microalgae: analysis of 37 strains of microalgae in 22 genera and in seven classes. Aquatic Microbial Ecology </w:t>
      </w:r>
      <w:r w:rsidRPr="004F673E">
        <w:rPr>
          <w:b/>
          <w:bCs/>
        </w:rPr>
        <w:t>71</w:t>
      </w:r>
      <w:r w:rsidRPr="004F673E">
        <w:t>: 165–178. doi:10.3354/ame01671</w:t>
      </w:r>
    </w:p>
    <w:p w14:paraId="5682D1A8" w14:textId="77777777" w:rsidR="004F673E" w:rsidRPr="004F673E" w:rsidRDefault="004F673E" w:rsidP="004F673E">
      <w:pPr>
        <w:pStyle w:val="Bibliography"/>
      </w:pPr>
      <w:r w:rsidRPr="004F673E">
        <w:t>Timoshkin, O. A., M. V. Moore, N. N. Kulikova, and others. 2018. Groundwater contamination by sewage causes benthic algal outbreaks in the littoral zone of Lake Baikal (East Siberia). Journal of Great Lakes Research. doi:10.1016/j.jglr.2018.01.008</w:t>
      </w:r>
    </w:p>
    <w:p w14:paraId="73B1F8AA" w14:textId="77777777" w:rsidR="004F673E" w:rsidRPr="004F673E" w:rsidRDefault="004F673E" w:rsidP="004F673E">
      <w:pPr>
        <w:pStyle w:val="Bibliography"/>
      </w:pPr>
      <w:r w:rsidRPr="004F673E">
        <w:t xml:space="preserve">Timoshkin, O. A., D. P. Samsonov, M. Yamamuro, and others. 2016. Rapid ecological change in the coastal zone of Lake Baikal (East Siberia): Is the site of the world’s greatest freshwater </w:t>
      </w:r>
      <w:r w:rsidRPr="004F673E">
        <w:lastRenderedPageBreak/>
        <w:t xml:space="preserve">biodiversity in danger? Journal of Great Lakes Research </w:t>
      </w:r>
      <w:r w:rsidRPr="004F673E">
        <w:rPr>
          <w:b/>
          <w:bCs/>
        </w:rPr>
        <w:t>42</w:t>
      </w:r>
      <w:r w:rsidRPr="004F673E">
        <w:t>: 487–497. doi:10.1016/j.jglr.2016.02.011</w:t>
      </w:r>
    </w:p>
    <w:p w14:paraId="0D9D7B69" w14:textId="77777777" w:rsidR="004F673E" w:rsidRPr="004F673E" w:rsidRDefault="004F673E" w:rsidP="004F673E">
      <w:pPr>
        <w:pStyle w:val="Bibliography"/>
      </w:pPr>
      <w:r w:rsidRPr="004F673E">
        <w:t xml:space="preserve">Tong, Y., M. Wang, J. Peñuelas, and others. 2020. Improvement in municipal wastewater treatment alters lake nitrogen to phosphorus ratios in populated regions. Proc Natl Acad Sci USA </w:t>
      </w:r>
      <w:r w:rsidRPr="004F673E">
        <w:rPr>
          <w:b/>
          <w:bCs/>
        </w:rPr>
        <w:t>117</w:t>
      </w:r>
      <w:r w:rsidRPr="004F673E">
        <w:t>: 11566–11572. doi:10.1073/pnas.1920759117</w:t>
      </w:r>
    </w:p>
    <w:p w14:paraId="6D94231D" w14:textId="77777777" w:rsidR="004F673E" w:rsidRPr="004F673E" w:rsidRDefault="004F673E" w:rsidP="004F673E">
      <w:pPr>
        <w:pStyle w:val="Bibliography"/>
      </w:pPr>
      <w:r w:rsidRPr="004F673E">
        <w:t xml:space="preserve">Turetsky, M. R., R. K. Wieder, C. J. Williams, and D. H. Vitt. 2000. Organic matter accumulation, peat chemistry, and permafrost melting in peatlands of boreal Alberta. Écoscience </w:t>
      </w:r>
      <w:r w:rsidRPr="004F673E">
        <w:rPr>
          <w:b/>
          <w:bCs/>
        </w:rPr>
        <w:t>7</w:t>
      </w:r>
      <w:r w:rsidRPr="004F673E">
        <w:t>: 115–122. doi:10.1080/11956860.2000.11682608</w:t>
      </w:r>
    </w:p>
    <w:p w14:paraId="671403AC" w14:textId="77777777" w:rsidR="004F673E" w:rsidRPr="004F673E" w:rsidRDefault="004F673E" w:rsidP="004F673E">
      <w:pPr>
        <w:pStyle w:val="Bibliography"/>
      </w:pPr>
      <w:r w:rsidRPr="004F673E">
        <w:t xml:space="preserve">Vendel, A. L., F. Bessa, V. E. N. Alves, A. L. A. Amorim, J. Patrício, and A. R. T. Palma. 2017. Widespread microplastic ingestion by fish assemblages in tropical estuaries subjected to anthropogenic pressures. Marine Pollution Bulletin </w:t>
      </w:r>
      <w:r w:rsidRPr="004F673E">
        <w:rPr>
          <w:b/>
          <w:bCs/>
        </w:rPr>
        <w:t>117</w:t>
      </w:r>
      <w:r w:rsidRPr="004F673E">
        <w:t>: 448–455. doi:10.1016/j.marpolbul.2017.01.081</w:t>
      </w:r>
    </w:p>
    <w:p w14:paraId="05DDCC4F" w14:textId="77777777" w:rsidR="004F673E" w:rsidRPr="004F673E" w:rsidRDefault="004F673E" w:rsidP="004F673E">
      <w:pPr>
        <w:pStyle w:val="Bibliography"/>
      </w:pPr>
      <w:r w:rsidRPr="004F673E">
        <w:t xml:space="preserve">Volkova, E. A., N. A. Bondarenko, and O. A. Timoshkin. 2018. Morphotaxonomy, distribution and abundance of </w:t>
      </w:r>
      <w:r w:rsidRPr="004F673E">
        <w:rPr>
          <w:i/>
          <w:iCs/>
        </w:rPr>
        <w:t>Spirogyra</w:t>
      </w:r>
      <w:r w:rsidRPr="004F673E">
        <w:t xml:space="preserve"> (Zygnematophyceae, Charophyta) in Lake Baikal, East Siberia. Phycologia </w:t>
      </w:r>
      <w:r w:rsidRPr="004F673E">
        <w:rPr>
          <w:b/>
          <w:bCs/>
        </w:rPr>
        <w:t>57</w:t>
      </w:r>
      <w:r w:rsidRPr="004F673E">
        <w:t>: 298–308. doi:10.2216/17-69.1</w:t>
      </w:r>
    </w:p>
    <w:p w14:paraId="28F3989D" w14:textId="77777777" w:rsidR="004F673E" w:rsidRPr="004F673E" w:rsidRDefault="004F673E" w:rsidP="004F673E">
      <w:pPr>
        <w:pStyle w:val="Bibliography"/>
      </w:pPr>
      <w:r w:rsidRPr="004F673E">
        <w:t xml:space="preserve">Wickham, H. 2014. Tidy Data. Journal of Statistical Software </w:t>
      </w:r>
      <w:r w:rsidRPr="004F673E">
        <w:rPr>
          <w:b/>
          <w:bCs/>
        </w:rPr>
        <w:t>59</w:t>
      </w:r>
      <w:r w:rsidRPr="004F673E">
        <w:t>: 1–23. doi:10.18637/jss.v059.i10</w:t>
      </w:r>
    </w:p>
    <w:p w14:paraId="2432956E" w14:textId="77777777" w:rsidR="004F673E" w:rsidRPr="004F673E" w:rsidRDefault="004F673E" w:rsidP="004F673E">
      <w:pPr>
        <w:pStyle w:val="Bibliography"/>
      </w:pPr>
      <w:r w:rsidRPr="004F673E">
        <w:t xml:space="preserve">Wilkinson, M. D., M. Dumontier, Ij. J. Aalbersberg, and others. 2016. The FAIR Guiding Principles for scientific data management and stewardship. Sci Data </w:t>
      </w:r>
      <w:r w:rsidRPr="004F673E">
        <w:rPr>
          <w:b/>
          <w:bCs/>
        </w:rPr>
        <w:t>3</w:t>
      </w:r>
      <w:r w:rsidRPr="004F673E">
        <w:t>. doi:10.1038/sdata.2016.18</w:t>
      </w:r>
    </w:p>
    <w:p w14:paraId="439B60FF" w14:textId="77777777" w:rsidR="004F673E" w:rsidRPr="004F673E" w:rsidRDefault="004F673E" w:rsidP="004F673E">
      <w:pPr>
        <w:pStyle w:val="Bibliography"/>
      </w:pPr>
      <w:r w:rsidRPr="004F673E">
        <w:t xml:space="preserve">Yang, Y., W. Song, H. Lin, W. Wang, L. Du, and W. Xing. 2018. Antibiotics and antibiotic resistance genes in global lakes: A review and meta-analysis. Environment International </w:t>
      </w:r>
      <w:r w:rsidRPr="004F673E">
        <w:rPr>
          <w:b/>
          <w:bCs/>
        </w:rPr>
        <w:t>116</w:t>
      </w:r>
      <w:r w:rsidRPr="004F673E">
        <w:t>: 60–73. doi:10.1016/j.envint.2018.04.011</w:t>
      </w:r>
    </w:p>
    <w:p w14:paraId="3AE4EDC7" w14:textId="77777777" w:rsidR="004F673E" w:rsidRPr="004F673E" w:rsidRDefault="004F673E" w:rsidP="004F673E">
      <w:pPr>
        <w:pStyle w:val="Bibliography"/>
      </w:pPr>
      <w:r w:rsidRPr="004F673E">
        <w:lastRenderedPageBreak/>
        <w:t xml:space="preserve">Yoshida, T., T. Sekino, M. Genkai-Kato, and others. 2003. Seasonal dynamics of primary production in the pelagic zone of southern Lake Baikal. Limnology </w:t>
      </w:r>
      <w:r w:rsidRPr="004F673E">
        <w:rPr>
          <w:b/>
          <w:bCs/>
        </w:rPr>
        <w:t>4</w:t>
      </w:r>
      <w:r w:rsidRPr="004F673E">
        <w:t>: 53–62. doi:10.1007/s10201-002-0089-3</w:t>
      </w:r>
    </w:p>
    <w:p w14:paraId="7B82CEA5" w14:textId="77777777" w:rsidR="004F673E" w:rsidRPr="004F673E" w:rsidRDefault="004F673E" w:rsidP="004F673E">
      <w:pPr>
        <w:pStyle w:val="Bibliography"/>
      </w:pPr>
      <w:r w:rsidRPr="004F673E">
        <w:t>2016a. Methods for determination of nitrogen-containing matters (with corrections) (Методы определения азотсодержащих веществ (с Поправками)).</w:t>
      </w:r>
    </w:p>
    <w:p w14:paraId="643E8A99" w14:textId="77777777" w:rsidR="004F673E" w:rsidRPr="004F673E" w:rsidRDefault="004F673E" w:rsidP="004F673E">
      <w:pPr>
        <w:pStyle w:val="Bibliography"/>
      </w:pPr>
      <w:r w:rsidRPr="004F673E">
        <w:t>2016b. Methods for determination of phosphorus-containing matters (with corrections) (Методы определения фосфорсодержащих веществ).</w:t>
      </w:r>
    </w:p>
    <w:p w14:paraId="4E57F6C2" w14:textId="77777777" w:rsidR="004F673E" w:rsidRPr="004F673E" w:rsidRDefault="004F673E" w:rsidP="004F673E">
      <w:pPr>
        <w:pStyle w:val="Bibliography"/>
      </w:pPr>
      <w:r w:rsidRPr="004F673E">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24962C44" w14:textId="30B92F36"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0D007CA6" w:rsidR="009956E8" w:rsidRPr="00D87563" w:rsidRDefault="00767BC0" w:rsidP="00FB2C2B">
      <w:pPr>
        <w:rPr>
          <w:color w:val="4A86E8"/>
        </w:rPr>
      </w:pPr>
      <w:r w:rsidRPr="00767BC0">
        <w:t xml:space="preserve">We would like to thank the faculty, students, staff, and mariners of the Irkutsk State University’s Biological Research Institute </w:t>
      </w:r>
      <w:proofErr w:type="spellStart"/>
      <w:r w:rsidRPr="00767BC0">
        <w:t>Biostation</w:t>
      </w:r>
      <w:proofErr w:type="spellEnd"/>
      <w:r w:rsidRPr="00767BC0">
        <w:t xml:space="preserve"> for their expert field, taxonomic, and laboratory support; Marianne Moore and Bart De </w:t>
      </w:r>
      <w:proofErr w:type="spellStart"/>
      <w:r w:rsidRPr="00767BC0">
        <w:t>Stasio</w:t>
      </w:r>
      <w:proofErr w:type="spellEnd"/>
      <w:r w:rsidRPr="00767BC0">
        <w:t xml:space="preserve"> for helpful advice; the researchers and students of the Siberian Branch of the Russian Academy of Sciences Limnological Institute for expert taxonomic and logistical assistance; Oleg A. </w:t>
      </w:r>
      <w:proofErr w:type="spellStart"/>
      <w:r w:rsidRPr="00767BC0">
        <w:t>Timoshkin</w:t>
      </w:r>
      <w:proofErr w:type="spellEnd"/>
      <w:r w:rsidRPr="00767BC0">
        <w:t xml:space="preserve">, Tatiana </w:t>
      </w:r>
      <w:proofErr w:type="spellStart"/>
      <w:r w:rsidRPr="00767BC0">
        <w:t>Ya</w:t>
      </w:r>
      <w:proofErr w:type="spellEnd"/>
      <w:r w:rsidRPr="00767BC0">
        <w:t xml:space="preserve">. </w:t>
      </w:r>
      <w:proofErr w:type="spellStart"/>
      <w:r w:rsidRPr="00767BC0">
        <w:t>Sitnikova</w:t>
      </w:r>
      <w:proofErr w:type="spellEnd"/>
      <w:r w:rsidRPr="00767BC0">
        <w:t xml:space="preserve">, </w:t>
      </w:r>
      <w:r>
        <w:t xml:space="preserve">and </w:t>
      </w:r>
      <w:r w:rsidRPr="00767BC0">
        <w:t xml:space="preserve">Irina V. </w:t>
      </w:r>
      <w:proofErr w:type="spellStart"/>
      <w:r w:rsidRPr="00767BC0">
        <w:t>Mekhanikova</w:t>
      </w:r>
      <w:proofErr w:type="spellEnd"/>
      <w:r>
        <w:t xml:space="preserve"> </w:t>
      </w:r>
      <w:r w:rsidRPr="00767BC0">
        <w:t xml:space="preserve">for offering insights throughout the development of this project. Funding was provided by the National Science Foundation (NSF-DEB-1136637) to S.E.H., a Fulbright Fellowship to M.F.M., </w:t>
      </w:r>
      <w:proofErr w:type="gramStart"/>
      <w:r w:rsidRPr="00767BC0">
        <w:t>a</w:t>
      </w:r>
      <w:proofErr w:type="gramEnd"/>
      <w:r w:rsidRPr="00767BC0">
        <w:t xml:space="preserve"> NSF Graduate Research Fellowship to M.F.M. (NSF-DGE-1347973), and the Russian Ministry of Education and Science Research Project (No. GR 01201461929; 1354-2014/51)</w:t>
      </w:r>
      <w:r>
        <w:t xml:space="preserve">. </w:t>
      </w:r>
      <w:r w:rsidR="00F347B7">
        <w:t>This work serves as one chapter of M.F.M.’s doctoral dissertation in Environmental and Natural Resource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11"/>
          <w:headerReference w:type="default" r:id="rId12"/>
          <w:footerReference w:type="even" r:id="rId13"/>
          <w:footerReference w:type="default" r:id="rId14"/>
          <w:headerReference w:type="first" r:id="rId15"/>
          <w:pgSz w:w="12240" w:h="15840"/>
          <w:pgMar w:top="1440" w:right="1440" w:bottom="1440" w:left="1170" w:header="720" w:footer="720" w:gutter="0"/>
          <w:pgNumType w:start="1"/>
          <w:cols w:space="720"/>
        </w:sectPr>
      </w:pPr>
    </w:p>
    <w:p w14:paraId="00000061" w14:textId="7DB5B3DB" w:rsidR="009956E8" w:rsidRPr="00D87563" w:rsidRDefault="00F534C0">
      <w:r>
        <w:rPr>
          <w:noProof/>
        </w:rPr>
        <w:lastRenderedPageBreak/>
        <w:drawing>
          <wp:inline distT="0" distB="0" distL="0" distR="0" wp14:anchorId="58DDDCE1" wp14:editId="053FDAB3">
            <wp:extent cx="8229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00000062" w14:textId="77777777" w:rsidR="009956E8" w:rsidRPr="00D87563" w:rsidRDefault="009956E8"/>
    <w:p w14:paraId="2ED7F50B" w14:textId="27D9DDC1" w:rsidR="00B10381" w:rsidRDefault="004B0121">
      <w:commentRangeStart w:id="50"/>
      <w:r w:rsidRPr="00D87563">
        <w:t xml:space="preserve">Figure </w:t>
      </w:r>
      <w:commentRangeEnd w:id="50"/>
      <w:r w:rsidR="00050E78">
        <w:rPr>
          <w:rStyle w:val="CommentReference"/>
          <w:rFonts w:ascii="Arial" w:eastAsia="Arial" w:hAnsi="Arial" w:cs="Arial"/>
          <w:lang w:val="en"/>
        </w:rPr>
        <w:commentReference w:id="50"/>
      </w:r>
      <w:r w:rsidRPr="00D87563">
        <w:t xml:space="preserve">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 xml:space="preserve">Littoral sampling locations were all 8.9-20.75 m from shore and at a depth approximately of 0.75 m, whereas pelagic sites were approximately 2-5 km from shore and ranged in depth from 900 to 1300 m. </w:t>
      </w:r>
    </w:p>
    <w:p w14:paraId="42E8910B" w14:textId="77777777" w:rsidR="00B10381" w:rsidRDefault="00B10381">
      <w:r>
        <w:br w:type="page"/>
      </w:r>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1891875A" w14:textId="0DD7F8C1" w:rsidR="00B10381" w:rsidRPr="00B10381" w:rsidRDefault="00B10381">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ousil, Matthew Robert" w:date="2020-12-04T14:29:00Z" w:initials="BMR">
    <w:p w14:paraId="30E95D62" w14:textId="3ACD1573" w:rsidR="004773E1" w:rsidRDefault="004773E1">
      <w:pPr>
        <w:pStyle w:val="CommentText"/>
      </w:pPr>
      <w:r>
        <w:rPr>
          <w:rStyle w:val="CommentReference"/>
        </w:rPr>
        <w:annotationRef/>
      </w:r>
      <w:r>
        <w:t>Double check author info – SH and I should be 3 I assume</w:t>
      </w:r>
    </w:p>
  </w:comment>
  <w:comment w:id="11" w:author="Brousil, Matthew Robert" w:date="2020-12-04T14:47:00Z" w:initials="BMR">
    <w:p w14:paraId="1D798CDB" w14:textId="2F634AED" w:rsidR="00A95239" w:rsidRDefault="00A95239">
      <w:pPr>
        <w:pStyle w:val="CommentText"/>
      </w:pPr>
      <w:r>
        <w:rPr>
          <w:rStyle w:val="CommentReference"/>
        </w:rPr>
        <w:annotationRef/>
      </w:r>
      <w:r>
        <w:t xml:space="preserve">Did you want </w:t>
      </w:r>
      <w:r w:rsidR="004B4E81">
        <w:t>this to be plural? Wasn’t sure</w:t>
      </w:r>
    </w:p>
  </w:comment>
  <w:comment w:id="16" w:author="Brousil, Matthew Robert" w:date="2020-12-04T14:50:00Z" w:initials="BMR">
    <w:p w14:paraId="398ABCBB" w14:textId="77777777" w:rsidR="00DC1D7C" w:rsidRDefault="00DC1D7C">
      <w:pPr>
        <w:pStyle w:val="CommentText"/>
      </w:pPr>
      <w:r>
        <w:rPr>
          <w:rStyle w:val="CommentReference"/>
        </w:rPr>
        <w:annotationRef/>
      </w:r>
      <w:r>
        <w:t>This setup doesn’t directly relate to the phrase “the dataset consists of over 150 variables” to me. In my head it makes more sense to say something about the fact that you collected those 150 variables in order to identify sewage (right?)</w:t>
      </w:r>
      <w:r w:rsidR="0066503C">
        <w:t>, rather than that you included them to identify sewage</w:t>
      </w:r>
      <w:r>
        <w:t>.</w:t>
      </w:r>
      <w:r w:rsidR="0066503C">
        <w:t xml:space="preserve"> </w:t>
      </w:r>
      <w:proofErr w:type="spellStart"/>
      <w:r w:rsidR="0066503C">
        <w:t>Cuz</w:t>
      </w:r>
      <w:proofErr w:type="spellEnd"/>
      <w:r w:rsidR="0066503C">
        <w:t xml:space="preserve"> you wouldn’t have collected them if you weren’t trying to ID </w:t>
      </w:r>
      <w:proofErr w:type="gramStart"/>
      <w:r w:rsidR="0066503C">
        <w:t>sewage</w:t>
      </w:r>
      <w:proofErr w:type="gramEnd"/>
      <w:r w:rsidR="0066503C">
        <w:t xml:space="preserve"> right?</w:t>
      </w:r>
      <w:r w:rsidR="00703468">
        <w:t xml:space="preserve"> If you agree, then perhaps: </w:t>
      </w:r>
      <w:r w:rsidR="00703468">
        <w:br/>
        <w:t>“</w:t>
      </w:r>
      <w:r w:rsidR="005E09B1">
        <w:t>The dataset includes over 150 variables collected to</w:t>
      </w:r>
      <w:r w:rsidR="00EC2C8B">
        <w:t xml:space="preserve"> help</w:t>
      </w:r>
      <w:r w:rsidR="005E09B1">
        <w:t xml:space="preserve"> identify sewage from small, localized lakeside towns and associated ecological responses. Measurements were taken at 14 littoral and 3 pelagic sampling sites.</w:t>
      </w:r>
      <w:r w:rsidR="00703468">
        <w:t>”</w:t>
      </w:r>
      <w:r>
        <w:t xml:space="preserve"> </w:t>
      </w:r>
    </w:p>
    <w:p w14:paraId="5DFC158D" w14:textId="5F3993F5" w:rsidR="00200589" w:rsidRDefault="00200589">
      <w:pPr>
        <w:pStyle w:val="CommentText"/>
      </w:pPr>
      <w:proofErr w:type="gramStart"/>
      <w:r>
        <w:t>Also</w:t>
      </w:r>
      <w:proofErr w:type="gramEnd"/>
      <w:r>
        <w:t xml:space="preserve"> not totally sure what “localized” </w:t>
      </w:r>
      <w:r w:rsidR="00A93EB1">
        <w:t>is referring to</w:t>
      </w:r>
      <w:r>
        <w:t xml:space="preserve"> here</w:t>
      </w:r>
    </w:p>
  </w:comment>
  <w:comment w:id="23" w:author="Brousil, Matthew Robert" w:date="2020-12-04T15:01:00Z" w:initials="BMR">
    <w:p w14:paraId="3794AD30" w14:textId="694B3AB8" w:rsidR="00FE0851" w:rsidRDefault="00FE0851">
      <w:pPr>
        <w:pStyle w:val="CommentText"/>
      </w:pPr>
      <w:r>
        <w:rPr>
          <w:rStyle w:val="CommentReference"/>
        </w:rPr>
        <w:annotationRef/>
      </w:r>
      <w:r>
        <w:t>Sharp wording. Nice</w:t>
      </w:r>
    </w:p>
  </w:comment>
  <w:comment w:id="24" w:author="Brousil, Matthew Robert" w:date="2020-12-04T15:05:00Z" w:initials="BMR">
    <w:p w14:paraId="31C3D861" w14:textId="13C589FE" w:rsidR="00FA675D" w:rsidRDefault="00FA675D">
      <w:pPr>
        <w:pStyle w:val="CommentText"/>
      </w:pPr>
      <w:r>
        <w:rPr>
          <w:rStyle w:val="CommentReference"/>
        </w:rPr>
        <w:annotationRef/>
      </w:r>
      <w:r>
        <w:t xml:space="preserve">I briefly compared </w:t>
      </w:r>
      <w:r w:rsidR="00FC6607">
        <w:t>column names</w:t>
      </w:r>
      <w:r>
        <w:t xml:space="preserve"> against the files in </w:t>
      </w:r>
      <w:proofErr w:type="spellStart"/>
      <w:r>
        <w:t>clean_disaggregated_data</w:t>
      </w:r>
      <w:proofErr w:type="spellEnd"/>
    </w:p>
  </w:comment>
  <w:comment w:id="26" w:author="Brousil, Matthew Robert" w:date="2020-12-04T15:12:00Z" w:initials="BMR">
    <w:p w14:paraId="28FBEE5E" w14:textId="15291E6B" w:rsidR="0082688D" w:rsidRPr="0082688D" w:rsidRDefault="0082688D" w:rsidP="0082688D">
      <w:pPr>
        <w:rPr>
          <w:rFonts w:ascii="Calibri" w:hAnsi="Calibri" w:cs="Calibri"/>
          <w:color w:val="000000"/>
          <w:sz w:val="22"/>
          <w:szCs w:val="22"/>
        </w:rPr>
      </w:pPr>
      <w:r>
        <w:rPr>
          <w:rStyle w:val="CommentReference"/>
        </w:rPr>
        <w:annotationRef/>
      </w:r>
      <w:r>
        <w:t>Column G in the spreadsheet is “</w:t>
      </w:r>
      <w:r>
        <w:rPr>
          <w:rFonts w:ascii="Calibri" w:hAnsi="Calibri" w:cs="Calibri"/>
          <w:color w:val="000000"/>
          <w:sz w:val="22"/>
          <w:szCs w:val="22"/>
        </w:rPr>
        <w:t>c14_1w5</w:t>
      </w:r>
      <w:r>
        <w:t>“</w:t>
      </w:r>
    </w:p>
  </w:comment>
  <w:comment w:id="28" w:author="Brousil, Matthew Robert" w:date="2020-12-04T15:13:00Z" w:initials="BMR">
    <w:p w14:paraId="2537CD76" w14:textId="7DF30694" w:rsidR="002F50F2" w:rsidRPr="002F50F2" w:rsidRDefault="002F50F2" w:rsidP="002F50F2">
      <w:pPr>
        <w:rPr>
          <w:rFonts w:ascii="Calibri" w:hAnsi="Calibri" w:cs="Calibri"/>
          <w:color w:val="000000"/>
          <w:sz w:val="22"/>
          <w:szCs w:val="22"/>
        </w:rPr>
      </w:pPr>
      <w:r>
        <w:rPr>
          <w:rStyle w:val="CommentReference"/>
        </w:rPr>
        <w:annotationRef/>
      </w:r>
      <w:r>
        <w:t>Column V in the spreadsheet is “</w:t>
      </w:r>
      <w:r>
        <w:rPr>
          <w:rFonts w:ascii="Calibri" w:hAnsi="Calibri" w:cs="Calibri"/>
          <w:color w:val="000000"/>
          <w:sz w:val="22"/>
          <w:szCs w:val="22"/>
        </w:rPr>
        <w:t>c17_1w7”</w:t>
      </w:r>
    </w:p>
  </w:comment>
  <w:comment w:id="29" w:author="Brousil, Matthew Robert" w:date="2020-12-04T15:18:00Z" w:initials="BMR">
    <w:p w14:paraId="78A26DB0" w14:textId="48C69E5F" w:rsidR="0090707B" w:rsidRDefault="0090707B">
      <w:pPr>
        <w:pStyle w:val="CommentText"/>
      </w:pPr>
      <w:r>
        <w:rPr>
          <w:rStyle w:val="CommentReference"/>
        </w:rPr>
        <w:annotationRef/>
      </w:r>
      <w:r>
        <w:t>I’m not clear what this means</w:t>
      </w:r>
      <w:r w:rsidR="00237496">
        <w:t xml:space="preserve"> here</w:t>
      </w:r>
    </w:p>
  </w:comment>
  <w:comment w:id="30" w:author="Brousil, Matthew Robert" w:date="2020-12-04T15:24:00Z" w:initials="BMR">
    <w:p w14:paraId="1E78D51B" w14:textId="15D030E0" w:rsidR="009D6B0D" w:rsidRDefault="009D6B0D">
      <w:pPr>
        <w:pStyle w:val="CommentText"/>
      </w:pPr>
      <w:r>
        <w:rPr>
          <w:rStyle w:val="CommentReference"/>
        </w:rPr>
        <w:annotationRef/>
      </w:r>
      <w:r>
        <w:t xml:space="preserve">Site comes </w:t>
      </w:r>
      <w:r w:rsidR="008473C4">
        <w:t>between</w:t>
      </w:r>
      <w:r>
        <w:t xml:space="preserve"> time </w:t>
      </w:r>
      <w:r w:rsidR="008473C4">
        <w:t xml:space="preserve">and long </w:t>
      </w:r>
      <w:r>
        <w:t>in the spreadsheet</w:t>
      </w:r>
    </w:p>
  </w:comment>
  <w:comment w:id="32" w:author="Brousil, Matthew Robert" w:date="2020-12-04T15:26:00Z" w:initials="BMR">
    <w:p w14:paraId="497AABB8" w14:textId="61C9A74C" w:rsidR="006375C5" w:rsidRDefault="006375C5">
      <w:pPr>
        <w:pStyle w:val="CommentText"/>
      </w:pPr>
      <w:r>
        <w:rPr>
          <w:rStyle w:val="CommentReference"/>
        </w:rPr>
        <w:annotationRef/>
      </w:r>
      <w:r>
        <w:t>Yes?</w:t>
      </w:r>
    </w:p>
  </w:comment>
  <w:comment w:id="36" w:author="Brousil, Matthew Robert" w:date="2020-12-04T15:29:00Z" w:initials="BMR">
    <w:p w14:paraId="5D295236" w14:textId="75B40465" w:rsidR="000D19C7" w:rsidRDefault="000D19C7">
      <w:pPr>
        <w:pStyle w:val="CommentText"/>
      </w:pPr>
      <w:r>
        <w:rPr>
          <w:rStyle w:val="CommentReference"/>
        </w:rPr>
        <w:annotationRef/>
      </w:r>
      <w:r>
        <w:t>Can you add a word or two more why? Unless this is something that would be known by the user.</w:t>
      </w:r>
      <w:r w:rsidR="00727242">
        <w:t xml:space="preserve"> E.g., “have the potential to be confounded with…”</w:t>
      </w:r>
      <w:r w:rsidR="00963000">
        <w:t xml:space="preserve"> Or, </w:t>
      </w:r>
      <w:r w:rsidR="006C58F7">
        <w:t>“(see Nutrients subsection below)”</w:t>
      </w:r>
    </w:p>
  </w:comment>
  <w:comment w:id="37" w:author="Brousil, Matthew Robert" w:date="2020-12-04T15:30:00Z" w:initials="BMR">
    <w:p w14:paraId="389FA116" w14:textId="73982F3A" w:rsidR="00D273FE" w:rsidRDefault="00D273FE">
      <w:pPr>
        <w:pStyle w:val="CommentText"/>
      </w:pPr>
      <w:r>
        <w:rPr>
          <w:rStyle w:val="CommentReference"/>
        </w:rPr>
        <w:annotationRef/>
      </w:r>
      <w:r>
        <w:t xml:space="preserve">Why do replicate </w:t>
      </w:r>
      <w:r w:rsidR="00647AF9">
        <w:t>counts</w:t>
      </w:r>
      <w:r>
        <w:t xml:space="preserve"> differ from in other files? Are they lab replicates in this instance?</w:t>
      </w:r>
    </w:p>
  </w:comment>
  <w:comment w:id="40" w:author="Brousil, Matthew Robert" w:date="2020-12-04T15:34:00Z" w:initials="BMR">
    <w:p w14:paraId="4F066A77" w14:textId="293871BA" w:rsidR="004958F7" w:rsidRDefault="004958F7">
      <w:pPr>
        <w:pStyle w:val="CommentText"/>
      </w:pPr>
      <w:r>
        <w:rPr>
          <w:rStyle w:val="CommentReference"/>
        </w:rPr>
        <w:annotationRef/>
      </w:r>
      <w:r>
        <w:t>Site is between the N15 and Genus columns in this spreadsheet</w:t>
      </w:r>
    </w:p>
  </w:comment>
  <w:comment w:id="41" w:author="Brousil, Matthew Robert" w:date="2020-12-04T15:36:00Z" w:initials="BMR">
    <w:p w14:paraId="412944A8" w14:textId="20E65B33" w:rsidR="00D51DB1" w:rsidRDefault="00D51DB1">
      <w:pPr>
        <w:pStyle w:val="CommentText"/>
      </w:pPr>
      <w:r>
        <w:rPr>
          <w:rStyle w:val="CommentReference"/>
        </w:rPr>
        <w:annotationRef/>
      </w:r>
      <w:r>
        <w:t>Is this an average?</w:t>
      </w:r>
    </w:p>
  </w:comment>
  <w:comment w:id="42" w:author="Brousil, Matthew Robert" w:date="2020-12-04T15:41:00Z" w:initials="BMR">
    <w:p w14:paraId="37167BBD" w14:textId="3D3AC990" w:rsidR="00EB7535" w:rsidRDefault="00EB7535">
      <w:pPr>
        <w:pStyle w:val="CommentText"/>
      </w:pPr>
      <w:r>
        <w:rPr>
          <w:rStyle w:val="CommentReference"/>
        </w:rPr>
        <w:annotationRef/>
      </w:r>
      <w:r>
        <w:t>Can you clarify what boundaries the polygons are delineating? Are they city perimeters?</w:t>
      </w:r>
    </w:p>
  </w:comment>
  <w:comment w:id="43" w:author="Brousil, Matthew Robert" w:date="2020-12-04T15:54:00Z" w:initials="BMR">
    <w:p w14:paraId="6B7E5E63" w14:textId="0920ABF5" w:rsidR="00344529" w:rsidRDefault="00344529">
      <w:pPr>
        <w:pStyle w:val="CommentText"/>
      </w:pPr>
      <w:r>
        <w:rPr>
          <w:rStyle w:val="CommentReference"/>
        </w:rPr>
        <w:annotationRef/>
      </w:r>
      <w:r>
        <w:t>lol</w:t>
      </w:r>
    </w:p>
  </w:comment>
  <w:comment w:id="46" w:author="Brousil, Matthew Robert" w:date="2020-12-04T16:01:00Z" w:initials="BMR">
    <w:p w14:paraId="220DBDA6" w14:textId="2807BF1D" w:rsidR="007047C2" w:rsidRDefault="007047C2">
      <w:pPr>
        <w:pStyle w:val="CommentText"/>
      </w:pPr>
      <w:r>
        <w:rPr>
          <w:rStyle w:val="CommentReference"/>
        </w:rPr>
        <w:annotationRef/>
      </w:r>
      <w:r>
        <w:t xml:space="preserve">Just a thought – You might consider putting this section and the IDW section next to each other since they are </w:t>
      </w:r>
      <w:r w:rsidR="00CD76B9">
        <w:t>methods for digital steps of the process. Not a huge thing though, just might improve flow.</w:t>
      </w:r>
    </w:p>
  </w:comment>
  <w:comment w:id="49" w:author="Brousil, Matthew Robert" w:date="2020-12-04T16:11:00Z" w:initials="BMR">
    <w:p w14:paraId="7E02579D" w14:textId="4B31D0AE" w:rsidR="00BB21AF" w:rsidRDefault="00BB21AF">
      <w:pPr>
        <w:pStyle w:val="CommentText"/>
      </w:pPr>
      <w:r>
        <w:rPr>
          <w:rStyle w:val="CommentReference"/>
        </w:rPr>
        <w:annotationRef/>
      </w:r>
      <w:r>
        <w:t>Syntheses plural?</w:t>
      </w:r>
    </w:p>
  </w:comment>
  <w:comment w:id="50" w:author="Brousil, Matthew Robert" w:date="2020-12-04T16:12:00Z" w:initials="BMR">
    <w:p w14:paraId="4920425B" w14:textId="0D80DEE6" w:rsidR="00050E78" w:rsidRDefault="00050E78">
      <w:pPr>
        <w:pStyle w:val="CommentText"/>
      </w:pPr>
      <w:r>
        <w:rPr>
          <w:rStyle w:val="CommentReference"/>
        </w:rPr>
        <w:annotationRef/>
      </w:r>
      <w:r>
        <w:t>I’m a broken record with thi</w:t>
      </w:r>
      <w:r w:rsidR="00841A76">
        <w:t xml:space="preserve">s – have we checked whether there are citation requirements for the map </w:t>
      </w:r>
      <w:r w:rsidR="00841A76">
        <w:t>layers?</w:t>
      </w:r>
      <w:bookmarkStart w:id="51" w:name="_GoBack"/>
      <w:bookmarkEnd w:id="5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E95D62" w15:done="0"/>
  <w15:commentEx w15:paraId="1D798CDB" w15:done="0"/>
  <w15:commentEx w15:paraId="5DFC158D" w15:done="0"/>
  <w15:commentEx w15:paraId="3794AD30" w15:done="0"/>
  <w15:commentEx w15:paraId="31C3D861" w15:done="0"/>
  <w15:commentEx w15:paraId="28FBEE5E" w15:done="0"/>
  <w15:commentEx w15:paraId="2537CD76" w15:done="0"/>
  <w15:commentEx w15:paraId="78A26DB0" w15:done="0"/>
  <w15:commentEx w15:paraId="1E78D51B" w15:done="0"/>
  <w15:commentEx w15:paraId="497AABB8" w15:done="0"/>
  <w15:commentEx w15:paraId="5D295236" w15:done="0"/>
  <w15:commentEx w15:paraId="389FA116" w15:done="0"/>
  <w15:commentEx w15:paraId="4F066A77" w15:done="0"/>
  <w15:commentEx w15:paraId="412944A8" w15:done="0"/>
  <w15:commentEx w15:paraId="37167BBD" w15:done="0"/>
  <w15:commentEx w15:paraId="6B7E5E63" w15:done="0"/>
  <w15:commentEx w15:paraId="220DBDA6" w15:done="0"/>
  <w15:commentEx w15:paraId="7E02579D" w15:done="0"/>
  <w15:commentEx w15:paraId="492042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E95D62" w16cid:durableId="2374C63A"/>
  <w16cid:commentId w16cid:paraId="1D798CDB" w16cid:durableId="2374CA6B"/>
  <w16cid:commentId w16cid:paraId="5DFC158D" w16cid:durableId="2374CB2F"/>
  <w16cid:commentId w16cid:paraId="3794AD30" w16cid:durableId="2374CDE2"/>
  <w16cid:commentId w16cid:paraId="31C3D861" w16cid:durableId="2374CE9F"/>
  <w16cid:commentId w16cid:paraId="28FBEE5E" w16cid:durableId="2374D045"/>
  <w16cid:commentId w16cid:paraId="2537CD76" w16cid:durableId="2374D0B4"/>
  <w16cid:commentId w16cid:paraId="78A26DB0" w16cid:durableId="2374D1C0"/>
  <w16cid:commentId w16cid:paraId="1E78D51B" w16cid:durableId="2374D314"/>
  <w16cid:commentId w16cid:paraId="497AABB8" w16cid:durableId="2374D393"/>
  <w16cid:commentId w16cid:paraId="5D295236" w16cid:durableId="2374D44B"/>
  <w16cid:commentId w16cid:paraId="389FA116" w16cid:durableId="2374D48F"/>
  <w16cid:commentId w16cid:paraId="4F066A77" w16cid:durableId="2374D58B"/>
  <w16cid:commentId w16cid:paraId="412944A8" w16cid:durableId="2374D60F"/>
  <w16cid:commentId w16cid:paraId="37167BBD" w16cid:durableId="2374D730"/>
  <w16cid:commentId w16cid:paraId="6B7E5E63" w16cid:durableId="2374DA23"/>
  <w16cid:commentId w16cid:paraId="220DBDA6" w16cid:durableId="2374DBCB"/>
  <w16cid:commentId w16cid:paraId="7E02579D" w16cid:durableId="2374DE29"/>
  <w16cid:commentId w16cid:paraId="4920425B" w16cid:durableId="2374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01406" w14:textId="77777777" w:rsidR="0044264C" w:rsidRDefault="0044264C">
      <w:r>
        <w:separator/>
      </w:r>
    </w:p>
  </w:endnote>
  <w:endnote w:type="continuationSeparator" w:id="0">
    <w:p w14:paraId="2E78A95A" w14:textId="77777777" w:rsidR="0044264C" w:rsidRDefault="00442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4773E1" w:rsidRDefault="004773E1">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4773E1" w:rsidRDefault="004773E1">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4773E1" w:rsidRDefault="004773E1">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4773E1" w:rsidRDefault="004773E1">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E5C17" w14:textId="77777777" w:rsidR="0044264C" w:rsidRDefault="0044264C">
      <w:r>
        <w:separator/>
      </w:r>
    </w:p>
  </w:footnote>
  <w:footnote w:type="continuationSeparator" w:id="0">
    <w:p w14:paraId="63008350" w14:textId="77777777" w:rsidR="0044264C" w:rsidRDefault="004426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4773E1" w:rsidRDefault="004773E1">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7777777" w:rsidR="004773E1" w:rsidRDefault="004773E1">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4773E1" w:rsidRDefault="004773E1">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usil, Matthew Robert">
    <w15:presenceInfo w15:providerId="AD" w15:userId="S-1-5-21-861567501-115176313-682003330-4227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0C97"/>
    <w:rsid w:val="00012F81"/>
    <w:rsid w:val="00030A3E"/>
    <w:rsid w:val="00031A36"/>
    <w:rsid w:val="00045DBB"/>
    <w:rsid w:val="00047794"/>
    <w:rsid w:val="00050E78"/>
    <w:rsid w:val="000627CA"/>
    <w:rsid w:val="00087094"/>
    <w:rsid w:val="00097E8E"/>
    <w:rsid w:val="000C2A2A"/>
    <w:rsid w:val="000C3774"/>
    <w:rsid w:val="000D19C7"/>
    <w:rsid w:val="000D21EB"/>
    <w:rsid w:val="000D39B9"/>
    <w:rsid w:val="000D631A"/>
    <w:rsid w:val="000D7242"/>
    <w:rsid w:val="000E52B9"/>
    <w:rsid w:val="000F040B"/>
    <w:rsid w:val="000F33B3"/>
    <w:rsid w:val="000F6074"/>
    <w:rsid w:val="001165B8"/>
    <w:rsid w:val="00132A72"/>
    <w:rsid w:val="001415D2"/>
    <w:rsid w:val="0014344E"/>
    <w:rsid w:val="00164694"/>
    <w:rsid w:val="001769E5"/>
    <w:rsid w:val="0018248C"/>
    <w:rsid w:val="0018276D"/>
    <w:rsid w:val="00192EF6"/>
    <w:rsid w:val="00193C4A"/>
    <w:rsid w:val="001961CD"/>
    <w:rsid w:val="001A5C9F"/>
    <w:rsid w:val="001C7592"/>
    <w:rsid w:val="001F692E"/>
    <w:rsid w:val="00200589"/>
    <w:rsid w:val="002138B5"/>
    <w:rsid w:val="0021477A"/>
    <w:rsid w:val="00237496"/>
    <w:rsid w:val="0024358B"/>
    <w:rsid w:val="00247471"/>
    <w:rsid w:val="002862B7"/>
    <w:rsid w:val="002A508A"/>
    <w:rsid w:val="002A7FE9"/>
    <w:rsid w:val="002F0AC7"/>
    <w:rsid w:val="002F50F2"/>
    <w:rsid w:val="003063DA"/>
    <w:rsid w:val="00322753"/>
    <w:rsid w:val="00334E01"/>
    <w:rsid w:val="00342554"/>
    <w:rsid w:val="00344529"/>
    <w:rsid w:val="003472B0"/>
    <w:rsid w:val="00354123"/>
    <w:rsid w:val="003925D1"/>
    <w:rsid w:val="0039718C"/>
    <w:rsid w:val="003B3400"/>
    <w:rsid w:val="003C0921"/>
    <w:rsid w:val="003F3A49"/>
    <w:rsid w:val="00403A86"/>
    <w:rsid w:val="00426B88"/>
    <w:rsid w:val="00434D3F"/>
    <w:rsid w:val="0043798F"/>
    <w:rsid w:val="00440591"/>
    <w:rsid w:val="0044264C"/>
    <w:rsid w:val="004466B9"/>
    <w:rsid w:val="00453730"/>
    <w:rsid w:val="00456F3B"/>
    <w:rsid w:val="004665E2"/>
    <w:rsid w:val="004773E1"/>
    <w:rsid w:val="004808AA"/>
    <w:rsid w:val="00487E5A"/>
    <w:rsid w:val="004958F7"/>
    <w:rsid w:val="004B0121"/>
    <w:rsid w:val="004B1E7F"/>
    <w:rsid w:val="004B30F1"/>
    <w:rsid w:val="004B4E81"/>
    <w:rsid w:val="004C051D"/>
    <w:rsid w:val="004C7A09"/>
    <w:rsid w:val="004E3300"/>
    <w:rsid w:val="004F673E"/>
    <w:rsid w:val="00522920"/>
    <w:rsid w:val="00570225"/>
    <w:rsid w:val="0058183F"/>
    <w:rsid w:val="005842AF"/>
    <w:rsid w:val="005A6157"/>
    <w:rsid w:val="005B0DA3"/>
    <w:rsid w:val="005B6D06"/>
    <w:rsid w:val="005D18FC"/>
    <w:rsid w:val="005E09B1"/>
    <w:rsid w:val="005F4E71"/>
    <w:rsid w:val="00606362"/>
    <w:rsid w:val="00625B3E"/>
    <w:rsid w:val="006375C5"/>
    <w:rsid w:val="00641685"/>
    <w:rsid w:val="00641893"/>
    <w:rsid w:val="00647AF9"/>
    <w:rsid w:val="0066218C"/>
    <w:rsid w:val="0066503C"/>
    <w:rsid w:val="006708B1"/>
    <w:rsid w:val="006726CD"/>
    <w:rsid w:val="0067747D"/>
    <w:rsid w:val="00681CE9"/>
    <w:rsid w:val="006846A1"/>
    <w:rsid w:val="006A1C88"/>
    <w:rsid w:val="006B0CD5"/>
    <w:rsid w:val="006B2FFE"/>
    <w:rsid w:val="006B5814"/>
    <w:rsid w:val="006C58F7"/>
    <w:rsid w:val="006D3FA9"/>
    <w:rsid w:val="006F13A3"/>
    <w:rsid w:val="00703468"/>
    <w:rsid w:val="007047C2"/>
    <w:rsid w:val="007153E8"/>
    <w:rsid w:val="007202FB"/>
    <w:rsid w:val="00721DFB"/>
    <w:rsid w:val="00727242"/>
    <w:rsid w:val="00731556"/>
    <w:rsid w:val="007408C0"/>
    <w:rsid w:val="00764C4B"/>
    <w:rsid w:val="00767BC0"/>
    <w:rsid w:val="00770CF6"/>
    <w:rsid w:val="0077579F"/>
    <w:rsid w:val="007856D6"/>
    <w:rsid w:val="007B6309"/>
    <w:rsid w:val="008005F5"/>
    <w:rsid w:val="0080096C"/>
    <w:rsid w:val="0082688D"/>
    <w:rsid w:val="00831E69"/>
    <w:rsid w:val="00841A76"/>
    <w:rsid w:val="008473C4"/>
    <w:rsid w:val="00857957"/>
    <w:rsid w:val="008615DC"/>
    <w:rsid w:val="0086480D"/>
    <w:rsid w:val="00882F0F"/>
    <w:rsid w:val="008949B7"/>
    <w:rsid w:val="008A03F1"/>
    <w:rsid w:val="008C474C"/>
    <w:rsid w:val="008F1A58"/>
    <w:rsid w:val="008F7B2D"/>
    <w:rsid w:val="0090707B"/>
    <w:rsid w:val="00926DA7"/>
    <w:rsid w:val="009574CD"/>
    <w:rsid w:val="0096228F"/>
    <w:rsid w:val="00963000"/>
    <w:rsid w:val="00981DF3"/>
    <w:rsid w:val="00987274"/>
    <w:rsid w:val="009956E8"/>
    <w:rsid w:val="009A07E9"/>
    <w:rsid w:val="009A29EA"/>
    <w:rsid w:val="009B4412"/>
    <w:rsid w:val="009B4DF1"/>
    <w:rsid w:val="009C6B31"/>
    <w:rsid w:val="009D204F"/>
    <w:rsid w:val="009D6B0D"/>
    <w:rsid w:val="009F6610"/>
    <w:rsid w:val="00A04A22"/>
    <w:rsid w:val="00A40690"/>
    <w:rsid w:val="00A428AE"/>
    <w:rsid w:val="00A47BCF"/>
    <w:rsid w:val="00A822E1"/>
    <w:rsid w:val="00A8400F"/>
    <w:rsid w:val="00A8718B"/>
    <w:rsid w:val="00A918DC"/>
    <w:rsid w:val="00A93EB1"/>
    <w:rsid w:val="00A95239"/>
    <w:rsid w:val="00A95A14"/>
    <w:rsid w:val="00AB4A75"/>
    <w:rsid w:val="00AB72AA"/>
    <w:rsid w:val="00AC71C2"/>
    <w:rsid w:val="00AD5653"/>
    <w:rsid w:val="00AE45BA"/>
    <w:rsid w:val="00AF3CFA"/>
    <w:rsid w:val="00AF60F8"/>
    <w:rsid w:val="00AF6302"/>
    <w:rsid w:val="00B10381"/>
    <w:rsid w:val="00B1439B"/>
    <w:rsid w:val="00B22E05"/>
    <w:rsid w:val="00B63C08"/>
    <w:rsid w:val="00B853E5"/>
    <w:rsid w:val="00B8620B"/>
    <w:rsid w:val="00B94B6D"/>
    <w:rsid w:val="00BA2B15"/>
    <w:rsid w:val="00BB005D"/>
    <w:rsid w:val="00BB21AF"/>
    <w:rsid w:val="00BC3E51"/>
    <w:rsid w:val="00BC6A79"/>
    <w:rsid w:val="00BE2A6F"/>
    <w:rsid w:val="00BE6C57"/>
    <w:rsid w:val="00C03C83"/>
    <w:rsid w:val="00C21008"/>
    <w:rsid w:val="00C316F5"/>
    <w:rsid w:val="00C34B40"/>
    <w:rsid w:val="00C42C3E"/>
    <w:rsid w:val="00C5582D"/>
    <w:rsid w:val="00C900D5"/>
    <w:rsid w:val="00CA0691"/>
    <w:rsid w:val="00CB7741"/>
    <w:rsid w:val="00CD0CFE"/>
    <w:rsid w:val="00CD76B9"/>
    <w:rsid w:val="00CE7589"/>
    <w:rsid w:val="00CF1393"/>
    <w:rsid w:val="00D14AB9"/>
    <w:rsid w:val="00D219F9"/>
    <w:rsid w:val="00D273FE"/>
    <w:rsid w:val="00D42F9E"/>
    <w:rsid w:val="00D4646A"/>
    <w:rsid w:val="00D46E53"/>
    <w:rsid w:val="00D51DB1"/>
    <w:rsid w:val="00D6763D"/>
    <w:rsid w:val="00D87563"/>
    <w:rsid w:val="00DB41AE"/>
    <w:rsid w:val="00DC1D7C"/>
    <w:rsid w:val="00DC22BF"/>
    <w:rsid w:val="00DC792B"/>
    <w:rsid w:val="00DF136B"/>
    <w:rsid w:val="00DF5D3F"/>
    <w:rsid w:val="00E00078"/>
    <w:rsid w:val="00E11F1F"/>
    <w:rsid w:val="00E233D9"/>
    <w:rsid w:val="00E47643"/>
    <w:rsid w:val="00E73590"/>
    <w:rsid w:val="00E7676D"/>
    <w:rsid w:val="00E902AC"/>
    <w:rsid w:val="00EA5934"/>
    <w:rsid w:val="00EB2152"/>
    <w:rsid w:val="00EB500E"/>
    <w:rsid w:val="00EB7535"/>
    <w:rsid w:val="00EC2C8B"/>
    <w:rsid w:val="00ED3B19"/>
    <w:rsid w:val="00ED3C6A"/>
    <w:rsid w:val="00EE0669"/>
    <w:rsid w:val="00EE46A1"/>
    <w:rsid w:val="00F04096"/>
    <w:rsid w:val="00F119CD"/>
    <w:rsid w:val="00F15F8B"/>
    <w:rsid w:val="00F22039"/>
    <w:rsid w:val="00F347B7"/>
    <w:rsid w:val="00F3782F"/>
    <w:rsid w:val="00F5319C"/>
    <w:rsid w:val="00F534C0"/>
    <w:rsid w:val="00F84029"/>
    <w:rsid w:val="00F938EC"/>
    <w:rsid w:val="00FA675D"/>
    <w:rsid w:val="00FB2C2B"/>
    <w:rsid w:val="00FC2070"/>
    <w:rsid w:val="00FC5474"/>
    <w:rsid w:val="00FC6607"/>
    <w:rsid w:val="00FE0851"/>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3E8"/>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520899042">
      <w:bodyDiv w:val="1"/>
      <w:marLeft w:val="0"/>
      <w:marRight w:val="0"/>
      <w:marTop w:val="0"/>
      <w:marBottom w:val="0"/>
      <w:divBdr>
        <w:top w:val="none" w:sz="0" w:space="0" w:color="auto"/>
        <w:left w:val="none" w:sz="0" w:space="0" w:color="auto"/>
        <w:bottom w:val="none" w:sz="0" w:space="0" w:color="auto"/>
        <w:right w:val="none" w:sz="0" w:space="0" w:color="auto"/>
      </w:divBdr>
    </w:div>
    <w:div w:id="1697660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2B15A-60AA-46DA-856A-9A6DAFE31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34</Pages>
  <Words>27801</Words>
  <Characters>158466</Characters>
  <Application>Microsoft Office Word</Application>
  <DocSecurity>0</DocSecurity>
  <Lines>1320</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Brousil, Matthew Robert</cp:lastModifiedBy>
  <cp:revision>54</cp:revision>
  <cp:lastPrinted>2020-10-24T22:08:00Z</cp:lastPrinted>
  <dcterms:created xsi:type="dcterms:W3CDTF">2020-12-04T22:27:00Z</dcterms:created>
  <dcterms:modified xsi:type="dcterms:W3CDTF">2020-12-05T00:12:00Z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id="ssv1vFZM"/&gt;&lt;style id="http://www.zotero.org/styles/limnology-and-oceanography" hasBibliography="1" bibliographyStyleHasBeenSet="1"/&gt;&lt;prefs&gt;&lt;pref name="fieldType" value="Field"/&gt;&lt;/prefs&gt;&lt;/data&gt;</vt:lpwstr>
  </property>
</Properties>
</file>