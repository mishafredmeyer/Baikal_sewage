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41CFBE85" w14:textId="77777777" w:rsidR="00715D55" w:rsidRPr="0081508A" w:rsidRDefault="00D8535D">
      <w:pPr>
        <w:rPr>
          <w:rFonts w:ascii="Times New Roman" w:hAnsi="Times New Roman" w:cs="Times New Roman"/>
        </w:rPr>
      </w:pPr>
      <w:r w:rsidRPr="0081508A">
        <w:rPr>
          <w:rFonts w:ascii="Times New Roman" w:hAnsi="Times New Roman" w:cs="Times New Roman"/>
        </w:rPr>
        <w:t>Stephanie E. Hampton</w:t>
      </w:r>
      <w:r w:rsidRPr="0081508A">
        <w:rPr>
          <w:rFonts w:ascii="Times New Roman" w:hAnsi="Times New Roman" w:cs="Times New Roman"/>
          <w:vertAlign w:val="superscript"/>
        </w:rPr>
        <w:t>2</w:t>
      </w:r>
    </w:p>
    <w:p w14:paraId="59CCDB44" w14:textId="769C6A33" w:rsidR="00715D55" w:rsidRPr="0081508A" w:rsidRDefault="00D8535D">
      <w:pPr>
        <w:rPr>
          <w:rFonts w:ascii="Times New Roman" w:hAnsi="Times New Roman" w:cs="Times New Roman"/>
          <w:vertAlign w:val="superscript"/>
        </w:rPr>
      </w:pPr>
      <w:r w:rsidRPr="0081508A">
        <w:rPr>
          <w:rFonts w:ascii="Times New Roman" w:hAnsi="Times New Roman" w:cs="Times New Roman"/>
        </w:rPr>
        <w:t>Ted Ozersky</w:t>
      </w:r>
      <w:r w:rsidRPr="0081508A">
        <w:rPr>
          <w:rFonts w:ascii="Times New Roman" w:hAnsi="Times New Roman" w:cs="Times New Roman"/>
          <w:vertAlign w:val="superscript"/>
        </w:rPr>
        <w:t>3</w:t>
      </w:r>
    </w:p>
    <w:p w14:paraId="2304AF93"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Pr="0081508A">
        <w:rPr>
          <w:rFonts w:ascii="Times New Roman" w:hAnsi="Times New Roman" w:cs="Times New Roman"/>
          <w:vertAlign w:val="superscript"/>
        </w:rPr>
        <w:t>2</w:t>
      </w:r>
    </w:p>
    <w:p w14:paraId="05D05526"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Pr="0081508A">
        <w:rPr>
          <w:rFonts w:ascii="Times New Roman" w:hAnsi="Times New Roman" w:cs="Times New Roman"/>
          <w:vertAlign w:val="superscript"/>
        </w:rPr>
        <w:t>3</w:t>
      </w:r>
    </w:p>
    <w:p w14:paraId="245F55DE"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Pr="0081508A">
        <w:rPr>
          <w:rFonts w:ascii="Times New Roman" w:hAnsi="Times New Roman" w:cs="Times New Roman"/>
          <w:vertAlign w:val="superscript"/>
        </w:rPr>
        <w:t>4</w:t>
      </w:r>
    </w:p>
    <w:p w14:paraId="786DEEED"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C73ECA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Pr="0081508A">
        <w:rPr>
          <w:rFonts w:ascii="Times New Roman" w:hAnsi="Times New Roman" w:cs="Times New Roman"/>
          <w:vertAlign w:val="superscript"/>
        </w:rPr>
        <w:t>6</w:t>
      </w:r>
    </w:p>
    <w:p w14:paraId="764B0541" w14:textId="77777777"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Yulia</w:t>
      </w:r>
      <w:proofErr w:type="spellEnd"/>
      <w:r w:rsidRPr="0081508A">
        <w:rPr>
          <w:rFonts w:ascii="Times New Roman" w:hAnsi="Times New Roman" w:cs="Times New Roman"/>
        </w:rPr>
        <w:t xml:space="preserve"> M. Zaitseva</w:t>
      </w:r>
      <w:r w:rsidRPr="0081508A">
        <w:rPr>
          <w:rFonts w:ascii="Times New Roman" w:hAnsi="Times New Roman" w:cs="Times New Roman"/>
          <w:vertAlign w:val="superscript"/>
        </w:rPr>
        <w:t>7</w:t>
      </w:r>
    </w:p>
    <w:p w14:paraId="3715841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Pr="0081508A">
        <w:rPr>
          <w:rFonts w:ascii="Times New Roman" w:hAnsi="Times New Roman" w:cs="Times New Roman"/>
          <w:vertAlign w:val="superscript"/>
        </w:rPr>
        <w:t>6</w:t>
      </w:r>
    </w:p>
    <w:p w14:paraId="4F79AC17"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Pr="0081508A">
        <w:rPr>
          <w:rFonts w:ascii="Times New Roman" w:hAnsi="Times New Roman" w:cs="Times New Roman"/>
          <w:vertAlign w:val="superscript"/>
        </w:rPr>
        <w:t>7</w:t>
      </w:r>
    </w:p>
    <w:p w14:paraId="09CBD59C" w14:textId="62F319E3" w:rsidR="00715D55" w:rsidRPr="0081508A" w:rsidRDefault="00D8535D">
      <w:pPr>
        <w:rPr>
          <w:rFonts w:ascii="Times New Roman" w:hAnsi="Times New Roman" w:cs="Times New Roman"/>
          <w:vertAlign w:val="superscript"/>
        </w:rPr>
      </w:pPr>
      <w:r w:rsidRPr="0081508A">
        <w:rPr>
          <w:rFonts w:ascii="Times New Roman" w:hAnsi="Times New Roman" w:cs="Times New Roman"/>
        </w:rPr>
        <w:t xml:space="preserve">Aaron </w:t>
      </w:r>
      <w:ins w:id="0" w:author="Aaron Galloway" w:date="2020-09-17T15:38:00Z">
        <w:r w:rsidR="00EA3FE0">
          <w:rPr>
            <w:rFonts w:ascii="Times New Roman" w:hAnsi="Times New Roman" w:cs="Times New Roman"/>
          </w:rPr>
          <w:t xml:space="preserve">W. E. </w:t>
        </w:r>
      </w:ins>
      <w:r w:rsidRPr="0081508A">
        <w:rPr>
          <w:rFonts w:ascii="Times New Roman" w:hAnsi="Times New Roman" w:cs="Times New Roman"/>
        </w:rPr>
        <w:t>Galloway</w:t>
      </w:r>
      <w:r w:rsidRPr="0081508A">
        <w:rPr>
          <w:rFonts w:ascii="Times New Roman" w:hAnsi="Times New Roman" w:cs="Times New Roman"/>
          <w:vertAlign w:val="superscript"/>
        </w:rPr>
        <w:t>8</w:t>
      </w:r>
    </w:p>
    <w:p w14:paraId="6BCE80AF" w14:textId="77777777" w:rsidR="00715D55" w:rsidRPr="0081508A" w:rsidRDefault="00D8535D">
      <w:pPr>
        <w:rPr>
          <w:rFonts w:ascii="Times New Roman" w:hAnsi="Times New Roman" w:cs="Times New Roman"/>
        </w:rPr>
      </w:pPr>
      <w:r w:rsidRPr="0081508A">
        <w:rPr>
          <w:rFonts w:ascii="Times New Roman" w:hAnsi="Times New Roman" w:cs="Times New Roman"/>
        </w:rPr>
        <w:t>Julie Schram</w:t>
      </w:r>
      <w:r w:rsidRPr="0081508A">
        <w:rPr>
          <w:rFonts w:ascii="Times New Roman" w:hAnsi="Times New Roman" w:cs="Times New Roman"/>
          <w:vertAlign w:val="superscript"/>
        </w:rPr>
        <w:t>8</w:t>
      </w:r>
    </w:p>
    <w:p w14:paraId="6C2BB08F" w14:textId="258653FB" w:rsidR="00715D55" w:rsidRPr="0081508A" w:rsidRDefault="001F0393">
      <w:pPr>
        <w:rPr>
          <w:rFonts w:ascii="Times New Roman" w:hAnsi="Times New Roman" w:cs="Times New Roman"/>
          <w:sz w:val="24"/>
        </w:rPr>
      </w:pPr>
      <w:r w:rsidRPr="0081508A">
        <w:rPr>
          <w:rFonts w:ascii="Times New Roman" w:hAnsi="Times New Roman" w:cs="Times New Roman"/>
        </w:rPr>
        <w:t>Matthew R. Brousil</w:t>
      </w:r>
      <w:r w:rsidRPr="0081508A">
        <w:rPr>
          <w:rFonts w:ascii="Times New Roman" w:hAnsi="Times New Roman" w:cs="Times New Roman"/>
          <w:sz w:val="24"/>
          <w:vertAlign w:val="superscript"/>
        </w:rPr>
        <w:t>2</w:t>
      </w: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7988AB6A"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Center for Environmental Research, Education, and Outreach, Washington State University, </w:t>
      </w:r>
    </w:p>
    <w:p w14:paraId="0B24FAAC"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   Pullman, WA, USA</w:t>
      </w:r>
    </w:p>
    <w:p w14:paraId="24B1410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Large Lakes Observatory, University of Minnesota - Duluth, Duluth, MN, USA</w:t>
      </w:r>
    </w:p>
    <w:p w14:paraId="3F1840EC"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School of Natural Resources, University of Nebraska-Lincoln, Lincoln, NE, USA</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533829C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Biological Research Institute, Irkutsk State University, Irkutsk, Irkutsk Oblast, Russia</w:t>
      </w:r>
    </w:p>
    <w:p w14:paraId="2CA878A9"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Limnological Institute SB RAS, Irkutsk, Irkutsk Oblast, Russia</w:t>
      </w:r>
    </w:p>
    <w:p w14:paraId="5629C768"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Oregon Institute of Marine Biology, University of Oregon, Charleston, OR, USA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D92FC0C"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636DCDA6" w:rsidR="00715D55" w:rsidRDefault="00D8535D">
      <w:pPr>
        <w:rPr>
          <w:b/>
        </w:rPr>
      </w:pPr>
      <w:r>
        <w:rPr>
          <w:b/>
        </w:rPr>
        <w:lastRenderedPageBreak/>
        <w:t>Abstract (2</w:t>
      </w:r>
      <w:r w:rsidR="00150A0F">
        <w:rPr>
          <w:b/>
        </w:rPr>
        <w:t>50</w:t>
      </w:r>
      <w:r>
        <w:rPr>
          <w:b/>
        </w:rPr>
        <w:t>/250 words)</w:t>
      </w:r>
    </w:p>
    <w:p w14:paraId="6365BCF6" w14:textId="77777777" w:rsidR="00715D55" w:rsidRDefault="00715D55"/>
    <w:p w14:paraId="510F10FE" w14:textId="47763E31" w:rsidR="00715D55" w:rsidRDefault="00D8535D">
      <w:r>
        <w:rPr>
          <w:rFonts w:ascii="Times New Roman" w:eastAsia="Times New Roman" w:hAnsi="Times New Roman" w:cs="Times New Roman"/>
          <w:sz w:val="24"/>
          <w:szCs w:val="24"/>
          <w:highlight w:val="white"/>
        </w:rPr>
        <w:t xml:space="preserve">Sewage </w:t>
      </w:r>
      <w:r w:rsidR="00205365">
        <w:rPr>
          <w:rFonts w:ascii="Times New Roman" w:eastAsia="Times New Roman" w:hAnsi="Times New Roman" w:cs="Times New Roman"/>
          <w:sz w:val="24"/>
          <w:szCs w:val="24"/>
          <w:highlight w:val="white"/>
        </w:rPr>
        <w:t xml:space="preserve">released from lakeside development </w:t>
      </w:r>
      <w:r w:rsidR="00B23DAC">
        <w:rPr>
          <w:rFonts w:ascii="Times New Roman" w:eastAsia="Times New Roman" w:hAnsi="Times New Roman" w:cs="Times New Roman"/>
          <w:sz w:val="24"/>
          <w:szCs w:val="24"/>
          <w:highlight w:val="white"/>
        </w:rPr>
        <w:t>can</w:t>
      </w:r>
      <w:r w:rsidR="005F7195">
        <w:rPr>
          <w:rFonts w:ascii="Times New Roman" w:eastAsia="Times New Roman" w:hAnsi="Times New Roman" w:cs="Times New Roman"/>
          <w:sz w:val="24"/>
          <w:szCs w:val="24"/>
          <w:highlight w:val="white"/>
        </w:rPr>
        <w:t xml:space="preserve"> </w:t>
      </w:r>
      <w:r w:rsidR="003F5190">
        <w:rPr>
          <w:rFonts w:ascii="Times New Roman" w:eastAsia="Times New Roman" w:hAnsi="Times New Roman" w:cs="Times New Roman"/>
          <w:sz w:val="24"/>
          <w:szCs w:val="24"/>
          <w:highlight w:val="white"/>
        </w:rPr>
        <w:t>reshap</w:t>
      </w:r>
      <w:r w:rsidR="00B23DAC">
        <w:rPr>
          <w:rFonts w:ascii="Times New Roman" w:eastAsia="Times New Roman" w:hAnsi="Times New Roman" w:cs="Times New Roman"/>
          <w:sz w:val="24"/>
          <w:szCs w:val="24"/>
          <w:highlight w:val="white"/>
        </w:rPr>
        <w:t>e</w:t>
      </w:r>
      <w:r w:rsidR="003F5190">
        <w:rPr>
          <w:rFonts w:ascii="Times New Roman" w:eastAsia="Times New Roman" w:hAnsi="Times New Roman" w:cs="Times New Roman"/>
          <w:sz w:val="24"/>
          <w:szCs w:val="24"/>
          <w:highlight w:val="white"/>
        </w:rPr>
        <w:t xml:space="preserve"> ecological communities</w:t>
      </w:r>
      <w:r w:rsidR="00174557">
        <w:rPr>
          <w:rFonts w:ascii="Times New Roman" w:eastAsia="Times New Roman" w:hAnsi="Times New Roman" w:cs="Times New Roman"/>
          <w:sz w:val="24"/>
          <w:szCs w:val="24"/>
          <w:highlight w:val="white"/>
        </w:rPr>
        <w:t>.</w:t>
      </w:r>
      <w:r w:rsidR="007D6DDA">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In particular, n</w:t>
      </w:r>
      <w:r w:rsidR="005F7195">
        <w:rPr>
          <w:rFonts w:ascii="Times New Roman" w:eastAsia="Times New Roman" w:hAnsi="Times New Roman" w:cs="Times New Roman"/>
          <w:sz w:val="24"/>
          <w:szCs w:val="24"/>
          <w:highlight w:val="white"/>
        </w:rPr>
        <w:t xml:space="preserve">earshore periphyton can </w:t>
      </w:r>
      <w:r w:rsidR="00205365">
        <w:rPr>
          <w:rFonts w:ascii="Times New Roman" w:eastAsia="Times New Roman" w:hAnsi="Times New Roman" w:cs="Times New Roman"/>
          <w:sz w:val="24"/>
          <w:szCs w:val="24"/>
          <w:highlight w:val="white"/>
        </w:rPr>
        <w:t xml:space="preserve">rapidly assimilate </w:t>
      </w:r>
      <w:r w:rsidR="005F7195">
        <w:rPr>
          <w:rFonts w:ascii="Times New Roman" w:eastAsia="Times New Roman" w:hAnsi="Times New Roman" w:cs="Times New Roman"/>
          <w:sz w:val="24"/>
          <w:szCs w:val="24"/>
          <w:highlight w:val="white"/>
        </w:rPr>
        <w:t xml:space="preserve">sewage-associated nutrients </w:t>
      </w:r>
      <w:r w:rsidR="00174557">
        <w:rPr>
          <w:rFonts w:ascii="Times New Roman" w:eastAsia="Times New Roman" w:hAnsi="Times New Roman" w:cs="Times New Roman"/>
          <w:sz w:val="24"/>
          <w:szCs w:val="24"/>
          <w:highlight w:val="white"/>
        </w:rPr>
        <w:t xml:space="preserve">and </w:t>
      </w:r>
      <w:r w:rsidR="00BE62F9">
        <w:rPr>
          <w:rFonts w:ascii="Times New Roman" w:eastAsia="Times New Roman" w:hAnsi="Times New Roman" w:cs="Times New Roman"/>
          <w:sz w:val="24"/>
          <w:szCs w:val="24"/>
          <w:highlight w:val="white"/>
        </w:rPr>
        <w:t>increase in</w:t>
      </w:r>
      <w:r w:rsidR="005F7195">
        <w:rPr>
          <w:rFonts w:ascii="Times New Roman" w:eastAsia="Times New Roman" w:hAnsi="Times New Roman" w:cs="Times New Roman"/>
          <w:sz w:val="24"/>
          <w:szCs w:val="24"/>
          <w:highlight w:val="white"/>
        </w:rPr>
        <w:t xml:space="preserve"> filamentous alga</w:t>
      </w:r>
      <w:r w:rsidR="002C575D">
        <w:rPr>
          <w:rFonts w:ascii="Times New Roman" w:eastAsia="Times New Roman" w:hAnsi="Times New Roman" w:cs="Times New Roman"/>
          <w:sz w:val="24"/>
          <w:szCs w:val="24"/>
          <w:highlight w:val="white"/>
        </w:rPr>
        <w:t>l abundance</w:t>
      </w:r>
      <w:r w:rsidR="005F7195">
        <w:rPr>
          <w:rFonts w:ascii="Times New Roman" w:eastAsia="Times New Roman" w:hAnsi="Times New Roman" w:cs="Times New Roman"/>
          <w:sz w:val="24"/>
          <w:szCs w:val="24"/>
          <w:highlight w:val="white"/>
        </w:rPr>
        <w:t xml:space="preserve">, thus altering </w:t>
      </w:r>
      <w:r w:rsidR="00B23DAC">
        <w:rPr>
          <w:rFonts w:ascii="Times New Roman" w:eastAsia="Times New Roman" w:hAnsi="Times New Roman" w:cs="Times New Roman"/>
          <w:sz w:val="24"/>
          <w:szCs w:val="24"/>
          <w:highlight w:val="white"/>
        </w:rPr>
        <w:t>both</w:t>
      </w:r>
      <w:r w:rsidR="005F7195">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food </w:t>
      </w:r>
      <w:r w:rsidR="005F7195">
        <w:rPr>
          <w:rFonts w:ascii="Times New Roman" w:eastAsia="Times New Roman" w:hAnsi="Times New Roman" w:cs="Times New Roman"/>
          <w:sz w:val="24"/>
          <w:szCs w:val="24"/>
          <w:highlight w:val="white"/>
        </w:rPr>
        <w:t xml:space="preserve">abundance </w:t>
      </w:r>
      <w:r w:rsidR="00B23DAC">
        <w:rPr>
          <w:rFonts w:ascii="Times New Roman" w:eastAsia="Times New Roman" w:hAnsi="Times New Roman" w:cs="Times New Roman"/>
          <w:sz w:val="24"/>
          <w:szCs w:val="24"/>
          <w:highlight w:val="white"/>
        </w:rPr>
        <w:t>and</w:t>
      </w:r>
      <w:r w:rsidR="00174557">
        <w:rPr>
          <w:rFonts w:ascii="Times New Roman" w:eastAsia="Times New Roman" w:hAnsi="Times New Roman" w:cs="Times New Roman"/>
          <w:sz w:val="24"/>
          <w:szCs w:val="24"/>
          <w:highlight w:val="white"/>
        </w:rPr>
        <w:t xml:space="preserve"> </w:t>
      </w:r>
      <w:r w:rsidR="00360477">
        <w:rPr>
          <w:rFonts w:ascii="Times New Roman" w:eastAsia="Times New Roman" w:hAnsi="Times New Roman" w:cs="Times New Roman"/>
          <w:sz w:val="24"/>
          <w:szCs w:val="24"/>
          <w:highlight w:val="white"/>
        </w:rPr>
        <w:t>quality</w:t>
      </w:r>
      <w:r w:rsidR="005F7195">
        <w:rPr>
          <w:rFonts w:ascii="Times New Roman" w:eastAsia="Times New Roman" w:hAnsi="Times New Roman" w:cs="Times New Roman"/>
          <w:sz w:val="24"/>
          <w:szCs w:val="24"/>
          <w:highlight w:val="white"/>
        </w:rPr>
        <w:t xml:space="preserve"> </w:t>
      </w:r>
      <w:r w:rsidR="001F1186">
        <w:rPr>
          <w:rFonts w:ascii="Times New Roman" w:eastAsia="Times New Roman" w:hAnsi="Times New Roman" w:cs="Times New Roman"/>
          <w:sz w:val="24"/>
          <w:szCs w:val="24"/>
          <w:highlight w:val="white"/>
        </w:rPr>
        <w:t>for</w:t>
      </w:r>
      <w:r w:rsidR="005F7195">
        <w:rPr>
          <w:rFonts w:ascii="Times New Roman" w:eastAsia="Times New Roman" w:hAnsi="Times New Roman" w:cs="Times New Roman"/>
          <w:sz w:val="24"/>
          <w:szCs w:val="24"/>
          <w:highlight w:val="white"/>
        </w:rPr>
        <w:t xml:space="preserve"> grazers. </w:t>
      </w:r>
      <w:r w:rsidR="002C575D">
        <w:rPr>
          <w:rFonts w:ascii="Times New Roman" w:eastAsia="Times New Roman" w:hAnsi="Times New Roman" w:cs="Times New Roman"/>
          <w:sz w:val="24"/>
          <w:szCs w:val="24"/>
          <w:highlight w:val="white"/>
        </w:rPr>
        <w:t>In Lake Baikal, a voluminous, ultra-oligotrophic, remote lake in Siberia, f</w:t>
      </w:r>
      <w:r w:rsidR="009F6FAD">
        <w:rPr>
          <w:rFonts w:ascii="Times New Roman" w:eastAsia="Times New Roman" w:hAnsi="Times New Roman" w:cs="Times New Roman"/>
          <w:sz w:val="24"/>
          <w:szCs w:val="24"/>
          <w:highlight w:val="white"/>
        </w:rPr>
        <w:t>ilamentous algal abundance has increased near lakeside developments</w:t>
      </w:r>
      <w:r w:rsidR="002C575D">
        <w:rPr>
          <w:rFonts w:ascii="Times New Roman" w:eastAsia="Times New Roman" w:hAnsi="Times New Roman" w:cs="Times New Roman"/>
          <w:sz w:val="24"/>
          <w:szCs w:val="24"/>
          <w:highlight w:val="white"/>
        </w:rPr>
        <w:t>, and</w:t>
      </w:r>
      <w:r w:rsidR="00F36FA7">
        <w:rPr>
          <w:rFonts w:ascii="Times New Roman" w:eastAsia="Times New Roman" w:hAnsi="Times New Roman" w:cs="Times New Roman"/>
          <w:sz w:val="24"/>
          <w:szCs w:val="24"/>
          <w:highlight w:val="white"/>
        </w:rPr>
        <w:t xml:space="preserve"> </w:t>
      </w:r>
      <w:r w:rsidR="00B23DAC">
        <w:rPr>
          <w:rFonts w:ascii="Times New Roman" w:eastAsia="Times New Roman" w:hAnsi="Times New Roman" w:cs="Times New Roman"/>
          <w:sz w:val="24"/>
          <w:szCs w:val="24"/>
          <w:highlight w:val="white"/>
        </w:rPr>
        <w:t xml:space="preserve">localized </w:t>
      </w:r>
      <w:r w:rsidR="00F36FA7">
        <w:rPr>
          <w:rFonts w:ascii="Times New Roman" w:eastAsia="Times New Roman" w:hAnsi="Times New Roman" w:cs="Times New Roman"/>
          <w:sz w:val="24"/>
          <w:szCs w:val="24"/>
          <w:highlight w:val="white"/>
        </w:rPr>
        <w:t xml:space="preserve">sewage </w:t>
      </w:r>
      <w:r w:rsidR="009F6FAD">
        <w:rPr>
          <w:rFonts w:ascii="Times New Roman" w:eastAsia="Times New Roman" w:hAnsi="Times New Roman" w:cs="Times New Roman"/>
          <w:sz w:val="24"/>
          <w:szCs w:val="24"/>
          <w:highlight w:val="white"/>
        </w:rPr>
        <w:t xml:space="preserve">is </w:t>
      </w:r>
      <w:r w:rsidR="002C575D">
        <w:rPr>
          <w:rFonts w:ascii="Times New Roman" w:eastAsia="Times New Roman" w:hAnsi="Times New Roman" w:cs="Times New Roman"/>
          <w:sz w:val="24"/>
          <w:szCs w:val="24"/>
          <w:highlight w:val="white"/>
        </w:rPr>
        <w:t xml:space="preserve">the </w:t>
      </w:r>
      <w:r w:rsidR="00F36FA7">
        <w:rPr>
          <w:rFonts w:ascii="Times New Roman" w:eastAsia="Times New Roman" w:hAnsi="Times New Roman" w:cs="Times New Roman"/>
          <w:sz w:val="24"/>
          <w:szCs w:val="24"/>
          <w:highlight w:val="white"/>
        </w:rPr>
        <w:t>suspected cause</w:t>
      </w:r>
      <w:r w:rsidR="00150A0F">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These shifts are</w:t>
      </w:r>
      <w:r w:rsidR="00F36FA7">
        <w:rPr>
          <w:rFonts w:ascii="Times New Roman" w:eastAsia="Times New Roman" w:hAnsi="Times New Roman" w:cs="Times New Roman"/>
          <w:sz w:val="24"/>
          <w:szCs w:val="24"/>
          <w:highlight w:val="white"/>
        </w:rPr>
        <w:t xml:space="preserve"> of particular interest in Lake Baikal, where </w:t>
      </w:r>
      <w:r w:rsidR="00C00E9F">
        <w:rPr>
          <w:rFonts w:ascii="Times New Roman" w:eastAsia="Times New Roman" w:hAnsi="Times New Roman" w:cs="Times New Roman"/>
          <w:sz w:val="24"/>
          <w:szCs w:val="24"/>
          <w:highlight w:val="white"/>
        </w:rPr>
        <w:t xml:space="preserve">endemic </w:t>
      </w:r>
      <w:r w:rsidR="00B23DAC">
        <w:rPr>
          <w:rFonts w:ascii="Times New Roman" w:eastAsia="Times New Roman" w:hAnsi="Times New Roman" w:cs="Times New Roman"/>
          <w:sz w:val="24"/>
          <w:szCs w:val="24"/>
          <w:highlight w:val="white"/>
        </w:rPr>
        <w:t xml:space="preserve">littoral </w:t>
      </w:r>
      <w:r w:rsidR="00C00E9F">
        <w:rPr>
          <w:rFonts w:ascii="Times New Roman" w:eastAsia="Times New Roman" w:hAnsi="Times New Roman" w:cs="Times New Roman"/>
          <w:sz w:val="24"/>
          <w:szCs w:val="24"/>
          <w:highlight w:val="white"/>
        </w:rPr>
        <w:t xml:space="preserve">biodiversity is high, lakeside </w:t>
      </w:r>
      <w:r w:rsidR="007A1552">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small</w:t>
      </w:r>
      <w:r w:rsidR="00C00E9F">
        <w:rPr>
          <w:rFonts w:ascii="Times New Roman" w:eastAsia="Times New Roman" w:hAnsi="Times New Roman" w:cs="Times New Roman"/>
          <w:sz w:val="24"/>
          <w:szCs w:val="24"/>
          <w:highlight w:val="white"/>
        </w:rPr>
        <w:t xml:space="preserve"> </w:t>
      </w:r>
      <w:r w:rsidR="00C00E9F" w:rsidRPr="000A6208">
        <w:rPr>
          <w:rFonts w:ascii="Times New Roman" w:eastAsia="Times New Roman" w:hAnsi="Times New Roman" w:cs="Times New Roman"/>
          <w:sz w:val="24"/>
          <w:szCs w:val="24"/>
        </w:rPr>
        <w:t>(</w:t>
      </w:r>
      <w:r w:rsidR="00F96156" w:rsidRPr="000A6208">
        <w:rPr>
          <w:rFonts w:ascii="Times New Roman" w:eastAsia="Times New Roman" w:hAnsi="Times New Roman" w:cs="Times New Roman"/>
          <w:sz w:val="24"/>
          <w:szCs w:val="24"/>
        </w:rPr>
        <w:t xml:space="preserve">80 - </w:t>
      </w:r>
      <w:r w:rsidR="00F96156" w:rsidRPr="00B23DAC">
        <w:rPr>
          <w:rFonts w:ascii="Times New Roman" w:eastAsia="Times New Roman" w:hAnsi="Times New Roman" w:cs="Times New Roman"/>
          <w:sz w:val="24"/>
          <w:szCs w:val="24"/>
        </w:rPr>
        <w:t>1</w:t>
      </w:r>
      <w:r w:rsidR="00F96156">
        <w:rPr>
          <w:rFonts w:ascii="Times New Roman" w:eastAsia="Times New Roman" w:hAnsi="Times New Roman" w:cs="Times New Roman"/>
          <w:sz w:val="24"/>
          <w:szCs w:val="24"/>
        </w:rPr>
        <w:t xml:space="preserve">,963 </w:t>
      </w:r>
      <w:r w:rsidR="00C00E9F">
        <w:rPr>
          <w:rFonts w:ascii="Times New Roman" w:eastAsia="Times New Roman" w:hAnsi="Times New Roman" w:cs="Times New Roman"/>
          <w:sz w:val="24"/>
          <w:szCs w:val="24"/>
          <w:highlight w:val="white"/>
        </w:rPr>
        <w:t>residents)</w:t>
      </w:r>
      <w:r w:rsidR="00F36FA7">
        <w:rPr>
          <w:rFonts w:ascii="Times New Roman" w:eastAsia="Times New Roman" w:hAnsi="Times New Roman" w:cs="Times New Roman"/>
          <w:sz w:val="24"/>
          <w:szCs w:val="24"/>
          <w:highlight w:val="white"/>
        </w:rPr>
        <w:t xml:space="preserve">, </w:t>
      </w:r>
      <w:r w:rsidR="002C575D">
        <w:rPr>
          <w:rFonts w:ascii="Times New Roman" w:eastAsia="Times New Roman" w:hAnsi="Times New Roman" w:cs="Times New Roman"/>
          <w:sz w:val="24"/>
          <w:szCs w:val="24"/>
          <w:highlight w:val="white"/>
        </w:rPr>
        <w:t xml:space="preserve">tourism is </w:t>
      </w:r>
      <w:r w:rsidR="00080393">
        <w:rPr>
          <w:rFonts w:ascii="Times New Roman" w:eastAsia="Times New Roman" w:hAnsi="Times New Roman" w:cs="Times New Roman"/>
          <w:sz w:val="24"/>
          <w:szCs w:val="24"/>
          <w:highlight w:val="white"/>
        </w:rPr>
        <w:t>high</w:t>
      </w:r>
      <w:r w:rsidR="002C575D">
        <w:rPr>
          <w:rFonts w:ascii="Times New Roman" w:eastAsia="Times New Roman" w:hAnsi="Times New Roman" w:cs="Times New Roman"/>
          <w:sz w:val="24"/>
          <w:szCs w:val="24"/>
          <w:highlight w:val="white"/>
        </w:rPr>
        <w:t xml:space="preserve"> (~1.2 million </w:t>
      </w:r>
      <w:r w:rsidR="00BC3BE8">
        <w:rPr>
          <w:rFonts w:ascii="Times New Roman" w:eastAsia="Times New Roman" w:hAnsi="Times New Roman" w:cs="Times New Roman"/>
          <w:sz w:val="24"/>
          <w:szCs w:val="24"/>
          <w:highlight w:val="white"/>
        </w:rPr>
        <w:t xml:space="preserve">visitors </w:t>
      </w:r>
      <w:r w:rsidR="002C575D">
        <w:rPr>
          <w:rFonts w:ascii="Times New Roman" w:eastAsia="Times New Roman" w:hAnsi="Times New Roman" w:cs="Times New Roman"/>
          <w:sz w:val="24"/>
          <w:szCs w:val="24"/>
          <w:highlight w:val="white"/>
        </w:rPr>
        <w:t xml:space="preserve">annually), </w:t>
      </w:r>
      <w:r w:rsidR="00F36FA7">
        <w:rPr>
          <w:rFonts w:ascii="Times New Roman" w:eastAsia="Times New Roman" w:hAnsi="Times New Roman" w:cs="Times New Roman"/>
          <w:sz w:val="24"/>
          <w:szCs w:val="24"/>
          <w:highlight w:val="white"/>
        </w:rPr>
        <w:t xml:space="preserve">and </w:t>
      </w:r>
      <w:r w:rsidR="00B23DAC">
        <w:rPr>
          <w:rFonts w:ascii="Times New Roman" w:eastAsia="Times New Roman" w:hAnsi="Times New Roman" w:cs="Times New Roman"/>
          <w:sz w:val="24"/>
          <w:szCs w:val="24"/>
          <w:highlight w:val="white"/>
        </w:rPr>
        <w:t>settlements</w:t>
      </w:r>
      <w:r w:rsidR="00F36FA7">
        <w:rPr>
          <w:rFonts w:ascii="Times New Roman" w:eastAsia="Times New Roman" w:hAnsi="Times New Roman" w:cs="Times New Roman"/>
          <w:sz w:val="24"/>
          <w:szCs w:val="24"/>
          <w:highlight w:val="white"/>
        </w:rPr>
        <w:t xml:space="preserve"> are separated by large tracts of</w:t>
      </w:r>
      <w:r w:rsidR="00C00E9F">
        <w:rPr>
          <w:rFonts w:ascii="Times New Roman" w:eastAsia="Times New Roman" w:hAnsi="Times New Roman" w:cs="Times New Roman"/>
          <w:sz w:val="24"/>
          <w:szCs w:val="24"/>
          <w:highlight w:val="white"/>
        </w:rPr>
        <w:t xml:space="preserve"> undisturbed</w:t>
      </w:r>
      <w:r w:rsidR="00F36FA7">
        <w:rPr>
          <w:rFonts w:ascii="Times New Roman" w:eastAsia="Times New Roman" w:hAnsi="Times New Roman" w:cs="Times New Roman"/>
          <w:sz w:val="24"/>
          <w:szCs w:val="24"/>
          <w:highlight w:val="white"/>
        </w:rPr>
        <w:t xml:space="preserve"> shoreline, </w:t>
      </w:r>
      <w:r w:rsidR="002C575D">
        <w:rPr>
          <w:rFonts w:ascii="Times New Roman" w:eastAsia="Times New Roman" w:hAnsi="Times New Roman" w:cs="Times New Roman"/>
          <w:sz w:val="24"/>
          <w:szCs w:val="24"/>
          <w:highlight w:val="white"/>
        </w:rPr>
        <w:t>enabling investigation of</w:t>
      </w:r>
      <w:r w:rsidR="00F36FA7">
        <w:rPr>
          <w:rFonts w:ascii="Times New Roman" w:eastAsia="Times New Roman" w:hAnsi="Times New Roman" w:cs="Times New Roman"/>
          <w:sz w:val="24"/>
          <w:szCs w:val="24"/>
          <w:highlight w:val="white"/>
        </w:rPr>
        <w:t xml:space="preserve"> heterogeneity and gradients </w:t>
      </w:r>
      <w:r w:rsidR="00C00E9F">
        <w:rPr>
          <w:rFonts w:ascii="Times New Roman" w:eastAsia="Times New Roman" w:hAnsi="Times New Roman" w:cs="Times New Roman"/>
          <w:sz w:val="24"/>
          <w:szCs w:val="24"/>
          <w:highlight w:val="white"/>
        </w:rPr>
        <w:t>of disturbance</w:t>
      </w:r>
      <w:r w:rsidR="00F36FA7">
        <w:rPr>
          <w:rFonts w:ascii="Times New Roman" w:eastAsia="Times New Roman" w:hAnsi="Times New Roman" w:cs="Times New Roman"/>
          <w:sz w:val="24"/>
          <w:szCs w:val="24"/>
          <w:highlight w:val="white"/>
        </w:rPr>
        <w:t>. W</w:t>
      </w:r>
      <w:r>
        <w:rPr>
          <w:rFonts w:ascii="Times New Roman" w:eastAsia="Times New Roman" w:hAnsi="Times New Roman" w:cs="Times New Roman"/>
          <w:sz w:val="24"/>
          <w:szCs w:val="24"/>
          <w:highlight w:val="white"/>
        </w:rPr>
        <w:t xml:space="preserve">e surveyed </w:t>
      </w:r>
      <w:r w:rsidR="00F36FA7">
        <w:rPr>
          <w:rFonts w:ascii="Times New Roman" w:eastAsia="Times New Roman" w:hAnsi="Times New Roman" w:cs="Times New Roman"/>
          <w:sz w:val="24"/>
          <w:szCs w:val="24"/>
          <w:highlight w:val="white"/>
        </w:rPr>
        <w:t xml:space="preserve">sites along </w:t>
      </w:r>
      <w:r>
        <w:rPr>
          <w:rFonts w:ascii="Times New Roman" w:eastAsia="Times New Roman" w:hAnsi="Times New Roman" w:cs="Times New Roman"/>
          <w:sz w:val="24"/>
          <w:szCs w:val="24"/>
          <w:highlight w:val="white"/>
        </w:rPr>
        <w:t>40</w:t>
      </w:r>
      <w:r w:rsidR="00AB40EC">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km of </w:t>
      </w:r>
      <w:r w:rsidR="00AB40EC">
        <w:rPr>
          <w:rFonts w:ascii="Times New Roman" w:eastAsia="Times New Roman" w:hAnsi="Times New Roman" w:cs="Times New Roman"/>
          <w:sz w:val="24"/>
          <w:szCs w:val="24"/>
          <w:highlight w:val="white"/>
        </w:rPr>
        <w:t xml:space="preserve">Baikal’s </w:t>
      </w:r>
      <w:r>
        <w:rPr>
          <w:rFonts w:ascii="Times New Roman" w:eastAsia="Times New Roman" w:hAnsi="Times New Roman" w:cs="Times New Roman"/>
          <w:sz w:val="24"/>
          <w:szCs w:val="24"/>
          <w:highlight w:val="white"/>
        </w:rPr>
        <w:t xml:space="preserve">southwestern shore for </w:t>
      </w:r>
      <w:r w:rsidR="00F36FA7">
        <w:rPr>
          <w:rFonts w:ascii="Times New Roman" w:eastAsia="Times New Roman" w:hAnsi="Times New Roman" w:cs="Times New Roman"/>
          <w:sz w:val="24"/>
          <w:szCs w:val="24"/>
          <w:highlight w:val="white"/>
        </w:rPr>
        <w:t xml:space="preserve">robust </w:t>
      </w:r>
      <w:r>
        <w:rPr>
          <w:rFonts w:ascii="Times New Roman" w:eastAsia="Times New Roman" w:hAnsi="Times New Roman" w:cs="Times New Roman"/>
          <w:sz w:val="24"/>
          <w:szCs w:val="24"/>
          <w:highlight w:val="white"/>
        </w:rPr>
        <w:t>sewage indicators</w:t>
      </w:r>
      <w:r w:rsidR="00C00E9F">
        <w:rPr>
          <w:rFonts w:ascii="Times New Roman" w:eastAsia="Times New Roman" w:hAnsi="Times New Roman" w:cs="Times New Roman"/>
          <w:sz w:val="24"/>
          <w:szCs w:val="24"/>
          <w:highlight w:val="white"/>
        </w:rPr>
        <w:t xml:space="preserve"> – </w:t>
      </w:r>
      <w:r>
        <w:rPr>
          <w:rFonts w:ascii="Times New Roman" w:eastAsia="Times New Roman" w:hAnsi="Times New Roman" w:cs="Times New Roman"/>
          <w:sz w:val="24"/>
          <w:szCs w:val="24"/>
          <w:highlight w:val="white"/>
        </w:rPr>
        <w:t>pharmaceuticals and personal care products (PPCPs) and microplastics</w:t>
      </w:r>
      <w:r w:rsidR="00C00E9F">
        <w:rPr>
          <w:rFonts w:ascii="Times New Roman" w:eastAsia="Times New Roman" w:hAnsi="Times New Roman" w:cs="Times New Roman"/>
          <w:sz w:val="24"/>
          <w:szCs w:val="24"/>
          <w:highlight w:val="white"/>
        </w:rPr>
        <w:t xml:space="preserve"> – </w:t>
      </w:r>
      <w:r w:rsidR="000D00B7">
        <w:rPr>
          <w:rFonts w:ascii="Times New Roman" w:eastAsia="Times New Roman" w:hAnsi="Times New Roman" w:cs="Times New Roman"/>
          <w:sz w:val="24"/>
          <w:szCs w:val="24"/>
          <w:highlight w:val="white"/>
        </w:rPr>
        <w:t>as well as</w:t>
      </w:r>
      <w:r w:rsidR="00150A0F">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periphyton and macroinvertebrate abundance </w:t>
      </w:r>
      <w:r w:rsidR="00150A0F">
        <w:rPr>
          <w:rFonts w:ascii="Times New Roman" w:eastAsia="Times New Roman" w:hAnsi="Times New Roman" w:cs="Times New Roman"/>
          <w:sz w:val="24"/>
          <w:szCs w:val="24"/>
          <w:highlight w:val="white"/>
        </w:rPr>
        <w:t>and</w:t>
      </w:r>
      <w:r w:rsidR="00106752">
        <w:rPr>
          <w:rFonts w:ascii="Times New Roman" w:eastAsia="Times New Roman" w:hAnsi="Times New Roman" w:cs="Times New Roman"/>
          <w:sz w:val="24"/>
          <w:szCs w:val="24"/>
          <w:highlight w:val="white"/>
        </w:rPr>
        <w:t xml:space="preserve"> </w:t>
      </w:r>
      <w:r w:rsidR="007A1552">
        <w:rPr>
          <w:rFonts w:ascii="Times New Roman" w:eastAsia="Times New Roman" w:hAnsi="Times New Roman" w:cs="Times New Roman"/>
          <w:sz w:val="24"/>
          <w:szCs w:val="24"/>
          <w:highlight w:val="white"/>
        </w:rPr>
        <w:t xml:space="preserve">indicators of </w:t>
      </w:r>
      <w:r w:rsidR="00106752">
        <w:rPr>
          <w:rFonts w:ascii="Times New Roman" w:eastAsia="Times New Roman" w:hAnsi="Times New Roman" w:cs="Times New Roman"/>
          <w:sz w:val="24"/>
          <w:szCs w:val="24"/>
          <w:highlight w:val="white"/>
        </w:rPr>
        <w:t xml:space="preserve">food web </w:t>
      </w:r>
      <w:r w:rsidR="007A1552">
        <w:rPr>
          <w:rFonts w:ascii="Times New Roman" w:eastAsia="Times New Roman" w:hAnsi="Times New Roman" w:cs="Times New Roman"/>
          <w:sz w:val="24"/>
          <w:szCs w:val="24"/>
          <w:highlight w:val="white"/>
        </w:rPr>
        <w:t>structure</w:t>
      </w:r>
      <w:r w:rsidR="00150A0F">
        <w:rPr>
          <w:rFonts w:ascii="Times New Roman" w:eastAsia="Times New Roman" w:hAnsi="Times New Roman" w:cs="Times New Roman"/>
          <w:sz w:val="24"/>
          <w:szCs w:val="24"/>
          <w:highlight w:val="white"/>
        </w:rPr>
        <w:t xml:space="preserve"> </w:t>
      </w:r>
      <w:r w:rsidR="00106752">
        <w:rPr>
          <w:rFonts w:ascii="Times New Roman" w:eastAsia="Times New Roman" w:hAnsi="Times New Roman" w:cs="Times New Roman"/>
          <w:sz w:val="24"/>
          <w:szCs w:val="24"/>
          <w:highlight w:val="white"/>
        </w:rPr>
        <w:t>(stable isotopes and fatty acid</w:t>
      </w:r>
      <w:r w:rsidR="007F2E5D">
        <w:rPr>
          <w:rFonts w:ascii="Times New Roman" w:eastAsia="Times New Roman" w:hAnsi="Times New Roman" w:cs="Times New Roman"/>
          <w:sz w:val="24"/>
          <w:szCs w:val="24"/>
          <w:highlight w:val="white"/>
        </w:rPr>
        <w:t>s</w:t>
      </w:r>
      <w:r w:rsidR="001067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PPCPs</w:t>
      </w:r>
      <w:r w:rsidR="000D00B7">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including caffeine and acetaminophen</w:t>
      </w:r>
      <w:r w:rsidR="000D00B7">
        <w:rPr>
          <w:rFonts w:ascii="Times New Roman" w:eastAsia="Times New Roman" w:hAnsi="Times New Roman" w:cs="Times New Roman"/>
          <w:sz w:val="24"/>
          <w:szCs w:val="24"/>
          <w:highlight w:val="white"/>
        </w:rPr>
        <w:t>/paracetamol</w:t>
      </w:r>
      <w:r w:rsidR="009F5F50">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were 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Pr>
          <w:rFonts w:ascii="Times New Roman" w:eastAsia="Times New Roman" w:hAnsi="Times New Roman" w:cs="Times New Roman"/>
          <w:sz w:val="24"/>
          <w:szCs w:val="24"/>
          <w:highlight w:val="white"/>
        </w:rPr>
        <w:t xml:space="preserve">. </w:t>
      </w:r>
      <w:r w:rsidR="00C00E9F">
        <w:rPr>
          <w:rFonts w:ascii="Times New Roman" w:eastAsia="Times New Roman" w:hAnsi="Times New Roman" w:cs="Times New Roman"/>
          <w:sz w:val="24"/>
          <w:szCs w:val="24"/>
          <w:highlight w:val="white"/>
        </w:rPr>
        <w:t xml:space="preserve">As predicted, </w:t>
      </w:r>
      <w:r w:rsidR="002F14D8">
        <w:rPr>
          <w:rFonts w:ascii="Times New Roman" w:eastAsia="Times New Roman" w:hAnsi="Times New Roman" w:cs="Times New Roman"/>
          <w:sz w:val="24"/>
          <w:szCs w:val="24"/>
          <w:highlight w:val="white"/>
        </w:rPr>
        <w:t>lakeside development</w:t>
      </w:r>
      <w:r w:rsidR="00440CF3">
        <w:rPr>
          <w:rFonts w:ascii="Times New Roman" w:eastAsia="Times New Roman" w:hAnsi="Times New Roman" w:cs="Times New Roman"/>
          <w:sz w:val="24"/>
          <w:szCs w:val="24"/>
          <w:highlight w:val="white"/>
        </w:rPr>
        <w:t xml:space="preserve"> was associated with more filamentous algae </w:t>
      </w:r>
      <w:r w:rsidR="000A49FA">
        <w:rPr>
          <w:rFonts w:ascii="Times New Roman" w:eastAsia="Times New Roman" w:hAnsi="Times New Roman" w:cs="Times New Roman"/>
          <w:sz w:val="24"/>
          <w:szCs w:val="24"/>
          <w:highlight w:val="white"/>
        </w:rPr>
        <w:t xml:space="preserve">and </w:t>
      </w:r>
      <w:r w:rsidR="00440CF3">
        <w:rPr>
          <w:rFonts w:ascii="Times New Roman" w:eastAsia="Times New Roman" w:hAnsi="Times New Roman" w:cs="Times New Roman"/>
          <w:sz w:val="24"/>
          <w:szCs w:val="24"/>
          <w:highlight w:val="white"/>
        </w:rPr>
        <w:t xml:space="preserve">lower </w:t>
      </w:r>
      <w:r w:rsidR="00080393">
        <w:rPr>
          <w:rFonts w:ascii="Times New Roman" w:eastAsia="Times New Roman" w:hAnsi="Times New Roman" w:cs="Times New Roman"/>
          <w:sz w:val="24"/>
          <w:szCs w:val="24"/>
          <w:highlight w:val="white"/>
        </w:rPr>
        <w:t>abundance of</w:t>
      </w:r>
      <w:ins w:id="1" w:author="Aaron Galloway" w:date="2020-09-17T15:42:00Z">
        <w:r w:rsidR="006B3C60">
          <w:rPr>
            <w:rFonts w:ascii="Times New Roman" w:eastAsia="Times New Roman" w:hAnsi="Times New Roman" w:cs="Times New Roman"/>
            <w:sz w:val="24"/>
            <w:szCs w:val="24"/>
            <w:highlight w:val="white"/>
          </w:rPr>
          <w:t xml:space="preserve"> sewage-sensitive</w:t>
        </w:r>
      </w:ins>
      <w:r w:rsidR="00080393">
        <w:rPr>
          <w:rFonts w:ascii="Times New Roman" w:eastAsia="Times New Roman" w:hAnsi="Times New Roman" w:cs="Times New Roman"/>
          <w:sz w:val="24"/>
          <w:szCs w:val="24"/>
          <w:highlight w:val="white"/>
        </w:rPr>
        <w:t xml:space="preserve"> </w:t>
      </w:r>
      <w:proofErr w:type="spellStart"/>
      <w:r w:rsidR="00BE62F9">
        <w:rPr>
          <w:rFonts w:ascii="Times New Roman" w:eastAsia="Times New Roman" w:hAnsi="Times New Roman" w:cs="Times New Roman"/>
          <w:sz w:val="24"/>
          <w:szCs w:val="24"/>
          <w:highlight w:val="white"/>
        </w:rPr>
        <w:t>molluscs</w:t>
      </w:r>
      <w:proofErr w:type="spellEnd"/>
      <w:del w:id="2" w:author="Aaron Galloway" w:date="2020-09-17T15:42:00Z">
        <w:r w:rsidR="00BE62F9" w:rsidDel="006B3C60">
          <w:rPr>
            <w:rFonts w:ascii="Times New Roman" w:eastAsia="Times New Roman" w:hAnsi="Times New Roman" w:cs="Times New Roman"/>
            <w:sz w:val="24"/>
            <w:szCs w:val="24"/>
            <w:highlight w:val="white"/>
          </w:rPr>
          <w:delText>, thought to be sewage-sensitive</w:delText>
        </w:r>
      </w:del>
      <w:r w:rsidR="00C00E9F">
        <w:rPr>
          <w:rFonts w:ascii="Times New Roman" w:eastAsia="Times New Roman" w:hAnsi="Times New Roman" w:cs="Times New Roman"/>
          <w:sz w:val="24"/>
          <w:szCs w:val="24"/>
          <w:highlight w:val="white"/>
        </w:rPr>
        <w:t xml:space="preserve">. </w:t>
      </w:r>
      <w:r w:rsidR="003015C9">
        <w:rPr>
          <w:rFonts w:ascii="Times New Roman" w:eastAsia="Times New Roman" w:hAnsi="Times New Roman" w:cs="Times New Roman"/>
          <w:sz w:val="24"/>
          <w:szCs w:val="24"/>
          <w:highlight w:val="white"/>
        </w:rPr>
        <w:t>P</w:t>
      </w:r>
      <w:r>
        <w:rPr>
          <w:rFonts w:ascii="Times New Roman" w:eastAsia="Times New Roman" w:hAnsi="Times New Roman" w:cs="Times New Roman"/>
          <w:sz w:val="24"/>
          <w:szCs w:val="24"/>
          <w:highlight w:val="white"/>
        </w:rPr>
        <w:t>eriphyton and macroinvertebrate stable isotope</w:t>
      </w:r>
      <w:r w:rsidR="00F536BA">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 xml:space="preserve"> and essential fatty acid</w:t>
      </w:r>
      <w:r w:rsidR="007F2E5D">
        <w:rPr>
          <w:rFonts w:ascii="Times New Roman" w:eastAsia="Times New Roman" w:hAnsi="Times New Roman" w:cs="Times New Roman"/>
          <w:sz w:val="24"/>
          <w:szCs w:val="24"/>
          <w:highlight w:val="white"/>
        </w:rPr>
        <w:t xml:space="preserve">s </w:t>
      </w:r>
      <w:r>
        <w:rPr>
          <w:rFonts w:ascii="Times New Roman" w:eastAsia="Times New Roman" w:hAnsi="Times New Roman" w:cs="Times New Roman"/>
          <w:sz w:val="24"/>
          <w:szCs w:val="24"/>
          <w:highlight w:val="white"/>
        </w:rPr>
        <w:t>suggested that</w:t>
      </w:r>
      <w:r w:rsidR="003015C9">
        <w:rPr>
          <w:rFonts w:ascii="Times New Roman" w:eastAsia="Times New Roman" w:hAnsi="Times New Roman" w:cs="Times New Roman"/>
          <w:sz w:val="24"/>
          <w:szCs w:val="24"/>
          <w:highlight w:val="white"/>
        </w:rPr>
        <w:t xml:space="preserve"> </w:t>
      </w:r>
      <w:r w:rsidR="004361D1">
        <w:rPr>
          <w:rFonts w:ascii="Times New Roman" w:eastAsia="Times New Roman" w:hAnsi="Times New Roman" w:cs="Times New Roman"/>
          <w:sz w:val="24"/>
          <w:szCs w:val="24"/>
          <w:highlight w:val="white"/>
        </w:rPr>
        <w:t>food web</w:t>
      </w:r>
      <w:r>
        <w:rPr>
          <w:rFonts w:ascii="Times New Roman" w:eastAsia="Times New Roman" w:hAnsi="Times New Roman" w:cs="Times New Roman"/>
          <w:sz w:val="24"/>
          <w:szCs w:val="24"/>
          <w:highlight w:val="white"/>
        </w:rPr>
        <w:t xml:space="preserve"> structure </w:t>
      </w:r>
      <w:r w:rsidR="00F36FA7">
        <w:rPr>
          <w:rFonts w:ascii="Times New Roman" w:eastAsia="Times New Roman" w:hAnsi="Times New Roman" w:cs="Times New Roman"/>
          <w:sz w:val="24"/>
          <w:szCs w:val="24"/>
          <w:highlight w:val="white"/>
        </w:rPr>
        <w:t xml:space="preserve">otherwise </w:t>
      </w:r>
      <w:r>
        <w:rPr>
          <w:rFonts w:ascii="Times New Roman" w:eastAsia="Times New Roman" w:hAnsi="Times New Roman" w:cs="Times New Roman"/>
          <w:sz w:val="24"/>
          <w:szCs w:val="24"/>
          <w:highlight w:val="white"/>
        </w:rPr>
        <w:t xml:space="preserve">remained </w:t>
      </w:r>
      <w:r w:rsidR="003015C9">
        <w:rPr>
          <w:rFonts w:ascii="Times New Roman" w:eastAsia="Times New Roman" w:hAnsi="Times New Roman" w:cs="Times New Roman"/>
          <w:sz w:val="24"/>
          <w:szCs w:val="24"/>
          <w:highlight w:val="white"/>
        </w:rPr>
        <w:t>similar across sites</w:t>
      </w:r>
      <w:r w:rsidR="002C575D">
        <w:rPr>
          <w:rFonts w:ascii="Times New Roman" w:eastAsia="Times New Roman" w:hAnsi="Times New Roman" w:cs="Times New Roman"/>
          <w:sz w:val="24"/>
          <w:szCs w:val="24"/>
          <w:highlight w:val="white"/>
        </w:rPr>
        <w:t xml:space="preserve">; </w:t>
      </w:r>
      <w:commentRangeStart w:id="3"/>
      <w:r w:rsidR="002C575D">
        <w:rPr>
          <w:rFonts w:ascii="Times New Roman" w:eastAsia="Times New Roman" w:hAnsi="Times New Roman" w:cs="Times New Roman"/>
          <w:sz w:val="24"/>
          <w:szCs w:val="24"/>
          <w:highlight w:val="white"/>
        </w:rPr>
        <w:t>y</w:t>
      </w:r>
      <w:r w:rsidR="003015C9">
        <w:rPr>
          <w:rFonts w:ascii="Times New Roman" w:eastAsia="Times New Roman" w:hAnsi="Times New Roman" w:cs="Times New Roman"/>
          <w:sz w:val="24"/>
          <w:szCs w:val="24"/>
          <w:highlight w:val="white"/>
        </w:rPr>
        <w:t>et</w:t>
      </w:r>
      <w:r w:rsidR="002C575D">
        <w:rPr>
          <w:rFonts w:ascii="Times New Roman" w:eastAsia="Times New Roman" w:hAnsi="Times New Roman" w:cs="Times New Roman"/>
          <w:sz w:val="24"/>
          <w:szCs w:val="24"/>
          <w:highlight w:val="white"/>
        </w:rPr>
        <w:t>,</w:t>
      </w:r>
      <w:r w:rsidR="00F536BA">
        <w:rPr>
          <w:rFonts w:ascii="Times New Roman" w:eastAsia="Times New Roman" w:hAnsi="Times New Roman" w:cs="Times New Roman"/>
          <w:sz w:val="24"/>
          <w:szCs w:val="24"/>
          <w:highlight w:val="white"/>
        </w:rPr>
        <w:t xml:space="preserve"> </w:t>
      </w:r>
      <w:commentRangeEnd w:id="3"/>
      <w:r w:rsidR="006B3C60">
        <w:rPr>
          <w:rStyle w:val="CommentReference"/>
        </w:rPr>
        <w:commentReference w:id="3"/>
      </w:r>
      <w:r w:rsidR="003015C9">
        <w:rPr>
          <w:rFonts w:ascii="Times New Roman" w:eastAsia="Times New Roman" w:hAnsi="Times New Roman" w:cs="Times New Roman"/>
          <w:sz w:val="24"/>
          <w:szCs w:val="24"/>
          <w:highlight w:val="white"/>
        </w:rPr>
        <w:t xml:space="preserve">the </w:t>
      </w:r>
      <w:r w:rsidR="001A17BE">
        <w:rPr>
          <w:rFonts w:ascii="Times New Roman" w:eastAsia="Times New Roman" w:hAnsi="Times New Roman" w:cs="Times New Roman"/>
          <w:sz w:val="24"/>
          <w:szCs w:val="24"/>
          <w:highlight w:val="white"/>
        </w:rPr>
        <w:t>invariance</w:t>
      </w:r>
      <w:r w:rsidR="003015C9">
        <w:rPr>
          <w:rFonts w:ascii="Times New Roman" w:eastAsia="Times New Roman" w:hAnsi="Times New Roman" w:cs="Times New Roman"/>
          <w:sz w:val="24"/>
          <w:szCs w:val="24"/>
          <w:highlight w:val="white"/>
        </w:rPr>
        <w:t xml:space="preserve"> of </w:t>
      </w:r>
      <w:r w:rsidR="002C575D">
        <w:rPr>
          <w:rFonts w:ascii="Times New Roman" w:eastAsia="Times New Roman" w:hAnsi="Times New Roman" w:cs="Times New Roman"/>
          <w:sz w:val="24"/>
          <w:szCs w:val="24"/>
          <w:highlight w:val="white"/>
        </w:rPr>
        <w:t xml:space="preserve">amphipod </w:t>
      </w:r>
      <w:r w:rsidR="003015C9">
        <w:rPr>
          <w:rFonts w:ascii="Times New Roman" w:eastAsia="Times New Roman" w:hAnsi="Times New Roman" w:cs="Times New Roman"/>
          <w:sz w:val="24"/>
          <w:szCs w:val="24"/>
          <w:highlight w:val="white"/>
        </w:rPr>
        <w:t>fatty acid composition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relative to periphyton</w:t>
      </w:r>
      <w:r w:rsidR="001A17BE">
        <w:rPr>
          <w:rFonts w:ascii="Times New Roman" w:eastAsia="Times New Roman" w:hAnsi="Times New Roman" w:cs="Times New Roman"/>
          <w:sz w:val="24"/>
          <w:szCs w:val="24"/>
          <w:highlight w:val="white"/>
        </w:rPr>
        <w:t>,</w:t>
      </w:r>
      <w:r w:rsidR="003015C9">
        <w:rPr>
          <w:rFonts w:ascii="Times New Roman" w:eastAsia="Times New Roman" w:hAnsi="Times New Roman" w:cs="Times New Roman"/>
          <w:sz w:val="24"/>
          <w:szCs w:val="24"/>
          <w:highlight w:val="white"/>
        </w:rPr>
        <w:t xml:space="preserve"> suggested that grazers</w:t>
      </w:r>
      <w:r w:rsidR="00F536BA">
        <w:rPr>
          <w:rFonts w:ascii="Times New Roman" w:eastAsia="Times New Roman" w:hAnsi="Times New Roman" w:cs="Times New Roman"/>
          <w:sz w:val="24"/>
          <w:szCs w:val="24"/>
          <w:highlight w:val="white"/>
        </w:rPr>
        <w:t xml:space="preserve"> </w:t>
      </w:r>
      <w:r w:rsidR="00150A0F">
        <w:rPr>
          <w:rFonts w:ascii="Times New Roman" w:eastAsia="Times New Roman" w:hAnsi="Times New Roman" w:cs="Times New Roman"/>
          <w:sz w:val="24"/>
          <w:szCs w:val="24"/>
          <w:highlight w:val="white"/>
        </w:rPr>
        <w:t xml:space="preserve">adjust </w:t>
      </w:r>
      <w:r w:rsidR="00F536BA">
        <w:rPr>
          <w:rFonts w:ascii="Times New Roman" w:eastAsia="Times New Roman" w:hAnsi="Times New Roman" w:cs="Times New Roman"/>
          <w:sz w:val="24"/>
          <w:szCs w:val="24"/>
          <w:highlight w:val="white"/>
        </w:rPr>
        <w:t>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w:t>
      </w:r>
      <w:r w:rsidR="000A49FA">
        <w:rPr>
          <w:rFonts w:ascii="Times New Roman" w:eastAsia="Times New Roman" w:hAnsi="Times New Roman" w:cs="Times New Roman"/>
          <w:sz w:val="24"/>
          <w:szCs w:val="24"/>
          <w:highlight w:val="white"/>
        </w:rPr>
        <w:t xml:space="preserve">different </w:t>
      </w:r>
      <w:r w:rsidR="00F536BA">
        <w:rPr>
          <w:rFonts w:ascii="Times New Roman" w:eastAsia="Times New Roman" w:hAnsi="Times New Roman" w:cs="Times New Roman"/>
          <w:sz w:val="24"/>
          <w:szCs w:val="24"/>
          <w:highlight w:val="white"/>
        </w:rPr>
        <w:t xml:space="preserve">periphyton </w:t>
      </w:r>
      <w:r w:rsidR="00AB40EC">
        <w:rPr>
          <w:rFonts w:ascii="Times New Roman" w:eastAsia="Times New Roman" w:hAnsi="Times New Roman" w:cs="Times New Roman"/>
          <w:sz w:val="24"/>
          <w:szCs w:val="24"/>
          <w:highlight w:val="white"/>
        </w:rPr>
        <w:t>assemblages</w:t>
      </w:r>
      <w:r>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w:t>
      </w:r>
      <w:r w:rsidR="001A17BE">
        <w:rPr>
          <w:rFonts w:ascii="Times New Roman" w:eastAsia="Times New Roman" w:hAnsi="Times New Roman" w:cs="Times New Roman"/>
          <w:sz w:val="24"/>
          <w:szCs w:val="24"/>
          <w:highlight w:val="white"/>
        </w:rPr>
        <w:t>O</w:t>
      </w:r>
      <w:r w:rsidR="002249CB">
        <w:rPr>
          <w:rFonts w:ascii="Times New Roman" w:eastAsia="Times New Roman" w:hAnsi="Times New Roman" w:cs="Times New Roman"/>
          <w:sz w:val="24"/>
          <w:szCs w:val="24"/>
          <w:highlight w:val="white"/>
        </w:rPr>
        <w:t xml:space="preserve">ur results </w:t>
      </w:r>
      <w:r w:rsidR="003015C9">
        <w:rPr>
          <w:rFonts w:ascii="Times New Roman" w:eastAsia="Times New Roman" w:hAnsi="Times New Roman" w:cs="Times New Roman"/>
          <w:sz w:val="24"/>
          <w:szCs w:val="24"/>
          <w:highlight w:val="white"/>
        </w:rPr>
        <w:t xml:space="preserve">demonstrate that </w:t>
      </w:r>
      <w:r w:rsidR="004548C9">
        <w:rPr>
          <w:rFonts w:ascii="Times New Roman" w:eastAsia="Times New Roman" w:hAnsi="Times New Roman" w:cs="Times New Roman"/>
          <w:sz w:val="24"/>
          <w:szCs w:val="24"/>
          <w:highlight w:val="white"/>
        </w:rPr>
        <w:t xml:space="preserve">even low levels of human disturbance </w:t>
      </w:r>
      <w:r w:rsidR="003015C9">
        <w:rPr>
          <w:rFonts w:ascii="Times New Roman" w:eastAsia="Times New Roman" w:hAnsi="Times New Roman" w:cs="Times New Roman"/>
          <w:sz w:val="24"/>
          <w:szCs w:val="24"/>
          <w:highlight w:val="white"/>
        </w:rPr>
        <w:t xml:space="preserve">can </w:t>
      </w:r>
      <w:r w:rsidR="004548C9">
        <w:rPr>
          <w:rFonts w:ascii="Times New Roman" w:eastAsia="Times New Roman" w:hAnsi="Times New Roman" w:cs="Times New Roman"/>
          <w:sz w:val="24"/>
          <w:szCs w:val="24"/>
          <w:highlight w:val="white"/>
        </w:rPr>
        <w:t>result in</w:t>
      </w:r>
      <w:r w:rsidR="003015C9">
        <w:rPr>
          <w:rFonts w:ascii="Times New Roman" w:eastAsia="Times New Roman" w:hAnsi="Times New Roman" w:cs="Times New Roman"/>
          <w:sz w:val="24"/>
          <w:szCs w:val="24"/>
          <w:highlight w:val="white"/>
        </w:rPr>
        <w:t xml:space="preserve"> </w:t>
      </w:r>
      <w:r w:rsidR="002249CB">
        <w:rPr>
          <w:rFonts w:ascii="Times New Roman" w:eastAsia="Times New Roman" w:hAnsi="Times New Roman" w:cs="Times New Roman"/>
          <w:sz w:val="24"/>
          <w:szCs w:val="24"/>
          <w:highlight w:val="white"/>
        </w:rPr>
        <w:t xml:space="preserve">spatial heterogeneity </w:t>
      </w:r>
      <w:r w:rsidR="003015C9">
        <w:rPr>
          <w:rFonts w:ascii="Times New Roman" w:eastAsia="Times New Roman" w:hAnsi="Times New Roman" w:cs="Times New Roman"/>
          <w:sz w:val="24"/>
          <w:szCs w:val="24"/>
          <w:highlight w:val="white"/>
        </w:rPr>
        <w:t xml:space="preserve">of </w:t>
      </w:r>
      <w:r w:rsidR="002249CB">
        <w:rPr>
          <w:rFonts w:ascii="Times New Roman" w:eastAsia="Times New Roman" w:hAnsi="Times New Roman" w:cs="Times New Roman"/>
          <w:sz w:val="24"/>
          <w:szCs w:val="24"/>
          <w:highlight w:val="white"/>
        </w:rPr>
        <w:t xml:space="preserve">nearshore </w:t>
      </w:r>
      <w:r w:rsidR="004548C9">
        <w:rPr>
          <w:rFonts w:ascii="Times New Roman" w:eastAsia="Times New Roman" w:hAnsi="Times New Roman" w:cs="Times New Roman"/>
          <w:sz w:val="24"/>
          <w:szCs w:val="24"/>
          <w:highlight w:val="white"/>
        </w:rPr>
        <w:t>ecological response</w:t>
      </w:r>
      <w:r w:rsidR="002C575D">
        <w:rPr>
          <w:rFonts w:ascii="Times New Roman" w:eastAsia="Times New Roman" w:hAnsi="Times New Roman" w:cs="Times New Roman"/>
          <w:sz w:val="24"/>
          <w:szCs w:val="24"/>
          <w:highlight w:val="white"/>
        </w:rPr>
        <w:t>s</w:t>
      </w:r>
      <w:r w:rsidR="004548C9">
        <w:rPr>
          <w:rFonts w:ascii="Times New Roman" w:eastAsia="Times New Roman" w:hAnsi="Times New Roman" w:cs="Times New Roman"/>
          <w:sz w:val="24"/>
          <w:szCs w:val="24"/>
          <w:highlight w:val="white"/>
        </w:rPr>
        <w:t xml:space="preserve">, </w:t>
      </w:r>
      <w:commentRangeStart w:id="4"/>
      <w:r w:rsidR="004548C9">
        <w:rPr>
          <w:rFonts w:ascii="Times New Roman" w:eastAsia="Times New Roman" w:hAnsi="Times New Roman" w:cs="Times New Roman"/>
          <w:sz w:val="24"/>
          <w:szCs w:val="24"/>
          <w:highlight w:val="white"/>
        </w:rPr>
        <w:t xml:space="preserve">with </w:t>
      </w:r>
      <w:r w:rsidR="003015C9">
        <w:rPr>
          <w:rFonts w:ascii="Times New Roman" w:eastAsia="Times New Roman" w:hAnsi="Times New Roman" w:cs="Times New Roman"/>
          <w:sz w:val="24"/>
          <w:szCs w:val="24"/>
          <w:highlight w:val="white"/>
        </w:rPr>
        <w:t xml:space="preserve">potential for </w:t>
      </w:r>
      <w:r w:rsidR="004548C9">
        <w:rPr>
          <w:rFonts w:ascii="Times New Roman" w:eastAsia="Times New Roman" w:hAnsi="Times New Roman" w:cs="Times New Roman"/>
          <w:sz w:val="24"/>
          <w:szCs w:val="24"/>
          <w:highlight w:val="white"/>
        </w:rPr>
        <w:t>creating less visible effects that</w:t>
      </w:r>
      <w:r w:rsidR="003015C9">
        <w:rPr>
          <w:rFonts w:ascii="Times New Roman" w:eastAsia="Times New Roman" w:hAnsi="Times New Roman" w:cs="Times New Roman"/>
          <w:sz w:val="24"/>
          <w:szCs w:val="24"/>
          <w:highlight w:val="white"/>
        </w:rPr>
        <w:t xml:space="preserve"> propagate through the food web</w:t>
      </w:r>
      <w:commentRangeEnd w:id="4"/>
      <w:r w:rsidR="006B3C60">
        <w:rPr>
          <w:rStyle w:val="CommentReference"/>
        </w:rPr>
        <w:commentReference w:id="4"/>
      </w:r>
      <w:r w:rsidR="002249CB">
        <w:rPr>
          <w:rFonts w:ascii="Times New Roman" w:eastAsia="Times New Roman" w:hAnsi="Times New Roman" w:cs="Times New Roman"/>
          <w:sz w:val="24"/>
          <w:szCs w:val="24"/>
          <w:highlight w:val="white"/>
        </w:rPr>
        <w:t>.</w:t>
      </w:r>
      <w:r w:rsidR="008F41D6">
        <w:rPr>
          <w:rFonts w:ascii="Times New Roman" w:eastAsia="Times New Roman" w:hAnsi="Times New Roman" w:cs="Times New Roman"/>
          <w:sz w:val="24"/>
          <w:szCs w:val="24"/>
          <w:highlight w:val="white"/>
        </w:rPr>
        <w:t xml:space="preserve"> </w:t>
      </w:r>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139FE5FC"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04280">
        <w:rPr>
          <w:rFonts w:ascii="Times New Roman" w:eastAsia="Times New Roman" w:hAnsi="Times New Roman" w:cs="Times New Roman"/>
          <w:sz w:val="24"/>
          <w:szCs w:val="24"/>
        </w:rPr>
        <w:t xml:space="preserve">Nitrogen and phosphorus </w:t>
      </w:r>
      <w:r>
        <w:rPr>
          <w:rFonts w:ascii="Times New Roman" w:eastAsia="Times New Roman" w:hAnsi="Times New Roman" w:cs="Times New Roman"/>
          <w:sz w:val="24"/>
          <w:szCs w:val="24"/>
        </w:rPr>
        <w:t xml:space="preserve">are among the primary pollutants in </w:t>
      </w:r>
      <w:r w:rsidR="009640D8">
        <w:rPr>
          <w:rFonts w:ascii="Times New Roman" w:eastAsia="Times New Roman" w:hAnsi="Times New Roman" w:cs="Times New Roman"/>
          <w:sz w:val="24"/>
          <w:szCs w:val="24"/>
        </w:rPr>
        <w:t>wastewater</w:t>
      </w:r>
      <w:r>
        <w:rPr>
          <w:rFonts w:ascii="Times New Roman" w:eastAsia="Times New Roman" w:hAnsi="Times New Roman" w:cs="Times New Roman"/>
          <w:sz w:val="24"/>
          <w:szCs w:val="24"/>
        </w:rPr>
        <w:t xml:space="preserve"> </w:t>
      </w:r>
      <w:r w:rsidR="009640D8">
        <w:rPr>
          <w:rFonts w:ascii="Times New Roman" w:eastAsia="Times New Roman" w:hAnsi="Times New Roman" w:cs="Times New Roman"/>
          <w:sz w:val="24"/>
          <w:szCs w:val="24"/>
        </w:rPr>
        <w:t xml:space="preserve">and its associated </w:t>
      </w:r>
      <w:r>
        <w:rPr>
          <w:rFonts w:ascii="Times New Roman" w:eastAsia="Times New Roman" w:hAnsi="Times New Roman" w:cs="Times New Roman"/>
          <w:sz w:val="24"/>
          <w:szCs w:val="24"/>
        </w:rPr>
        <w:t xml:space="preserve">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often concentrated in sewage, nutrient inputs can originate from disparate anthropogenic and </w:t>
      </w:r>
      <w:r w:rsidR="006D4ADB">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environmental 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w:t>
      </w:r>
      <w:r w:rsidR="0086504F">
        <w:rPr>
          <w:rFonts w:ascii="Times New Roman" w:eastAsia="Times New Roman" w:hAnsi="Times New Roman" w:cs="Times New Roman"/>
          <w:sz w:val="24"/>
          <w:szCs w:val="24"/>
        </w:rPr>
        <w:t xml:space="preserve">processes </w:t>
      </w:r>
      <w:r>
        <w:rPr>
          <w:rFonts w:ascii="Times New Roman" w:eastAsia="Times New Roman" w:hAnsi="Times New Roman" w:cs="Times New Roman"/>
          <w:sz w:val="24"/>
          <w:szCs w:val="24"/>
        </w:rPr>
        <w:t xml:space="preserve">can further confound sewage </w:t>
      </w:r>
      <w:r w:rsidR="00511B81">
        <w:rPr>
          <w:rFonts w:ascii="Times New Roman" w:eastAsia="Times New Roman" w:hAnsi="Times New Roman" w:cs="Times New Roman"/>
          <w:sz w:val="24"/>
          <w:szCs w:val="24"/>
        </w:rPr>
        <w:t>detection</w:t>
      </w:r>
      <w:r>
        <w:rPr>
          <w:rFonts w:ascii="Times New Roman" w:eastAsia="Times New Roman" w:hAnsi="Times New Roman" w:cs="Times New Roman"/>
          <w:sz w:val="24"/>
          <w:szCs w:val="24"/>
        </w:rPr>
        <w:t xml:space="preserve">. Benthic primary producers, especially those in oligotrophic </w:t>
      </w:r>
      <w:r w:rsidR="00104280">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s, can assimilate nutrients quickly from the water column (e.g., hours), such that </w:t>
      </w:r>
      <w:r w:rsidR="00104280">
        <w:rPr>
          <w:rFonts w:ascii="Times New Roman" w:eastAsia="Times New Roman" w:hAnsi="Times New Roman" w:cs="Times New Roman"/>
          <w:sz w:val="24"/>
          <w:szCs w:val="24"/>
        </w:rPr>
        <w:t>elevated nutrient</w:t>
      </w:r>
      <w:r>
        <w:rPr>
          <w:rFonts w:ascii="Times New Roman" w:eastAsia="Times New Roman" w:hAnsi="Times New Roman" w:cs="Times New Roman"/>
          <w:sz w:val="24"/>
          <w:szCs w:val="24"/>
        </w:rPr>
        <w:t xml:space="preserve">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commentRangeStart w:id="5"/>
      <w:r>
        <w:rPr>
          <w:rFonts w:ascii="Times New Roman" w:eastAsia="Times New Roman" w:hAnsi="Times New Roman" w:cs="Times New Roman"/>
          <w:sz w:val="24"/>
          <w:szCs w:val="24"/>
        </w:rPr>
        <w:t xml:space="preserve">. </w:t>
      </w:r>
      <w:commentRangeEnd w:id="5"/>
      <w:r w:rsidR="006B3C60">
        <w:rPr>
          <w:rStyle w:val="CommentReference"/>
        </w:rPr>
        <w:commentReference w:id="5"/>
      </w:r>
    </w:p>
    <w:p w14:paraId="2B79569B" w14:textId="77777777" w:rsidR="00FC3707" w:rsidRDefault="00FC3707" w:rsidP="00150E6F">
      <w:pPr>
        <w:rPr>
          <w:rFonts w:ascii="Times New Roman" w:eastAsia="Times New Roman" w:hAnsi="Times New Roman" w:cs="Times New Roman"/>
          <w:sz w:val="24"/>
          <w:szCs w:val="24"/>
        </w:rPr>
      </w:pPr>
    </w:p>
    <w:p w14:paraId="1E62AB8F" w14:textId="0C3C1DE4"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 xml:space="preserve">indicators </w:t>
      </w:r>
      <w:r w:rsidR="009A6AFC">
        <w:rPr>
          <w:rFonts w:ascii="Times New Roman" w:eastAsia="Times New Roman" w:hAnsi="Times New Roman" w:cs="Times New Roman"/>
          <w:sz w:val="24"/>
          <w:szCs w:val="24"/>
        </w:rPr>
        <w:t xml:space="preserve">consistently associated with human activity, such as </w:t>
      </w:r>
      <w:bookmarkStart w:id="6" w:name="_Hlk43307809"/>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6"/>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{"citationID":"UmfWgCgx","properties":{"formattedCitation":"(Costanzo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C55568" w:rsidRPr="00D63E42">
        <w:rPr>
          <w:rFonts w:ascii="Times New Roman" w:hAnsi="Times New Roman" w:cs="Times New Roman"/>
          <w:sz w:val="24"/>
        </w:rPr>
        <w:t>(Costanzo et al. 2001; Camilleri and Ozersky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(Rosi-</w:t>
      </w:r>
      <w:r w:rsidR="009A6AFC" w:rsidRPr="00D52D89">
        <w:rPr>
          <w:rFonts w:ascii="Times New Roman" w:hAnsi="Times New Roman" w:cs="Times New Roman"/>
          <w:sz w:val="24"/>
        </w:rPr>
        <w:lastRenderedPageBreak/>
        <w:t>Marshall and Royer 2012)</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(Craine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(Guzzo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w:t>
      </w:r>
      <w:r w:rsidR="006D3918">
        <w:rPr>
          <w:rFonts w:ascii="Times New Roman" w:eastAsia="Times New Roman" w:hAnsi="Times New Roman" w:cs="Times New Roman"/>
          <w:sz w:val="24"/>
          <w:szCs w:val="24"/>
        </w:rPr>
        <w:t xml:space="preserve">colloidal </w:t>
      </w:r>
      <w:r w:rsidR="006E42C8">
        <w:rPr>
          <w:rFonts w:ascii="Times New Roman" w:eastAsia="Times New Roman" w:hAnsi="Times New Roman" w:cs="Times New Roman"/>
          <w:sz w:val="24"/>
          <w:szCs w:val="24"/>
        </w:rPr>
        <w:t xml:space="preserve">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 xml:space="preserve">Microplastics </w:t>
      </w:r>
      <w:r>
        <w:rPr>
          <w:rFonts w:ascii="Times New Roman" w:eastAsia="Times New Roman" w:hAnsi="Times New Roman" w:cs="Times New Roman"/>
          <w:sz w:val="24"/>
          <w:szCs w:val="24"/>
        </w:rPr>
        <w:t xml:space="preserve">are typically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can </w:t>
      </w:r>
      <w:r w:rsidR="00BD0B70">
        <w:rPr>
          <w:rFonts w:ascii="Times New Roman" w:eastAsia="Times New Roman" w:hAnsi="Times New Roman" w:cs="Times New Roman"/>
          <w:sz w:val="24"/>
          <w:szCs w:val="24"/>
        </w:rPr>
        <w:t xml:space="preserve">be used to infer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3DC097E0"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w:t>
      </w:r>
      <w:r w:rsidR="00DF07B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w:t>
      </w:r>
      <w:r w:rsidR="006D3918">
        <w:rPr>
          <w:rFonts w:ascii="Times New Roman" w:eastAsia="Times New Roman" w:hAnsi="Times New Roman" w:cs="Times New Roman"/>
          <w:sz w:val="24"/>
          <w:szCs w:val="24"/>
        </w:rPr>
        <w:t>species composition</w:t>
      </w:r>
      <w:r w:rsidR="003E6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nutritional quality</w:t>
      </w:r>
      <w:r w:rsid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r w:rsidR="006D3918">
        <w:rPr>
          <w:rFonts w:ascii="Times New Roman" w:eastAsia="Times New Roman" w:hAnsi="Times New Roman" w:cs="Times New Roman"/>
          <w:sz w:val="24"/>
          <w:szCs w:val="24"/>
        </w:rPr>
        <w:t>trophic structure</w:t>
      </w:r>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w:t>
      </w:r>
      <w:r w:rsidR="00511B81">
        <w:rPr>
          <w:rFonts w:ascii="Times New Roman" w:eastAsia="Times New Roman" w:hAnsi="Times New Roman" w:cs="Times New Roman"/>
          <w:sz w:val="24"/>
          <w:szCs w:val="24"/>
        </w:rPr>
        <w:t xml:space="preserve">some </w:t>
      </w:r>
      <w:r w:rsidR="00EC59B8">
        <w:rPr>
          <w:rFonts w:ascii="Times New Roman" w:eastAsia="Times New Roman" w:hAnsi="Times New Roman" w:cs="Times New Roman"/>
          <w:sz w:val="24"/>
          <w:szCs w:val="24"/>
        </w:rPr>
        <w:t xml:space="preserve">grazers’ </w:t>
      </w:r>
      <w:r w:rsidR="00D8535D">
        <w:rPr>
          <w:rFonts w:ascii="Times New Roman" w:eastAsia="Times New Roman" w:hAnsi="Times New Roman" w:cs="Times New Roman"/>
          <w:sz w:val="24"/>
          <w:szCs w:val="24"/>
        </w:rPr>
        <w:t>physical difficulty 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sidRPr="008B0857">
        <w:rPr>
          <w:rFonts w:ascii="Times New Roman" w:eastAsia="Times New Roman" w:hAnsi="Times New Roman" w:cs="Times New Roman"/>
          <w:sz w:val="24"/>
          <w:szCs w:val="24"/>
        </w:rPr>
        <w:fldChar w:fldCharType="begin"/>
      </w:r>
      <w:r w:rsidR="00B417BC" w:rsidRPr="008B0857">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sidRPr="008B0857">
        <w:rPr>
          <w:rFonts w:ascii="Times New Roman" w:eastAsia="Times New Roman" w:hAnsi="Times New Roman" w:cs="Times New Roman"/>
          <w:sz w:val="24"/>
          <w:szCs w:val="24"/>
        </w:rPr>
        <w:fldChar w:fldCharType="separate"/>
      </w:r>
      <w:r w:rsidR="00B417BC" w:rsidRPr="008B0857">
        <w:rPr>
          <w:rFonts w:ascii="Times New Roman" w:hAnsi="Times New Roman" w:cs="Times New Roman"/>
          <w:sz w:val="24"/>
          <w:szCs w:val="24"/>
        </w:rPr>
        <w:t>(Kelly and Scheibling 2012)</w:t>
      </w:r>
      <w:r w:rsidR="00B417BC" w:rsidRPr="008B0857">
        <w:rPr>
          <w:rFonts w:ascii="Times New Roman" w:eastAsia="Times New Roman" w:hAnsi="Times New Roman" w:cs="Times New Roman"/>
          <w:sz w:val="24"/>
          <w:szCs w:val="24"/>
        </w:rPr>
        <w:fldChar w:fldCharType="end"/>
      </w:r>
      <w:r w:rsidR="00EC59B8" w:rsidRPr="008B0857">
        <w:rPr>
          <w:rFonts w:ascii="Times New Roman" w:eastAsia="Times New Roman" w:hAnsi="Times New Roman" w:cs="Times New Roman"/>
          <w:sz w:val="24"/>
          <w:szCs w:val="24"/>
        </w:rPr>
        <w:t xml:space="preserve">, </w:t>
      </w:r>
      <w:r w:rsidR="00EC59B8" w:rsidRPr="00D63E42">
        <w:rPr>
          <w:rFonts w:ascii="Times New Roman" w:hAnsi="Times New Roman" w:cs="Times New Roman"/>
          <w:sz w:val="24"/>
          <w:szCs w:val="24"/>
        </w:rPr>
        <w:t>which dominate periphyton communities in unimpacted ecosystems</w:t>
      </w:r>
      <w:r w:rsidR="00D8535D" w:rsidRP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In particular, the EFAs 18:3ω3 and 18:4ω3 are commonly associated with </w:t>
      </w:r>
      <w:r w:rsidR="006D4ADB">
        <w:rPr>
          <w:rFonts w:ascii="Times New Roman" w:eastAsia="Times New Roman" w:hAnsi="Times New Roman" w:cs="Times New Roman"/>
          <w:sz w:val="24"/>
          <w:szCs w:val="24"/>
        </w:rPr>
        <w:t xml:space="preserve">green </w:t>
      </w:r>
      <w:r w:rsidR="00CB3C43">
        <w:rPr>
          <w:rFonts w:ascii="Times New Roman" w:eastAsia="Times New Roman" w:hAnsi="Times New Roman" w:cs="Times New Roman"/>
          <w:sz w:val="24"/>
          <w:szCs w:val="24"/>
        </w:rPr>
        <w:t xml:space="preserve">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w:t>
      </w:r>
      <w:commentRangeStart w:id="7"/>
      <w:r w:rsidR="00CB3C43">
        <w:rPr>
          <w:rFonts w:ascii="Times New Roman" w:eastAsia="Times New Roman" w:hAnsi="Times New Roman" w:cs="Times New Roman"/>
          <w:sz w:val="24"/>
          <w:szCs w:val="24"/>
        </w:rPr>
        <w:t>20:5ω3</w:t>
      </w:r>
      <w:ins w:id="8" w:author="Aaron Galloway" w:date="2020-09-17T15:54:00Z">
        <w:r w:rsidR="00433A07">
          <w:rPr>
            <w:rFonts w:ascii="Times New Roman" w:eastAsia="Times New Roman" w:hAnsi="Times New Roman" w:cs="Times New Roman"/>
            <w:sz w:val="24"/>
            <w:szCs w:val="24"/>
          </w:rPr>
          <w:t xml:space="preserve"> </w:t>
        </w:r>
      </w:ins>
      <w:del w:id="9" w:author="Aaron Galloway" w:date="2020-09-17T15:54:00Z">
        <w:r w:rsidR="00CB3C43" w:rsidDel="00433A07">
          <w:rPr>
            <w:rFonts w:ascii="Times New Roman" w:eastAsia="Times New Roman" w:hAnsi="Times New Roman" w:cs="Times New Roman"/>
            <w:sz w:val="24"/>
            <w:szCs w:val="24"/>
          </w:rPr>
          <w:delText xml:space="preserve">, </w:delText>
        </w:r>
        <w:r w:rsidR="00EC59B8" w:rsidDel="00433A07">
          <w:rPr>
            <w:rFonts w:ascii="Times New Roman" w:eastAsia="Times New Roman" w:hAnsi="Times New Roman" w:cs="Times New Roman"/>
            <w:sz w:val="24"/>
            <w:szCs w:val="24"/>
          </w:rPr>
          <w:delText xml:space="preserve">22:5ω3, </w:delText>
        </w:r>
        <w:r w:rsidR="00CB3C43" w:rsidDel="00433A07">
          <w:rPr>
            <w:rFonts w:ascii="Times New Roman" w:eastAsia="Times New Roman" w:hAnsi="Times New Roman" w:cs="Times New Roman"/>
            <w:sz w:val="24"/>
            <w:szCs w:val="24"/>
          </w:rPr>
          <w:delText xml:space="preserve">and 22:6ω3 </w:delText>
        </w:r>
      </w:del>
      <w:del w:id="10" w:author="Aaron Galloway" w:date="2020-09-17T15:55:00Z">
        <w:r w:rsidR="00CB3C43" w:rsidDel="00433A07">
          <w:rPr>
            <w:rFonts w:ascii="Times New Roman" w:eastAsia="Times New Roman" w:hAnsi="Times New Roman" w:cs="Times New Roman"/>
            <w:sz w:val="24"/>
            <w:szCs w:val="24"/>
          </w:rPr>
          <w:delText>are</w:delText>
        </w:r>
      </w:del>
      <w:ins w:id="11" w:author="Aaron Galloway" w:date="2020-09-17T15:55:00Z">
        <w:r w:rsidR="00433A07">
          <w:rPr>
            <w:rFonts w:ascii="Times New Roman" w:eastAsia="Times New Roman" w:hAnsi="Times New Roman" w:cs="Times New Roman"/>
            <w:sz w:val="24"/>
            <w:szCs w:val="24"/>
          </w:rPr>
          <w:t>is</w:t>
        </w:r>
      </w:ins>
      <w:r w:rsidR="00CB3C43">
        <w:rPr>
          <w:rFonts w:ascii="Times New Roman" w:eastAsia="Times New Roman" w:hAnsi="Times New Roman" w:cs="Times New Roman"/>
          <w:sz w:val="24"/>
          <w:szCs w:val="24"/>
        </w:rPr>
        <w:t xml:space="preserv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commentRangeEnd w:id="7"/>
      <w:r w:rsidR="00433A07">
        <w:rPr>
          <w:rStyle w:val="CommentReference"/>
        </w:rPr>
        <w:commentReference w:id="7"/>
      </w:r>
      <w:r w:rsidR="00CB3C43">
        <w:rPr>
          <w:rFonts w:ascii="Times New Roman" w:eastAsia="Times New Roman" w:hAnsi="Times New Roman" w:cs="Times New Roman"/>
          <w:sz w:val="24"/>
          <w:szCs w:val="24"/>
        </w:rPr>
        <w:t xml:space="preserve">. </w:t>
      </w:r>
      <w:r w:rsidR="00EC59B8">
        <w:rPr>
          <w:rFonts w:ascii="Times New Roman" w:eastAsia="Times New Roman" w:hAnsi="Times New Roman" w:cs="Times New Roman"/>
          <w:sz w:val="24"/>
          <w:szCs w:val="24"/>
        </w:rPr>
        <w:t xml:space="preserve">All </w:t>
      </w:r>
      <w:r w:rsidR="00CB3C43">
        <w:rPr>
          <w:rFonts w:ascii="Times New Roman" w:eastAsia="Times New Roman" w:hAnsi="Times New Roman" w:cs="Times New Roman"/>
          <w:sz w:val="24"/>
          <w:szCs w:val="24"/>
        </w:rPr>
        <w:t xml:space="preserve">EFAs are largely synthesized by primary producers, </w:t>
      </w:r>
      <w:ins w:id="12" w:author="Aaron Galloway" w:date="2020-09-17T16:02:00Z">
        <w:r w:rsidR="00433A07">
          <w:rPr>
            <w:rFonts w:ascii="Times New Roman" w:eastAsia="Times New Roman" w:hAnsi="Times New Roman" w:cs="Times New Roman"/>
            <w:sz w:val="24"/>
            <w:szCs w:val="24"/>
          </w:rPr>
          <w:t xml:space="preserve">and </w:t>
        </w:r>
      </w:ins>
      <w:r w:rsidR="00CB3C43">
        <w:rPr>
          <w:rFonts w:ascii="Times New Roman" w:eastAsia="Times New Roman" w:hAnsi="Times New Roman" w:cs="Times New Roman"/>
          <w:sz w:val="24"/>
          <w:szCs w:val="24"/>
        </w:rPr>
        <w:t xml:space="preserve">each </w:t>
      </w:r>
      <w:commentRangeStart w:id="13"/>
      <w:del w:id="14" w:author="Aaron Galloway" w:date="2020-09-17T16:00:00Z">
        <w:r w:rsidR="00CB3C43" w:rsidDel="00433A07">
          <w:rPr>
            <w:rFonts w:ascii="Times New Roman" w:eastAsia="Times New Roman" w:hAnsi="Times New Roman" w:cs="Times New Roman"/>
            <w:sz w:val="24"/>
            <w:szCs w:val="24"/>
          </w:rPr>
          <w:delText>species of which usually</w:delText>
        </w:r>
      </w:del>
      <w:ins w:id="15" w:author="Aaron Galloway" w:date="2020-09-17T16:00:00Z">
        <w:r w:rsidR="00433A07">
          <w:rPr>
            <w:rFonts w:ascii="Times New Roman" w:eastAsia="Times New Roman" w:hAnsi="Times New Roman" w:cs="Times New Roman"/>
            <w:sz w:val="24"/>
            <w:szCs w:val="24"/>
          </w:rPr>
          <w:t>related group</w:t>
        </w:r>
      </w:ins>
      <w:r w:rsidR="00CB3C43">
        <w:rPr>
          <w:rFonts w:ascii="Times New Roman" w:eastAsia="Times New Roman" w:hAnsi="Times New Roman" w:cs="Times New Roman"/>
          <w:sz w:val="24"/>
          <w:szCs w:val="24"/>
        </w:rPr>
        <w:t xml:space="preserve"> </w:t>
      </w:r>
      <w:commentRangeEnd w:id="13"/>
      <w:r w:rsidR="00433A07">
        <w:rPr>
          <w:rStyle w:val="CommentReference"/>
        </w:rPr>
        <w:commentReference w:id="13"/>
      </w:r>
      <w:r w:rsidR="00CB3C43">
        <w:rPr>
          <w:rFonts w:ascii="Times New Roman" w:eastAsia="Times New Roman" w:hAnsi="Times New Roman" w:cs="Times New Roman"/>
          <w:sz w:val="24"/>
          <w:szCs w:val="24"/>
        </w:rPr>
        <w:t xml:space="preserve">produces </w:t>
      </w:r>
      <w:del w:id="16" w:author="Aaron Galloway" w:date="2020-09-17T16:00:00Z">
        <w:r w:rsidR="00CB3C43" w:rsidDel="00433A07">
          <w:rPr>
            <w:rFonts w:ascii="Times New Roman" w:eastAsia="Times New Roman" w:hAnsi="Times New Roman" w:cs="Times New Roman"/>
            <w:sz w:val="24"/>
            <w:szCs w:val="24"/>
          </w:rPr>
          <w:delText xml:space="preserve">a consistent </w:delText>
        </w:r>
      </w:del>
      <w:ins w:id="17" w:author="Aaron Galloway" w:date="2020-09-17T16:01:00Z">
        <w:r w:rsidR="00433A07">
          <w:rPr>
            <w:rFonts w:ascii="Times New Roman" w:eastAsia="Times New Roman" w:hAnsi="Times New Roman" w:cs="Times New Roman"/>
            <w:sz w:val="24"/>
            <w:szCs w:val="24"/>
          </w:rPr>
          <w:t xml:space="preserve">strongly differentiated multivariate </w:t>
        </w:r>
      </w:ins>
      <w:r w:rsidR="00CB3C43">
        <w:rPr>
          <w:rFonts w:ascii="Times New Roman" w:eastAsia="Times New Roman" w:hAnsi="Times New Roman" w:cs="Times New Roman"/>
          <w:sz w:val="24"/>
          <w:szCs w:val="24"/>
        </w:rPr>
        <w:t>EFA signature</w:t>
      </w:r>
      <w:ins w:id="18" w:author="Aaron Galloway" w:date="2020-09-17T16:01:00Z">
        <w:r w:rsidR="00433A07">
          <w:rPr>
            <w:rFonts w:ascii="Times New Roman" w:eastAsia="Times New Roman" w:hAnsi="Times New Roman" w:cs="Times New Roman"/>
            <w:sz w:val="24"/>
            <w:szCs w:val="24"/>
          </w:rPr>
          <w:t>s</w:t>
        </w:r>
      </w:ins>
      <w:r w:rsidR="00CB3C43">
        <w:rPr>
          <w:rFonts w:ascii="Times New Roman" w:eastAsia="Times New Roman" w:hAnsi="Times New Roman" w:cs="Times New Roman"/>
          <w:sz w:val="24"/>
          <w:szCs w:val="24"/>
        </w:rPr>
        <w:t xml:space="preserve"> </w:t>
      </w:r>
      <w:commentRangeStart w:id="19"/>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(Taipale et al. 2013</w:t>
      </w:r>
      <w:ins w:id="20" w:author="Aaron Galloway" w:date="2020-09-17T16:01:00Z">
        <w:r w:rsidR="00433A07">
          <w:rPr>
            <w:rFonts w:ascii="Times New Roman" w:hAnsi="Times New Roman" w:cs="Times New Roman"/>
            <w:sz w:val="24"/>
          </w:rPr>
          <w:t>, Galloway and Winder 2015</w:t>
        </w:r>
      </w:ins>
      <w:r w:rsidR="00CB3C43" w:rsidRPr="007E0849">
        <w:rPr>
          <w:rFonts w:ascii="Times New Roman" w:hAnsi="Times New Roman" w:cs="Times New Roman"/>
          <w:sz w:val="24"/>
        </w:rPr>
        <w:t>)</w:t>
      </w:r>
      <w:r w:rsidR="00CB3C43">
        <w:rPr>
          <w:rFonts w:ascii="Times New Roman" w:eastAsia="Times New Roman" w:hAnsi="Times New Roman" w:cs="Times New Roman"/>
          <w:sz w:val="24"/>
          <w:szCs w:val="24"/>
        </w:rPr>
        <w:fldChar w:fldCharType="end"/>
      </w:r>
      <w:commentRangeEnd w:id="19"/>
      <w:r w:rsidR="00433A07">
        <w:rPr>
          <w:rStyle w:val="CommentReference"/>
        </w:rPr>
        <w:commentReference w:id="19"/>
      </w:r>
      <w:r w:rsidR="00CB3C43">
        <w:rPr>
          <w:rFonts w:ascii="Times New Roman" w:eastAsia="Times New Roman" w:hAnsi="Times New Roman" w:cs="Times New Roman"/>
          <w:sz w:val="24"/>
          <w:szCs w:val="24"/>
        </w:rPr>
        <w:t xml:space="preserve">. Consumers, </w:t>
      </w:r>
      <w:del w:id="21" w:author="Aaron Galloway" w:date="2020-09-17T16:04:00Z">
        <w:r w:rsidR="00CB3C43" w:rsidDel="00CF7803">
          <w:rPr>
            <w:rFonts w:ascii="Times New Roman" w:eastAsia="Times New Roman" w:hAnsi="Times New Roman" w:cs="Times New Roman"/>
            <w:sz w:val="24"/>
            <w:szCs w:val="24"/>
          </w:rPr>
          <w:delText xml:space="preserve">however, </w:delText>
        </w:r>
      </w:del>
      <w:r w:rsidR="00CB3C43">
        <w:rPr>
          <w:rFonts w:ascii="Times New Roman" w:eastAsia="Times New Roman" w:hAnsi="Times New Roman" w:cs="Times New Roman"/>
          <w:sz w:val="24"/>
          <w:szCs w:val="24"/>
        </w:rPr>
        <w:t xml:space="preserve">can acquire EFAs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EFAs 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ins w:id="22" w:author="Aaron Galloway" w:date="2020-09-17T16:04:00Z">
        <w:r w:rsidR="00CF7803">
          <w:rPr>
            <w:rFonts w:ascii="Times New Roman" w:eastAsia="Times New Roman" w:hAnsi="Times New Roman" w:cs="Times New Roman"/>
            <w:sz w:val="24"/>
            <w:szCs w:val="24"/>
          </w:rPr>
          <w:t xml:space="preserve"> </w:t>
        </w:r>
      </w:ins>
      <w:ins w:id="23" w:author="Aaron Galloway" w:date="2020-09-17T16:05:00Z">
        <w:r w:rsidR="00CF7803">
          <w:rPr>
            <w:rFonts w:ascii="Times New Roman" w:eastAsia="Times New Roman" w:hAnsi="Times New Roman" w:cs="Times New Roman"/>
            <w:sz w:val="24"/>
            <w:szCs w:val="24"/>
          </w:rPr>
          <w:t xml:space="preserve">and </w:t>
        </w:r>
      </w:ins>
      <w:ins w:id="24" w:author="Aaron Galloway" w:date="2020-09-17T16:04:00Z">
        <w:r w:rsidR="00CF7803">
          <w:rPr>
            <w:rFonts w:ascii="Times New Roman" w:eastAsia="Times New Roman" w:hAnsi="Times New Roman" w:cs="Times New Roman"/>
            <w:sz w:val="24"/>
            <w:szCs w:val="24"/>
          </w:rPr>
          <w:t>of</w:t>
        </w:r>
      </w:ins>
      <w:ins w:id="25" w:author="Aaron Galloway" w:date="2020-09-17T16:05:00Z">
        <w:r w:rsidR="00CF7803">
          <w:rPr>
            <w:rFonts w:ascii="Times New Roman" w:eastAsia="Times New Roman" w:hAnsi="Times New Roman" w:cs="Times New Roman"/>
            <w:sz w:val="24"/>
            <w:szCs w:val="24"/>
          </w:rPr>
          <w:t xml:space="preserve">ten reflect the EFA signatures of their diets. </w:t>
        </w:r>
      </w:ins>
      <w:del w:id="26" w:author="Aaron Galloway" w:date="2020-09-17T16:04:00Z">
        <w:r w:rsidR="00CB3C43" w:rsidDel="00CF7803">
          <w:rPr>
            <w:rFonts w:ascii="Times New Roman" w:eastAsia="Times New Roman" w:hAnsi="Times New Roman" w:cs="Times New Roman"/>
            <w:sz w:val="24"/>
            <w:szCs w:val="24"/>
          </w:rPr>
          <w:delText>.</w:delText>
        </w:r>
        <w:r w:rsidR="005B362F" w:rsidDel="00CF7803">
          <w:rPr>
            <w:rFonts w:ascii="Times New Roman" w:eastAsia="Times New Roman" w:hAnsi="Times New Roman" w:cs="Times New Roman"/>
            <w:sz w:val="24"/>
            <w:szCs w:val="24"/>
          </w:rPr>
          <w:delText xml:space="preserve"> </w:delText>
        </w:r>
      </w:del>
      <w:del w:id="27" w:author="Aaron Galloway" w:date="2020-09-17T16:05:00Z">
        <w:r w:rsidR="005B362F" w:rsidDel="00CF7803">
          <w:rPr>
            <w:rFonts w:ascii="Times New Roman" w:eastAsia="Times New Roman" w:hAnsi="Times New Roman" w:cs="Times New Roman"/>
            <w:sz w:val="24"/>
            <w:szCs w:val="24"/>
          </w:rPr>
          <w:delText>In either event,</w:delText>
        </w:r>
      </w:del>
      <w:ins w:id="28" w:author="Aaron Galloway" w:date="2020-09-17T16:05:00Z">
        <w:r w:rsidR="00CF7803">
          <w:rPr>
            <w:rFonts w:ascii="Times New Roman" w:eastAsia="Times New Roman" w:hAnsi="Times New Roman" w:cs="Times New Roman"/>
            <w:sz w:val="24"/>
            <w:szCs w:val="24"/>
          </w:rPr>
          <w:t>Thus,</w:t>
        </w:r>
      </w:ins>
      <w:r w:rsidR="005B362F">
        <w:rPr>
          <w:rFonts w:ascii="Times New Roman" w:eastAsia="Times New Roman" w:hAnsi="Times New Roman" w:cs="Times New Roman"/>
          <w:sz w:val="24"/>
          <w:szCs w:val="24"/>
        </w:rPr>
        <w:t xml:space="preserve"> </w:t>
      </w:r>
      <w:del w:id="29" w:author="Aaron Galloway" w:date="2020-09-17T16:06:00Z">
        <w:r w:rsidR="005B362F" w:rsidDel="00CF7803">
          <w:rPr>
            <w:rFonts w:ascii="Times New Roman" w:eastAsia="Times New Roman" w:hAnsi="Times New Roman" w:cs="Times New Roman"/>
            <w:sz w:val="24"/>
            <w:szCs w:val="24"/>
          </w:rPr>
          <w:delText xml:space="preserve">comparing </w:delText>
        </w:r>
      </w:del>
      <w:r w:rsidR="005B362F">
        <w:rPr>
          <w:rFonts w:ascii="Times New Roman" w:eastAsia="Times New Roman" w:hAnsi="Times New Roman" w:cs="Times New Roman"/>
          <w:sz w:val="24"/>
          <w:szCs w:val="24"/>
        </w:rPr>
        <w:t xml:space="preserve">consumer </w:t>
      </w:r>
      <w:ins w:id="30" w:author="Aaron Galloway" w:date="2020-09-17T16:06:00Z">
        <w:r w:rsidR="00CF7803">
          <w:rPr>
            <w:rFonts w:ascii="Times New Roman" w:eastAsia="Times New Roman" w:hAnsi="Times New Roman" w:cs="Times New Roman"/>
            <w:sz w:val="24"/>
            <w:szCs w:val="24"/>
          </w:rPr>
          <w:t xml:space="preserve">and producer </w:t>
        </w:r>
      </w:ins>
      <w:r w:rsidR="005B362F">
        <w:rPr>
          <w:rFonts w:ascii="Times New Roman" w:eastAsia="Times New Roman" w:hAnsi="Times New Roman" w:cs="Times New Roman"/>
          <w:sz w:val="24"/>
          <w:szCs w:val="24"/>
        </w:rPr>
        <w:t xml:space="preserve">fatty acid compositions </w:t>
      </w:r>
      <w:del w:id="31" w:author="Aaron Galloway" w:date="2020-09-17T16:07:00Z">
        <w:r w:rsidR="005B362F" w:rsidDel="00CF7803">
          <w:rPr>
            <w:rFonts w:ascii="Times New Roman" w:eastAsia="Times New Roman" w:hAnsi="Times New Roman" w:cs="Times New Roman"/>
            <w:sz w:val="24"/>
            <w:szCs w:val="24"/>
          </w:rPr>
          <w:delText xml:space="preserve">to </w:delText>
        </w:r>
        <w:r w:rsidR="00DF07BD" w:rsidDel="00CF7803">
          <w:rPr>
            <w:rFonts w:ascii="Times New Roman" w:eastAsia="Times New Roman" w:hAnsi="Times New Roman" w:cs="Times New Roman"/>
            <w:sz w:val="24"/>
            <w:szCs w:val="24"/>
          </w:rPr>
          <w:delText xml:space="preserve">those of </w:delText>
        </w:r>
        <w:r w:rsidR="005B362F" w:rsidDel="00CF7803">
          <w:rPr>
            <w:rFonts w:ascii="Times New Roman" w:eastAsia="Times New Roman" w:hAnsi="Times New Roman" w:cs="Times New Roman"/>
            <w:sz w:val="24"/>
            <w:szCs w:val="24"/>
          </w:rPr>
          <w:delText xml:space="preserve">potential </w:delText>
        </w:r>
        <w:r w:rsidR="00DF07BD" w:rsidDel="00CF7803">
          <w:rPr>
            <w:rFonts w:ascii="Times New Roman" w:eastAsia="Times New Roman" w:hAnsi="Times New Roman" w:cs="Times New Roman"/>
            <w:sz w:val="24"/>
            <w:szCs w:val="24"/>
          </w:rPr>
          <w:delText xml:space="preserve">food sources </w:delText>
        </w:r>
      </w:del>
      <w:r w:rsidR="005B362F">
        <w:rPr>
          <w:rFonts w:ascii="Times New Roman" w:eastAsia="Times New Roman" w:hAnsi="Times New Roman" w:cs="Times New Roman"/>
          <w:sz w:val="24"/>
          <w:szCs w:val="24"/>
        </w:rPr>
        <w:t>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5F7FD469" w:rsidR="00715D55" w:rsidRDefault="00D8535D" w:rsidP="00B55E36">
      <w:pPr>
        <w:rPr>
          <w:rFonts w:ascii="Times New Roman" w:eastAsia="Times New Roman" w:hAnsi="Times New Roman" w:cs="Times New Roman"/>
          <w:sz w:val="24"/>
          <w:szCs w:val="24"/>
        </w:rPr>
      </w:pPr>
      <w:commentRangeStart w:id="32"/>
      <w:r>
        <w:rPr>
          <w:rFonts w:ascii="Times New Roman" w:eastAsia="Times New Roman" w:hAnsi="Times New Roman" w:cs="Times New Roman"/>
          <w:sz w:val="24"/>
          <w:szCs w:val="24"/>
        </w:rPr>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 xml:space="preserve">community </w:t>
      </w:r>
      <w:r w:rsidR="008B0857">
        <w:rPr>
          <w:rFonts w:ascii="Times New Roman" w:eastAsia="Times New Roman" w:hAnsi="Times New Roman" w:cs="Times New Roman"/>
          <w:sz w:val="24"/>
          <w:szCs w:val="24"/>
        </w:rPr>
        <w:t xml:space="preserve">and food web </w:t>
      </w:r>
      <w:r>
        <w:rPr>
          <w:rFonts w:ascii="Times New Roman" w:eastAsia="Times New Roman" w:hAnsi="Times New Roman" w:cs="Times New Roman"/>
          <w:sz w:val="24"/>
          <w:szCs w:val="24"/>
        </w:rPr>
        <w:t>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w:t>
      </w:r>
      <w:r>
        <w:rPr>
          <w:rFonts w:ascii="Times New Roman" w:eastAsia="Times New Roman" w:hAnsi="Times New Roman" w:cs="Times New Roman"/>
          <w:sz w:val="24"/>
          <w:szCs w:val="24"/>
        </w:rPr>
        <w:lastRenderedPageBreak/>
        <w:t xml:space="preserve">community composition and structure. </w:t>
      </w:r>
      <w:commentRangeEnd w:id="32"/>
      <w:r w:rsidR="00380CA1">
        <w:rPr>
          <w:rStyle w:val="CommentReference"/>
        </w:rPr>
        <w:commentReference w:id="32"/>
      </w:r>
      <w:r>
        <w:rPr>
          <w:rFonts w:ascii="Times New Roman" w:eastAsia="Times New Roman" w:hAnsi="Times New Roman" w:cs="Times New Roman"/>
          <w:sz w:val="24"/>
          <w:szCs w:val="24"/>
        </w:rPr>
        <w:t xml:space="preserve">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{"citationID":"crXtLJbe","properties":{"formattedCitation":"(Yoshida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55568">
        <w:rPr>
          <w:rFonts w:ascii="Cambria Math" w:eastAsia="Times New Roman" w:hAnsi="Cambria Math" w:cs="Cambria Math"/>
          <w:sz w:val="24"/>
          <w:szCs w:val="24"/>
        </w:rPr>
        <w:instrText>∼</w:instrText>
      </w:r>
      <w:r w:rsidR="00C5556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C55568" w:rsidRPr="00C5556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r w:rsidR="00730E9A">
        <w:rPr>
          <w:rFonts w:ascii="Times New Roman" w:eastAsia="Times New Roman" w:hAnsi="Times New Roman" w:cs="Times New Roman"/>
          <w:sz w:val="24"/>
          <w:szCs w:val="24"/>
        </w:rPr>
        <w:t xml:space="preserve">increased </w:t>
      </w:r>
      <w:r w:rsidR="005613D8">
        <w:rPr>
          <w:rFonts w:ascii="Times New Roman" w:eastAsia="Times New Roman" w:hAnsi="Times New Roman" w:cs="Times New Roman"/>
          <w:i/>
          <w:sz w:val="24"/>
          <w:szCs w:val="24"/>
        </w:rPr>
        <w:t xml:space="preserve">Ulothrix </w:t>
      </w:r>
      <w:r w:rsidR="005613D8">
        <w:rPr>
          <w:rFonts w:ascii="Times New Roman" w:eastAsia="Times New Roman" w:hAnsi="Times New Roman" w:cs="Times New Roman"/>
          <w:sz w:val="24"/>
          <w:szCs w:val="24"/>
        </w:rPr>
        <w:t xml:space="preserve">spp. </w:t>
      </w:r>
      <w:r w:rsidR="00730E9A">
        <w:rPr>
          <w:rFonts w:ascii="Times New Roman" w:eastAsia="Times New Roman" w:hAnsi="Times New Roman" w:cs="Times New Roman"/>
          <w:sz w:val="24"/>
          <w:szCs w:val="24"/>
        </w:rPr>
        <w:t xml:space="preserve">abundance </w:t>
      </w:r>
      <w:r w:rsidR="009B7513">
        <w:rPr>
          <w:rFonts w:ascii="Times New Roman" w:eastAsia="Times New Roman" w:hAnsi="Times New Roman" w:cs="Times New Roman"/>
          <w:sz w:val="24"/>
          <w:szCs w:val="24"/>
        </w:rPr>
        <w:t>historically occur</w:t>
      </w:r>
      <w:r w:rsidR="00730E9A">
        <w:rPr>
          <w:rFonts w:ascii="Times New Roman" w:eastAsia="Times New Roman" w:hAnsi="Times New Roman" w:cs="Times New Roman"/>
          <w:sz w:val="24"/>
          <w:szCs w:val="24"/>
        </w:rPr>
        <w:t>s</w:t>
      </w:r>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ins w:id="33" w:author="Aaron Galloway" w:date="2020-09-17T16:16:00Z">
        <w:r w:rsidR="00380CA1">
          <w:rPr>
            <w:rFonts w:ascii="Times New Roman" w:eastAsia="Times New Roman" w:hAnsi="Times New Roman" w:cs="Times New Roman"/>
            <w:sz w:val="24"/>
            <w:szCs w:val="24"/>
          </w:rPr>
          <w:t>Inadequate wastewater management in lakeside settlements is likely the main driver of these nearshore algal blooms (</w:t>
        </w:r>
      </w:ins>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w:t>
      </w:r>
      <w:del w:id="34" w:author="Aaron Galloway" w:date="2020-09-17T16:16:00Z">
        <w:r w:rsidDel="00380CA1">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2016, 2018)</w:t>
      </w:r>
      <w:commentRangeStart w:id="35"/>
      <w:del w:id="36" w:author="Aaron Galloway" w:date="2020-09-17T16:16:00Z">
        <w:r w:rsidDel="00380CA1">
          <w:rPr>
            <w:rFonts w:ascii="Times New Roman" w:eastAsia="Times New Roman" w:hAnsi="Times New Roman" w:cs="Times New Roman"/>
            <w:sz w:val="24"/>
            <w:szCs w:val="24"/>
          </w:rPr>
          <w:delText xml:space="preserve"> present compelling </w:delText>
        </w:r>
        <w:r w:rsidR="00FA2CB7" w:rsidDel="00380CA1">
          <w:rPr>
            <w:rFonts w:ascii="Times New Roman" w:eastAsia="Times New Roman" w:hAnsi="Times New Roman" w:cs="Times New Roman"/>
            <w:sz w:val="24"/>
            <w:szCs w:val="24"/>
          </w:rPr>
          <w:delText xml:space="preserve">evidence </w:delText>
        </w:r>
        <w:r w:rsidDel="00380CA1">
          <w:rPr>
            <w:rFonts w:ascii="Times New Roman" w:eastAsia="Times New Roman" w:hAnsi="Times New Roman" w:cs="Times New Roman"/>
            <w:sz w:val="24"/>
            <w:szCs w:val="24"/>
          </w:rPr>
          <w:delText>that inadequa</w:delText>
        </w:r>
        <w:r w:rsidR="00C345FA" w:rsidDel="00380CA1">
          <w:rPr>
            <w:rFonts w:ascii="Times New Roman" w:eastAsia="Times New Roman" w:hAnsi="Times New Roman" w:cs="Times New Roman"/>
            <w:sz w:val="24"/>
            <w:szCs w:val="24"/>
          </w:rPr>
          <w:delText>te</w:delText>
        </w:r>
        <w:r w:rsidDel="00380CA1">
          <w:rPr>
            <w:rFonts w:ascii="Times New Roman" w:eastAsia="Times New Roman" w:hAnsi="Times New Roman" w:cs="Times New Roman"/>
            <w:sz w:val="24"/>
            <w:szCs w:val="24"/>
          </w:rPr>
          <w:delText xml:space="preserve"> wastewater management </w:delText>
        </w:r>
        <w:r w:rsidR="00FA2CB7" w:rsidDel="00380CA1">
          <w:rPr>
            <w:rFonts w:ascii="Times New Roman" w:eastAsia="Times New Roman" w:hAnsi="Times New Roman" w:cs="Times New Roman"/>
            <w:sz w:val="24"/>
            <w:szCs w:val="24"/>
          </w:rPr>
          <w:delText xml:space="preserve">in </w:delText>
        </w:r>
        <w:r w:rsidDel="00380CA1">
          <w:rPr>
            <w:rFonts w:ascii="Times New Roman" w:eastAsia="Times New Roman" w:hAnsi="Times New Roman" w:cs="Times New Roman"/>
            <w:sz w:val="24"/>
            <w:szCs w:val="24"/>
          </w:rPr>
          <w:delText xml:space="preserve">lakeside settlements </w:delText>
        </w:r>
        <w:r w:rsidR="00FA2CB7" w:rsidDel="00380CA1">
          <w:rPr>
            <w:rFonts w:ascii="Times New Roman" w:eastAsia="Times New Roman" w:hAnsi="Times New Roman" w:cs="Times New Roman"/>
            <w:sz w:val="24"/>
            <w:szCs w:val="24"/>
          </w:rPr>
          <w:delText>is</w:delText>
        </w:r>
        <w:r w:rsidDel="00380CA1">
          <w:rPr>
            <w:rFonts w:ascii="Times New Roman" w:eastAsia="Times New Roman" w:hAnsi="Times New Roman" w:cs="Times New Roman"/>
            <w:sz w:val="24"/>
            <w:szCs w:val="24"/>
          </w:rPr>
          <w:delText xml:space="preserve"> </w:delText>
        </w:r>
        <w:r w:rsidR="00C72655" w:rsidDel="00380CA1">
          <w:rPr>
            <w:rFonts w:ascii="Times New Roman" w:eastAsia="Times New Roman" w:hAnsi="Times New Roman" w:cs="Times New Roman"/>
            <w:sz w:val="24"/>
            <w:szCs w:val="24"/>
          </w:rPr>
          <w:delText xml:space="preserve">likely </w:delText>
        </w:r>
        <w:r w:rsidDel="00380CA1">
          <w:rPr>
            <w:rFonts w:ascii="Times New Roman" w:eastAsia="Times New Roman" w:hAnsi="Times New Roman" w:cs="Times New Roman"/>
            <w:sz w:val="24"/>
            <w:szCs w:val="24"/>
          </w:rPr>
          <w:delText xml:space="preserve">the main driver of nearshore </w:delText>
        </w:r>
        <w:r w:rsidR="005F7A18" w:rsidDel="00380CA1">
          <w:rPr>
            <w:rFonts w:ascii="Times New Roman" w:eastAsia="Times New Roman" w:hAnsi="Times New Roman" w:cs="Times New Roman"/>
            <w:sz w:val="24"/>
            <w:szCs w:val="24"/>
          </w:rPr>
          <w:delText>algal blooms</w:delText>
        </w:r>
        <w:r w:rsidDel="00380CA1">
          <w:rPr>
            <w:rFonts w:ascii="Times New Roman" w:eastAsia="Times New Roman" w:hAnsi="Times New Roman" w:cs="Times New Roman"/>
            <w:sz w:val="24"/>
            <w:szCs w:val="24"/>
          </w:rPr>
          <w:delText>, motivating further research that might identify the extent to which sewage is altering nearshore communities</w:delText>
        </w:r>
      </w:del>
      <w:r>
        <w:rPr>
          <w:rFonts w:ascii="Times New Roman" w:eastAsia="Times New Roman" w:hAnsi="Times New Roman" w:cs="Times New Roman"/>
          <w:sz w:val="24"/>
          <w:szCs w:val="24"/>
        </w:rPr>
        <w:t>.</w:t>
      </w:r>
      <w:commentRangeEnd w:id="35"/>
      <w:r w:rsidR="00380CA1">
        <w:rPr>
          <w:rStyle w:val="CommentReference"/>
        </w:rPr>
        <w:commentReference w:id="35"/>
      </w:r>
    </w:p>
    <w:p w14:paraId="789E8C41" w14:textId="77777777" w:rsidR="00B55E36" w:rsidRDefault="00B55E36" w:rsidP="00B55E36">
      <w:pPr>
        <w:rPr>
          <w:rFonts w:ascii="Times New Roman" w:eastAsia="Times New Roman" w:hAnsi="Times New Roman" w:cs="Times New Roman"/>
          <w:sz w:val="24"/>
          <w:szCs w:val="24"/>
        </w:rPr>
      </w:pPr>
    </w:p>
    <w:p w14:paraId="2BDB9244" w14:textId="69F9B21F"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r w:rsidR="00C7265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Baikal’s nearshore periphyton communities</w:t>
      </w:r>
      <w:r w:rsidR="00357863">
        <w:rPr>
          <w:rFonts w:ascii="Times New Roman" w:eastAsia="Times New Roman" w:hAnsi="Times New Roman" w:cs="Times New Roman"/>
          <w:sz w:val="24"/>
          <w:szCs w:val="24"/>
        </w:rPr>
        <w:t xml:space="preserve"> </w:t>
      </w:r>
      <w:r w:rsidR="00C03D31">
        <w:rPr>
          <w:rFonts w:ascii="Times New Roman" w:eastAsia="Times New Roman" w:hAnsi="Times New Roman" w:cs="Times New Roman"/>
          <w:sz w:val="24"/>
          <w:szCs w:val="24"/>
        </w:rPr>
        <w:t>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w:t>
      </w:r>
      <w:del w:id="37" w:author="Aaron Galloway" w:date="2020-09-17T16:18:00Z">
        <w:r w:rsidR="00CA6980" w:rsidDel="00380CA1">
          <w:rPr>
            <w:rFonts w:ascii="Times New Roman" w:eastAsia="Times New Roman" w:hAnsi="Times New Roman" w:cs="Times New Roman"/>
            <w:sz w:val="24"/>
            <w:szCs w:val="24"/>
          </w:rPr>
          <w:delText xml:space="preserve">overarching </w:delText>
        </w:r>
      </w:del>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This </w:t>
      </w:r>
      <w:r w:rsidR="00357863">
        <w:rPr>
          <w:rFonts w:ascii="Times New Roman" w:eastAsia="Times New Roman" w:hAnsi="Times New Roman" w:cs="Times New Roman"/>
          <w:sz w:val="24"/>
          <w:szCs w:val="24"/>
        </w:rPr>
        <w:t>overarching goal can be divided into three main objectives:</w:t>
      </w:r>
    </w:p>
    <w:p w14:paraId="6A3CCAEE" w14:textId="23A0593D"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w:t>
      </w:r>
      <w:r w:rsidR="00C72655">
        <w:rPr>
          <w:rFonts w:ascii="Times New Roman" w:eastAsia="Times New Roman" w:hAnsi="Times New Roman" w:cs="Times New Roman"/>
          <w:sz w:val="24"/>
          <w:szCs w:val="24"/>
        </w:rPr>
        <w:t xml:space="preserve">wastewater </w:t>
      </w:r>
      <w:r w:rsidR="00357863">
        <w:rPr>
          <w:rFonts w:ascii="Times New Roman" w:eastAsia="Times New Roman" w:hAnsi="Times New Roman" w:cs="Times New Roman"/>
          <w:sz w:val="24"/>
          <w:szCs w:val="24"/>
        </w:rPr>
        <w:t xml:space="preserve">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r w:rsidR="00C72655">
        <w:rPr>
          <w:rFonts w:ascii="Times New Roman" w:eastAsia="Times New Roman" w:hAnsi="Times New Roman" w:cs="Times New Roman"/>
          <w:sz w:val="24"/>
          <w:szCs w:val="24"/>
        </w:rPr>
        <w:t xml:space="preserve">sewage </w:t>
      </w:r>
      <w:r>
        <w:rPr>
          <w:rFonts w:ascii="Times New Roman" w:eastAsia="Times New Roman" w:hAnsi="Times New Roman" w:cs="Times New Roman"/>
          <w:sz w:val="24"/>
          <w:szCs w:val="24"/>
        </w:rPr>
        <w:t>indicators,</w:t>
      </w:r>
    </w:p>
    <w:p w14:paraId="1B8FC010" w14:textId="5843BFA1" w:rsidR="00357863" w:rsidRDefault="00730E9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2668C">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sidR="00C2668C">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periphyton and macroinvertebrate community composition, and</w:t>
      </w:r>
    </w:p>
    <w:p w14:paraId="5E6E3EB8" w14:textId="6B6E537E"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how food webs may restructure with increasing sewage</w:t>
      </w:r>
      <w:r w:rsidR="00730E9A">
        <w:rPr>
          <w:rFonts w:ascii="Times New Roman" w:eastAsia="Times New Roman" w:hAnsi="Times New Roman" w:cs="Times New Roman"/>
          <w:sz w:val="24"/>
          <w:szCs w:val="24"/>
        </w:rPr>
        <w:t xml:space="preserve"> pollution</w:t>
      </w:r>
      <w:r>
        <w:rPr>
          <w:rFonts w:ascii="Times New Roman" w:eastAsia="Times New Roman" w:hAnsi="Times New Roman" w:cs="Times New Roman"/>
          <w:sz w:val="24"/>
          <w:szCs w:val="24"/>
        </w:rPr>
        <w:t xml:space="preserve">. </w:t>
      </w:r>
    </w:p>
    <w:p w14:paraId="7BCA5B63" w14:textId="1106B4B3"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stable isotopes and fatty acids</w:t>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37C23D93"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vast majority of Lake Baikal’s 2,</w:t>
      </w:r>
      <w:r w:rsidR="00210EE3">
        <w:rPr>
          <w:rFonts w:ascii="Times New Roman" w:eastAsia="Times New Roman" w:hAnsi="Times New Roman" w:cs="Times New Roman"/>
          <w:sz w:val="24"/>
          <w:szCs w:val="24"/>
        </w:rPr>
        <w:t>1</w:t>
      </w:r>
      <w:r>
        <w:rPr>
          <w:rFonts w:ascii="Times New Roman" w:eastAsia="Times New Roman" w:hAnsi="Times New Roman" w:cs="Times New Roman"/>
          <w:sz w:val="24"/>
          <w:szCs w:val="24"/>
        </w:rPr>
        <w:t>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Start w:id="38"/>
      <w:r>
        <w:rPr>
          <w:rFonts w:ascii="Times New Roman" w:eastAsia="Times New Roman" w:hAnsi="Times New Roman" w:cs="Times New Roman"/>
          <w:sz w:val="24"/>
          <w:szCs w:val="24"/>
        </w:rPr>
        <w:t xml:space="preserve">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shoreline, </w:t>
      </w:r>
      <w:r w:rsidR="00414172">
        <w:rPr>
          <w:rFonts w:ascii="Times New Roman" w:eastAsia="Times New Roman" w:hAnsi="Times New Roman" w:cs="Times New Roman"/>
          <w:sz w:val="24"/>
          <w:szCs w:val="24"/>
        </w:rPr>
        <w:t>which included three settlements of different size</w:t>
      </w:r>
      <w:r w:rsidR="00147D1A">
        <w:rPr>
          <w:rFonts w:ascii="Times New Roman" w:eastAsia="Times New Roman" w:hAnsi="Times New Roman" w:cs="Times New Roman"/>
          <w:sz w:val="24"/>
          <w:szCs w:val="24"/>
        </w:rPr>
        <w:t xml:space="preserve"> (Figure 1)</w:t>
      </w:r>
      <w:commentRangeEnd w:id="38"/>
      <w:r w:rsidR="0081229C">
        <w:rPr>
          <w:rStyle w:val="CommentReference"/>
        </w:rPr>
        <w:commentReference w:id="38"/>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From 19 through 23 August 2015, w</w:t>
      </w:r>
      <w:r w:rsidR="007E6282">
        <w:rPr>
          <w:rFonts w:ascii="Times New Roman" w:eastAsia="Times New Roman" w:hAnsi="Times New Roman" w:cs="Times New Roman"/>
          <w:sz w:val="24"/>
          <w:szCs w:val="24"/>
        </w:rPr>
        <w:t xml:space="preserve">e sampled 14 littoral and 3 pelagic locations along our 40-km transect. Littoral locations were chosen to capture a range of sites with varying degrees of adjacent shoreline </w:t>
      </w:r>
      <w:r w:rsidR="007E6282">
        <w:rPr>
          <w:rFonts w:ascii="Times New Roman" w:eastAsia="Times New Roman" w:hAnsi="Times New Roman" w:cs="Times New Roman"/>
          <w:sz w:val="24"/>
          <w:szCs w:val="24"/>
        </w:rPr>
        <w:lastRenderedPageBreak/>
        <w:t>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C03D31">
        <w:rPr>
          <w:rFonts w:ascii="Times New Roman" w:eastAsia="Times New Roman" w:hAnsi="Times New Roman" w:cs="Times New Roman"/>
          <w:sz w:val="24"/>
          <w:szCs w:val="24"/>
        </w:rPr>
        <w:t xml:space="preserve"> (Figure 1; Figure 2; Table 1)</w:t>
      </w:r>
      <w:r w:rsidR="007E6282">
        <w:rPr>
          <w:rFonts w:ascii="Times New Roman" w:eastAsia="Times New Roman" w:hAnsi="Times New Roman" w:cs="Times New Roman"/>
          <w:sz w:val="24"/>
          <w:szCs w:val="24"/>
        </w:rPr>
        <w:t xml:space="preserve">. Pelagic sites were located 2 to 5 km offshore from each of the </w:t>
      </w:r>
      <w:commentRangeStart w:id="39"/>
      <w:r w:rsidR="007E6282">
        <w:rPr>
          <w:rFonts w:ascii="Times New Roman" w:eastAsia="Times New Roman" w:hAnsi="Times New Roman" w:cs="Times New Roman"/>
          <w:sz w:val="24"/>
          <w:szCs w:val="24"/>
        </w:rPr>
        <w:t>developed sites</w:t>
      </w:r>
      <w:r w:rsidR="0028782C">
        <w:rPr>
          <w:rFonts w:ascii="Times New Roman" w:eastAsia="Times New Roman" w:hAnsi="Times New Roman" w:cs="Times New Roman"/>
          <w:sz w:val="24"/>
          <w:szCs w:val="24"/>
        </w:rPr>
        <w:t xml:space="preserve"> in water depths of </w:t>
      </w:r>
      <w:commentRangeStart w:id="40"/>
      <w:r w:rsidR="00730E9A">
        <w:rPr>
          <w:rFonts w:ascii="Times New Roman" w:eastAsia="Times New Roman" w:hAnsi="Times New Roman" w:cs="Times New Roman"/>
          <w:sz w:val="24"/>
          <w:szCs w:val="24"/>
        </w:rPr>
        <w:t>900</w:t>
      </w:r>
      <w:r w:rsidR="0028782C">
        <w:rPr>
          <w:rFonts w:ascii="Times New Roman" w:eastAsia="Times New Roman" w:hAnsi="Times New Roman" w:cs="Times New Roman"/>
          <w:sz w:val="24"/>
          <w:szCs w:val="24"/>
        </w:rPr>
        <w:t>-</w:t>
      </w:r>
      <w:r w:rsidR="00730E9A">
        <w:rPr>
          <w:rFonts w:ascii="Times New Roman" w:eastAsia="Times New Roman" w:hAnsi="Times New Roman" w:cs="Times New Roman"/>
          <w:sz w:val="24"/>
          <w:szCs w:val="24"/>
        </w:rPr>
        <w:t>1300</w:t>
      </w:r>
      <w:r w:rsidR="0028782C">
        <w:rPr>
          <w:rFonts w:ascii="Times New Roman" w:eastAsia="Times New Roman" w:hAnsi="Times New Roman" w:cs="Times New Roman"/>
          <w:sz w:val="24"/>
          <w:szCs w:val="24"/>
        </w:rPr>
        <w:t xml:space="preserve"> m</w:t>
      </w:r>
      <w:commentRangeEnd w:id="40"/>
      <w:r w:rsidR="0081229C">
        <w:rPr>
          <w:rStyle w:val="CommentReference"/>
        </w:rPr>
        <w:commentReference w:id="40"/>
      </w:r>
      <w:r w:rsidR="007E6282">
        <w:rPr>
          <w:rFonts w:ascii="Times New Roman" w:eastAsia="Times New Roman" w:hAnsi="Times New Roman" w:cs="Times New Roman"/>
          <w:sz w:val="24"/>
          <w:szCs w:val="24"/>
        </w:rPr>
        <w:t xml:space="preserve"> (Figure 1; Table 1).</w:t>
      </w:r>
      <w:commentRangeEnd w:id="39"/>
      <w:r w:rsidR="009C2711">
        <w:rPr>
          <w:rStyle w:val="CommentReference"/>
        </w:rPr>
        <w:commentReference w:id="39"/>
      </w:r>
      <w:r w:rsidR="007E6282">
        <w:rPr>
          <w:rFonts w:ascii="Times New Roman" w:eastAsia="Times New Roman" w:hAnsi="Times New Roman" w:cs="Times New Roman"/>
          <w:sz w:val="24"/>
          <w:szCs w:val="24"/>
        </w:rPr>
        <w:t xml:space="preserve">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r w:rsidR="00730E9A">
        <w:rPr>
          <w:rFonts w:ascii="Times New Roman" w:eastAsia="Times New Roman" w:hAnsi="Times New Roman" w:cs="Times New Roman"/>
          <w:sz w:val="24"/>
          <w:szCs w:val="24"/>
        </w:rPr>
        <w:t>8.9-20.75</w:t>
      </w:r>
      <w:r w:rsidR="0028782C">
        <w:rPr>
          <w:rFonts w:ascii="Times New Roman" w:eastAsia="Times New Roman" w:hAnsi="Times New Roman" w:cs="Times New Roman"/>
          <w:sz w:val="24"/>
          <w:szCs w:val="24"/>
        </w:rPr>
        <w:t xml:space="preserve"> m from shore</w:t>
      </w:r>
      <w:r w:rsidR="007E6282">
        <w:rPr>
          <w:rFonts w:ascii="Times New Roman" w:eastAsia="Times New Roman" w:hAnsi="Times New Roman" w:cs="Times New Roman"/>
          <w:sz w:val="24"/>
          <w:szCs w:val="24"/>
        </w:rPr>
        <w:t xml:space="preserve"> (Table 1). At each site, air temperature was measured with a mercury thermometer</w:t>
      </w:r>
      <w:r w:rsidR="00271F4F">
        <w:rPr>
          <w:rFonts w:ascii="Times New Roman" w:eastAsia="Times New Roman" w:hAnsi="Times New Roman" w:cs="Times New Roman"/>
          <w:sz w:val="24"/>
          <w:szCs w:val="24"/>
        </w:rPr>
        <w:t>,</w:t>
      </w:r>
      <w:r w:rsidR="007E6282">
        <w:rPr>
          <w:rFonts w:ascii="Times New Roman" w:eastAsia="Times New Roman" w:hAnsi="Times New Roman" w:cs="Times New Roman"/>
          <w:sz w:val="24"/>
          <w:szCs w:val="24"/>
        </w:rPr>
        <w:t xml:space="preserve">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7624153E" w:rsidR="00715D55" w:rsidRDefault="00F9615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E6282">
        <w:rPr>
          <w:rFonts w:ascii="Times New Roman" w:eastAsia="Times New Roman" w:hAnsi="Times New Roman" w:cs="Times New Roman"/>
          <w:sz w:val="24"/>
          <w:szCs w:val="24"/>
        </w:rPr>
        <w:t>hree discrete lakeside settlements</w:t>
      </w:r>
      <w:r>
        <w:rPr>
          <w:rFonts w:ascii="Times New Roman" w:eastAsia="Times New Roman" w:hAnsi="Times New Roman" w:cs="Times New Roman"/>
          <w:sz w:val="24"/>
          <w:szCs w:val="24"/>
        </w:rPr>
        <w:t xml:space="preserve"> occurred along our 40-km transect</w:t>
      </w:r>
      <w:r w:rsidR="007E628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ins w:id="41" w:author="Aaron Galloway" w:date="2020-09-17T16:27:00Z">
        <w:r w:rsidR="00CE6655">
          <w:rPr>
            <w:rFonts w:ascii="Times New Roman" w:eastAsia="Times New Roman" w:hAnsi="Times New Roman" w:cs="Times New Roman"/>
            <w:sz w:val="24"/>
            <w:szCs w:val="24"/>
          </w:rPr>
          <w:t xml:space="preserve">annual </w:t>
        </w:r>
      </w:ins>
      <w:r w:rsidR="00414172">
        <w:rPr>
          <w:rFonts w:ascii="Times New Roman" w:eastAsia="Times New Roman" w:hAnsi="Times New Roman" w:cs="Times New Roman"/>
          <w:sz w:val="24"/>
          <w:szCs w:val="24"/>
        </w:rPr>
        <w:t xml:space="preserve">visitors </w:t>
      </w:r>
      <w:del w:id="42" w:author="Aaron Galloway" w:date="2020-09-17T16:27:00Z">
        <w:r w:rsidR="00D8535D" w:rsidDel="00CE6655">
          <w:rPr>
            <w:rFonts w:ascii="Times New Roman" w:eastAsia="Times New Roman" w:hAnsi="Times New Roman" w:cs="Times New Roman"/>
            <w:sz w:val="24"/>
            <w:szCs w:val="24"/>
          </w:rPr>
          <w:delText xml:space="preserve">over the course of the year </w:delText>
        </w:r>
      </w:del>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28782C">
        <w:rPr>
          <w:rFonts w:ascii="Times New Roman" w:eastAsia="Times New Roman" w:hAnsi="Times New Roman" w:cs="Times New Roman"/>
          <w:sz w:val="24"/>
          <w:szCs w:val="24"/>
        </w:rPr>
        <w:t>has several hotels and tourist camps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2012). </w:t>
      </w:r>
      <w:r w:rsidR="006D4ADB">
        <w:rPr>
          <w:rFonts w:ascii="Times New Roman" w:eastAsia="Times New Roman" w:hAnsi="Times New Roman" w:cs="Times New Roman"/>
          <w:sz w:val="24"/>
          <w:szCs w:val="24"/>
        </w:rPr>
        <w:t xml:space="preserve">Although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and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 xml:space="preserve"> are built along small streams that empty into Baikal, there are no upstream developed sites, meaning that any observed sewage indicators in Baikal most likely originated either from Bolshie </w:t>
      </w:r>
      <w:proofErr w:type="spellStart"/>
      <w:r w:rsidR="006D4ADB">
        <w:rPr>
          <w:rFonts w:ascii="Times New Roman" w:eastAsia="Times New Roman" w:hAnsi="Times New Roman" w:cs="Times New Roman"/>
          <w:sz w:val="24"/>
          <w:szCs w:val="24"/>
        </w:rPr>
        <w:t>Koty</w:t>
      </w:r>
      <w:proofErr w:type="spellEnd"/>
      <w:r w:rsidR="006D4ADB">
        <w:rPr>
          <w:rFonts w:ascii="Times New Roman" w:eastAsia="Times New Roman" w:hAnsi="Times New Roman" w:cs="Times New Roman"/>
          <w:sz w:val="24"/>
          <w:szCs w:val="24"/>
        </w:rPr>
        <w:t xml:space="preserve"> or </w:t>
      </w:r>
      <w:proofErr w:type="spellStart"/>
      <w:r w:rsidR="006D4ADB">
        <w:rPr>
          <w:rFonts w:ascii="Times New Roman" w:eastAsia="Times New Roman" w:hAnsi="Times New Roman" w:cs="Times New Roman"/>
          <w:sz w:val="24"/>
          <w:szCs w:val="24"/>
        </w:rPr>
        <w:t>Bolshoe</w:t>
      </w:r>
      <w:proofErr w:type="spellEnd"/>
      <w:r w:rsidR="006D4ADB">
        <w:rPr>
          <w:rFonts w:ascii="Times New Roman" w:eastAsia="Times New Roman" w:hAnsi="Times New Roman" w:cs="Times New Roman"/>
          <w:sz w:val="24"/>
          <w:szCs w:val="24"/>
        </w:rPr>
        <w:t xml:space="preserve"> </w:t>
      </w:r>
      <w:proofErr w:type="spellStart"/>
      <w:r w:rsidR="006D4ADB">
        <w:rPr>
          <w:rFonts w:ascii="Times New Roman" w:eastAsia="Times New Roman" w:hAnsi="Times New Roman" w:cs="Times New Roman"/>
          <w:sz w:val="24"/>
          <w:szCs w:val="24"/>
        </w:rPr>
        <w:t>Goloustnoe</w:t>
      </w:r>
      <w:proofErr w:type="spellEnd"/>
      <w:r w:rsidR="006D4ADB">
        <w:rPr>
          <w:rFonts w:ascii="Times New Roman" w:eastAsia="Times New Roman" w:hAnsi="Times New Roman" w:cs="Times New Roman"/>
          <w:sz w:val="24"/>
          <w:szCs w:val="24"/>
        </w:rPr>
        <w:t>.</w:t>
      </w:r>
    </w:p>
    <w:p w14:paraId="097E7FDD" w14:textId="5285B6E0" w:rsidR="007E6282" w:rsidRDefault="007E6282" w:rsidP="007E6282">
      <w:pPr>
        <w:rPr>
          <w:rFonts w:ascii="Times New Roman" w:eastAsia="Times New Roman" w:hAnsi="Times New Roman" w:cs="Times New Roman"/>
          <w:sz w:val="24"/>
          <w:szCs w:val="24"/>
        </w:rPr>
      </w:pPr>
    </w:p>
    <w:p w14:paraId="489D70A8" w14:textId="0566AC07"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1CFE6558" w:rsidR="00AE6372" w:rsidRDefault="0028782C"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r w:rsidR="007E04C1">
        <w:rPr>
          <w:rFonts w:ascii="Times New Roman" w:eastAsia="Times New Roman" w:hAnsi="Times New Roman" w:cs="Times New Roman"/>
          <w:sz w:val="24"/>
          <w:szCs w:val="24"/>
        </w:rPr>
        <w:t xml:space="preserve">spatial </w:t>
      </w:r>
      <w:r w:rsidR="00F01527">
        <w:rPr>
          <w:rFonts w:ascii="Times New Roman" w:eastAsia="Times New Roman" w:hAnsi="Times New Roman" w:cs="Times New Roman"/>
          <w:sz w:val="24"/>
          <w:szCs w:val="24"/>
        </w:rPr>
        <w:t xml:space="preserve">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compress</w:t>
      </w:r>
      <w:r w:rsidR="00F96156">
        <w:rPr>
          <w:rFonts w:ascii="Times New Roman" w:eastAsia="Times New Roman" w:hAnsi="Times New Roman" w:cs="Times New Roman"/>
          <w:sz w:val="24"/>
          <w:szCs w:val="24"/>
        </w:rPr>
        <w:t>,</w:t>
      </w:r>
      <w:r w:rsidR="00191FD0">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into a single metric</w:t>
      </w:r>
      <w:r w:rsidR="00F96156">
        <w:rPr>
          <w:rFonts w:ascii="Times New Roman" w:eastAsia="Times New Roman" w:hAnsi="Times New Roman" w:cs="Times New Roman"/>
          <w:sz w:val="24"/>
          <w:szCs w:val="24"/>
        </w:rPr>
        <w:t>,</w:t>
      </w:r>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w:t>
      </w:r>
      <w:r w:rsidR="00F96156">
        <w:rPr>
          <w:rFonts w:ascii="Times New Roman" w:eastAsia="Times New Roman" w:hAnsi="Times New Roman" w:cs="Times New Roman"/>
          <w:sz w:val="24"/>
          <w:szCs w:val="24"/>
        </w:rPr>
        <w:t xml:space="preserve"> enters</w:t>
      </w:r>
      <w:r w:rsidR="00BC1A91">
        <w:rPr>
          <w:rFonts w:ascii="Times New Roman" w:eastAsia="Times New Roman" w:hAnsi="Times New Roman" w:cs="Times New Roman"/>
          <w:sz w:val="24"/>
          <w:szCs w:val="24"/>
        </w:rPr>
        <w:t xml:space="preserve"> Baikal’s nearshore largely through </w:t>
      </w:r>
      <w:r w:rsidR="00D63E42">
        <w:rPr>
          <w:rFonts w:ascii="Times New Roman" w:eastAsia="Times New Roman" w:hAnsi="Times New Roman" w:cs="Times New Roman"/>
          <w:sz w:val="24"/>
          <w:szCs w:val="24"/>
        </w:rPr>
        <w:t>groundwater</w:t>
      </w:r>
      <w:r w:rsidR="00BC1A91">
        <w:rPr>
          <w:rFonts w:ascii="Times New Roman" w:eastAsia="Times New Roman" w:hAnsi="Times New Roman" w:cs="Times New Roman"/>
          <w:sz w:val="24"/>
          <w:szCs w:val="24"/>
        </w:rPr>
        <w:t>,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length. </w:t>
      </w:r>
      <w:r w:rsidR="00BC24F4">
        <w:rPr>
          <w:rFonts w:ascii="Times New Roman" w:eastAsia="Times New Roman" w:hAnsi="Times New Roman" w:cs="Times New Roman"/>
          <w:sz w:val="24"/>
          <w:szCs w:val="24"/>
        </w:rPr>
        <w:t xml:space="preserve">Scaling a developed site’s population density by its shoreline length also represents </w:t>
      </w:r>
      <w:r w:rsidR="006D4ADB">
        <w:rPr>
          <w:rFonts w:ascii="Times New Roman" w:eastAsia="Times New Roman" w:hAnsi="Times New Roman" w:cs="Times New Roman"/>
          <w:sz w:val="24"/>
          <w:szCs w:val="24"/>
        </w:rPr>
        <w:t>population density that directly interfaces with the lake</w:t>
      </w:r>
      <w:r w:rsidR="00271F4F">
        <w:rPr>
          <w:rFonts w:ascii="Times New Roman" w:eastAsia="Times New Roman" w:hAnsi="Times New Roman" w:cs="Times New Roman"/>
          <w:sz w:val="24"/>
          <w:szCs w:val="24"/>
        </w:rPr>
        <w:t xml:space="preserve">, thereby capturing </w:t>
      </w:r>
      <w:r w:rsidR="00BC24F4">
        <w:rPr>
          <w:rFonts w:ascii="Times New Roman" w:eastAsia="Times New Roman" w:hAnsi="Times New Roman" w:cs="Times New Roman"/>
          <w:sz w:val="24"/>
          <w:szCs w:val="24"/>
        </w:rPr>
        <w:t>the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nutrients (de Vries, 1972), </w:t>
      </w:r>
      <w:r w:rsidR="006D4ADB">
        <w:rPr>
          <w:rFonts w:ascii="Times New Roman" w:eastAsia="Times New Roman" w:hAnsi="Times New Roman" w:cs="Times New Roman"/>
          <w:sz w:val="24"/>
          <w:szCs w:val="24"/>
        </w:rPr>
        <w:t xml:space="preserve">contributed away from the shoreline </w:t>
      </w:r>
      <w:r w:rsidR="00BC24F4">
        <w:rPr>
          <w:rFonts w:ascii="Times New Roman" w:eastAsia="Times New Roman" w:hAnsi="Times New Roman" w:cs="Times New Roman"/>
          <w:sz w:val="24"/>
          <w:szCs w:val="24"/>
        </w:rPr>
        <w:t xml:space="preserve">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25E0619B" w:rsidR="00525154" w:rsidRDefault="006E5C6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workflow </w:t>
      </w:r>
      <w:r w:rsidR="001249C1">
        <w:rPr>
          <w:rFonts w:ascii="Times New Roman" w:eastAsia="Times New Roman" w:hAnsi="Times New Roman" w:cs="Times New Roman"/>
          <w:sz w:val="24"/>
          <w:szCs w:val="24"/>
        </w:rPr>
        <w:t xml:space="preserve">for calculating IDW population </w:t>
      </w:r>
      <w:del w:id="43" w:author="Aaron Galloway" w:date="2020-09-17T16:30:00Z">
        <w:r w:rsidDel="009C2711">
          <w:rPr>
            <w:rFonts w:ascii="Times New Roman" w:eastAsia="Times New Roman" w:hAnsi="Times New Roman" w:cs="Times New Roman"/>
            <w:sz w:val="24"/>
            <w:szCs w:val="24"/>
          </w:rPr>
          <w:delText>can be described in</w:delText>
        </w:r>
      </w:del>
      <w:ins w:id="44" w:author="Aaron Galloway" w:date="2020-09-17T16:30:00Z">
        <w:r w:rsidR="009C2711">
          <w:rPr>
            <w:rFonts w:ascii="Times New Roman" w:eastAsia="Times New Roman" w:hAnsi="Times New Roman" w:cs="Times New Roman"/>
            <w:sz w:val="24"/>
            <w:szCs w:val="24"/>
          </w:rPr>
          <w:t>required</w:t>
        </w:r>
      </w:ins>
      <w:r>
        <w:rPr>
          <w:rFonts w:ascii="Times New Roman" w:eastAsia="Times New Roman" w:hAnsi="Times New Roman" w:cs="Times New Roman"/>
          <w:sz w:val="24"/>
          <w:szCs w:val="24"/>
        </w:rPr>
        <w:t xml:space="preserve"> five </w:t>
      </w:r>
      <w:del w:id="45" w:author="Aaron Galloway" w:date="2020-09-17T16:30:00Z">
        <w:r w:rsidDel="009C2711">
          <w:rPr>
            <w:rFonts w:ascii="Times New Roman" w:eastAsia="Times New Roman" w:hAnsi="Times New Roman" w:cs="Times New Roman"/>
            <w:sz w:val="24"/>
            <w:szCs w:val="24"/>
          </w:rPr>
          <w:delText>main</w:delText>
        </w:r>
        <w:r w:rsidR="006B4A02" w:rsidDel="009C2711">
          <w:rPr>
            <w:rFonts w:ascii="Times New Roman" w:eastAsia="Times New Roman" w:hAnsi="Times New Roman" w:cs="Times New Roman"/>
            <w:sz w:val="24"/>
            <w:szCs w:val="24"/>
          </w:rPr>
          <w:delText xml:space="preserve"> </w:delText>
        </w:r>
      </w:del>
      <w:r w:rsidR="006B4A02">
        <w:rPr>
          <w:rFonts w:ascii="Times New Roman" w:eastAsia="Times New Roman" w:hAnsi="Times New Roman" w:cs="Times New Roman"/>
          <w:sz w:val="24"/>
          <w:szCs w:val="24"/>
        </w:rPr>
        <w:t>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in Google Earth. Second, polygon and line geometries were downloaded </w:t>
      </w:r>
      <w:r w:rsidR="007E04C1">
        <w:rPr>
          <w:rFonts w:ascii="Times New Roman" w:eastAsia="Times New Roman" w:hAnsi="Times New Roman" w:cs="Times New Roman"/>
          <w:sz w:val="24"/>
          <w:szCs w:val="24"/>
        </w:rPr>
        <w:t xml:space="preserve">from Google Earth </w:t>
      </w:r>
      <w:r w:rsidR="006B4A02">
        <w:rPr>
          <w:rFonts w:ascii="Times New Roman" w:eastAsia="Times New Roman" w:hAnsi="Times New Roman" w:cs="Times New Roman"/>
          <w:sz w:val="24"/>
          <w:szCs w:val="24"/>
        </w:rPr>
        <w:t>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lastRenderedPageBreak/>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ins w:id="46" w:author="Aaron Galloway" w:date="2020-09-17T15:28:00Z">
                <w:rPr>
                  <w:rFonts w:ascii="Cambria Math" w:eastAsia="Times New Roman" w:hAnsi="Cambria Math" w:cs="Times New Roman"/>
                  <w:sz w:val="24"/>
                  <w:szCs w:val="24"/>
                </w:rPr>
              </w:ins>
            </m:ctrlPr>
          </m:fPr>
          <m:num>
            <m:f>
              <m:fPr>
                <m:ctrlPr>
                  <w:ins w:id="47" w:author="Aaron Galloway" w:date="2020-09-17T15:28:00Z">
                    <w:rPr>
                      <w:rFonts w:ascii="Cambria Math" w:eastAsia="Times New Roman" w:hAnsi="Cambria Math" w:cs="Times New Roman"/>
                      <w:sz w:val="24"/>
                      <w:szCs w:val="24"/>
                    </w:rPr>
                  </w:ins>
                </m:ctrlPr>
              </m:fPr>
              <m:num>
                <m:sSub>
                  <m:sSubPr>
                    <m:ctrlPr>
                      <w:ins w:id="48" w:author="Aaron Galloway" w:date="2020-09-17T15:28:00Z">
                        <w:rPr>
                          <w:rFonts w:ascii="Cambria Math" w:eastAsia="Times New Roman" w:hAnsi="Cambria Math" w:cs="Times New Roman"/>
                          <w:i/>
                          <w:sz w:val="24"/>
                          <w:szCs w:val="24"/>
                        </w:rPr>
                      </w:ins>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ins w:id="49" w:author="Aaron Galloway" w:date="2020-09-17T15:28:00Z">
                        <w:rPr>
                          <w:rFonts w:ascii="Cambria Math" w:eastAsia="Times New Roman" w:hAnsi="Cambria Math" w:cs="Times New Roman"/>
                          <w:i/>
                          <w:sz w:val="24"/>
                          <w:szCs w:val="24"/>
                        </w:rPr>
                      </w:ins>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ins w:id="50" w:author="Aaron Galloway" w:date="2020-09-17T15:28:00Z">
                    <w:rPr>
                      <w:rFonts w:ascii="Cambria Math" w:eastAsia="Times New Roman" w:hAnsi="Cambria Math" w:cs="Times New Roman"/>
                      <w:i/>
                      <w:sz w:val="24"/>
                      <w:szCs w:val="24"/>
                    </w:rPr>
                  </w:ins>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ins w:id="51" w:author="Aaron Galloway" w:date="2020-09-17T15:28:00Z">
                    <w:rPr>
                      <w:rFonts w:ascii="Cambria Math" w:eastAsia="Times New Roman" w:hAnsi="Cambria Math" w:cs="Times New Roman"/>
                      <w:i/>
                      <w:sz w:val="24"/>
                      <w:szCs w:val="24"/>
                    </w:rPr>
                  </w:ins>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ins w:id="52" w:author="Aaron Galloway" w:date="2020-09-17T15:28:00Z">
                <w:rPr>
                  <w:rFonts w:ascii="Cambria Math" w:eastAsia="Times New Roman" w:hAnsi="Cambria Math" w:cs="Times New Roman"/>
                  <w:sz w:val="24"/>
                  <w:szCs w:val="24"/>
                </w:rPr>
              </w:ins>
            </m:ctrlPr>
          </m:fPr>
          <m:num>
            <m:f>
              <m:fPr>
                <m:ctrlPr>
                  <w:ins w:id="53" w:author="Aaron Galloway" w:date="2020-09-17T15:28:00Z">
                    <w:rPr>
                      <w:rFonts w:ascii="Cambria Math" w:eastAsia="Times New Roman" w:hAnsi="Cambria Math" w:cs="Times New Roman"/>
                      <w:sz w:val="24"/>
                      <w:szCs w:val="24"/>
                    </w:rPr>
                  </w:ins>
                </m:ctrlPr>
              </m:fPr>
              <m:num>
                <m:sSub>
                  <m:sSubPr>
                    <m:ctrlPr>
                      <w:ins w:id="54" w:author="Aaron Galloway" w:date="2020-09-17T15:28:00Z">
                        <w:rPr>
                          <w:rFonts w:ascii="Cambria Math" w:eastAsia="Times New Roman" w:hAnsi="Cambria Math" w:cs="Times New Roman"/>
                          <w:i/>
                          <w:sz w:val="24"/>
                          <w:szCs w:val="24"/>
                        </w:rPr>
                      </w:ins>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ins w:id="55" w:author="Aaron Galloway" w:date="2020-09-17T15:28:00Z">
                        <w:rPr>
                          <w:rFonts w:ascii="Cambria Math" w:eastAsia="Times New Roman" w:hAnsi="Cambria Math" w:cs="Times New Roman"/>
                          <w:i/>
                          <w:sz w:val="24"/>
                          <w:szCs w:val="24"/>
                        </w:rPr>
                      </w:ins>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ins w:id="56" w:author="Aaron Galloway" w:date="2020-09-17T15:28:00Z">
                    <w:rPr>
                      <w:rFonts w:ascii="Cambria Math" w:eastAsia="Times New Roman" w:hAnsi="Cambria Math" w:cs="Times New Roman"/>
                      <w:i/>
                      <w:sz w:val="24"/>
                      <w:szCs w:val="24"/>
                    </w:rPr>
                  </w:ins>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ins w:id="57" w:author="Aaron Galloway" w:date="2020-09-17T15:28:00Z">
                    <w:rPr>
                      <w:rFonts w:ascii="Cambria Math" w:eastAsia="Times New Roman" w:hAnsi="Cambria Math" w:cs="Times New Roman"/>
                      <w:i/>
                      <w:sz w:val="24"/>
                      <w:szCs w:val="24"/>
                    </w:rPr>
                  </w:ins>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ins w:id="58" w:author="Aaron Galloway" w:date="2020-09-17T15:28:00Z">
                <w:rPr>
                  <w:rFonts w:ascii="Cambria Math" w:eastAsia="Times New Roman" w:hAnsi="Cambria Math" w:cs="Times New Roman"/>
                  <w:sz w:val="24"/>
                  <w:szCs w:val="24"/>
                </w:rPr>
              </w:ins>
            </m:ctrlPr>
          </m:fPr>
          <m:num>
            <m:f>
              <m:fPr>
                <m:ctrlPr>
                  <w:ins w:id="59" w:author="Aaron Galloway" w:date="2020-09-17T15:28:00Z">
                    <w:rPr>
                      <w:rFonts w:ascii="Cambria Math" w:eastAsia="Times New Roman" w:hAnsi="Cambria Math" w:cs="Times New Roman"/>
                      <w:sz w:val="24"/>
                      <w:szCs w:val="24"/>
                    </w:rPr>
                  </w:ins>
                </m:ctrlPr>
              </m:fPr>
              <m:num>
                <m:sSub>
                  <m:sSubPr>
                    <m:ctrlPr>
                      <w:ins w:id="60" w:author="Aaron Galloway" w:date="2020-09-17T15:28:00Z">
                        <w:rPr>
                          <w:rFonts w:ascii="Cambria Math" w:eastAsia="Times New Roman" w:hAnsi="Cambria Math" w:cs="Times New Roman"/>
                          <w:i/>
                          <w:sz w:val="24"/>
                          <w:szCs w:val="24"/>
                        </w:rPr>
                      </w:ins>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ins w:id="61" w:author="Aaron Galloway" w:date="2020-09-17T15:28:00Z">
                        <w:rPr>
                          <w:rFonts w:ascii="Cambria Math" w:eastAsia="Times New Roman" w:hAnsi="Cambria Math" w:cs="Times New Roman"/>
                          <w:i/>
                          <w:sz w:val="24"/>
                          <w:szCs w:val="24"/>
                        </w:rPr>
                      </w:ins>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ins w:id="62" w:author="Aaron Galloway" w:date="2020-09-17T15:28:00Z">
                    <w:rPr>
                      <w:rFonts w:ascii="Cambria Math" w:eastAsia="Times New Roman" w:hAnsi="Cambria Math" w:cs="Times New Roman"/>
                      <w:i/>
                      <w:sz w:val="24"/>
                      <w:szCs w:val="24"/>
                    </w:rPr>
                  </w:ins>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ins w:id="63" w:author="Aaron Galloway" w:date="2020-09-17T15:28:00Z">
                    <w:rPr>
                      <w:rFonts w:ascii="Cambria Math" w:eastAsia="Times New Roman" w:hAnsi="Cambria Math" w:cs="Times New Roman"/>
                      <w:i/>
                      <w:sz w:val="24"/>
                      <w:szCs w:val="24"/>
                    </w:rPr>
                  </w:ins>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25BC9D75"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is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271F4F">
        <w:rPr>
          <w:rFonts w:ascii="Times New Roman" w:eastAsia="Times New Roman" w:hAnsi="Times New Roman" w:cs="Times New Roman"/>
          <w:sz w:val="24"/>
          <w:szCs w:val="24"/>
        </w:rPr>
        <w:t>’s centroid</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sites. </w:t>
      </w:r>
      <w:r>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2046B01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w:t>
      </w:r>
      <w:r w:rsidR="007E04C1">
        <w:rPr>
          <w:rFonts w:ascii="Times New Roman" w:eastAsia="Times New Roman" w:hAnsi="Times New Roman" w:cs="Times New Roman"/>
          <w:sz w:val="24"/>
          <w:szCs w:val="24"/>
        </w:rPr>
        <w:t xml:space="preserve">Samples were collected by hand from 0.75 m depth for each littoral site and with a bucket from aboard </w:t>
      </w:r>
      <w:commentRangeStart w:id="64"/>
      <w:r w:rsidR="007E04C1">
        <w:rPr>
          <w:rFonts w:ascii="Times New Roman" w:eastAsia="Times New Roman" w:hAnsi="Times New Roman" w:cs="Times New Roman"/>
          <w:sz w:val="24"/>
          <w:szCs w:val="24"/>
        </w:rPr>
        <w:t xml:space="preserve">the ship </w:t>
      </w:r>
      <w:commentRangeEnd w:id="64"/>
      <w:r w:rsidR="009C2711">
        <w:rPr>
          <w:rStyle w:val="CommentReference"/>
        </w:rPr>
        <w:commentReference w:id="64"/>
      </w:r>
      <w:r w:rsidR="007E04C1">
        <w:rPr>
          <w:rFonts w:ascii="Times New Roman" w:eastAsia="Times New Roman" w:hAnsi="Times New Roman" w:cs="Times New Roman"/>
          <w:sz w:val="24"/>
          <w:szCs w:val="24"/>
        </w:rPr>
        <w:t xml:space="preserve">for pelagic sites. </w:t>
      </w:r>
      <w:r>
        <w:rPr>
          <w:rFonts w:ascii="Times New Roman" w:eastAsia="Times New Roman" w:hAnsi="Times New Roman" w:cs="Times New Roman"/>
          <w:sz w:val="24"/>
          <w:szCs w:val="24"/>
        </w:rPr>
        <w:t xml:space="preserve">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06F3EA4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150 mL glass jars that had been </w:t>
      </w:r>
      <w:r w:rsidR="007E04C1">
        <w:rPr>
          <w:rFonts w:ascii="Times New Roman" w:eastAsia="Times New Roman" w:hAnsi="Times New Roman" w:cs="Times New Roman"/>
          <w:sz w:val="24"/>
          <w:szCs w:val="24"/>
        </w:rPr>
        <w:t xml:space="preserve">washed with phosphate-free soap and </w:t>
      </w:r>
      <w:r>
        <w:rPr>
          <w:rFonts w:ascii="Times New Roman" w:eastAsia="Times New Roman" w:hAnsi="Times New Roman" w:cs="Times New Roman"/>
          <w:sz w:val="24"/>
          <w:szCs w:val="24"/>
        </w:rPr>
        <w:t xml:space="preserve">rinsed three times with water from the sampling location. Samples were collected in duplicates and immediately frozen at -20°C until processing at the </w:t>
      </w:r>
      <w:proofErr w:type="spellStart"/>
      <w:r w:rsidR="002075AA" w:rsidRPr="002075AA">
        <w:rPr>
          <w:rFonts w:ascii="Times New Roman" w:eastAsia="Times New Roman" w:hAnsi="Times New Roman" w:cs="Times New Roman"/>
          <w:sz w:val="24"/>
          <w:szCs w:val="24"/>
        </w:rPr>
        <w:t>A.P.Vinogradov</w:t>
      </w:r>
      <w:proofErr w:type="spellEnd"/>
      <w:r w:rsidR="002075AA" w:rsidRPr="002075AA">
        <w:rPr>
          <w:rFonts w:ascii="Times New Roman" w:eastAsia="Times New Roman" w:hAnsi="Times New Roman" w:cs="Times New Roman"/>
          <w:sz w:val="24"/>
          <w:szCs w:val="24"/>
        </w:rPr>
        <w:t xml:space="preserve">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w:t>
      </w:r>
      <w:del w:id="65" w:author="Aaron Galloway" w:date="2020-09-17T16:36:00Z">
        <w:r w:rsidR="007E04C1" w:rsidRPr="007E04C1" w:rsidDel="009C2711">
          <w:rPr>
            <w:rFonts w:ascii="Times New Roman" w:eastAsia="Times New Roman" w:hAnsi="Times New Roman" w:cs="Times New Roman"/>
            <w:sz w:val="24"/>
            <w:szCs w:val="24"/>
          </w:rPr>
          <w:delText xml:space="preserve"> </w:delText>
        </w:r>
      </w:del>
      <w:r w:rsidR="007E04C1">
        <w:rPr>
          <w:rFonts w:ascii="Times New Roman" w:eastAsia="Times New Roman" w:hAnsi="Times New Roman" w:cs="Times New Roman"/>
          <w:sz w:val="24"/>
          <w:szCs w:val="24"/>
        </w:rPr>
        <w:t xml:space="preserve">Samples were not filtered prior to freezing, meaning that nitrogen and ammonium concentrations may potentially include intracellular nitrogen and overestimate nitrogenous forms in the water column. </w:t>
      </w:r>
    </w:p>
    <w:p w14:paraId="62808DC3" w14:textId="77777777" w:rsidR="00715D55" w:rsidRDefault="00715D55">
      <w:pPr>
        <w:rPr>
          <w:rFonts w:ascii="Times New Roman" w:eastAsia="Times New Roman" w:hAnsi="Times New Roman" w:cs="Times New Roman"/>
          <w:sz w:val="24"/>
          <w:szCs w:val="24"/>
        </w:rPr>
      </w:pPr>
    </w:p>
    <w:p w14:paraId="78CB68F9" w14:textId="7AD260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water sample, nitrate, ammonium, and total phosphorus concentrations were measured. For ammonium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(2016a)</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nitrate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(2017)</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samples were analyzed with a spectrophotometer following the addition of Nessler’s reagent and disulfuric acid respectively.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concentration was measured with a spectrophotometer following the addition of persulfate</w:t>
      </w:r>
      <w:r w:rsidR="005404FF">
        <w:rPr>
          <w:rFonts w:ascii="Times New Roman" w:eastAsia="Times New Roman" w:hAnsi="Times New Roman" w:cs="Times New Roman"/>
          <w:sz w:val="24"/>
          <w:szCs w:val="24"/>
        </w:rPr>
        <w:t xml:space="preserv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(2016b)</w:t>
      </w:r>
      <w:r w:rsidR="005404F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Concentrations are reported in mg/L.</w:t>
      </w:r>
    </w:p>
    <w:p w14:paraId="2E871151" w14:textId="77777777" w:rsidR="00715D55" w:rsidRPr="005404FF" w:rsidRDefault="00715D55">
      <w:pPr>
        <w:rPr>
          <w:rFonts w:ascii="Times New Roman" w:eastAsia="Times New Roman" w:hAnsi="Times New Roman" w:cs="Times New Roman"/>
          <w:sz w:val="24"/>
          <w:szCs w:val="24"/>
        </w:rPr>
      </w:pPr>
    </w:p>
    <w:p w14:paraId="0EB029D2" w14:textId="77777777" w:rsidR="00715D55" w:rsidRPr="005404FF"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1149F79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4F0268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w:t>
      </w:r>
      <w:commentRangeStart w:id="66"/>
      <w:r>
        <w:rPr>
          <w:rFonts w:ascii="Times New Roman" w:eastAsia="Times New Roman" w:hAnsi="Times New Roman" w:cs="Times New Roman"/>
          <w:sz w:val="24"/>
          <w:szCs w:val="24"/>
        </w:rPr>
        <w:t>Parson (1963) and Lorenzen (1967)</w:t>
      </w:r>
      <w:commentRangeEnd w:id="66"/>
      <w:r w:rsidR="001338EC">
        <w:rPr>
          <w:rStyle w:val="CommentReference"/>
        </w:rPr>
        <w:commentReference w:id="66"/>
      </w:r>
      <w:r>
        <w:rPr>
          <w:rFonts w:ascii="Times New Roman" w:eastAsia="Times New Roman" w:hAnsi="Times New Roman" w:cs="Times New Roman"/>
          <w:sz w:val="24"/>
          <w:szCs w:val="24"/>
        </w:rPr>
        <w:t xml:space="preserve">. </w:t>
      </w:r>
      <w:r w:rsidR="00EA681C">
        <w:rPr>
          <w:rFonts w:ascii="Times New Roman" w:eastAsia="Times New Roman" w:hAnsi="Times New Roman" w:cs="Times New Roman"/>
          <w:sz w:val="24"/>
          <w:szCs w:val="24"/>
        </w:rPr>
        <w:t>Nitrocellulose filters</w:t>
      </w:r>
      <w:r>
        <w:rPr>
          <w:rFonts w:ascii="Times New Roman" w:eastAsia="Times New Roman" w:hAnsi="Times New Roman" w:cs="Times New Roman"/>
          <w:sz w:val="24"/>
          <w:szCs w:val="24"/>
        </w:rPr>
        <w:t xml:space="preserve"> were ground in 90% acetone, in which chlorophyll extraction was allowed to proceed overnight. Samples were </w:t>
      </w:r>
      <w:r w:rsidR="00EA681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centrifuged for 15-20 minutes. </w:t>
      </w:r>
      <w:r w:rsidR="00EA681C">
        <w:rPr>
          <w:rFonts w:ascii="Times New Roman" w:eastAsia="Times New Roman" w:hAnsi="Times New Roman" w:cs="Times New Roman"/>
          <w:sz w:val="24"/>
          <w:szCs w:val="24"/>
        </w:rPr>
        <w:t xml:space="preserve">After </w:t>
      </w:r>
      <w:r w:rsidR="00A02873">
        <w:rPr>
          <w:rFonts w:ascii="Times New Roman" w:eastAsia="Times New Roman" w:hAnsi="Times New Roman" w:cs="Times New Roman"/>
          <w:sz w:val="24"/>
          <w:szCs w:val="24"/>
        </w:rPr>
        <w:t>centrifugation</w:t>
      </w:r>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ins w:id="67"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ins w:id="68"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ins w:id="69"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ins w:id="70"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ins w:id="71"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ins w:id="72"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ins w:id="73"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ins w:id="74" w:author="Aaron Galloway" w:date="2020-09-17T15:28:00Z">
                <w:rPr>
                  <w:rFonts w:ascii="Times New Roman" w:eastAsia="Times New Roman" w:hAnsi="Times New Roman" w:cs="Times New Roman"/>
                  <w:sz w:val="24"/>
                  <w:szCs w:val="24"/>
                </w:rPr>
              </w:ins>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w:t>
      </w:r>
      <w:r w:rsidR="0009268E" w:rsidRPr="001338EC">
        <w:rPr>
          <w:rFonts w:ascii="Times New Roman" w:eastAsia="Times New Roman" w:hAnsi="Times New Roman" w:cs="Times New Roman"/>
          <w:sz w:val="24"/>
          <w:szCs w:val="24"/>
        </w:rPr>
        <w:t xml:space="preserve">acetone </w:t>
      </w:r>
      <w:r w:rsidR="00F25311" w:rsidRPr="001338EC">
        <w:rPr>
          <w:rStyle w:val="CommentReference"/>
          <w:rFonts w:ascii="Times New Roman" w:hAnsi="Times New Roman" w:cs="Times New Roman"/>
          <w:sz w:val="24"/>
          <w:szCs w:val="24"/>
          <w:rPrChange w:id="75" w:author="Aaron Galloway" w:date="2020-09-17T16:39:00Z">
            <w:rPr>
              <w:rStyle w:val="CommentReference"/>
            </w:rPr>
          </w:rPrChange>
        </w:rPr>
        <w:t>a</w:t>
      </w:r>
      <w:r w:rsidRPr="001338EC">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1A67924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w:t>
      </w:r>
      <w:r w:rsidR="007E04C1">
        <w:rPr>
          <w:rFonts w:ascii="Times New Roman" w:eastAsia="Times New Roman" w:hAnsi="Times New Roman" w:cs="Times New Roman"/>
          <w:sz w:val="24"/>
          <w:szCs w:val="24"/>
        </w:rPr>
        <w:t xml:space="preserve">using a single-stream 25-mm GF/F SPE cartridge setup </w:t>
      </w:r>
      <w:r>
        <w:rPr>
          <w:rFonts w:ascii="Times New Roman" w:eastAsia="Times New Roman" w:hAnsi="Times New Roman" w:cs="Times New Roman"/>
          <w:sz w:val="24"/>
          <w:szCs w:val="24"/>
        </w:rPr>
        <w:t xml:space="preserve">(Waters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sidR="00F96156">
        <w:rPr>
          <w:rFonts w:ascii="Times New Roman" w:eastAsia="Times New Roman" w:hAnsi="Times New Roman" w:cs="Times New Roman"/>
          <w:sz w:val="24"/>
          <w:szCs w:val="24"/>
        </w:rPr>
        <w:t>W</w:t>
      </w:r>
      <w:r>
        <w:rPr>
          <w:rFonts w:ascii="Times New Roman" w:eastAsia="Times New Roman" w:hAnsi="Times New Roman" w:cs="Times New Roman"/>
          <w:sz w:val="24"/>
          <w:szCs w:val="24"/>
        </w:rPr>
        <w:t>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A02873">
        <w:rPr>
          <w:rFonts w:ascii="Times New Roman" w:eastAsia="Times New Roman" w:hAnsi="Times New Roman" w:cs="Times New Roman"/>
          <w:sz w:val="24"/>
          <w:szCs w:val="24"/>
        </w:rPr>
        <w:t>°</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16D9E14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w:t>
      </w:r>
      <w:r>
        <w:rPr>
          <w:rFonts w:ascii="Times New Roman" w:eastAsia="Times New Roman" w:hAnsi="Times New Roman" w:cs="Times New Roman"/>
          <w:sz w:val="24"/>
          <w:szCs w:val="24"/>
        </w:rPr>
        <w:t xml:space="preserve">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6D43ECD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w:t>
      </w:r>
      <w:r w:rsidR="00A02873">
        <w:rPr>
          <w:rFonts w:ascii="Times New Roman" w:eastAsia="Times New Roman" w:hAnsi="Times New Roman" w:cs="Times New Roman"/>
          <w:sz w:val="24"/>
          <w:szCs w:val="24"/>
        </w:rPr>
        <w:t xml:space="preserve">potential </w:t>
      </w:r>
      <w:r>
        <w:rPr>
          <w:rFonts w:ascii="Times New Roman" w:eastAsia="Times New Roman" w:hAnsi="Times New Roman" w:cs="Times New Roman"/>
          <w:sz w:val="24"/>
          <w:szCs w:val="24"/>
        </w:rPr>
        <w:t>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w:t>
      </w:r>
      <w:r>
        <w:rPr>
          <w:rFonts w:ascii="Times New Roman" w:eastAsia="Times New Roman" w:hAnsi="Times New Roman" w:cs="Times New Roman"/>
          <w:sz w:val="24"/>
          <w:szCs w:val="24"/>
        </w:rPr>
        <w:lastRenderedPageBreak/>
        <w:t xml:space="preserve">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 xml:space="preserve">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2B9B18F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w:t>
      </w:r>
      <w:del w:id="76" w:author="Aaron Galloway" w:date="2020-09-17T16:40:00Z">
        <w:r w:rsidDel="001338EC">
          <w:rPr>
            <w:rFonts w:ascii="Times New Roman" w:eastAsia="Times New Roman" w:hAnsi="Times New Roman" w:cs="Times New Roman"/>
            <w:sz w:val="24"/>
            <w:szCs w:val="24"/>
          </w:rPr>
          <w:delText xml:space="preserve">guidelines proposed in </w:delText>
        </w:r>
      </w:del>
      <w:r>
        <w:rPr>
          <w:rFonts w:ascii="Times New Roman" w:eastAsia="Times New Roman" w:hAnsi="Times New Roman" w:cs="Times New Roman"/>
          <w:sz w:val="24"/>
          <w:szCs w:val="24"/>
        </w:rPr>
        <w:t xml:space="preserve">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w:t>
      </w:r>
      <w:r w:rsidR="007E04C1">
        <w:rPr>
          <w:rFonts w:ascii="Times New Roman" w:eastAsia="Times New Roman" w:hAnsi="Times New Roman" w:cs="Times New Roman"/>
          <w:sz w:val="24"/>
          <w:szCs w:val="24"/>
        </w:rPr>
        <w:t xml:space="preserve"> with </w:t>
      </w:r>
      <w:del w:id="77" w:author="Aaron Galloway" w:date="2020-09-17T16:40:00Z">
        <w:r w:rsidR="006D4ADB" w:rsidDel="001338EC">
          <w:rPr>
            <w:rFonts w:ascii="Times New Roman" w:eastAsia="Times New Roman" w:hAnsi="Times New Roman" w:cs="Times New Roman"/>
            <w:sz w:val="24"/>
            <w:szCs w:val="24"/>
          </w:rPr>
          <w:delText xml:space="preserve">approximately </w:delText>
        </w:r>
      </w:del>
      <w:ins w:id="78" w:author="Aaron Galloway" w:date="2020-09-17T16:40:00Z">
        <w:r w:rsidR="001338EC">
          <w:rPr>
            <w:rFonts w:ascii="Times New Roman" w:eastAsia="Times New Roman" w:hAnsi="Times New Roman" w:cs="Times New Roman"/>
            <w:sz w:val="24"/>
            <w:szCs w:val="24"/>
          </w:rPr>
          <w:t>~</w:t>
        </w:r>
      </w:ins>
      <w:r w:rsidR="007E04C1">
        <w:rPr>
          <w:rFonts w:ascii="Times New Roman" w:eastAsia="Times New Roman" w:hAnsi="Times New Roman" w:cs="Times New Roman"/>
          <w:sz w:val="24"/>
          <w:szCs w:val="24"/>
        </w:rPr>
        <w:t>100x magnification</w:t>
      </w:r>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apparently artificial colors. 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Results are reported as the average number of microplastics</w:t>
      </w:r>
      <w:commentRangeStart w:id="79"/>
      <w:del w:id="80" w:author="Aaron Galloway" w:date="2020-09-17T16:42:00Z">
        <w:r w:rsidDel="001338EC">
          <w:rPr>
            <w:rFonts w:ascii="Times New Roman" w:eastAsia="Times New Roman" w:hAnsi="Times New Roman" w:cs="Times New Roman"/>
            <w:sz w:val="24"/>
            <w:szCs w:val="24"/>
          </w:rPr>
          <w:delText xml:space="preserve"> </w:delText>
        </w:r>
      </w:del>
      <w:ins w:id="81" w:author="Aaron Galloway" w:date="2020-09-17T16:42:00Z">
        <w:r w:rsidR="001338EC">
          <w:rPr>
            <w:rFonts w:ascii="Times New Roman" w:eastAsia="Times New Roman" w:hAnsi="Times New Roman" w:cs="Times New Roman"/>
            <w:sz w:val="24"/>
            <w:szCs w:val="24"/>
          </w:rPr>
          <w:t>/L</w:t>
        </w:r>
        <w:commentRangeEnd w:id="79"/>
        <w:r w:rsidR="001338EC">
          <w:rPr>
            <w:rStyle w:val="CommentReference"/>
          </w:rPr>
          <w:commentReference w:id="79"/>
        </w:r>
      </w:ins>
      <w:del w:id="82" w:author="Aaron Galloway" w:date="2020-09-17T16:42:00Z">
        <w:r w:rsidDel="001338EC">
          <w:rPr>
            <w:rFonts w:ascii="Times New Roman" w:eastAsia="Times New Roman" w:hAnsi="Times New Roman" w:cs="Times New Roman"/>
            <w:sz w:val="24"/>
            <w:szCs w:val="24"/>
          </w:rPr>
          <w:delText>per liter</w:delText>
        </w:r>
      </w:del>
      <w:r>
        <w:rPr>
          <w:rFonts w:ascii="Times New Roman" w:eastAsia="Times New Roman" w:hAnsi="Times New Roman" w:cs="Times New Roman"/>
          <w:sz w:val="24"/>
          <w:szCs w:val="24"/>
        </w:rPr>
        <w:t xml:space="preserve">.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7E517D9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w:t>
      </w:r>
      <w:ins w:id="83" w:author="Aaron Galloway" w:date="2020-09-17T16:43:00Z">
        <w:r w:rsidR="001338EC">
          <w:rPr>
            <w:rFonts w:ascii="Times New Roman" w:eastAsia="Times New Roman" w:hAnsi="Times New Roman" w:cs="Times New Roman"/>
            <w:sz w:val="24"/>
            <w:szCs w:val="24"/>
          </w:rPr>
          <w:t xml:space="preserve"> </w:t>
        </w:r>
        <w:commentRangeStart w:id="84"/>
        <w:r w:rsidR="001338EC">
          <w:rPr>
            <w:rFonts w:ascii="Times New Roman" w:eastAsia="Times New Roman" w:hAnsi="Times New Roman" w:cs="Times New Roman"/>
            <w:sz w:val="24"/>
            <w:szCs w:val="24"/>
          </w:rPr>
          <w:t>by wading/snorkeling</w:t>
        </w:r>
        <w:commentRangeEnd w:id="84"/>
        <w:r w:rsidR="001338EC">
          <w:rPr>
            <w:rStyle w:val="CommentReference"/>
          </w:rPr>
          <w:commentReference w:id="84"/>
        </w:r>
        <w:r w:rsidR="001338EC">
          <w:rPr>
            <w:rFonts w:ascii="Times New Roman" w:eastAsia="Times New Roman" w:hAnsi="Times New Roman" w:cs="Times New Roman"/>
            <w:sz w:val="24"/>
            <w:szCs w:val="24"/>
          </w:rPr>
          <w:t>?</w:t>
        </w:r>
      </w:ins>
      <w:del w:id="85" w:author="Aaron Galloway" w:date="2020-09-17T16:43:00Z">
        <w:r w:rsidDel="001338EC">
          <w:rPr>
            <w:rFonts w:ascii="Times New Roman" w:eastAsia="Times New Roman" w:hAnsi="Times New Roman" w:cs="Times New Roman"/>
            <w:sz w:val="24"/>
            <w:szCs w:val="24"/>
          </w:rPr>
          <w:delText xml:space="preserve">. </w:delText>
        </w:r>
      </w:del>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1FB1635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w:t>
      </w:r>
      <w:proofErr w:type="spellStart"/>
      <w:r w:rsidR="00BB6989">
        <w:rPr>
          <w:rFonts w:ascii="Times New Roman" w:eastAsia="Times New Roman" w:hAnsi="Times New Roman" w:cs="Times New Roman"/>
          <w:sz w:val="24"/>
          <w:szCs w:val="24"/>
        </w:rPr>
        <w:t>Lugol’s</w:t>
      </w:r>
      <w:proofErr w:type="spellEnd"/>
      <w:r w:rsidR="00BB6989">
        <w:rPr>
          <w:rFonts w:ascii="Times New Roman" w:eastAsia="Times New Roman" w:hAnsi="Times New Roman" w:cs="Times New Roman"/>
          <w:sz w:val="24"/>
          <w:szCs w:val="24"/>
        </w:rPr>
        <w:t xml:space="preserve"> solution and </w:t>
      </w:r>
      <w:r>
        <w:rPr>
          <w:rFonts w:ascii="Times New Roman" w:eastAsia="Times New Roman" w:hAnsi="Times New Roman" w:cs="Times New Roman"/>
          <w:sz w:val="24"/>
          <w:szCs w:val="24"/>
        </w:rPr>
        <w:t xml:space="preserve">stored in plastic scintillation vials.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in composite </w:t>
      </w:r>
      <w:r w:rsidR="00BB6989">
        <w:rPr>
          <w:rFonts w:ascii="Times New Roman" w:eastAsia="Times New Roman" w:hAnsi="Times New Roman" w:cs="Times New Roman"/>
          <w:sz w:val="24"/>
          <w:szCs w:val="24"/>
        </w:rPr>
        <w:t xml:space="preserve">from 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1F50F4A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C</w:t>
      </w:r>
      <w:r>
        <w:rPr>
          <w:rFonts w:ascii="Times New Roman" w:eastAsia="Times New Roman" w:hAnsi="Times New Roman" w:cs="Times New Roman"/>
          <w:sz w:val="24"/>
          <w:szCs w:val="24"/>
        </w:rPr>
        <w:t>ells, filaments, and colonies were counted for each taxonomic group until at least 300 cells were identified.</w:t>
      </w:r>
      <w:r w:rsidR="007D3AD5">
        <w:rPr>
          <w:rFonts w:ascii="Times New Roman" w:eastAsia="Times New Roman" w:hAnsi="Times New Roman" w:cs="Times New Roman"/>
          <w:sz w:val="24"/>
          <w:szCs w:val="24"/>
        </w:rPr>
        <w:t xml:space="preserve"> </w:t>
      </w:r>
      <w:r w:rsidR="00E3421E">
        <w:rPr>
          <w:rFonts w:ascii="Times New Roman" w:eastAsia="Times New Roman" w:hAnsi="Times New Roman" w:cs="Times New Roman"/>
          <w:sz w:val="24"/>
          <w:szCs w:val="24"/>
        </w:rPr>
        <w:t xml:space="preserve">For all 10 </w:t>
      </w:r>
      <w:proofErr w:type="spellStart"/>
      <w:r w:rsidR="00E3421E">
        <w:rPr>
          <w:rFonts w:ascii="Times New Roman" w:eastAsia="Times New Roman" w:hAnsi="Times New Roman" w:cs="Times New Roman"/>
          <w:sz w:val="24"/>
          <w:szCs w:val="24"/>
        </w:rPr>
        <w:t>μL</w:t>
      </w:r>
      <w:proofErr w:type="spellEnd"/>
      <w:r w:rsidR="00E3421E">
        <w:rPr>
          <w:rFonts w:ascii="Times New Roman" w:eastAsia="Times New Roman" w:hAnsi="Times New Roman" w:cs="Times New Roman"/>
          <w:sz w:val="24"/>
          <w:szCs w:val="24"/>
        </w:rPr>
        <w:t xml:space="preserve"> aliquot</w:t>
      </w:r>
      <w:r w:rsidR="00B861B7">
        <w:rPr>
          <w:rFonts w:ascii="Times New Roman" w:eastAsia="Times New Roman" w:hAnsi="Times New Roman" w:cs="Times New Roman"/>
          <w:sz w:val="24"/>
          <w:szCs w:val="24"/>
        </w:rPr>
        <w:t>s</w:t>
      </w:r>
      <w:r w:rsidR="00E3421E">
        <w:rPr>
          <w:rFonts w:ascii="Times New Roman" w:eastAsia="Times New Roman" w:hAnsi="Times New Roman" w:cs="Times New Roman"/>
          <w:sz w:val="24"/>
          <w:szCs w:val="24"/>
        </w:rPr>
        <w:t xml:space="preserve">, the entire subsample was counted, even if </w:t>
      </w:r>
      <w:r w:rsidR="007D3AD5">
        <w:rPr>
          <w:rFonts w:ascii="Times New Roman" w:eastAsia="Times New Roman" w:hAnsi="Times New Roman" w:cs="Times New Roman"/>
          <w:sz w:val="24"/>
          <w:szCs w:val="24"/>
        </w:rPr>
        <w:t xml:space="preserve">300 cells were counted prior to completing the aliquot. </w:t>
      </w: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r w:rsidR="009F0747" w:rsidRPr="009F0747">
        <w:rPr>
          <w:rFonts w:ascii="Times New Roman" w:eastAsia="Times New Roman" w:hAnsi="Times New Roman" w:cs="Times New Roman"/>
          <w:i/>
          <w:sz w:val="24"/>
          <w:szCs w:val="24"/>
        </w:rPr>
        <w:t>Ulothrix</w:t>
      </w:r>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0B5B7C2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w:t>
      </w:r>
      <w:r w:rsidR="00BB6989">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75D064B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E3421E">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0°C. </w:t>
      </w:r>
    </w:p>
    <w:p w14:paraId="420AF3DF" w14:textId="77777777" w:rsidR="00715D55" w:rsidRDefault="00715D55">
      <w:pPr>
        <w:rPr>
          <w:rFonts w:ascii="Times New Roman" w:eastAsia="Times New Roman" w:hAnsi="Times New Roman" w:cs="Times New Roman"/>
          <w:sz w:val="24"/>
          <w:szCs w:val="24"/>
        </w:rPr>
      </w:pPr>
    </w:p>
    <w:p w14:paraId="393A9A2A" w14:textId="74F4DD1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w:t>
      </w:r>
      <w:commentRangeStart w:id="86"/>
      <w:r w:rsidR="007D3AD5">
        <w:rPr>
          <w:rFonts w:ascii="Times New Roman" w:eastAsia="Times New Roman" w:hAnsi="Times New Roman" w:cs="Times New Roman"/>
          <w:sz w:val="24"/>
          <w:szCs w:val="24"/>
        </w:rPr>
        <w:t>S</w:t>
      </w:r>
      <w:r w:rsidR="00C44829">
        <w:rPr>
          <w:rFonts w:ascii="Times New Roman" w:eastAsia="Times New Roman" w:hAnsi="Times New Roman" w:cs="Times New Roman"/>
          <w:sz w:val="24"/>
          <w:szCs w:val="24"/>
        </w:rPr>
        <w:t>ome s</w:t>
      </w:r>
      <w:r w:rsidR="007D3AD5">
        <w:rPr>
          <w:rFonts w:ascii="Times New Roman" w:eastAsia="Times New Roman" w:hAnsi="Times New Roman" w:cs="Times New Roman"/>
          <w:sz w:val="24"/>
          <w:szCs w:val="24"/>
        </w:rPr>
        <w:t xml:space="preserve">amples were not </w:t>
      </w:r>
      <w:r w:rsidR="00A21CA4">
        <w:rPr>
          <w:rFonts w:ascii="Times New Roman" w:eastAsia="Times New Roman" w:hAnsi="Times New Roman" w:cs="Times New Roman"/>
          <w:sz w:val="24"/>
          <w:szCs w:val="24"/>
        </w:rPr>
        <w:t>well-</w:t>
      </w:r>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 xml:space="preserve">excluded </w:t>
      </w:r>
      <w:commentRangeEnd w:id="86"/>
      <w:r w:rsidR="001338EC">
        <w:rPr>
          <w:rStyle w:val="CommentReference"/>
        </w:rPr>
        <w:commentReference w:id="86"/>
      </w:r>
      <w:r w:rsidR="00C44829">
        <w:rPr>
          <w:rFonts w:ascii="Times New Roman" w:eastAsia="Times New Roman" w:hAnsi="Times New Roman" w:cs="Times New Roman"/>
          <w:sz w:val="24"/>
          <w:szCs w:val="24"/>
        </w:rPr>
        <w:t>from further analyses, in order to reduce errors in identification</w:t>
      </w:r>
      <w:r w:rsidR="00446481">
        <w:rPr>
          <w:rFonts w:ascii="Times New Roman" w:eastAsia="Times New Roman" w:hAnsi="Times New Roman" w:cs="Times New Roman"/>
          <w:sz w:val="24"/>
          <w:szCs w:val="24"/>
        </w:rPr>
        <w:t>.</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28D0FAD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ins w:id="87" w:author="Aaron Galloway" w:date="2020-09-17T16:46:00Z">
        <w:r w:rsidR="001338EC">
          <w:rPr>
            <w:rFonts w:ascii="Times New Roman" w:eastAsia="Times New Roman" w:hAnsi="Times New Roman" w:cs="Times New Roman"/>
            <w:color w:val="212121"/>
            <w:sz w:val="24"/>
            <w:szCs w:val="24"/>
            <w:highlight w:val="white"/>
          </w:rPr>
          <w:t xml:space="preserve">All </w:t>
        </w:r>
      </w:ins>
      <w:ins w:id="88" w:author="Aaron Galloway" w:date="2020-09-17T16:47:00Z">
        <w:r w:rsidR="001338EC">
          <w:rPr>
            <w:rFonts w:ascii="Times New Roman" w:eastAsia="Times New Roman" w:hAnsi="Times New Roman" w:cs="Times New Roman"/>
            <w:color w:val="212121"/>
            <w:sz w:val="24"/>
            <w:szCs w:val="24"/>
            <w:highlight w:val="white"/>
          </w:rPr>
          <w:t xml:space="preserve">biomarker </w:t>
        </w:r>
      </w:ins>
      <w:ins w:id="89" w:author="Aaron Galloway" w:date="2020-09-17T16:46:00Z">
        <w:r w:rsidR="001338EC">
          <w:rPr>
            <w:rFonts w:ascii="Times New Roman" w:eastAsia="Times New Roman" w:hAnsi="Times New Roman" w:cs="Times New Roman"/>
            <w:color w:val="212121"/>
            <w:sz w:val="24"/>
            <w:szCs w:val="24"/>
            <w:highlight w:val="white"/>
          </w:rPr>
          <w:t>samples were fro</w:t>
        </w:r>
      </w:ins>
      <w:ins w:id="90" w:author="Aaron Galloway" w:date="2020-09-17T16:47:00Z">
        <w:r w:rsidR="001338EC">
          <w:rPr>
            <w:rFonts w:ascii="Times New Roman" w:eastAsia="Times New Roman" w:hAnsi="Times New Roman" w:cs="Times New Roman"/>
            <w:color w:val="212121"/>
            <w:sz w:val="24"/>
            <w:szCs w:val="24"/>
            <w:highlight w:val="white"/>
          </w:rPr>
          <w:t xml:space="preserve">zen in -X freezer in the field station </w:t>
        </w:r>
        <w:commentRangeStart w:id="91"/>
        <w:r w:rsidR="001338EC">
          <w:rPr>
            <w:rFonts w:ascii="Times New Roman" w:eastAsia="Times New Roman" w:hAnsi="Times New Roman" w:cs="Times New Roman"/>
            <w:color w:val="212121"/>
            <w:sz w:val="24"/>
            <w:szCs w:val="24"/>
            <w:highlight w:val="white"/>
          </w:rPr>
          <w:t xml:space="preserve">and transferred to </w:t>
        </w:r>
      </w:ins>
      <w:ins w:id="92" w:author="Aaron Galloway" w:date="2020-09-17T16:48:00Z">
        <w:r w:rsidR="001338EC">
          <w:rPr>
            <w:rFonts w:ascii="Times New Roman" w:eastAsia="Times New Roman" w:hAnsi="Times New Roman" w:cs="Times New Roman"/>
            <w:color w:val="212121"/>
            <w:sz w:val="24"/>
            <w:szCs w:val="24"/>
            <w:highlight w:val="white"/>
          </w:rPr>
          <w:t>the lab in the US via</w:t>
        </w:r>
        <w:r w:rsidR="002A5B2A">
          <w:rPr>
            <w:rFonts w:ascii="Times New Roman" w:eastAsia="Times New Roman" w:hAnsi="Times New Roman" w:cs="Times New Roman"/>
            <w:color w:val="212121"/>
            <w:sz w:val="24"/>
            <w:szCs w:val="24"/>
            <w:highlight w:val="white"/>
          </w:rPr>
          <w:t xml:space="preserve"> a N </w:t>
        </w:r>
        <w:proofErr w:type="spellStart"/>
        <w:r w:rsidR="002A5B2A">
          <w:rPr>
            <w:rFonts w:ascii="Times New Roman" w:eastAsia="Times New Roman" w:hAnsi="Times New Roman" w:cs="Times New Roman"/>
            <w:color w:val="212121"/>
            <w:sz w:val="24"/>
            <w:szCs w:val="24"/>
            <w:highlight w:val="white"/>
          </w:rPr>
          <w:t>dewar</w:t>
        </w:r>
        <w:commentRangeEnd w:id="91"/>
        <w:proofErr w:type="spellEnd"/>
        <w:r w:rsidR="002A5B2A">
          <w:rPr>
            <w:rStyle w:val="CommentReference"/>
          </w:rPr>
          <w:commentReference w:id="91"/>
        </w:r>
        <w:r w:rsidR="002A5B2A">
          <w:rPr>
            <w:rFonts w:ascii="Times New Roman" w:eastAsia="Times New Roman" w:hAnsi="Times New Roman" w:cs="Times New Roman"/>
            <w:color w:val="212121"/>
            <w:sz w:val="24"/>
            <w:szCs w:val="24"/>
            <w:highlight w:val="white"/>
          </w:rPr>
          <w:t>....</w:t>
        </w:r>
        <w:r w:rsidR="001338EC">
          <w:rPr>
            <w:rFonts w:ascii="Times New Roman" w:eastAsia="Times New Roman" w:hAnsi="Times New Roman" w:cs="Times New Roman"/>
            <w:color w:val="212121"/>
            <w:sz w:val="24"/>
            <w:szCs w:val="24"/>
            <w:highlight w:val="white"/>
          </w:rPr>
          <w:t xml:space="preserve"> </w:t>
        </w:r>
      </w:ins>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w:t>
      </w:r>
      <w:del w:id="93" w:author="Aaron Galloway" w:date="2020-09-17T16:49:00Z">
        <w:r w:rsidR="00446481" w:rsidDel="002A5B2A">
          <w:rPr>
            <w:rFonts w:ascii="Times New Roman" w:eastAsia="Times New Roman" w:hAnsi="Times New Roman" w:cs="Times New Roman"/>
            <w:color w:val="212121"/>
            <w:sz w:val="24"/>
            <w:szCs w:val="24"/>
            <w:highlight w:val="white"/>
          </w:rPr>
          <w:delText>freeze dried</w:delText>
        </w:r>
      </w:del>
      <w:ins w:id="94" w:author="Aaron Galloway" w:date="2020-09-17T16:49:00Z">
        <w:r w:rsidR="002A5B2A">
          <w:rPr>
            <w:rFonts w:ascii="Times New Roman" w:eastAsia="Times New Roman" w:hAnsi="Times New Roman" w:cs="Times New Roman"/>
            <w:color w:val="212121"/>
            <w:sz w:val="24"/>
            <w:szCs w:val="24"/>
            <w:highlight w:val="white"/>
          </w:rPr>
          <w:t>lyophilized</w:t>
        </w:r>
      </w:ins>
      <w:r w:rsidR="00446481">
        <w:rPr>
          <w:rFonts w:ascii="Times New Roman" w:eastAsia="Times New Roman" w:hAnsi="Times New Roman" w:cs="Times New Roman"/>
          <w:color w:val="212121"/>
          <w:sz w:val="24"/>
          <w:szCs w:val="24"/>
          <w:highlight w:val="white"/>
        </w:rPr>
        <w:t xml:space="preserve"> 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57BF046"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Measurements of δ</w:t>
      </w:r>
      <w:r w:rsidRPr="002A5B2A">
        <w:rPr>
          <w:rFonts w:ascii="Times New Roman" w:eastAsia="Times New Roman" w:hAnsi="Times New Roman" w:cs="Times New Roman"/>
          <w:color w:val="212121"/>
          <w:sz w:val="24"/>
          <w:szCs w:val="24"/>
          <w:highlight w:val="white"/>
          <w:vertAlign w:val="superscript"/>
          <w:rPrChange w:id="95" w:author="Aaron Galloway" w:date="2020-09-17T16:50:00Z">
            <w:rPr>
              <w:rFonts w:ascii="Times New Roman" w:eastAsia="Times New Roman" w:hAnsi="Times New Roman" w:cs="Times New Roman"/>
              <w:color w:val="212121"/>
              <w:sz w:val="24"/>
              <w:szCs w:val="24"/>
              <w:highlight w:val="white"/>
            </w:rPr>
          </w:rPrChange>
        </w:rPr>
        <w:t>15</w:t>
      </w:r>
      <w:r>
        <w:rPr>
          <w:rFonts w:ascii="Times New Roman" w:eastAsia="Times New Roman" w:hAnsi="Times New Roman" w:cs="Times New Roman"/>
          <w:color w:val="212121"/>
          <w:sz w:val="24"/>
          <w:szCs w:val="24"/>
          <w:highlight w:val="white"/>
        </w:rPr>
        <w:t>N and δ</w:t>
      </w:r>
      <w:r w:rsidRPr="002A5B2A">
        <w:rPr>
          <w:rFonts w:ascii="Times New Roman" w:eastAsia="Times New Roman" w:hAnsi="Times New Roman" w:cs="Times New Roman"/>
          <w:color w:val="212121"/>
          <w:sz w:val="24"/>
          <w:szCs w:val="24"/>
          <w:highlight w:val="white"/>
          <w:vertAlign w:val="superscript"/>
          <w:rPrChange w:id="96" w:author="Aaron Galloway" w:date="2020-09-17T16:50:00Z">
            <w:rPr>
              <w:rFonts w:ascii="Times New Roman" w:eastAsia="Times New Roman" w:hAnsi="Times New Roman" w:cs="Times New Roman"/>
              <w:color w:val="212121"/>
              <w:sz w:val="24"/>
              <w:szCs w:val="24"/>
              <w:highlight w:val="white"/>
            </w:rPr>
          </w:rPrChange>
        </w:rPr>
        <w:t>13</w:t>
      </w:r>
      <w:r>
        <w:rPr>
          <w:rFonts w:ascii="Times New Roman" w:eastAsia="Times New Roman" w:hAnsi="Times New Roman" w:cs="Times New Roman"/>
          <w:color w:val="212121"/>
          <w:sz w:val="24"/>
          <w:szCs w:val="24"/>
          <w:highlight w:val="white"/>
        </w:rPr>
        <w:t xml:space="preserve">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w:t>
      </w:r>
      <w:r w:rsidR="00FD2D7A">
        <w:rPr>
          <w:rFonts w:ascii="Times New Roman" w:eastAsia="Times New Roman" w:hAnsi="Times New Roman" w:cs="Times New Roman"/>
          <w:color w:val="212121"/>
          <w:sz w:val="24"/>
          <w:szCs w:val="24"/>
          <w:highlight w:val="white"/>
        </w:rPr>
        <w:t xml:space="preserve"> at the Large Lakes Observatory, University of Minnesota Duluth</w:t>
      </w:r>
      <w:r>
        <w:rPr>
          <w:rFonts w:ascii="Times New Roman" w:eastAsia="Times New Roman" w:hAnsi="Times New Roman" w:cs="Times New Roman"/>
          <w:color w:val="212121"/>
          <w:sz w:val="24"/>
          <w:szCs w:val="24"/>
          <w:highlight w:val="white"/>
        </w:rPr>
        <w:t xml:space="preserve">. The EA-IRMS was calibrated against certified reference materials including L-glutamic acid (NIST SRM 8574), low organic soil and sorghum flour (standards B-2153 and B-2159 from Elemental Micro-analysis Ltd., Okehampton, UK) and in-house standards (acetanilide and caffeine). </w:t>
      </w:r>
      <w:r w:rsidR="00F11593" w:rsidRPr="000718B9">
        <w:rPr>
          <w:rFonts w:ascii="Times New Roman" w:eastAsia="Times New Roman" w:hAnsi="Times New Roman" w:cs="Times New Roman"/>
          <w:color w:val="212121"/>
          <w:sz w:val="24"/>
          <w:szCs w:val="24"/>
        </w:rPr>
        <w:t>Replicate analyses of external standards showed a mean</w:t>
      </w:r>
      <w:r w:rsidR="00F11593">
        <w:rPr>
          <w:rFonts w:ascii="Times New Roman" w:eastAsia="Times New Roman" w:hAnsi="Times New Roman" w:cs="Times New Roman"/>
          <w:color w:val="212121"/>
          <w:sz w:val="24"/>
          <w:szCs w:val="24"/>
        </w:rPr>
        <w:t xml:space="preserve"> </w:t>
      </w:r>
      <w:r w:rsidR="00F11593" w:rsidRPr="000718B9">
        <w:rPr>
          <w:rFonts w:ascii="Times New Roman" w:eastAsia="Times New Roman" w:hAnsi="Times New Roman" w:cs="Times New Roman"/>
          <w:color w:val="212121"/>
          <w:sz w:val="24"/>
          <w:szCs w:val="24"/>
        </w:rPr>
        <w:t>standard deviation of 0.</w:t>
      </w:r>
      <w:r w:rsidR="00F11593">
        <w:rPr>
          <w:rFonts w:ascii="Times New Roman" w:eastAsia="Times New Roman" w:hAnsi="Times New Roman" w:cs="Times New Roman"/>
          <w:color w:val="212121"/>
          <w:sz w:val="24"/>
          <w:szCs w:val="24"/>
        </w:rPr>
        <w:t xml:space="preserve">06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xml:space="preserve"> and 0.</w:t>
      </w:r>
      <w:r w:rsidR="00F11593">
        <w:rPr>
          <w:rFonts w:ascii="Times New Roman" w:eastAsia="Times New Roman" w:hAnsi="Times New Roman" w:cs="Times New Roman"/>
          <w:color w:val="212121"/>
          <w:sz w:val="24"/>
          <w:szCs w:val="24"/>
        </w:rPr>
        <w:t xml:space="preserve">09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for δ</w:t>
      </w:r>
      <w:r w:rsidR="00F11593" w:rsidRPr="002A5B2A">
        <w:rPr>
          <w:rFonts w:ascii="Times New Roman" w:eastAsia="Times New Roman" w:hAnsi="Times New Roman" w:cs="Times New Roman"/>
          <w:color w:val="212121"/>
          <w:sz w:val="24"/>
          <w:szCs w:val="24"/>
          <w:vertAlign w:val="superscript"/>
          <w:rPrChange w:id="97" w:author="Aaron Galloway" w:date="2020-09-17T16:50:00Z">
            <w:rPr>
              <w:rFonts w:ascii="Times New Roman" w:eastAsia="Times New Roman" w:hAnsi="Times New Roman" w:cs="Times New Roman"/>
              <w:color w:val="212121"/>
              <w:sz w:val="24"/>
              <w:szCs w:val="24"/>
            </w:rPr>
          </w:rPrChange>
        </w:rPr>
        <w:t>13</w:t>
      </w:r>
      <w:r w:rsidR="00F11593" w:rsidRPr="000718B9">
        <w:rPr>
          <w:rFonts w:ascii="Times New Roman" w:eastAsia="Times New Roman" w:hAnsi="Times New Roman" w:cs="Times New Roman"/>
          <w:color w:val="212121"/>
          <w:sz w:val="24"/>
          <w:szCs w:val="24"/>
        </w:rPr>
        <w:t>C and δ</w:t>
      </w:r>
      <w:r w:rsidR="00F11593" w:rsidRPr="002A5B2A">
        <w:rPr>
          <w:rFonts w:ascii="Times New Roman" w:eastAsia="Times New Roman" w:hAnsi="Times New Roman" w:cs="Times New Roman"/>
          <w:color w:val="212121"/>
          <w:sz w:val="24"/>
          <w:szCs w:val="24"/>
          <w:vertAlign w:val="superscript"/>
          <w:rPrChange w:id="98" w:author="Aaron Galloway" w:date="2020-09-17T16:50:00Z">
            <w:rPr>
              <w:rFonts w:ascii="Times New Roman" w:eastAsia="Times New Roman" w:hAnsi="Times New Roman" w:cs="Times New Roman"/>
              <w:color w:val="212121"/>
              <w:sz w:val="24"/>
              <w:szCs w:val="24"/>
            </w:rPr>
          </w:rPrChange>
        </w:rPr>
        <w:t>15</w:t>
      </w:r>
      <w:r w:rsidR="00F11593" w:rsidRPr="000718B9">
        <w:rPr>
          <w:rFonts w:ascii="Times New Roman" w:eastAsia="Times New Roman" w:hAnsi="Times New Roman" w:cs="Times New Roman"/>
          <w:color w:val="212121"/>
          <w:sz w:val="24"/>
          <w:szCs w:val="24"/>
        </w:rPr>
        <w:t>N, respectively</w:t>
      </w:r>
      <w:r w:rsidR="00F11593">
        <w:rPr>
          <w:rFonts w:ascii="Times New Roman" w:eastAsia="Times New Roman" w:hAnsi="Times New Roman" w:cs="Times New Roman"/>
          <w:color w:val="212121"/>
          <w:sz w:val="24"/>
          <w:szCs w:val="24"/>
        </w:rPr>
        <w:t>.</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5C9C2A80" w14:textId="77777777" w:rsidR="002A5B2A" w:rsidDel="002A5B2A" w:rsidRDefault="002A5B2A" w:rsidP="002A5B2A">
      <w:pPr>
        <w:rPr>
          <w:del w:id="99" w:author="Aaron Galloway" w:date="2020-09-17T16:51:00Z"/>
          <w:moveTo w:id="100" w:author="Aaron Galloway" w:date="2020-09-17T16:51:00Z"/>
          <w:rFonts w:ascii="Times New Roman" w:eastAsia="Times New Roman" w:hAnsi="Times New Roman" w:cs="Times New Roman"/>
          <w:sz w:val="24"/>
          <w:szCs w:val="24"/>
        </w:rPr>
      </w:pPr>
      <w:moveToRangeStart w:id="101" w:author="Aaron Galloway" w:date="2020-09-17T16:51:00Z" w:name="move51253907"/>
      <w:moveTo w:id="102" w:author="Aaron Galloway" w:date="2020-09-17T16:51:00Z">
        <w:r>
          <w:rPr>
            <w:rFonts w:ascii="Times New Roman" w:eastAsia="Times New Roman" w:hAnsi="Times New Roman" w:cs="Times New Roman"/>
            <w:sz w:val="24"/>
            <w:szCs w:val="24"/>
          </w:rPr>
          <w:lastRenderedPageBreak/>
          <w:t xml:space="preserve">Following freeze-drying, samples were transferred to 10 mL glass centrifuge vials, and 2 mL of 100% chloroform was added to each under nitrogen gas. Samples were allowed to sit in chloroform overnight at -80°C. </w:t>
        </w:r>
      </w:moveTo>
    </w:p>
    <w:moveToRangeEnd w:id="101"/>
    <w:p w14:paraId="38C216FA" w14:textId="11DA652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w:t>
      </w:r>
      <w:del w:id="103" w:author="Aaron Galloway" w:date="2020-09-17T16:50:00Z">
        <w:r w:rsidDel="002A5B2A">
          <w:rPr>
            <w:rFonts w:ascii="Times New Roman" w:eastAsia="Times New Roman" w:hAnsi="Times New Roman" w:cs="Times New Roman"/>
            <w:sz w:val="24"/>
            <w:szCs w:val="24"/>
          </w:rPr>
          <w:delText xml:space="preserve">similar methods developed in </w:delText>
        </w:r>
      </w:del>
      <w:r>
        <w:rPr>
          <w:rFonts w:ascii="Times New Roman" w:eastAsia="Times New Roman" w:hAnsi="Times New Roman" w:cs="Times New Roman"/>
          <w:sz w:val="24"/>
          <w:szCs w:val="24"/>
        </w:rPr>
        <w:t xml:space="preserve">Schram et al. (2018). </w:t>
      </w:r>
    </w:p>
    <w:p w14:paraId="08F84A2B" w14:textId="77777777" w:rsidR="00715D55" w:rsidRDefault="00715D55">
      <w:pPr>
        <w:rPr>
          <w:rFonts w:ascii="Times New Roman" w:eastAsia="Times New Roman" w:hAnsi="Times New Roman" w:cs="Times New Roman"/>
          <w:sz w:val="24"/>
          <w:szCs w:val="24"/>
        </w:rPr>
      </w:pPr>
    </w:p>
    <w:p w14:paraId="384202D4" w14:textId="77B76825" w:rsidR="00715D55" w:rsidDel="002A5B2A" w:rsidRDefault="00D8535D">
      <w:pPr>
        <w:rPr>
          <w:moveFrom w:id="104" w:author="Aaron Galloway" w:date="2020-09-17T16:51:00Z"/>
          <w:rFonts w:ascii="Times New Roman" w:eastAsia="Times New Roman" w:hAnsi="Times New Roman" w:cs="Times New Roman"/>
          <w:sz w:val="24"/>
          <w:szCs w:val="24"/>
        </w:rPr>
      </w:pPr>
      <w:moveFromRangeStart w:id="105" w:author="Aaron Galloway" w:date="2020-09-17T16:51:00Z" w:name="move51253907"/>
      <w:moveFrom w:id="106" w:author="Aaron Galloway" w:date="2020-09-17T16:51:00Z">
        <w:r w:rsidDel="002A5B2A">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were allowed to sit in chloroform overnight at -80°C. </w:t>
        </w:r>
      </w:moveFrom>
    </w:p>
    <w:moveFromRangeEnd w:id="105"/>
    <w:p w14:paraId="57734320" w14:textId="729D300A" w:rsidR="00715D55" w:rsidDel="002A5B2A" w:rsidRDefault="00715D55">
      <w:pPr>
        <w:rPr>
          <w:del w:id="107" w:author="Aaron Galloway" w:date="2020-09-17T16:51:00Z"/>
          <w:rFonts w:ascii="Times New Roman" w:eastAsia="Times New Roman" w:hAnsi="Times New Roman" w:cs="Times New Roman"/>
          <w:sz w:val="24"/>
          <w:szCs w:val="24"/>
        </w:rPr>
      </w:pPr>
    </w:p>
    <w:p w14:paraId="7BE300BB" w14:textId="08829DCC" w:rsidR="00715D55" w:rsidRDefault="00D8535D">
      <w:pPr>
        <w:rPr>
          <w:rFonts w:ascii="Times New Roman" w:eastAsia="Times New Roman" w:hAnsi="Times New Roman" w:cs="Times New Roman"/>
          <w:sz w:val="24"/>
          <w:szCs w:val="24"/>
        </w:rPr>
      </w:pPr>
      <w:del w:id="108" w:author="Aaron Galloway" w:date="2020-09-17T16:51:00Z">
        <w:r w:rsidDel="002A5B2A">
          <w:rPr>
            <w:rFonts w:ascii="Times New Roman" w:eastAsia="Times New Roman" w:hAnsi="Times New Roman" w:cs="Times New Roman"/>
            <w:sz w:val="24"/>
            <w:szCs w:val="24"/>
          </w:rPr>
          <w:delText>Following</w:delText>
        </w:r>
      </w:del>
      <w:ins w:id="109" w:author="Aaron Galloway" w:date="2020-09-17T16:51:00Z">
        <w:r w:rsidR="002A5B2A">
          <w:rPr>
            <w:rFonts w:ascii="Times New Roman" w:eastAsia="Times New Roman" w:hAnsi="Times New Roman" w:cs="Times New Roman"/>
            <w:sz w:val="24"/>
            <w:szCs w:val="24"/>
          </w:rPr>
          <w:t>After</w:t>
        </w:r>
      </w:ins>
      <w:r>
        <w:rPr>
          <w:rFonts w:ascii="Times New Roman" w:eastAsia="Times New Roman" w:hAnsi="Times New Roman" w:cs="Times New Roman"/>
          <w:sz w:val="24"/>
          <w:szCs w:val="24"/>
        </w:rPr>
        <w:t xml:space="preserve"> overnight chloroform extraction, samples underwent a chloroform-methanol extraction three times. To each sample, we added 1 mL cooled 100% methanol, 1 mL </w:t>
      </w:r>
      <w:proofErr w:type="spellStart"/>
      <w:r>
        <w:rPr>
          <w:rFonts w:ascii="Times New Roman" w:eastAsia="Times New Roman" w:hAnsi="Times New Roman" w:cs="Times New Roman"/>
          <w:sz w:val="24"/>
          <w:szCs w:val="24"/>
        </w:rPr>
        <w:t>chloroform:methanol</w:t>
      </w:r>
      <w:proofErr w:type="spell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were allowed to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48D0E70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a standard,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was added along with 1 mL of toluene and 2 mL of 1% sulfuric acid-methanol.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del w:id="110" w:author="Aaron Galloway" w:date="2020-09-17T16:52:00Z">
        <w:r w:rsidDel="002A5B2A">
          <w:rPr>
            <w:rFonts w:ascii="Times New Roman" w:eastAsia="Times New Roman" w:hAnsi="Times New Roman" w:cs="Times New Roman"/>
            <w:sz w:val="24"/>
            <w:szCs w:val="24"/>
          </w:rPr>
          <w:delText xml:space="preserve">in a similar method as described in </w:delText>
        </w:r>
      </w:del>
      <w:ins w:id="111" w:author="Aaron Galloway" w:date="2020-09-17T16:52:00Z">
        <w:r w:rsidR="002A5B2A">
          <w:rPr>
            <w:rFonts w:ascii="Times New Roman" w:eastAsia="Times New Roman" w:hAnsi="Times New Roman" w:cs="Times New Roman"/>
            <w:sz w:val="24"/>
            <w:szCs w:val="24"/>
          </w:rPr>
          <w:t xml:space="preserve">following </w:t>
        </w:r>
      </w:ins>
      <w:r>
        <w:rPr>
          <w:rFonts w:ascii="Times New Roman" w:eastAsia="Times New Roman" w:hAnsi="Times New Roman" w:cs="Times New Roman"/>
          <w:sz w:val="24"/>
          <w:szCs w:val="24"/>
        </w:rPr>
        <w:t>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1001EE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more comparable to one another</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69BDBD6B"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w:t>
      </w:r>
      <w:r w:rsidR="004551F8">
        <w:rPr>
          <w:rFonts w:ascii="Times New Roman" w:eastAsia="Times New Roman" w:hAnsi="Times New Roman" w:cs="Times New Roman"/>
          <w:sz w:val="24"/>
          <w:szCs w:val="24"/>
        </w:rPr>
        <w:t>workflow</w:t>
      </w:r>
      <w:r w:rsidR="00D8535D">
        <w:rPr>
          <w:rFonts w:ascii="Times New Roman" w:eastAsia="Times New Roman" w:hAnsi="Times New Roman" w:cs="Times New Roman"/>
          <w:sz w:val="24"/>
          <w:szCs w:val="24"/>
        </w:rPr>
        <w:t xml:space="preserve">. First, </w:t>
      </w:r>
      <w:r w:rsidR="002C5913">
        <w:rPr>
          <w:rFonts w:ascii="Times New Roman" w:eastAsia="Times New Roman" w:hAnsi="Times New Roman" w:cs="Times New Roman"/>
          <w:sz w:val="24"/>
          <w:szCs w:val="24"/>
        </w:rPr>
        <w:t xml:space="preserve">replicates were averaged, and </w:t>
      </w:r>
      <w:r w:rsidR="00D05946">
        <w:rPr>
          <w:rFonts w:ascii="Times New Roman" w:eastAsia="Times New Roman" w:hAnsi="Times New Roman" w:cs="Times New Roman"/>
          <w:sz w:val="24"/>
          <w:szCs w:val="24"/>
        </w:rPr>
        <w:t xml:space="preserve">taxonomic groups representing less </w:t>
      </w:r>
      <w:r w:rsidR="00D05946">
        <w:rPr>
          <w:rFonts w:ascii="Times New Roman" w:eastAsia="Times New Roman" w:hAnsi="Times New Roman" w:cs="Times New Roman"/>
          <w:sz w:val="24"/>
          <w:szCs w:val="24"/>
        </w:rPr>
        <w:lastRenderedPageBreak/>
        <w:t xml:space="preserve">than 1% of the inter-site community were removed from analysis, </w:t>
      </w:r>
      <w:r w:rsidR="004551F8">
        <w:rPr>
          <w:rFonts w:ascii="Times New Roman" w:eastAsia="Times New Roman" w:hAnsi="Times New Roman" w:cs="Times New Roman"/>
          <w:sz w:val="24"/>
          <w:szCs w:val="24"/>
        </w:rPr>
        <w:t>in order</w:t>
      </w:r>
      <w:r w:rsidR="00D05946">
        <w:rPr>
          <w:rFonts w:ascii="Times New Roman" w:eastAsia="Times New Roman" w:hAnsi="Times New Roman" w:cs="Times New Roman"/>
          <w:sz w:val="24"/>
          <w:szCs w:val="24"/>
        </w:rPr>
        <w:t xml:space="preserve">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r w:rsidR="00F11593">
        <w:rPr>
          <w:rFonts w:ascii="Times New Roman" w:eastAsia="Times New Roman" w:hAnsi="Times New Roman" w:cs="Times New Roman"/>
          <w:sz w:val="24"/>
          <w:szCs w:val="24"/>
        </w:rPr>
        <w:t xml:space="preserve">grouped at the genus-level and then </w:t>
      </w:r>
      <w:r w:rsidR="000D6577">
        <w:rPr>
          <w:rFonts w:ascii="Times New Roman" w:eastAsia="Times New Roman" w:hAnsi="Times New Roman" w:cs="Times New Roman"/>
          <w:sz w:val="24"/>
          <w:szCs w:val="24"/>
        </w:rPr>
        <w:t>square-</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 xml:space="preserve">suggested that sites tended to </w:t>
      </w:r>
      <w:r w:rsidR="0028012E">
        <w:rPr>
          <w:rFonts w:ascii="Times New Roman" w:eastAsia="Times New Roman" w:hAnsi="Times New Roman" w:cs="Times New Roman"/>
          <w:sz w:val="24"/>
          <w:szCs w:val="24"/>
        </w:rPr>
        <w:t>separate</w:t>
      </w:r>
      <w:r w:rsidR="00B37098">
        <w:rPr>
          <w:rFonts w:ascii="Times New Roman" w:eastAsia="Times New Roman" w:hAnsi="Times New Roman" w:cs="Times New Roman"/>
          <w:sz w:val="24"/>
          <w:szCs w:val="24"/>
        </w:rPr>
        <w:t xml:space="preserve"> by low, moderate, and high PPCP concentrations and IDW population</w:t>
      </w:r>
      <w:r w:rsidR="00D8535D">
        <w:rPr>
          <w:rFonts w:ascii="Times New Roman" w:eastAsia="Times New Roman" w:hAnsi="Times New Roman" w:cs="Times New Roman"/>
          <w:sz w:val="24"/>
          <w:szCs w:val="24"/>
        </w:rPr>
        <w:t xml:space="preserve">. Third, </w:t>
      </w:r>
      <w:r w:rsidR="00B37098">
        <w:rPr>
          <w:rFonts w:ascii="Times New Roman" w:eastAsia="Times New Roman" w:hAnsi="Times New Roman" w:cs="Times New Roman"/>
          <w:sz w:val="24"/>
          <w:szCs w:val="24"/>
        </w:rPr>
        <w:t>we used k-means clustering to identify an optimal number of clusters</w:t>
      </w:r>
      <w:r w:rsidR="00DD6A3F">
        <w:rPr>
          <w:rFonts w:ascii="Times New Roman" w:eastAsia="Times New Roman" w:hAnsi="Times New Roman" w:cs="Times New Roman"/>
          <w:sz w:val="24"/>
          <w:szCs w:val="24"/>
        </w:rPr>
        <w:t xml:space="preserve"> (Figure S1)</w:t>
      </w:r>
      <w:r w:rsidR="00FF3A56">
        <w:rPr>
          <w:rFonts w:ascii="Times New Roman" w:eastAsia="Times New Roman" w:hAnsi="Times New Roman" w:cs="Times New Roman"/>
          <w:sz w:val="24"/>
          <w:szCs w:val="24"/>
        </w:rPr>
        <w:t>, for which</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r w:rsidR="00D8535D" w:rsidRPr="00F11593">
        <w:rPr>
          <w:rFonts w:ascii="Times New Roman" w:eastAsia="Times New Roman" w:hAnsi="Times New Roman" w:cs="Times New Roman"/>
          <w:sz w:val="24"/>
          <w:szCs w:val="24"/>
          <w:vertAlign w:val="subscript"/>
        </w:rPr>
        <w:t>WSS</w:t>
      </w:r>
      <w:r w:rsidR="00D8535D">
        <w:rPr>
          <w:rFonts w:ascii="Times New Roman" w:eastAsia="Times New Roman" w:hAnsi="Times New Roman" w:cs="Times New Roman"/>
          <w:sz w:val="24"/>
          <w:szCs w:val="24"/>
        </w:rPr>
        <w:t>)</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clusters when </w:t>
      </w:r>
      <w:proofErr w:type="spellStart"/>
      <w:r w:rsidR="006D4ADB">
        <w:rPr>
          <w:rFonts w:ascii="Times New Roman" w:eastAsia="Times New Roman" w:hAnsi="Times New Roman" w:cs="Times New Roman"/>
          <w:sz w:val="24"/>
          <w:szCs w:val="24"/>
        </w:rPr>
        <w:t>wss</w:t>
      </w:r>
      <w:proofErr w:type="spellEnd"/>
      <w:r w:rsidR="00D8535D">
        <w:rPr>
          <w:rFonts w:ascii="Times New Roman" w:eastAsia="Times New Roman" w:hAnsi="Times New Roman" w:cs="Times New Roman"/>
          <w:sz w:val="24"/>
          <w:szCs w:val="24"/>
        </w:rPr>
        <w:t xml:space="preserve">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C53DAE">
        <w:rPr>
          <w:rFonts w:ascii="Times New Roman" w:eastAsia="Times New Roman" w:hAnsi="Times New Roman" w:cs="Times New Roman"/>
          <w:sz w:val="24"/>
          <w:szCs w:val="24"/>
        </w:rPr>
        <w:fldChar w:fldCharType="begin"/>
      </w:r>
      <w:r w:rsidR="00C53DAE">
        <w:rPr>
          <w:rFonts w:ascii="Times New Roman" w:eastAsia="Times New Roman" w:hAnsi="Times New Roman" w:cs="Times New Roman"/>
          <w:sz w:val="24"/>
          <w:szCs w:val="24"/>
        </w:rPr>
        <w:instrText xml:space="preserve"> ADDIN ZOTERO_ITEM CSL_CITATION {"citationID":"4i0APXKA","properties":{"formattedCitation":"(Legendre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C53DAE">
        <w:rPr>
          <w:rFonts w:ascii="Times New Roman" w:eastAsia="Times New Roman" w:hAnsi="Times New Roman" w:cs="Times New Roman"/>
          <w:sz w:val="24"/>
          <w:szCs w:val="24"/>
        </w:rPr>
        <w:fldChar w:fldCharType="separate"/>
      </w:r>
      <w:r w:rsidR="00C53DAE" w:rsidRPr="001C70B0">
        <w:rPr>
          <w:rFonts w:ascii="Times New Roman" w:hAnsi="Times New Roman" w:cs="Times New Roman"/>
          <w:sz w:val="24"/>
        </w:rPr>
        <w:t>(Legendre and Legendre 2012)</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 xml:space="preserve">To assess whether differences between groups were </w:t>
      </w:r>
      <w:r w:rsidR="009C6B78">
        <w:rPr>
          <w:rFonts w:ascii="Times New Roman" w:eastAsia="Times New Roman" w:hAnsi="Times New Roman" w:cs="Times New Roman"/>
          <w:sz w:val="24"/>
          <w:szCs w:val="24"/>
        </w:rPr>
        <w:t xml:space="preserve">statistically </w:t>
      </w:r>
      <w:r w:rsidR="00AB7989">
        <w:rPr>
          <w:rFonts w:ascii="Times New Roman" w:eastAsia="Times New Roman" w:hAnsi="Times New Roman" w:cs="Times New Roman"/>
          <w:sz w:val="24"/>
          <w:szCs w:val="24"/>
        </w:rPr>
        <w:t>significant</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we performed</w:t>
      </w:r>
      <w:r w:rsidR="00D8535D">
        <w:rPr>
          <w:rFonts w:ascii="Times New Roman" w:eastAsia="Times New Roman" w:hAnsi="Times New Roman" w:cs="Times New Roman"/>
          <w:sz w:val="24"/>
          <w:szCs w:val="24"/>
        </w:rPr>
        <w:t xml:space="preserve"> a permutational multivariate analysis of variance (PERMANOVA</w:t>
      </w:r>
      <w:ins w:id="112" w:author="Aaron Galloway" w:date="2020-09-17T16:53:00Z">
        <w:r w:rsidR="002A5B2A">
          <w:rPr>
            <w:rFonts w:ascii="Times New Roman" w:eastAsia="Times New Roman" w:hAnsi="Times New Roman" w:cs="Times New Roman"/>
            <w:sz w:val="24"/>
            <w:szCs w:val="24"/>
          </w:rPr>
          <w:t>;</w:t>
        </w:r>
      </w:ins>
      <w:del w:id="113" w:author="Aaron Galloway" w:date="2020-09-17T16:53:00Z">
        <w:r w:rsidR="00D8535D" w:rsidDel="002A5B2A">
          <w:rPr>
            <w:rFonts w:ascii="Times New Roman" w:eastAsia="Times New Roman" w:hAnsi="Times New Roman" w:cs="Times New Roman"/>
            <w:sz w:val="24"/>
            <w:szCs w:val="24"/>
          </w:rPr>
          <w:delText>,</w:delText>
        </w:r>
      </w:del>
      <w:r w:rsidR="00D8535D">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del w:id="114" w:author="Aaron Galloway" w:date="2020-09-17T16:53:00Z">
        <w:r w:rsidR="001A1BBB" w:rsidRPr="001A1BBB" w:rsidDel="002A5B2A">
          <w:rPr>
            <w:rFonts w:ascii="Times New Roman" w:hAnsi="Times New Roman" w:cs="Times New Roman"/>
            <w:sz w:val="24"/>
          </w:rPr>
          <w:delText>(</w:delText>
        </w:r>
      </w:del>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del w:id="115" w:author="Aaron Galloway" w:date="2020-09-17T16:53:00Z">
        <w:r w:rsidR="00D8535D" w:rsidDel="002A5B2A">
          <w:rPr>
            <w:rFonts w:ascii="Times New Roman" w:eastAsia="Times New Roman" w:hAnsi="Times New Roman" w:cs="Times New Roman"/>
            <w:sz w:val="24"/>
            <w:szCs w:val="24"/>
          </w:rPr>
          <w:delText>)</w:delText>
        </w:r>
      </w:del>
      <w:r w:rsidR="00D8535D">
        <w:rPr>
          <w:rFonts w:ascii="Times New Roman" w:eastAsia="Times New Roman" w:hAnsi="Times New Roman" w:cs="Times New Roman"/>
          <w:sz w:val="24"/>
          <w:szCs w:val="24"/>
        </w:rPr>
        <w:t xml:space="preserve"> with 999 permutations</w:t>
      </w:r>
      <w:r w:rsidR="00AB7989">
        <w:rPr>
          <w:rFonts w:ascii="Times New Roman" w:eastAsia="Times New Roman" w:hAnsi="Times New Roman" w:cs="Times New Roman"/>
          <w:sz w:val="24"/>
          <w:szCs w:val="24"/>
        </w:rPr>
        <w:t>, where community compositions were treated as a response to the groups identified 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 xml:space="preserve">Post-hoc SIMPER analysis (Clarke 1993) was performed following the PERMANOVA to identify which taxonomic groups most influenced cluster differences.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6B4771B6"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w:t>
      </w:r>
      <w:r w:rsidR="0028012E">
        <w:rPr>
          <w:rFonts w:ascii="Times New Roman" w:eastAsia="Times New Roman" w:hAnsi="Times New Roman" w:cs="Times New Roman"/>
          <w:sz w:val="24"/>
          <w:szCs w:val="24"/>
        </w:rPr>
        <w:t>’ relative fatty acid abundance</w:t>
      </w:r>
      <w:r w:rsidR="00D8535D">
        <w:rPr>
          <w:rFonts w:ascii="Times New Roman" w:eastAsia="Times New Roman" w:hAnsi="Times New Roman" w:cs="Times New Roman"/>
          <w:sz w:val="24"/>
          <w:szCs w:val="24"/>
        </w:rPr>
        <w:t xml:space="preserve">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This technique broadly demonstrated that</w:t>
      </w:r>
      <w:ins w:id="116" w:author="Aaron Galloway" w:date="2020-09-17T16:54:00Z">
        <w:r w:rsidR="002A5B2A">
          <w:rPr>
            <w:rFonts w:ascii="Times New Roman" w:eastAsia="Times New Roman" w:hAnsi="Times New Roman" w:cs="Times New Roman"/>
            <w:sz w:val="24"/>
            <w:szCs w:val="24"/>
          </w:rPr>
          <w:t>, as expected,</w:t>
        </w:r>
      </w:ins>
      <w:r w:rsidR="00D8535D">
        <w:rPr>
          <w:rFonts w:ascii="Times New Roman" w:eastAsia="Times New Roman" w:hAnsi="Times New Roman" w:cs="Times New Roman"/>
          <w:sz w:val="24"/>
          <w:szCs w:val="24"/>
        </w:rPr>
        <w:t xml:space="preserve">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 xml:space="preserve">same pattern was observed for all fatty acids quantified as well as solely essential fatty acids (EFAs; Figure S2). </w:t>
      </w:r>
      <w:r>
        <w:rPr>
          <w:rFonts w:ascii="Times New Roman" w:eastAsia="Times New Roman" w:hAnsi="Times New Roman" w:cs="Times New Roman"/>
          <w:sz w:val="24"/>
          <w:szCs w:val="24"/>
        </w:rPr>
        <w:t xml:space="preserve">The NMDS plot with species’ EFA profiles suggested that 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Among the eight EFAs </w:t>
      </w:r>
      <w:r w:rsidR="009C6B78">
        <w:rPr>
          <w:rFonts w:ascii="Times New Roman" w:eastAsia="Times New Roman" w:hAnsi="Times New Roman" w:cs="Times New Roman"/>
          <w:sz w:val="24"/>
          <w:szCs w:val="24"/>
        </w:rPr>
        <w:t xml:space="preserve">commonly </w:t>
      </w:r>
      <w:r w:rsidR="00D8535D">
        <w:rPr>
          <w:rFonts w:ascii="Times New Roman" w:eastAsia="Times New Roman" w:hAnsi="Times New Roman" w:cs="Times New Roman"/>
          <w:sz w:val="24"/>
          <w:szCs w:val="24"/>
        </w:rPr>
        <w:t xml:space="preserve">used </w:t>
      </w:r>
      <w:r w:rsidR="009C6B78">
        <w:rPr>
          <w:rFonts w:ascii="Times New Roman" w:eastAsia="Times New Roman" w:hAnsi="Times New Roman" w:cs="Times New Roman"/>
          <w:sz w:val="24"/>
          <w:szCs w:val="24"/>
        </w:rPr>
        <w:t>in</w:t>
      </w:r>
      <w:r w:rsidR="00D8535D">
        <w:rPr>
          <w:rFonts w:ascii="Times New Roman" w:eastAsia="Times New Roman" w:hAnsi="Times New Roman" w:cs="Times New Roman"/>
          <w:sz w:val="24"/>
          <w:szCs w:val="24"/>
        </w:rPr>
        <w:t xml:space="preserve"> ecological </w:t>
      </w:r>
      <w:r w:rsidR="009C6B78">
        <w:rPr>
          <w:rFonts w:ascii="Times New Roman" w:eastAsia="Times New Roman" w:hAnsi="Times New Roman" w:cs="Times New Roman"/>
          <w:sz w:val="24"/>
          <w:szCs w:val="24"/>
        </w:rPr>
        <w:t xml:space="preserve">context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18:3ω3, 18:4ω3, 20:5ω3, </w:t>
      </w:r>
      <w:r w:rsidR="0028012E">
        <w:rPr>
          <w:rFonts w:ascii="Times New Roman" w:eastAsia="Times New Roman" w:hAnsi="Times New Roman" w:cs="Times New Roman"/>
          <w:sz w:val="24"/>
          <w:szCs w:val="24"/>
        </w:rPr>
        <w:t xml:space="preserve">22:5ω3, </w:t>
      </w:r>
      <w:r w:rsidR="00D8535D">
        <w:rPr>
          <w:rFonts w:ascii="Times New Roman" w:eastAsia="Times New Roman" w:hAnsi="Times New Roman" w:cs="Times New Roman"/>
          <w:sz w:val="24"/>
          <w:szCs w:val="24"/>
        </w:rPr>
        <w:t>and 22:6ω3 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r w:rsidR="009C6B78">
        <w:rPr>
          <w:rFonts w:ascii="Times New Roman" w:eastAsia="Times New Roman" w:hAnsi="Times New Roman" w:cs="Times New Roman"/>
          <w:sz w:val="24"/>
          <w:szCs w:val="24"/>
        </w:rPr>
        <w:t>, thus enabling comparisons</w:t>
      </w:r>
      <w:r w:rsidR="00D8535D">
        <w:rPr>
          <w:rFonts w:ascii="Times New Roman" w:eastAsia="Times New Roman" w:hAnsi="Times New Roman" w:cs="Times New Roman"/>
          <w:sz w:val="24"/>
          <w:szCs w:val="24"/>
        </w:rPr>
        <w:t xml:space="preserve"> between sites</w:t>
      </w:r>
      <w:r w:rsidR="00795613">
        <w:rPr>
          <w:rFonts w:ascii="Times New Roman" w:eastAsia="Times New Roman" w:hAnsi="Times New Roman" w:cs="Times New Roman"/>
          <w:sz w:val="24"/>
          <w:szCs w:val="24"/>
        </w:rPr>
        <w:t xml:space="preserve">, and so we focused our </w:t>
      </w:r>
      <w:r w:rsidR="00D20ACE">
        <w:rPr>
          <w:rFonts w:ascii="Times New Roman" w:eastAsia="Times New Roman" w:hAnsi="Times New Roman" w:cs="Times New Roman"/>
          <w:sz w:val="24"/>
          <w:szCs w:val="24"/>
        </w:rPr>
        <w:t xml:space="preserve">analysis on these </w:t>
      </w:r>
      <w:r w:rsidR="0028012E">
        <w:rPr>
          <w:rFonts w:ascii="Times New Roman" w:eastAsia="Times New Roman" w:hAnsi="Times New Roman" w:cs="Times New Roman"/>
          <w:sz w:val="24"/>
          <w:szCs w:val="24"/>
        </w:rPr>
        <w:t>five</w:t>
      </w:r>
      <w:r w:rsidR="00D20ACE">
        <w:rPr>
          <w:rFonts w:ascii="Times New Roman" w:eastAsia="Times New Roman" w:hAnsi="Times New Roman" w:cs="Times New Roman"/>
          <w:sz w:val="24"/>
          <w:szCs w:val="24"/>
        </w:rPr>
        <w:t xml:space="preserve"> compounds</w:t>
      </w:r>
      <w:r w:rsidR="00D8535D">
        <w:rPr>
          <w:rFonts w:ascii="Times New Roman" w:eastAsia="Times New Roman" w:hAnsi="Times New Roman" w:cs="Times New Roman"/>
          <w:sz w:val="24"/>
          <w:szCs w:val="24"/>
        </w:rPr>
        <w:t>.</w:t>
      </w:r>
      <w:r w:rsidR="00D20ACE">
        <w:rPr>
          <w:rFonts w:ascii="Times New Roman" w:eastAsia="Times New Roman" w:hAnsi="Times New Roman" w:cs="Times New Roman"/>
          <w:sz w:val="24"/>
          <w:szCs w:val="24"/>
        </w:rPr>
        <w:t xml:space="preserve"> </w:t>
      </w:r>
      <w:r w:rsidR="009C6B78">
        <w:rPr>
          <w:rFonts w:ascii="Times New Roman" w:eastAsia="Times New Roman" w:hAnsi="Times New Roman" w:cs="Times New Roman"/>
          <w:sz w:val="24"/>
          <w:szCs w:val="24"/>
        </w:rPr>
        <w:t>T</w:t>
      </w:r>
      <w:r w:rsidR="00D20ACE">
        <w:rPr>
          <w:rFonts w:ascii="Times New Roman" w:eastAsia="Times New Roman" w:hAnsi="Times New Roman" w:cs="Times New Roman"/>
          <w:sz w:val="24"/>
          <w:szCs w:val="24"/>
        </w:rPr>
        <w:t xml:space="preserve">hese </w:t>
      </w:r>
      <w:r w:rsidR="0028012E">
        <w:rPr>
          <w:rFonts w:ascii="Times New Roman" w:eastAsia="Times New Roman" w:hAnsi="Times New Roman" w:cs="Times New Roman"/>
          <w:sz w:val="24"/>
          <w:szCs w:val="24"/>
        </w:rPr>
        <w:t>five</w:t>
      </w:r>
      <w:r w:rsidR="00D20ACE">
        <w:rPr>
          <w:rFonts w:ascii="Times New Roman" w:eastAsia="Times New Roman" w:hAnsi="Times New Roman" w:cs="Times New Roman"/>
          <w:sz w:val="24"/>
          <w:szCs w:val="24"/>
        </w:rPr>
        <w:t xml:space="preserve"> EFAs </w:t>
      </w:r>
      <w:r w:rsidR="00FA6158">
        <w:rPr>
          <w:rFonts w:ascii="Times New Roman" w:eastAsia="Times New Roman" w:hAnsi="Times New Roman" w:cs="Times New Roman"/>
          <w:sz w:val="24"/>
          <w:szCs w:val="24"/>
        </w:rPr>
        <w:t xml:space="preserve">tend to be </w:t>
      </w:r>
      <w:r w:rsidR="00D20ACE">
        <w:rPr>
          <w:rFonts w:ascii="Times New Roman" w:eastAsia="Times New Roman" w:hAnsi="Times New Roman" w:cs="Times New Roman"/>
          <w:sz w:val="24"/>
          <w:szCs w:val="24"/>
        </w:rPr>
        <w:t xml:space="preserve">indicative of </w:t>
      </w:r>
      <w:r w:rsidR="009C6B78">
        <w:rPr>
          <w:rFonts w:ascii="Times New Roman" w:eastAsia="Times New Roman" w:hAnsi="Times New Roman" w:cs="Times New Roman"/>
          <w:sz w:val="24"/>
          <w:szCs w:val="24"/>
        </w:rPr>
        <w:t>g</w:t>
      </w:r>
      <w:r w:rsidR="00D20ACE">
        <w:rPr>
          <w:rFonts w:ascii="Times New Roman" w:eastAsia="Times New Roman" w:hAnsi="Times New Roman" w:cs="Times New Roman"/>
          <w:sz w:val="24"/>
          <w:szCs w:val="24"/>
        </w:rPr>
        <w:t xml:space="preserve">reen algae (i.e., 18:3ω3 and 18:4ω3) </w:t>
      </w:r>
      <w:commentRangeStart w:id="117"/>
      <w:r w:rsidR="009C6B78">
        <w:rPr>
          <w:rFonts w:ascii="Times New Roman" w:eastAsia="Times New Roman" w:hAnsi="Times New Roman" w:cs="Times New Roman"/>
          <w:sz w:val="24"/>
          <w:szCs w:val="24"/>
        </w:rPr>
        <w:t>and</w:t>
      </w:r>
      <w:r w:rsidR="00D20ACE">
        <w:rPr>
          <w:rFonts w:ascii="Times New Roman" w:eastAsia="Times New Roman" w:hAnsi="Times New Roman" w:cs="Times New Roman"/>
          <w:sz w:val="24"/>
          <w:szCs w:val="24"/>
        </w:rPr>
        <w:t xml:space="preserve"> diatoms (i.e., 20:5ω3</w:t>
      </w:r>
      <w:r w:rsidR="0028012E">
        <w:rPr>
          <w:rFonts w:ascii="Times New Roman" w:eastAsia="Times New Roman" w:hAnsi="Times New Roman" w:cs="Times New Roman"/>
          <w:sz w:val="24"/>
          <w:szCs w:val="24"/>
        </w:rPr>
        <w:t>, 22:5ω3,</w:t>
      </w:r>
      <w:r w:rsidR="00D20ACE">
        <w:rPr>
          <w:rFonts w:ascii="Times New Roman" w:eastAsia="Times New Roman" w:hAnsi="Times New Roman" w:cs="Times New Roman"/>
          <w:sz w:val="24"/>
          <w:szCs w:val="24"/>
        </w:rPr>
        <w:t xml:space="preserve"> and 22:6ω3)</w:t>
      </w:r>
      <w:commentRangeEnd w:id="117"/>
      <w:r w:rsidR="002A5B2A">
        <w:rPr>
          <w:rStyle w:val="CommentReference"/>
        </w:rPr>
        <w:commentReference w:id="117"/>
      </w:r>
      <w:r w:rsidR="00D20ACE">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To evaluate how </w:t>
      </w:r>
      <w:r w:rsidR="00D20ACE">
        <w:rPr>
          <w:rFonts w:ascii="Times New Roman" w:eastAsia="Times New Roman" w:hAnsi="Times New Roman" w:cs="Times New Roman"/>
          <w:sz w:val="24"/>
          <w:szCs w:val="24"/>
        </w:rPr>
        <w:t>relative EFA abundance</w:t>
      </w:r>
      <w:r w:rsidR="00D8535D">
        <w:rPr>
          <w:rFonts w:ascii="Times New Roman" w:eastAsia="Times New Roman" w:hAnsi="Times New Roman" w:cs="Times New Roman"/>
          <w:sz w:val="24"/>
          <w:szCs w:val="24"/>
        </w:rPr>
        <w:t xml:space="preserve"> may </w:t>
      </w:r>
      <w:r w:rsidR="00FA6158">
        <w:rPr>
          <w:rFonts w:ascii="Times New Roman" w:eastAsia="Times New Roman" w:hAnsi="Times New Roman" w:cs="Times New Roman"/>
          <w:sz w:val="24"/>
          <w:szCs w:val="24"/>
        </w:rPr>
        <w:t>relate to</w:t>
      </w:r>
      <w:r w:rsidR="00D8535D">
        <w:rPr>
          <w:rFonts w:ascii="Times New Roman" w:eastAsia="Times New Roman" w:hAnsi="Times New Roman" w:cs="Times New Roman"/>
          <w:sz w:val="24"/>
          <w:szCs w:val="24"/>
        </w:rPr>
        <w:t xml:space="preserve"> sewage pollution, we regressed </w:t>
      </w:r>
      <w:commentRangeStart w:id="118"/>
      <w:proofErr w:type="spellStart"/>
      <w:r w:rsidR="00D8535D">
        <w:rPr>
          <w:rFonts w:ascii="Times New Roman" w:eastAsia="Times New Roman" w:hAnsi="Times New Roman" w:cs="Times New Roman"/>
          <w:sz w:val="24"/>
          <w:szCs w:val="24"/>
        </w:rPr>
        <w:t>filamentous:diatom</w:t>
      </w:r>
      <w:proofErr w:type="spellEnd"/>
      <w:r w:rsidR="00D8535D">
        <w:rPr>
          <w:rFonts w:ascii="Times New Roman" w:eastAsia="Times New Roman" w:hAnsi="Times New Roman" w:cs="Times New Roman"/>
          <w:sz w:val="24"/>
          <w:szCs w:val="24"/>
        </w:rPr>
        <w:t xml:space="preserve"> fatty acid signals </w:t>
      </w:r>
      <w:commentRangeEnd w:id="118"/>
      <w:r w:rsidR="00672514">
        <w:rPr>
          <w:rStyle w:val="CommentReference"/>
        </w:rPr>
        <w:commentReference w:id="118"/>
      </w:r>
      <w:r w:rsidR="00D8535D">
        <w:rPr>
          <w:rFonts w:ascii="Times New Roman" w:eastAsia="Times New Roman" w:hAnsi="Times New Roman" w:cs="Times New Roman"/>
          <w:sz w:val="24"/>
          <w:szCs w:val="24"/>
        </w:rPr>
        <w:t xml:space="preserve">(i.e., (18:3ω3% + 18:4ω3%)/(20:5ω3% + </w:t>
      </w:r>
      <w:r w:rsidR="0028012E">
        <w:rPr>
          <w:rFonts w:ascii="Times New Roman" w:eastAsia="Times New Roman" w:hAnsi="Times New Roman" w:cs="Times New Roman"/>
          <w:sz w:val="24"/>
          <w:szCs w:val="24"/>
        </w:rPr>
        <w:t xml:space="preserve">22:5ω3% + </w:t>
      </w:r>
      <w:r w:rsidR="00D8535D">
        <w:rPr>
          <w:rFonts w:ascii="Times New Roman" w:eastAsia="Times New Roman" w:hAnsi="Times New Roman" w:cs="Times New Roman"/>
          <w:sz w:val="24"/>
          <w:szCs w:val="24"/>
        </w:rPr>
        <w:t xml:space="preserve">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02C3301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w:t>
      </w:r>
      <w:r w:rsidR="00F11593">
        <w:rPr>
          <w:rFonts w:ascii="Times New Roman" w:eastAsia="Times New Roman" w:hAnsi="Times New Roman" w:cs="Times New Roman"/>
          <w:sz w:val="24"/>
          <w:szCs w:val="24"/>
        </w:rPr>
        <w:t>Environmental Data Initiative</w:t>
      </w:r>
      <w:r>
        <w:rPr>
          <w:rFonts w:ascii="Times New Roman" w:eastAsia="Times New Roman" w:hAnsi="Times New Roman" w:cs="Times New Roman"/>
          <w:sz w:val="24"/>
          <w:szCs w:val="24"/>
        </w:rPr>
        <w:t xml:space="preserve">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and all R </w:t>
      </w:r>
      <w:r>
        <w:rPr>
          <w:rFonts w:ascii="Times New Roman" w:eastAsia="Times New Roman" w:hAnsi="Times New Roman" w:cs="Times New Roman"/>
          <w:sz w:val="24"/>
          <w:szCs w:val="24"/>
        </w:rPr>
        <w:lastRenderedPageBreak/>
        <w:t>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7663056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567422">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0.1</w:t>
      </w:r>
      <w:r w:rsidR="00567422">
        <w:rPr>
          <w:rFonts w:ascii="Times New Roman" w:eastAsia="Times New Roman" w:hAnsi="Times New Roman" w:cs="Times New Roman"/>
          <w:sz w:val="24"/>
          <w:szCs w:val="24"/>
        </w:rPr>
        <w:t>5</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w:t>
      </w:r>
      <w:r w:rsidR="00567422">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67422">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567422">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D14C3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0838BC57"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Ulothrix</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groupings capture most variance, and visual inspection of </w:t>
      </w:r>
      <w:r w:rsidR="00F97DF1">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 xml:space="preserve">periphyton community </w:t>
      </w:r>
      <w:r w:rsidR="00F97DF1">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 xml:space="preserve">p = 0.023).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r w:rsidR="00E9349B" w:rsidRPr="00E9349B">
        <w:rPr>
          <w:rFonts w:ascii="Times New Roman" w:eastAsia="Times New Roman" w:hAnsi="Times New Roman" w:cs="Times New Roman"/>
          <w:i/>
          <w:sz w:val="24"/>
          <w:szCs w:val="24"/>
        </w:rPr>
        <w:t>Ulothrix</w:t>
      </w:r>
      <w:r w:rsidR="00E9349B">
        <w:rPr>
          <w:rFonts w:ascii="Times New Roman" w:eastAsia="Times New Roman" w:hAnsi="Times New Roman" w:cs="Times New Roman"/>
          <w:sz w:val="24"/>
          <w:szCs w:val="24"/>
        </w:rPr>
        <w:t xml:space="preserve"> 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4847186E"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w:t>
      </w:r>
      <w:r w:rsidR="00271F4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F11593">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p = 0.001).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w:t>
      </w:r>
      <w:r w:rsidR="006D4ADB">
        <w:rPr>
          <w:rFonts w:ascii="Times New Roman" w:eastAsia="Times New Roman" w:hAnsi="Times New Roman" w:cs="Times New Roman"/>
          <w:i/>
          <w:sz w:val="24"/>
          <w:szCs w:val="24"/>
        </w:rPr>
        <w:t>l</w:t>
      </w:r>
      <w:r w:rsidR="00A87BAC" w:rsidRPr="00A87BAC">
        <w:rPr>
          <w:rFonts w:ascii="Times New Roman" w:eastAsia="Times New Roman" w:hAnsi="Times New Roman" w:cs="Times New Roman"/>
          <w:i/>
          <w:sz w:val="24"/>
          <w:szCs w:val="24"/>
        </w:rPr>
        <w:t>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7A55F260" w14:textId="62E5560A" w:rsidR="00C332CF" w:rsidRDefault="00D8535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Among periphyton samples,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0.77 to 3.76</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 whereas amphipod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6.42 to 7.92</w:t>
      </w:r>
      <w:r w:rsidR="00271F4F">
        <w:rPr>
          <w:rFonts w:ascii="Times New Roman" w:eastAsia="Times New Roman" w:hAnsi="Times New Roman" w:cs="Times New Roman"/>
          <w:sz w:val="24"/>
          <w:szCs w:val="24"/>
        </w:rPr>
        <w:t xml:space="preserve"> </w:t>
      </w:r>
      <w:r w:rsidR="00271F4F" w:rsidRPr="00F36B8F">
        <w:rPr>
          <w:rFonts w:ascii="Times New Roman" w:eastAsia="Times New Roman" w:hAnsi="Times New Roman" w:cs="Times New Roman"/>
          <w:color w:val="212121"/>
          <w:sz w:val="24"/>
          <w:szCs w:val="24"/>
        </w:rPr>
        <w:t>‰</w:t>
      </w:r>
      <w:r w:rsidR="00C10024">
        <w:rPr>
          <w:rFonts w:ascii="Times New Roman" w:eastAsia="Times New Roman" w:hAnsi="Times New Roman" w:cs="Times New Roman"/>
          <w:sz w:val="24"/>
          <w:szCs w:val="24"/>
        </w:rPr>
        <w:t>.</w:t>
      </w:r>
      <w:r w:rsidR="00C10024">
        <w:rPr>
          <w:rFonts w:ascii="Times New Roman" w:eastAsia="Times New Roman" w:hAnsi="Times New Roman" w:cs="Times New Roman"/>
          <w:b/>
          <w:sz w:val="24"/>
          <w:szCs w:val="24"/>
        </w:rPr>
        <w:t xml:space="preserve"> </w:t>
      </w:r>
    </w:p>
    <w:p w14:paraId="6F0C615B" w14:textId="77777777" w:rsidR="00C332CF" w:rsidRDefault="00C332CF">
      <w:pPr>
        <w:rPr>
          <w:rFonts w:ascii="Times New Roman" w:eastAsia="Times New Roman" w:hAnsi="Times New Roman" w:cs="Times New Roman"/>
          <w:sz w:val="24"/>
          <w:szCs w:val="24"/>
        </w:rPr>
      </w:pPr>
    </w:p>
    <w:p w14:paraId="1A362177" w14:textId="32044A45" w:rsidR="00715D55" w:rsidRPr="0039266B" w:rsidRDefault="00C332C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grazers, </w:t>
      </w:r>
      <w:r w:rsidR="00D8535D">
        <w:rPr>
          <w:rFonts w:ascii="Times New Roman" w:eastAsia="Times New Roman" w:hAnsi="Times New Roman" w:cs="Times New Roman"/>
          <w:sz w:val="24"/>
          <w:szCs w:val="24"/>
        </w:rPr>
        <w:t>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0.008; </w:t>
      </w:r>
      <w:r w:rsidR="00E01811">
        <w:rPr>
          <w:rFonts w:ascii="Times New Roman" w:eastAsia="Times New Roman" w:hAnsi="Times New Roman" w:cs="Times New Roman"/>
          <w:sz w:val="24"/>
          <w:szCs w:val="24"/>
        </w:rPr>
        <w:t>Figure 3</w:t>
      </w:r>
      <w:r w:rsidR="00D8535D">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Periphyton δ</w:t>
      </w:r>
      <w:r w:rsidR="00D8535D">
        <w:rPr>
          <w:rFonts w:ascii="Times New Roman" w:eastAsia="Times New Roman" w:hAnsi="Times New Roman" w:cs="Times New Roman"/>
          <w:sz w:val="24"/>
          <w:szCs w:val="24"/>
          <w:vertAlign w:val="superscript"/>
        </w:rPr>
        <w:t>15</w:t>
      </w:r>
      <w:r w:rsidR="00D8535D">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del w:id="119" w:author="Aaron Galloway" w:date="2020-09-17T17:11:00Z">
        <w:r w:rsidR="00F62B41" w:rsidDel="005A42A7">
          <w:rPr>
            <w:rFonts w:ascii="Times New Roman" w:eastAsia="Times New Roman" w:hAnsi="Times New Roman" w:cs="Times New Roman"/>
            <w:sz w:val="24"/>
            <w:szCs w:val="24"/>
            <w:vertAlign w:val="superscript"/>
          </w:rPr>
          <w:delText xml:space="preserve"> </w:delText>
        </w:r>
      </w:del>
      <w:r w:rsidR="00D8535D">
        <w:rPr>
          <w:rFonts w:ascii="Times New Roman" w:eastAsia="Times New Roman" w:hAnsi="Times New Roman" w:cs="Times New Roman"/>
          <w:sz w:val="24"/>
          <w:szCs w:val="24"/>
          <w:vertAlign w:val="superscript"/>
        </w:rPr>
        <w:t>13</w:t>
      </w:r>
      <w:r w:rsidR="00D8535D">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for either periphyton or macroinvertebrates. </w:t>
      </w:r>
    </w:p>
    <w:p w14:paraId="238C3CBB" w14:textId="77777777" w:rsidR="00715D55" w:rsidRDefault="00715D55">
      <w:pPr>
        <w:rPr>
          <w:rFonts w:ascii="Times New Roman" w:eastAsia="Times New Roman" w:hAnsi="Times New Roman" w:cs="Times New Roman"/>
          <w:sz w:val="24"/>
          <w:szCs w:val="24"/>
        </w:rPr>
      </w:pPr>
    </w:p>
    <w:p w14:paraId="560291FF" w14:textId="51EAB43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periphyton and grazers, our analyses focused mainly on the essential fatty acids (EFAs) 18:3ω3, 18:4ω3, 20:5ω3, </w:t>
      </w:r>
      <w:r w:rsidR="00C332CF">
        <w:rPr>
          <w:rFonts w:ascii="Times New Roman" w:eastAsia="Times New Roman" w:hAnsi="Times New Roman" w:cs="Times New Roman"/>
          <w:sz w:val="24"/>
          <w:szCs w:val="24"/>
        </w:rPr>
        <w:t xml:space="preserve">22:5ω3, </w:t>
      </w:r>
      <w:r>
        <w:rPr>
          <w:rFonts w:ascii="Times New Roman" w:eastAsia="Times New Roman" w:hAnsi="Times New Roman" w:cs="Times New Roman"/>
          <w:sz w:val="24"/>
          <w:szCs w:val="24"/>
        </w:rPr>
        <w:t>and 22:6ω3.</w:t>
      </w:r>
      <w:r w:rsidR="00650752">
        <w:rPr>
          <w:rFonts w:ascii="Times New Roman" w:eastAsia="Times New Roman" w:hAnsi="Times New Roman" w:cs="Times New Roman"/>
          <w:sz w:val="24"/>
          <w:szCs w:val="24"/>
        </w:rPr>
        <w:t xml:space="preserve"> </w:t>
      </w:r>
      <w:commentRangeStart w:id="120"/>
      <w:r>
        <w:rPr>
          <w:rFonts w:ascii="Times New Roman" w:eastAsia="Times New Roman" w:hAnsi="Times New Roman" w:cs="Times New Roman"/>
          <w:sz w:val="24"/>
          <w:szCs w:val="24"/>
        </w:rPr>
        <w:t xml:space="preserve">For periphyton, the ratio of 18:3ω3 and 18:4ω3 in comparison to </w:t>
      </w:r>
      <w:r w:rsidR="00C332CF">
        <w:rPr>
          <w:rFonts w:ascii="Times New Roman" w:eastAsia="Times New Roman" w:hAnsi="Times New Roman" w:cs="Times New Roman"/>
          <w:sz w:val="24"/>
          <w:szCs w:val="24"/>
        </w:rPr>
        <w:t>20:5ω3, 22:5ω3, and 22:6ω3</w:t>
      </w:r>
      <w:commentRangeEnd w:id="120"/>
      <w:r w:rsidR="005A42A7">
        <w:rPr>
          <w:rStyle w:val="CommentReference"/>
        </w:rPr>
        <w:commentReference w:id="120"/>
      </w:r>
      <w:r w:rsidR="00C332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significantly increased with an increasing PPCP concentration (</w:t>
      </w:r>
      <w:r w:rsidR="006D4ADB">
        <w:rPr>
          <w:rFonts w:ascii="Times New Roman" w:eastAsia="Times New Roman" w:hAnsi="Times New Roman" w:cs="Times New Roman"/>
          <w:sz w:val="24"/>
          <w:szCs w:val="24"/>
        </w:rPr>
        <w:t>R</w:t>
      </w:r>
      <w:r w:rsidR="006D4ADB">
        <w:rPr>
          <w:rFonts w:ascii="Times New Roman" w:eastAsia="Times New Roman" w:hAnsi="Times New Roman" w:cs="Times New Roman"/>
          <w:sz w:val="24"/>
          <w:szCs w:val="24"/>
          <w:vertAlign w:val="superscript"/>
        </w:rPr>
        <w:t xml:space="preserve">2 </w:t>
      </w:r>
      <w:r w:rsidR="006D4ADB">
        <w:rPr>
          <w:rFonts w:ascii="Times New Roman" w:eastAsia="Times New Roman" w:hAnsi="Times New Roman" w:cs="Times New Roman"/>
          <w:sz w:val="24"/>
          <w:szCs w:val="24"/>
        </w:rPr>
        <w:t xml:space="preserve">= 0.56; </w:t>
      </w:r>
      <w:r>
        <w:rPr>
          <w:rFonts w:ascii="Times New Roman" w:eastAsia="Times New Roman" w:hAnsi="Times New Roman" w:cs="Times New Roman"/>
          <w:sz w:val="24"/>
          <w:szCs w:val="24"/>
        </w:rPr>
        <w:t xml:space="preserve">p = 0.05,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7D4425C7"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communities. Unlike previous studies, 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indicators of sewage pollution and food web structure to offer </w:t>
      </w:r>
      <w:r w:rsidR="00765F65">
        <w:rPr>
          <w:rFonts w:ascii="Times New Roman" w:eastAsia="Times New Roman" w:hAnsi="Times New Roman" w:cs="Times New Roman"/>
          <w:sz w:val="24"/>
          <w:szCs w:val="24"/>
        </w:rPr>
        <w:t>direct, 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1619CC56"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 and</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 some degree</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r w:rsidR="00BE72A9">
        <w:rPr>
          <w:rFonts w:ascii="Times New Roman" w:eastAsia="Times New Roman" w:hAnsi="Times New Roman" w:cs="Times New Roman"/>
          <w:sz w:val="24"/>
          <w:szCs w:val="24"/>
        </w:rPr>
        <w:t xml:space="preserve">sewage </w:t>
      </w:r>
      <w:r w:rsidR="00383BCD">
        <w:rPr>
          <w:rFonts w:ascii="Times New Roman" w:eastAsia="Times New Roman" w:hAnsi="Times New Roman" w:cs="Times New Roman"/>
          <w:sz w:val="24"/>
          <w:szCs w:val="24"/>
        </w:rPr>
        <w:t xml:space="preserve">gradients </w:t>
      </w:r>
      <w:r w:rsidR="00BE72A9">
        <w:rPr>
          <w:rFonts w:ascii="Times New Roman" w:eastAsia="Times New Roman" w:hAnsi="Times New Roman" w:cs="Times New Roman"/>
          <w:sz w:val="24"/>
          <w:szCs w:val="24"/>
        </w:rPr>
        <w:t>created by</w:t>
      </w:r>
      <w:r w:rsidR="00381463">
        <w:rPr>
          <w:rFonts w:ascii="Times New Roman" w:eastAsia="Times New Roman" w:hAnsi="Times New Roman" w:cs="Times New Roman"/>
          <w:sz w:val="24"/>
          <w:szCs w:val="24"/>
        </w:rPr>
        <w:t xml:space="preserve"> 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sewage-associated </w:t>
      </w:r>
      <w:r w:rsidR="00C332CF">
        <w:rPr>
          <w:rFonts w:ascii="Times New Roman" w:eastAsia="Times New Roman" w:hAnsi="Times New Roman" w:cs="Times New Roman"/>
          <w:sz w:val="24"/>
          <w:szCs w:val="24"/>
        </w:rPr>
        <w:t>indicators</w:t>
      </w:r>
      <w:r w:rsidR="00E45EB1">
        <w:rPr>
          <w:rFonts w:ascii="Times New Roman" w:eastAsia="Times New Roman" w:hAnsi="Times New Roman" w:cs="Times New Roman"/>
          <w:sz w:val="24"/>
          <w:szCs w:val="24"/>
        </w:rPr>
        <w:t>,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N</w:t>
      </w:r>
      <w:r w:rsidR="00C332CF">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proved necessary for defining sewage gradients. </w:t>
      </w:r>
      <w:r w:rsidR="002C1737">
        <w:rPr>
          <w:rFonts w:ascii="Times New Roman" w:eastAsia="Times New Roman" w:hAnsi="Times New Roman" w:cs="Times New Roman"/>
          <w:sz w:val="24"/>
          <w:szCs w:val="24"/>
        </w:rPr>
        <w:t xml:space="preserve">The use of nutrients as indicators </w:t>
      </w:r>
      <w:r w:rsidR="00C332CF">
        <w:rPr>
          <w:rFonts w:ascii="Times New Roman" w:eastAsia="Times New Roman" w:hAnsi="Times New Roman" w:cs="Times New Roman"/>
          <w:sz w:val="24"/>
          <w:szCs w:val="24"/>
        </w:rPr>
        <w:t xml:space="preserve">alone </w:t>
      </w:r>
      <w:r w:rsidR="002C1737">
        <w:rPr>
          <w:rFonts w:ascii="Times New Roman" w:eastAsia="Times New Roman" w:hAnsi="Times New Roman" w:cs="Times New Roman"/>
          <w:sz w:val="24"/>
          <w:szCs w:val="24"/>
        </w:rPr>
        <w:t>would not reveal sewage pollution</w:t>
      </w:r>
      <w:r w:rsidR="00C332CF">
        <w:rPr>
          <w:rFonts w:ascii="Times New Roman" w:eastAsia="Times New Roman" w:hAnsi="Times New Roman" w:cs="Times New Roman"/>
          <w:sz w:val="24"/>
          <w:szCs w:val="24"/>
        </w:rPr>
        <w:t xml:space="preserve"> gradients</w:t>
      </w:r>
      <w:r>
        <w:rPr>
          <w:rFonts w:ascii="Times New Roman" w:eastAsia="Times New Roman" w:hAnsi="Times New Roman" w:cs="Times New Roman"/>
          <w:sz w:val="24"/>
          <w:szCs w:val="24"/>
        </w:rPr>
        <w:t xml:space="preserve">, since nutrients were not </w:t>
      </w:r>
      <w:r w:rsidR="00C332CF">
        <w:rPr>
          <w:rFonts w:ascii="Times New Roman" w:eastAsia="Times New Roman" w:hAnsi="Times New Roman" w:cs="Times New Roman"/>
          <w:sz w:val="24"/>
          <w:szCs w:val="24"/>
        </w:rPr>
        <w:t xml:space="preserve">strongly </w:t>
      </w:r>
      <w:r>
        <w:rPr>
          <w:rFonts w:ascii="Times New Roman" w:eastAsia="Times New Roman" w:hAnsi="Times New Roman" w:cs="Times New Roman"/>
          <w:sz w:val="24"/>
          <w:szCs w:val="24"/>
        </w:rPr>
        <w:t xml:space="preserve">correlated with </w:t>
      </w:r>
      <w:r w:rsidR="00C332CF">
        <w:rPr>
          <w:rFonts w:ascii="Times New Roman" w:eastAsia="Times New Roman" w:hAnsi="Times New Roman" w:cs="Times New Roman"/>
          <w:sz w:val="24"/>
          <w:szCs w:val="24"/>
        </w:rPr>
        <w:t>IDW population</w:t>
      </w:r>
      <w:r w:rsidR="00BE72A9">
        <w:rPr>
          <w:rFonts w:ascii="Times New Roman" w:eastAsia="Times New Roman" w:hAnsi="Times New Roman" w:cs="Times New Roman"/>
          <w:sz w:val="24"/>
          <w:szCs w:val="24"/>
        </w:rPr>
        <w:t xml:space="preserve"> and could come from diverse sources</w:t>
      </w:r>
      <w:r w:rsidR="002C1737">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For example, 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and 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r w:rsidR="0055131D">
        <w:rPr>
          <w:rFonts w:ascii="Times New Roman" w:eastAsia="Times New Roman" w:hAnsi="Times New Roman" w:cs="Times New Roman"/>
          <w:sz w:val="24"/>
          <w:szCs w:val="24"/>
        </w:rPr>
        <w:t xml:space="preserve">basin </w:t>
      </w:r>
      <w:r w:rsidR="00C451C6">
        <w:rPr>
          <w:rFonts w:ascii="Times New Roman" w:eastAsia="Times New Roman" w:hAnsi="Times New Roman" w:cs="Times New Roman"/>
          <w:sz w:val="24"/>
          <w:szCs w:val="24"/>
        </w:rPr>
        <w:t>(</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w:t>
      </w:r>
      <w:r w:rsidR="000E7380">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While n</w:t>
      </w:r>
      <w:r w:rsidR="000E7380">
        <w:rPr>
          <w:rFonts w:ascii="Times New Roman" w:eastAsia="Times New Roman" w:hAnsi="Times New Roman" w:cs="Times New Roman"/>
          <w:sz w:val="24"/>
          <w:szCs w:val="24"/>
        </w:rPr>
        <w:t xml:space="preserve">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w:t>
      </w:r>
      <w:r w:rsidR="00157F57">
        <w:rPr>
          <w:rFonts w:ascii="Times New Roman" w:eastAsia="Times New Roman" w:hAnsi="Times New Roman" w:cs="Times New Roman"/>
          <w:sz w:val="24"/>
          <w:szCs w:val="24"/>
        </w:rPr>
        <w:fldChar w:fldCharType="begin"/>
      </w:r>
      <w:r w:rsidR="00157F57">
        <w:rPr>
          <w:rFonts w:ascii="Times New Roman" w:eastAsia="Times New Roman" w:hAnsi="Times New Roman" w:cs="Times New Roman"/>
          <w:sz w:val="24"/>
          <w:szCs w:val="24"/>
        </w:rPr>
        <w:instrText xml:space="preserve"> ADDIN ZOTERO_ITEM CSL_CITATION {"citationID":"TNonCfUm","properties":{"formattedCitation":"(Galloway et al. 2004; Monteith et al. 2007; Stoddard et al. 2016)","plainCitation":"(Galloway et al. 2004; Monteith et al. 2007; Stoddard et al. 2016)","noteIndex":0},"citationItems":[{"id":3779,"uris":["http://zotero.org/users/2645460/items/PSJZBSFW"],"uri":["http://zotero.org/users/2645460/items/PSJZBSFW"],"itemData":{"id":3779,"type":"article-journal","abstract":"This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ﬂuxes of nitrogen in each region. Important ﬁndings are that human activities increasingly dominate the N budget at the global and at most regional scales, the terrestrial and open ocean N budgets are essentially disconnected, and the ﬁxed forms of N are accumulating in most environmental reservoirs. The largest uncertainties in our understanding of the N budget at most scales are the rates of natural biological nitrogen ﬁxation, the amount of Nr storage in most environmental reservoirs, and the production rates of N2 by denitriﬁcation.","container-title":"Biogeochemistry","DOI":"10.1007/s10533-004-0370-0","ISSN":"0168-2563, 1573-515X","issue":"2","journalAbbreviation":"Biogeochemistry","language":"en","page":"153-226","source":"DOI.org (Crossref)","title":"Nitrogen Cycles: Past, Present, and Future","title-short":"Nitrogen Cycles","volume":"70","author":[{"family":"Galloway","given":"J. N."},{"family":"Dentener","given":"F. J."},{"family":"Capone","given":"D. G."},{"family":"Boyer","given":"E. W."},{"family":"Howarth","given":"R. W."},{"family":"Seitzinger","given":"S. P."},{"family":"Asner","given":"G. P."},{"family":"Cleveland","given":"C. C."},{"family":"Green","given":"P. A."},{"family":"Holland","given":"E. A."},{"family":"Karl","given":"D. M."},{"family":"Michaels","given":"A. F."},{"family":"Porter","given":"J. H."},{"family":"Townsend","given":"A. R."},{"family":"V</w:instrText>
      </w:r>
      <w:r w:rsidR="00157F57">
        <w:rPr>
          <w:rFonts w:ascii="Tahoma" w:eastAsia="Times New Roman" w:hAnsi="Tahoma" w:cs="Tahoma"/>
          <w:sz w:val="24"/>
          <w:szCs w:val="24"/>
        </w:rPr>
        <w:instrText>�</w:instrText>
      </w:r>
      <w:r w:rsidR="00157F57">
        <w:rPr>
          <w:rFonts w:ascii="Times New Roman" w:eastAsia="Times New Roman" w:hAnsi="Times New Roman" w:cs="Times New Roman"/>
          <w:sz w:val="24"/>
          <w:szCs w:val="24"/>
        </w:rPr>
        <w:instrText xml:space="preserve">osmarty","given":"C. J."}],"issued":{"date-parts":[["2004",9]]}}},{"id":3746,"uris":["http://zotero.org/users/2645460/items/BQIC7SRH"],"uri":["http://zotero.org/users/2645460/items/BQIC7SRH"],"itemData":{"id":3746,"type":"article-journal","abstract":"There have been widespread reports of surface waters in many remote glaciated regions of North America and Northern Europe becoming browner as levels of dissolved organic carbon have increased. Several hypotheses have been proposed to explain the effect, including recent climate change, but the question remains controversial. A new survey of time series data from more than 500 remote lakes and streams, combined with a simple model, now shows that dissolved organic carbon concentrations are in fact closely related to the decline in the sulphate and seasalt content of atmospheric deposition. Dissolved organic carbon concentrations may therefore be returning towards levels that would have been typical prior to the first onset of acid rain during the nineteenth century.","container-title":"Nature","DOI":"10.1038/nature06316","ISSN":"1476-4687","issue":"7169","language":"en","page":"537-540","source":"www.nature.com","title":"Dissolved organic carbon trends resulting from changes in atmospheric deposition chemistry","volume":"450","author":[{"family":"Monteith","given":"Donald T."},{"family":"Stoddard","given":"John L."},{"family":"Evans","given":"Christopher D."},{"family":"Wit","given":"Heleen A.","non-dropping-particle":"de"},{"family":"Forsius","given":"Martin"},{"family":"Høgåsen","given":"Tore"},{"family":"Wilander","given":"Anders"},{"family":"Skjelkvåle","given":"Brit Lisa"},{"family":"Jeffries","given":"Dean S."},{"family":"Vuorenmaa","given":"Jussi"},{"family":"Keller","given":"Bill"},{"family":"Kopácek","given":"Jiri"},{"family":"Vesely","given":"Josef"}],"issued":{"date-parts":[["2007",11]]}}},{"id":3776,"uris":["http://zotero.org/users/2645460/items/4B5UCIMC"],"uri":["http://zotero.org/users/2645460/items/4B5UCIMC"],"itemData":{"id":3776,"type":"article-journal","abstract":"We describe continental-scale increases in lake and stream total phosphorus (TP) concentrations, identified through periodic probability surveys of thousands of water bodies in the conterminous U.S. The increases, observed over the period 2000–2014 were most notable in sites in relatively undisturbed catchments and where TP was initially low (e.g., less than 10 μg L–1). Nationally, the percentage of stream length in the U.S. with TP ≤ 10 μg L–1 decreased from 24.5 to 10.4 to 1.6% from 2004 to 2009 to 2014; the percentage of lakes with TP ≤ 10 μg L–1 decreased from 24.9 to 6.7% between 2007 and 2012. Increasing TP concentrations appear to be ubiquitous, but their presence in undeveloped catchments suggests that they cannot be entirely attributed to either point or common non-point sources of TP.","container-title":"Environmental Science &amp; Technology","DOI":"10.1021/acs.est.5b05950","ISSN":"0013-936X","issue":"7","journalAbbreviation":"Environ. Sci. Technol.","page":"3409-3415","source":"ACS Publications","title":"Continental-Scale Increase in Lake and Stream Phosphorus: Are Oligotrophic Systems Disappearing in the United States?","title-short":"Continental-Scale Increase in Lake and Stream Phosphorus","volume":"50","author":[{"family":"Stoddard","given":"John L."},{"family":"Van Sickle","given":"John"},{"family":"Herlihy","given":"Alan T."},{"family":"Brahney","given":"Janice"},{"family":"Paulsen","given":"Steven"},{"family":"Peck","given":"David V."},{"family":"Mitchell","given":"Richard"},{"family":"Pollard","given":"Amina I."}],"issued":{"date-parts":[["2016",4,5]]}}}],"schema":"https://github.com/citation-style-language/schema/raw/master/csl-citation.json"} </w:instrText>
      </w:r>
      <w:r w:rsidR="00157F57">
        <w:rPr>
          <w:rFonts w:ascii="Times New Roman" w:eastAsia="Times New Roman" w:hAnsi="Times New Roman" w:cs="Times New Roman"/>
          <w:sz w:val="24"/>
          <w:szCs w:val="24"/>
        </w:rPr>
        <w:fldChar w:fldCharType="separate"/>
      </w:r>
      <w:r w:rsidR="00157F57" w:rsidRPr="00D63E42">
        <w:rPr>
          <w:rFonts w:ascii="Times New Roman" w:hAnsi="Times New Roman" w:cs="Times New Roman"/>
          <w:sz w:val="24"/>
        </w:rPr>
        <w:t>(Galloway et al. 2004; Monteith et al. 2007; Stoddard et al. 2016)</w:t>
      </w:r>
      <w:r w:rsidR="00157F57">
        <w:rPr>
          <w:rFonts w:ascii="Times New Roman" w:eastAsia="Times New Roman" w:hAnsi="Times New Roman" w:cs="Times New Roman"/>
          <w:sz w:val="24"/>
          <w:szCs w:val="24"/>
        </w:rPr>
        <w:fldChar w:fldCharType="end"/>
      </w:r>
      <w:r w:rsidR="00765F65">
        <w:rPr>
          <w:rFonts w:ascii="Times New Roman" w:eastAsia="Times New Roman" w:hAnsi="Times New Roman" w:cs="Times New Roman"/>
          <w:sz w:val="24"/>
          <w:szCs w:val="24"/>
        </w:rPr>
        <w:t xml:space="preserve">, </w:t>
      </w:r>
      <w:r w:rsidR="00157F57">
        <w:rPr>
          <w:rFonts w:ascii="Times New Roman" w:eastAsia="Times New Roman" w:hAnsi="Times New Roman" w:cs="Times New Roman"/>
          <w:sz w:val="24"/>
          <w:szCs w:val="24"/>
        </w:rPr>
        <w:t>and</w:t>
      </w:r>
      <w:r w:rsidR="00765F65">
        <w:rPr>
          <w:rFonts w:ascii="Times New Roman" w:eastAsia="Times New Roman" w:hAnsi="Times New Roman" w:cs="Times New Roman"/>
          <w:sz w:val="24"/>
          <w:szCs w:val="24"/>
        </w:rPr>
        <w:t xml:space="preserve"> changing terrestrial plant communities (Moran et al., 2012)</w:t>
      </w:r>
      <w:r w:rsidR="00157F57">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w:t>
      </w:r>
      <w:r w:rsidR="0055131D">
        <w:rPr>
          <w:rFonts w:ascii="Times New Roman" w:eastAsia="Times New Roman" w:hAnsi="Times New Roman" w:cs="Times New Roman"/>
          <w:sz w:val="24"/>
          <w:szCs w:val="24"/>
        </w:rPr>
        <w:t xml:space="preserve">currently </w:t>
      </w:r>
      <w:r w:rsidR="00157F57">
        <w:rPr>
          <w:rFonts w:ascii="Times New Roman" w:eastAsia="Times New Roman" w:hAnsi="Times New Roman" w:cs="Times New Roman"/>
          <w:sz w:val="24"/>
          <w:szCs w:val="24"/>
        </w:rPr>
        <w:t xml:space="preserve">known </w:t>
      </w:r>
      <w:r w:rsidR="004551F8">
        <w:rPr>
          <w:rFonts w:ascii="Times New Roman" w:eastAsia="Times New Roman" w:hAnsi="Times New Roman" w:cs="Times New Roman"/>
          <w:sz w:val="24"/>
          <w:szCs w:val="24"/>
        </w:rPr>
        <w:t xml:space="preserve">to be </w:t>
      </w:r>
      <w:r w:rsidR="000E7380">
        <w:rPr>
          <w:rFonts w:ascii="Times New Roman" w:eastAsia="Times New Roman" w:hAnsi="Times New Roman" w:cs="Times New Roman"/>
          <w:sz w:val="24"/>
          <w:szCs w:val="24"/>
        </w:rPr>
        <w:t xml:space="preserve">major </w:t>
      </w:r>
      <w:r w:rsidR="0055131D">
        <w:rPr>
          <w:rFonts w:ascii="Times New Roman" w:eastAsia="Times New Roman" w:hAnsi="Times New Roman" w:cs="Times New Roman"/>
          <w:sz w:val="24"/>
          <w:szCs w:val="24"/>
        </w:rPr>
        <w:t xml:space="preserve">sources of elevated nutrients </w:t>
      </w:r>
      <w:r w:rsidR="000E7380">
        <w:rPr>
          <w:rFonts w:ascii="Times New Roman" w:eastAsia="Times New Roman" w:hAnsi="Times New Roman" w:cs="Times New Roman"/>
          <w:sz w:val="24"/>
          <w:szCs w:val="24"/>
        </w:rPr>
        <w:t xml:space="preserve">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 xml:space="preserve">Anisimov &amp; </w:t>
      </w:r>
      <w:proofErr w:type="spellStart"/>
      <w:r w:rsidR="003D0265">
        <w:rPr>
          <w:rFonts w:ascii="Times New Roman" w:eastAsia="Times New Roman" w:hAnsi="Times New Roman" w:cs="Times New Roman"/>
          <w:sz w:val="24"/>
          <w:szCs w:val="24"/>
        </w:rPr>
        <w:t>Reneva</w:t>
      </w:r>
      <w:proofErr w:type="spellEnd"/>
      <w:r w:rsidR="003D0265">
        <w:rPr>
          <w:rFonts w:ascii="Times New Roman" w:eastAsia="Times New Roman" w:hAnsi="Times New Roman" w:cs="Times New Roman"/>
          <w:sz w:val="24"/>
          <w:szCs w:val="24"/>
        </w:rPr>
        <w:t>,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p>
    <w:p w14:paraId="21A6D87B" w14:textId="334EADB2" w:rsidR="00685D80" w:rsidRDefault="00685D80" w:rsidP="00383BCD">
      <w:pPr>
        <w:rPr>
          <w:rFonts w:ascii="Times New Roman" w:eastAsia="Times New Roman" w:hAnsi="Times New Roman" w:cs="Times New Roman"/>
          <w:sz w:val="24"/>
          <w:szCs w:val="24"/>
        </w:rPr>
      </w:pPr>
    </w:p>
    <w:p w14:paraId="0836AB66" w14:textId="4325AAF8" w:rsidR="006F60DC"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EC3D3F">
        <w:rPr>
          <w:rFonts w:ascii="Times New Roman" w:eastAsia="Times New Roman" w:hAnsi="Times New Roman" w:cs="Times New Roman"/>
          <w:sz w:val="24"/>
          <w:szCs w:val="24"/>
        </w:rPr>
        <w:t xml:space="preserve">may </w:t>
      </w:r>
      <w:r w:rsidR="00BE27F7">
        <w:rPr>
          <w:rFonts w:ascii="Times New Roman" w:eastAsia="Times New Roman" w:hAnsi="Times New Roman" w:cs="Times New Roman"/>
          <w:sz w:val="24"/>
          <w:szCs w:val="24"/>
        </w:rPr>
        <w:t>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D60710">
        <w:rPr>
          <w:rFonts w:ascii="Times New Roman" w:eastAsia="Times New Roman" w:hAnsi="Times New Roman" w:cs="Times New Roman"/>
          <w:sz w:val="24"/>
          <w:szCs w:val="24"/>
        </w:rPr>
        <w:t xml:space="preserve">Beyond Lake Baikal, these data are important </w:t>
      </w:r>
      <w:r w:rsidR="00FB2203">
        <w:rPr>
          <w:rFonts w:ascii="Times New Roman" w:eastAsia="Times New Roman" w:hAnsi="Times New Roman" w:cs="Times New Roman"/>
          <w:sz w:val="24"/>
          <w:szCs w:val="24"/>
        </w:rPr>
        <w:t>for</w:t>
      </w:r>
      <w:r w:rsidR="00D60710">
        <w:rPr>
          <w:rFonts w:ascii="Times New Roman" w:eastAsia="Times New Roman" w:hAnsi="Times New Roman" w:cs="Times New Roman"/>
          <w:sz w:val="24"/>
          <w:szCs w:val="24"/>
        </w:rPr>
        <w:t xml:space="preserve"> understanding PPCPs’ prevalence in lakes, as </w:t>
      </w:r>
      <w:r w:rsidR="00685D80">
        <w:rPr>
          <w:rFonts w:ascii="Times New Roman" w:eastAsia="Times New Roman" w:hAnsi="Times New Roman" w:cs="Times New Roman"/>
          <w:sz w:val="24"/>
          <w:szCs w:val="24"/>
        </w:rPr>
        <w:t xml:space="preserve">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 xml:space="preserve">This </w:t>
      </w:r>
      <w:r w:rsidR="00FB2203">
        <w:rPr>
          <w:rFonts w:ascii="Times New Roman" w:eastAsia="Times New Roman" w:hAnsi="Times New Roman" w:cs="Times New Roman"/>
          <w:sz w:val="24"/>
          <w:szCs w:val="24"/>
        </w:rPr>
        <w:t xml:space="preserve">literature </w:t>
      </w:r>
      <w:r w:rsidR="00D60710">
        <w:rPr>
          <w:rFonts w:ascii="Times New Roman" w:eastAsia="Times New Roman" w:hAnsi="Times New Roman" w:cs="Times New Roman"/>
          <w:sz w:val="24"/>
          <w:szCs w:val="24"/>
        </w:rPr>
        <w:t>imbalance creates opportunity to assess how PPCPs</w:t>
      </w:r>
      <w:r w:rsidR="00FB2203">
        <w:rPr>
          <w:rFonts w:ascii="Times New Roman" w:eastAsia="Times New Roman" w:hAnsi="Times New Roman" w:cs="Times New Roman"/>
          <w:sz w:val="24"/>
          <w:szCs w:val="24"/>
        </w:rPr>
        <w:t>,</w:t>
      </w:r>
      <w:r w:rsidR="00D60710">
        <w:rPr>
          <w:rFonts w:ascii="Times New Roman" w:eastAsia="Times New Roman" w:hAnsi="Times New Roman" w:cs="Times New Roman"/>
          <w:sz w:val="24"/>
          <w:szCs w:val="24"/>
        </w:rPr>
        <w:t xml:space="preserve"> and sewage pollution more broadly, may lead to differing ecological responses in lotic and lentic systems. </w:t>
      </w:r>
      <w:r w:rsidR="00725D40">
        <w:rPr>
          <w:rFonts w:ascii="Times New Roman" w:eastAsia="Times New Roman" w:hAnsi="Times New Roman" w:cs="Times New Roman"/>
          <w:sz w:val="24"/>
          <w:szCs w:val="24"/>
        </w:rPr>
        <w:t>As</w:t>
      </w:r>
      <w:r w:rsidR="00ED3878">
        <w:rPr>
          <w:rFonts w:ascii="Times New Roman" w:eastAsia="Times New Roman" w:hAnsi="Times New Roman" w:cs="Times New Roman"/>
          <w:sz w:val="24"/>
          <w:szCs w:val="24"/>
        </w:rPr>
        <w:t xml:space="preserve"> lakes </w:t>
      </w:r>
      <w:r w:rsidR="00725D40">
        <w:rPr>
          <w:rFonts w:ascii="Times New Roman" w:eastAsia="Times New Roman" w:hAnsi="Times New Roman" w:cs="Times New Roman"/>
          <w:sz w:val="24"/>
          <w:szCs w:val="24"/>
        </w:rPr>
        <w:t xml:space="preserve">tend to have longer </w:t>
      </w:r>
      <w:r w:rsidR="00ED3878">
        <w:rPr>
          <w:rFonts w:ascii="Times New Roman" w:eastAsia="Times New Roman" w:hAnsi="Times New Roman" w:cs="Times New Roman"/>
          <w:sz w:val="24"/>
          <w:szCs w:val="24"/>
        </w:rPr>
        <w:t>hydraulic residence time</w:t>
      </w:r>
      <w:r w:rsidR="00725D40">
        <w:rPr>
          <w:rFonts w:ascii="Times New Roman" w:eastAsia="Times New Roman" w:hAnsi="Times New Roman" w:cs="Times New Roman"/>
          <w:sz w:val="24"/>
          <w:szCs w:val="24"/>
        </w:rPr>
        <w:t>s</w:t>
      </w:r>
      <w:r w:rsidR="00ED3878">
        <w:rPr>
          <w:rFonts w:ascii="Times New Roman" w:eastAsia="Times New Roman" w:hAnsi="Times New Roman" w:cs="Times New Roman"/>
          <w:sz w:val="24"/>
          <w:szCs w:val="24"/>
        </w:rPr>
        <w:t xml:space="preserve"> relative to </w:t>
      </w:r>
      <w:r w:rsidR="00C332CF">
        <w:rPr>
          <w:rFonts w:ascii="Times New Roman" w:eastAsia="Times New Roman" w:hAnsi="Times New Roman" w:cs="Times New Roman"/>
          <w:sz w:val="24"/>
          <w:szCs w:val="24"/>
        </w:rPr>
        <w:t>rivers and streams</w:t>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t>pollutants</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may be more prone to</w:t>
      </w:r>
      <w:r w:rsidR="00ED3878">
        <w:rPr>
          <w:rFonts w:ascii="Times New Roman" w:eastAsia="Times New Roman" w:hAnsi="Times New Roman" w:cs="Times New Roman"/>
          <w:sz w:val="24"/>
          <w:szCs w:val="24"/>
        </w:rPr>
        <w:t xml:space="preserve"> </w:t>
      </w:r>
      <w:r w:rsidR="00725D40">
        <w:rPr>
          <w:rFonts w:ascii="Times New Roman" w:eastAsia="Times New Roman" w:hAnsi="Times New Roman" w:cs="Times New Roman"/>
          <w:sz w:val="24"/>
          <w:szCs w:val="24"/>
        </w:rPr>
        <w:t>accumulate</w:t>
      </w:r>
      <w:r w:rsidR="00D60710">
        <w:rPr>
          <w:rFonts w:ascii="Times New Roman" w:eastAsia="Times New Roman" w:hAnsi="Times New Roman" w:cs="Times New Roman"/>
          <w:sz w:val="24"/>
          <w:szCs w:val="24"/>
        </w:rPr>
        <w:t xml:space="preserve"> </w:t>
      </w:r>
      <w:r w:rsidR="00D60710">
        <w:rPr>
          <w:rFonts w:ascii="Times New Roman" w:eastAsia="Times New Roman" w:hAnsi="Times New Roman" w:cs="Times New Roman"/>
          <w:sz w:val="24"/>
          <w:szCs w:val="24"/>
        </w:rPr>
        <w:fldChar w:fldCharType="begin"/>
      </w:r>
      <w:r w:rsidR="00D60710">
        <w:rPr>
          <w:rFonts w:ascii="Times New Roman" w:eastAsia="Times New Roman" w:hAnsi="Times New Roman" w:cs="Times New Roman"/>
          <w:sz w:val="24"/>
          <w:szCs w:val="24"/>
        </w:rPr>
        <w:instrText xml:space="preserve"> ADDIN ZOTERO_ITEM CSL_CITATION {"citationID":"GAbUaIIq","properties":{"formattedCitation":"(Yang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D60710">
        <w:rPr>
          <w:rFonts w:ascii="Times New Roman" w:eastAsia="Times New Roman" w:hAnsi="Times New Roman" w:cs="Times New Roman"/>
          <w:sz w:val="24"/>
          <w:szCs w:val="24"/>
        </w:rPr>
        <w:fldChar w:fldCharType="separate"/>
      </w:r>
      <w:r w:rsidR="00D60710" w:rsidRPr="00984718">
        <w:rPr>
          <w:rFonts w:ascii="Times New Roman" w:hAnsi="Times New Roman" w:cs="Times New Roman"/>
          <w:sz w:val="24"/>
        </w:rPr>
        <w:t>(Yang et al. 2018; Meyer et al. 2019)</w:t>
      </w:r>
      <w:r w:rsidR="00D60710">
        <w:rPr>
          <w:rFonts w:ascii="Times New Roman" w:eastAsia="Times New Roman" w:hAnsi="Times New Roman" w:cs="Times New Roman"/>
          <w:sz w:val="24"/>
          <w:szCs w:val="24"/>
        </w:rPr>
        <w:fldChar w:fldCharType="end"/>
      </w:r>
      <w:r w:rsidR="00725D40">
        <w:rPr>
          <w:rFonts w:ascii="Times New Roman" w:eastAsia="Times New Roman" w:hAnsi="Times New Roman" w:cs="Times New Roman"/>
          <w:sz w:val="24"/>
          <w:szCs w:val="24"/>
        </w:rPr>
        <w:t>.</w:t>
      </w:r>
      <w:r w:rsidR="00ED3878">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case of our data</w:t>
      </w:r>
      <w:r w:rsidR="00D60710">
        <w:rPr>
          <w:rFonts w:ascii="Times New Roman" w:eastAsia="Times New Roman" w:hAnsi="Times New Roman" w:cs="Times New Roman"/>
          <w:sz w:val="24"/>
          <w:szCs w:val="24"/>
        </w:rPr>
        <w:t>, c</w:t>
      </w:r>
      <w:r w:rsidR="00725D40">
        <w:rPr>
          <w:rFonts w:ascii="Times New Roman" w:eastAsia="Times New Roman" w:hAnsi="Times New Roman" w:cs="Times New Roman"/>
          <w:sz w:val="24"/>
          <w:szCs w:val="24"/>
        </w:rPr>
        <w:t xml:space="preserve">omparing </w:t>
      </w:r>
      <w:r w:rsidR="00FB2203">
        <w:rPr>
          <w:rFonts w:ascii="Times New Roman" w:eastAsia="Times New Roman" w:hAnsi="Times New Roman" w:cs="Times New Roman"/>
          <w:sz w:val="24"/>
          <w:szCs w:val="24"/>
        </w:rPr>
        <w:t xml:space="preserve">contemporaneous </w:t>
      </w:r>
      <w:r w:rsidR="00725D40">
        <w:rPr>
          <w:rFonts w:ascii="Times New Roman" w:eastAsia="Times New Roman" w:hAnsi="Times New Roman" w:cs="Times New Roman"/>
          <w:sz w:val="24"/>
          <w:szCs w:val="24"/>
        </w:rPr>
        <w:t>littoral and pelagic PPCP concentrations reveal</w:t>
      </w:r>
      <w:r w:rsidR="00C332CF">
        <w:rPr>
          <w:rFonts w:ascii="Times New Roman" w:eastAsia="Times New Roman" w:hAnsi="Times New Roman" w:cs="Times New Roman"/>
          <w:sz w:val="24"/>
          <w:szCs w:val="24"/>
        </w:rPr>
        <w:t>ed</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 xml:space="preserve">new </w:t>
      </w:r>
      <w:r w:rsidR="00D60710">
        <w:rPr>
          <w:rFonts w:ascii="Times New Roman" w:eastAsia="Times New Roman" w:hAnsi="Times New Roman" w:cs="Times New Roman"/>
          <w:sz w:val="24"/>
          <w:szCs w:val="24"/>
        </w:rPr>
        <w:t>gradients</w:t>
      </w:r>
      <w:r w:rsidR="00725D40">
        <w:rPr>
          <w:rFonts w:ascii="Times New Roman" w:eastAsia="Times New Roman" w:hAnsi="Times New Roman" w:cs="Times New Roman"/>
          <w:sz w:val="24"/>
          <w:szCs w:val="24"/>
        </w:rPr>
        <w:t>, as PPCPs</w:t>
      </w:r>
      <w:r w:rsidR="00FB2203">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 xml:space="preserve">were </w:t>
      </w:r>
      <w:r w:rsidR="00725D40">
        <w:rPr>
          <w:rFonts w:ascii="Times New Roman" w:eastAsia="Times New Roman" w:hAnsi="Times New Roman" w:cs="Times New Roman"/>
          <w:sz w:val="24"/>
          <w:szCs w:val="24"/>
        </w:rPr>
        <w:t>degrade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metabolized </w:t>
      </w:r>
      <w:r w:rsidR="00D60710">
        <w:rPr>
          <w:rFonts w:ascii="Times New Roman" w:eastAsia="Times New Roman" w:hAnsi="Times New Roman" w:cs="Times New Roman"/>
          <w:sz w:val="24"/>
          <w:szCs w:val="24"/>
        </w:rPr>
        <w:t xml:space="preserve">or accumulated </w:t>
      </w:r>
      <w:r w:rsidR="00725D40">
        <w:rPr>
          <w:rFonts w:ascii="Times New Roman" w:eastAsia="Times New Roman" w:hAnsi="Times New Roman" w:cs="Times New Roman"/>
          <w:sz w:val="24"/>
          <w:szCs w:val="24"/>
        </w:rPr>
        <w:t>by biota, or diffuse</w:t>
      </w:r>
      <w:r w:rsidR="00FB2203">
        <w:rPr>
          <w:rFonts w:ascii="Times New Roman" w:eastAsia="Times New Roman" w:hAnsi="Times New Roman" w:cs="Times New Roman"/>
          <w:sz w:val="24"/>
          <w:szCs w:val="24"/>
        </w:rPr>
        <w:t>d</w:t>
      </w:r>
      <w:r w:rsidR="00725D40">
        <w:rPr>
          <w:rFonts w:ascii="Times New Roman" w:eastAsia="Times New Roman" w:hAnsi="Times New Roman" w:cs="Times New Roman"/>
          <w:sz w:val="24"/>
          <w:szCs w:val="24"/>
        </w:rPr>
        <w:t xml:space="preserve"> to </w:t>
      </w:r>
      <w:r w:rsidR="00FB2203">
        <w:rPr>
          <w:rFonts w:ascii="Times New Roman" w:eastAsia="Times New Roman" w:hAnsi="Times New Roman" w:cs="Times New Roman"/>
          <w:sz w:val="24"/>
          <w:szCs w:val="24"/>
        </w:rPr>
        <w:t>undetectable</w:t>
      </w:r>
      <w:r w:rsidR="00725D40">
        <w:rPr>
          <w:rFonts w:ascii="Times New Roman" w:eastAsia="Times New Roman" w:hAnsi="Times New Roman" w:cs="Times New Roman"/>
          <w:sz w:val="24"/>
          <w:szCs w:val="24"/>
        </w:rPr>
        <w:t xml:space="preserve"> concentrations.</w:t>
      </w:r>
      <w:r w:rsidR="00D60710">
        <w:rPr>
          <w:rFonts w:ascii="Times New Roman" w:eastAsia="Times New Roman" w:hAnsi="Times New Roman" w:cs="Times New Roman"/>
          <w:sz w:val="24"/>
          <w:szCs w:val="24"/>
        </w:rPr>
        <w:t xml:space="preserve"> </w:t>
      </w:r>
      <w:r w:rsidR="00FB2203">
        <w:rPr>
          <w:rFonts w:ascii="Times New Roman" w:eastAsia="Times New Roman" w:hAnsi="Times New Roman" w:cs="Times New Roman"/>
          <w:sz w:val="24"/>
          <w:szCs w:val="24"/>
        </w:rPr>
        <w:t>In the context of the entire lake</w:t>
      </w:r>
      <w:r w:rsidR="00D60710">
        <w:rPr>
          <w:rFonts w:ascii="Times New Roman" w:eastAsia="Times New Roman" w:hAnsi="Times New Roman" w:cs="Times New Roman"/>
          <w:sz w:val="24"/>
          <w:szCs w:val="24"/>
        </w:rPr>
        <w:t xml:space="preserve">, analyses of sediments have shown how </w:t>
      </w:r>
      <w:r w:rsidR="00FB2203">
        <w:rPr>
          <w:rFonts w:ascii="Times New Roman" w:eastAsia="Times New Roman" w:hAnsi="Times New Roman" w:cs="Times New Roman"/>
          <w:sz w:val="24"/>
          <w:szCs w:val="24"/>
        </w:rPr>
        <w:t xml:space="preserve">PPCPs can remain within lake systems for decades, thereby enabling researchers to reconstruct histories of wastewater pollution in a system </w:t>
      </w:r>
      <w:r w:rsidR="00FB2203">
        <w:rPr>
          <w:rFonts w:ascii="Times New Roman" w:eastAsia="Times New Roman" w:hAnsi="Times New Roman" w:cs="Times New Roman"/>
          <w:sz w:val="24"/>
          <w:szCs w:val="24"/>
        </w:rPr>
        <w:fldChar w:fldCharType="begin"/>
      </w:r>
      <w:r w:rsidR="00FB2203">
        <w:rPr>
          <w:rFonts w:ascii="Times New Roman" w:eastAsia="Times New Roman" w:hAnsi="Times New Roman" w:cs="Times New Roman"/>
          <w:sz w:val="24"/>
          <w:szCs w:val="24"/>
        </w:rPr>
        <w:instrText xml:space="preserve"> ADDIN ZOTERO_ITEM CSL_CITATION {"citationID":"ZOGFbYPD","properties":{"formattedCitation":"(Czekalski et al. 2015; Yang et al. 2018)","plainCitation":"(Czekalski et al. 2015; Yang et al. 2018)","noteIndex":0},"citationItems":[{"id":3922,"uris":["http://zotero.org/users/2645460/items/D4TLPNNX"],"uri":["http://zotero.org/users/2645460/items/D4TLPNNX"],"itemData":{"id":3922,"type":"article-journal","abstract":"Antibiotic resistance genes (ARGs) are emerging environmental contaminants, known to be continuously discharged into the aquatic environment via human and animal waste. Freshwater aquatic environments represent potential reservoirs for ARG and potentially allow sewage-derived ARG to persist and spread in the environment. This may create increased opportunities for an eventual contact with, and gene transfer to, human and animal pathogens via the food chain or drinking water. However, assessment of this risk requires a better understanding of the level and variability of the natural resistance background and the extent of the human impact. We have analyzed water samples from 21 Swiss lakes, taken at sampling points that were not under the direct influence of local contamination sources and analyzed the relative abundance of ARG using quantitative real-time PCR. Copy numbers of genes mediating resistance to three different broad-spectrum antibiotic classes (sulfonamides: sul1, sul2, tetracyclines: tet(B), tet(M), tet(W) and fluoroquinolones: qnrA) were normalized to copy numbers of bacterial 16S rRNA genes. We used multiple linear regression to assess if ARG abundance is related to human activities in the catchment, microbial community composition and the eutrophication status of the lakes. Sul genes were detected in all sampled lakes, whereas only four lakes contained quantifiable numbers of tet genes, and qnrA remained below detection in all lakes. Our data indicate higher abundance of sul1 in lakes with increasing number and capacity of wastewater treatment plants (WWTPs) in the catchment. sul2 abundance was rather related to long water residence times and eutrophication status. Our study demonstrates the potential of freshwater lakes to preserve antibiotic resistance genes, and provides a reference for ARG abundance from lake systems with low human impact as a baseline for assessing ARG contamination in lake water.","container-title":"Environment International","DOI":"10.1016/j.envint.2015.04.005","ISSN":"0160-4120","journalAbbreviation":"Environment International","language":"en","page":"45-55","source":"ScienceDirect","title":"Does human activity impact the natural antibiotic resistance background? Abundance of antibiotic resistance genes in 21 Swiss lakes","title-short":"Does human activity impact the natural antibiotic resistance background?","volume":"81","author":[{"family":"Czekalski","given":"Nadine"},{"family":"Sigdel","given":"Radhika"},{"family":"Birtel","given":"Julia"},{"family":"Matthews","given":"Blake"},{"family":"Bürgmann","given":"Helmut"}],"issued":{"date-parts":[["2015",8,1]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FB2203">
        <w:rPr>
          <w:rFonts w:ascii="Times New Roman" w:eastAsia="Times New Roman" w:hAnsi="Times New Roman" w:cs="Times New Roman"/>
          <w:sz w:val="24"/>
          <w:szCs w:val="24"/>
        </w:rPr>
        <w:fldChar w:fldCharType="separate"/>
      </w:r>
      <w:r w:rsidR="00FB2203" w:rsidRPr="00984718">
        <w:rPr>
          <w:rFonts w:ascii="Times New Roman" w:hAnsi="Times New Roman" w:cs="Times New Roman"/>
          <w:sz w:val="24"/>
        </w:rPr>
        <w:t>(Czekalski et al. 2015; Yang et al. 2018)</w:t>
      </w:r>
      <w:r w:rsidR="00FB2203">
        <w:rPr>
          <w:rFonts w:ascii="Times New Roman" w:eastAsia="Times New Roman" w:hAnsi="Times New Roman" w:cs="Times New Roman"/>
          <w:sz w:val="24"/>
          <w:szCs w:val="24"/>
        </w:rPr>
        <w:fldChar w:fldCharType="end"/>
      </w:r>
      <w:r w:rsidR="00FB2203">
        <w:rPr>
          <w:rFonts w:ascii="Times New Roman" w:eastAsia="Times New Roman" w:hAnsi="Times New Roman" w:cs="Times New Roman"/>
          <w:sz w:val="24"/>
          <w:szCs w:val="24"/>
        </w:rPr>
        <w:t>.</w:t>
      </w:r>
      <w:r w:rsidR="006F60DC">
        <w:rPr>
          <w:rFonts w:ascii="Times New Roman" w:eastAsia="Times New Roman" w:hAnsi="Times New Roman" w:cs="Times New Roman"/>
          <w:sz w:val="24"/>
          <w:szCs w:val="24"/>
        </w:rPr>
        <w:t xml:space="preserve"> </w:t>
      </w:r>
    </w:p>
    <w:p w14:paraId="21806146" w14:textId="77777777" w:rsidR="006F60DC" w:rsidRDefault="006F60DC" w:rsidP="00383BCD">
      <w:pPr>
        <w:rPr>
          <w:rFonts w:ascii="Times New Roman" w:eastAsia="Times New Roman" w:hAnsi="Times New Roman" w:cs="Times New Roman"/>
          <w:sz w:val="24"/>
          <w:szCs w:val="24"/>
        </w:rPr>
      </w:pPr>
    </w:p>
    <w:p w14:paraId="44DD3027" w14:textId="066848C3" w:rsidR="00224E1E" w:rsidRDefault="006F60DC"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Investigating PPCP concentrations across limnic environments could also establish </w:t>
      </w:r>
      <w:r w:rsidR="0025547E">
        <w:rPr>
          <w:rFonts w:ascii="Times New Roman" w:eastAsia="Times New Roman" w:hAnsi="Times New Roman" w:cs="Times New Roman"/>
          <w:sz w:val="24"/>
          <w:szCs w:val="24"/>
        </w:rPr>
        <w:t>how</w:t>
      </w:r>
      <w:r>
        <w:rPr>
          <w:rFonts w:ascii="Times New Roman" w:eastAsia="Times New Roman" w:hAnsi="Times New Roman" w:cs="Times New Roman"/>
          <w:sz w:val="24"/>
          <w:szCs w:val="24"/>
        </w:rPr>
        <w:t xml:space="preserve"> ecological communities respond differently </w:t>
      </w:r>
      <w:r w:rsidR="0025547E">
        <w:rPr>
          <w:rFonts w:ascii="Times New Roman" w:eastAsia="Times New Roman" w:hAnsi="Times New Roman" w:cs="Times New Roman"/>
          <w:sz w:val="24"/>
          <w:szCs w:val="24"/>
        </w:rPr>
        <w:t xml:space="preserve">not only to sewage but also </w:t>
      </w:r>
      <w:r w:rsidR="00205365">
        <w:rPr>
          <w:rFonts w:ascii="Times New Roman" w:eastAsia="Times New Roman" w:hAnsi="Times New Roman" w:cs="Times New Roman"/>
          <w:sz w:val="24"/>
          <w:szCs w:val="24"/>
        </w:rPr>
        <w:t xml:space="preserve">to </w:t>
      </w:r>
      <w:r w:rsidR="0025547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PPCP</w:t>
      </w:r>
      <w:r w:rsidR="0025547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25547E">
        <w:rPr>
          <w:rFonts w:ascii="Times New Roman" w:eastAsia="Times New Roman" w:hAnsi="Times New Roman" w:cs="Times New Roman"/>
          <w:sz w:val="24"/>
          <w:szCs w:val="24"/>
        </w:rPr>
        <w:t>themselves</w:t>
      </w:r>
      <w:r>
        <w:rPr>
          <w:rFonts w:ascii="Times New Roman" w:eastAsia="Times New Roman" w:hAnsi="Times New Roman" w:cs="Times New Roman"/>
          <w:sz w:val="24"/>
          <w:szCs w:val="24"/>
        </w:rPr>
        <w:t>. While we focus on PPCPs as indicators of sewage,</w:t>
      </w:r>
      <w:r w:rsidR="00ED38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previous studies have shown that PPCPs, even at concentrations we observed in Lake Baikal, can elicit biological responses </w:t>
      </w:r>
      <w:r w:rsidR="00271F4F">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physiological (e.g., Del Rosario et al., 2015) and behavioral (e.g., </w:t>
      </w:r>
      <w:proofErr w:type="spellStart"/>
      <w:r>
        <w:rPr>
          <w:rFonts w:ascii="Times New Roman" w:eastAsia="Times New Roman" w:hAnsi="Times New Roman" w:cs="Times New Roman"/>
          <w:sz w:val="24"/>
          <w:szCs w:val="24"/>
        </w:rPr>
        <w:t>Brodin</w:t>
      </w:r>
      <w:proofErr w:type="spellEnd"/>
      <w:r>
        <w:rPr>
          <w:rFonts w:ascii="Times New Roman" w:eastAsia="Times New Roman" w:hAnsi="Times New Roman" w:cs="Times New Roman"/>
          <w:sz w:val="24"/>
          <w:szCs w:val="24"/>
        </w:rPr>
        <w:t xml:space="preserve"> et al. 2013; </w:t>
      </w:r>
      <w:proofErr w:type="spellStart"/>
      <w:r w:rsidRPr="00F979A0">
        <w:rPr>
          <w:rFonts w:ascii="Times New Roman" w:eastAsia="Times New Roman" w:hAnsi="Times New Roman" w:cs="Times New Roman"/>
          <w:sz w:val="24"/>
          <w:szCs w:val="24"/>
        </w:rPr>
        <w:t>Dzieweczynski</w:t>
      </w:r>
      <w:proofErr w:type="spellEnd"/>
      <w:r>
        <w:rPr>
          <w:rFonts w:ascii="Times New Roman" w:eastAsia="Times New Roman" w:hAnsi="Times New Roman" w:cs="Times New Roman"/>
          <w:sz w:val="24"/>
          <w:szCs w:val="24"/>
        </w:rPr>
        <w:t xml:space="preserve"> et al., 2016) </w:t>
      </w:r>
      <w:r w:rsidR="00205365">
        <w:rPr>
          <w:rFonts w:ascii="Times New Roman" w:eastAsia="Times New Roman" w:hAnsi="Times New Roman" w:cs="Times New Roman"/>
          <w:sz w:val="24"/>
          <w:szCs w:val="24"/>
        </w:rPr>
        <w:t xml:space="preserve">levels </w:t>
      </w:r>
      <w:r>
        <w:rPr>
          <w:rFonts w:ascii="Times New Roman" w:eastAsia="Times New Roman" w:hAnsi="Times New Roman" w:cs="Times New Roman"/>
          <w:sz w:val="24"/>
          <w:szCs w:val="24"/>
        </w:rPr>
        <w:t xml:space="preserve">to food webs (e.g., </w:t>
      </w:r>
      <w:proofErr w:type="spellStart"/>
      <w:r>
        <w:rPr>
          <w:rFonts w:ascii="Times New Roman" w:eastAsia="Times New Roman" w:hAnsi="Times New Roman" w:cs="Times New Roman"/>
          <w:sz w:val="24"/>
          <w:szCs w:val="24"/>
        </w:rPr>
        <w:t>Lagesson</w:t>
      </w:r>
      <w:proofErr w:type="spellEnd"/>
      <w:r>
        <w:rPr>
          <w:rFonts w:ascii="Times New Roman" w:eastAsia="Times New Roman" w:hAnsi="Times New Roman" w:cs="Times New Roman"/>
          <w:sz w:val="24"/>
          <w:szCs w:val="24"/>
        </w:rPr>
        <w:t xml:space="preserve"> et al., 2016; Richmond et al., </w:t>
      </w:r>
      <w:r>
        <w:rPr>
          <w:rFonts w:ascii="Times New Roman" w:eastAsia="Times New Roman" w:hAnsi="Times New Roman" w:cs="Times New Roman"/>
          <w:sz w:val="24"/>
          <w:szCs w:val="24"/>
        </w:rPr>
        <w:lastRenderedPageBreak/>
        <w:t xml:space="preserve">2018) and ecosystems (e.g., </w:t>
      </w:r>
      <w:proofErr w:type="spellStart"/>
      <w:r>
        <w:rPr>
          <w:rFonts w:ascii="Times New Roman" w:eastAsia="Times New Roman" w:hAnsi="Times New Roman" w:cs="Times New Roman"/>
          <w:sz w:val="24"/>
          <w:szCs w:val="24"/>
        </w:rPr>
        <w:t>Rosi</w:t>
      </w:r>
      <w:proofErr w:type="spellEnd"/>
      <w:r>
        <w:rPr>
          <w:rFonts w:ascii="Times New Roman" w:eastAsia="Times New Roman" w:hAnsi="Times New Roman" w:cs="Times New Roman"/>
          <w:sz w:val="24"/>
          <w:szCs w:val="24"/>
        </w:rPr>
        <w:t>-Marshal et al., 2013). Although our study was not designed to evaluate the toxicological effects of PPCPs themselves, future studies could usefully address toxicological effects of PPCPs on nearshore Baikal biota</w:t>
      </w:r>
      <w:r w:rsidR="0025547E">
        <w:rPr>
          <w:rFonts w:ascii="Times New Roman" w:eastAsia="Times New Roman" w:hAnsi="Times New Roman" w:cs="Times New Roman"/>
          <w:sz w:val="24"/>
          <w:szCs w:val="24"/>
        </w:rPr>
        <w:t xml:space="preserve"> by using sewage gradients as </w:t>
      </w:r>
      <w:r w:rsidR="0025547E">
        <w:rPr>
          <w:rFonts w:ascii="Times New Roman" w:eastAsia="Times New Roman" w:hAnsi="Times New Roman" w:cs="Times New Roman"/>
          <w:i/>
          <w:sz w:val="24"/>
          <w:szCs w:val="24"/>
        </w:rPr>
        <w:t>in situ</w:t>
      </w:r>
      <w:r w:rsidR="0025547E">
        <w:rPr>
          <w:rFonts w:ascii="Times New Roman" w:eastAsia="Times New Roman" w:hAnsi="Times New Roman" w:cs="Times New Roman"/>
          <w:sz w:val="24"/>
          <w:szCs w:val="24"/>
        </w:rPr>
        <w:t xml:space="preserve"> mesocosms</w:t>
      </w:r>
      <w:r>
        <w:rPr>
          <w:rFonts w:ascii="Times New Roman" w:eastAsia="Times New Roman" w:hAnsi="Times New Roman" w:cs="Times New Roman"/>
          <w:sz w:val="24"/>
          <w:szCs w:val="24"/>
        </w:rPr>
        <w:t xml:space="preserve">. </w:t>
      </w:r>
    </w:p>
    <w:p w14:paraId="42124162" w14:textId="77777777" w:rsidR="00685D80" w:rsidRDefault="00685D80" w:rsidP="00383BCD">
      <w:pPr>
        <w:rPr>
          <w:rFonts w:ascii="Times New Roman" w:eastAsia="Times New Roman" w:hAnsi="Times New Roman" w:cs="Times New Roman"/>
          <w:sz w:val="24"/>
          <w:szCs w:val="24"/>
        </w:rPr>
      </w:pPr>
    </w:p>
    <w:p w14:paraId="6FFBC599" w14:textId="234BE346"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PPCP </w:t>
      </w:r>
      <w:r w:rsidR="008A3CBB">
        <w:rPr>
          <w:rFonts w:ascii="Times New Roman" w:eastAsia="Times New Roman" w:hAnsi="Times New Roman" w:cs="Times New Roman"/>
          <w:sz w:val="24"/>
          <w:szCs w:val="24"/>
        </w:rPr>
        <w:t xml:space="preserve">concentrations </w:t>
      </w:r>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8A3CBB">
        <w:rPr>
          <w:rFonts w:ascii="Times New Roman" w:eastAsia="Times New Roman" w:hAnsi="Times New Roman" w:cs="Times New Roman"/>
          <w:sz w:val="24"/>
          <w:szCs w:val="24"/>
        </w:rPr>
        <w:t xml:space="preserve"> values</w:t>
      </w:r>
      <w:r>
        <w:rPr>
          <w:rFonts w:ascii="Times New Roman" w:eastAsia="Times New Roman" w:hAnsi="Times New Roman" w:cs="Times New Roman"/>
          <w:sz w:val="24"/>
          <w:szCs w:val="24"/>
        </w:rPr>
        <w:t>, microplastics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Additionally, microplastics may originate from non-sewage sources, such as agriculture (Steinmetz et al., 2016)</w:t>
      </w:r>
      <w:r w:rsidR="008A3CBB">
        <w:rPr>
          <w:rFonts w:ascii="Times New Roman" w:eastAsia="Times New Roman" w:hAnsi="Times New Roman" w:cs="Times New Roman"/>
          <w:sz w:val="24"/>
          <w:szCs w:val="24"/>
        </w:rPr>
        <w:t xml:space="preserve"> and fish nets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{"citationID":"YJhjOVjq","properties":{"formattedCitation":"(Eerkes-Medrano et al. 2015)","plainCitation":"(Eerkes-Medrano et al. 2015)","noteIndex":0},"citationItems":[{"id":3903,"uris":["http://zotero.org/users/2645460/items/CS3Y2S7Y"],"uri":["http://zotero.org/users/2645460/items/CS3Y2S7Y"],"itemData":{"id":3903,"type":"article-journal","abstract":"Plastic contamination is an increasing environmental problem in marine systems where it has spread globally to even the most remote habitats. Plastic pieces in smaller size scales, microplastics (particles &lt;5 mm), have reached high densities (e.g., 100 000 items per m3) in waters and sediments, and are interacting with organisms and the environment in a variety of ways. Early investigations of freshwater systems suggest microplastic presence and interactions are equally as far reaching as are being observed in marine systems. Microplastics are being detected in freshwaters of Europe, North America, and Asia, and the ﬁrst organismal studies are ﬁnding that freshwater fauna across a range of feeding guilds ingest microplastics.","container-title":"Water Research","DOI":"10.1016/j.watres.2015.02.012","ISSN":"00431354","journalAbbreviation":"Water Research","language":"en","page":"63-82","source":"DOI.org (Crossref)","title":"Microplastics in freshwater systems: A review of the emerging threats, identification of knowledge gaps and prioritisation of research needs","title-short":"Microplastics in freshwater systems","volume":"75","author":[{"family":"Eerkes-Medrano","given":"Dafne"},{"family":"Thompson","given":"Richard C."},{"family":"Aldridge","given":"David C."}],"issued":{"date-parts":[["2015",5]]}}}],"schema":"https://github.com/citation-style-language/schema/raw/master/csl-citation.json"}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157F57">
        <w:rPr>
          <w:rFonts w:ascii="Times New Roman" w:hAnsi="Times New Roman" w:cs="Times New Roman"/>
          <w:sz w:val="24"/>
        </w:rPr>
        <w:t>(Eerkes-Medrano et al. 2015)</w:t>
      </w:r>
      <w:r w:rsidR="008A3CBB">
        <w:rPr>
          <w:rFonts w:ascii="Times New Roman" w:eastAsia="Times New Roman" w:hAnsi="Times New Roman" w:cs="Times New Roman"/>
          <w:sz w:val="24"/>
          <w:szCs w:val="24"/>
        </w:rPr>
        <w:fldChar w:fldCharType="end"/>
      </w:r>
      <w:r w:rsidR="00FE35CB">
        <w:rPr>
          <w:rFonts w:ascii="Times New Roman" w:eastAsia="Times New Roman" w:hAnsi="Times New Roman" w:cs="Times New Roman"/>
          <w:sz w:val="24"/>
          <w:szCs w:val="24"/>
        </w:rPr>
        <w:t>.</w:t>
      </w:r>
      <w:r w:rsidR="008A3CBB">
        <w:rPr>
          <w:rFonts w:ascii="Times New Roman" w:eastAsia="Times New Roman" w:hAnsi="Times New Roman" w:cs="Times New Roman"/>
          <w:sz w:val="24"/>
          <w:szCs w:val="24"/>
        </w:rPr>
        <w:t xml:space="preserve"> Because of their </w:t>
      </w:r>
      <w:r w:rsidR="00205365">
        <w:rPr>
          <w:rFonts w:ascii="Times New Roman" w:eastAsia="Times New Roman" w:hAnsi="Times New Roman" w:cs="Times New Roman"/>
          <w:sz w:val="24"/>
          <w:szCs w:val="24"/>
        </w:rPr>
        <w:t>long</w:t>
      </w:r>
      <w:r w:rsidR="008A3CBB">
        <w:rPr>
          <w:rFonts w:ascii="Times New Roman" w:eastAsia="Times New Roman" w:hAnsi="Times New Roman" w:cs="Times New Roman"/>
          <w:sz w:val="24"/>
          <w:szCs w:val="24"/>
        </w:rPr>
        <w:t xml:space="preserve"> degradation time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{"citationID":"xjEQfihd","properties":{"formattedCitation":"(Brandon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984718">
        <w:rPr>
          <w:rFonts w:ascii="Times New Roman" w:hAnsi="Times New Roman" w:cs="Times New Roman"/>
          <w:sz w:val="24"/>
        </w:rPr>
        <w:t>(Brandon et al. 2016)</w:t>
      </w:r>
      <w:r w:rsidR="008A3C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microplastics </w:t>
      </w:r>
      <w:r w:rsidR="008A3CBB">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indicate accumulated pollution</w:t>
      </w:r>
      <w:r w:rsidR="008A3CBB">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r w:rsidR="008A3CBB">
        <w:rPr>
          <w:rFonts w:ascii="Times New Roman" w:eastAsia="Times New Roman" w:hAnsi="Times New Roman" w:cs="Times New Roman"/>
          <w:sz w:val="24"/>
          <w:szCs w:val="24"/>
        </w:rPr>
        <w:t xml:space="preserve"> concentrations</w:t>
      </w:r>
      <w:r w:rsidR="00FE35CB">
        <w:rPr>
          <w:rFonts w:ascii="Times New Roman" w:eastAsia="Times New Roman" w:hAnsi="Times New Roman" w:cs="Times New Roman"/>
          <w:sz w:val="24"/>
          <w:szCs w:val="24"/>
        </w:rPr>
        <w:t xml:space="preserve">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sidR="008A3CBB">
        <w:rPr>
          <w:rFonts w:ascii="Times New Roman" w:eastAsia="Times New Roman" w:hAnsi="Times New Roman" w:cs="Times New Roman"/>
          <w:sz w:val="24"/>
          <w:szCs w:val="24"/>
        </w:rPr>
        <w:t xml:space="preserve">, and there is potential for the microplastics themselves to cause deleterious ecological responses. </w:t>
      </w:r>
      <w:r>
        <w:rPr>
          <w:rFonts w:ascii="Times New Roman" w:eastAsia="Times New Roman" w:hAnsi="Times New Roman" w:cs="Times New Roman"/>
          <w:sz w:val="24"/>
          <w:szCs w:val="24"/>
        </w:rPr>
        <w:t xml:space="preserve">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2E1676" w:rsidP="00383BCD">
      <w:pPr>
        <w:rPr>
          <w:rFonts w:ascii="Times New Roman" w:eastAsia="Times New Roman" w:hAnsi="Times New Roman" w:cs="Times New Roman"/>
          <w:sz w:val="24"/>
          <w:szCs w:val="24"/>
        </w:rPr>
      </w:pPr>
      <w:commentRangeStart w:id="121"/>
      <w:commentRangeEnd w:id="121"/>
      <w:r>
        <w:rPr>
          <w:rStyle w:val="CommentReference"/>
        </w:rPr>
        <w:commentReference w:id="121"/>
      </w: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447C905"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r w:rsidR="007546C9" w:rsidRPr="00FF3A56">
        <w:rPr>
          <w:rFonts w:ascii="Times New Roman" w:eastAsia="Times New Roman" w:hAnsi="Times New Roman" w:cs="Times New Roman"/>
          <w:i/>
          <w:sz w:val="24"/>
          <w:szCs w:val="24"/>
        </w:rPr>
        <w:t>Ulothrix</w:t>
      </w:r>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r w:rsidR="00D8535D">
        <w:rPr>
          <w:rFonts w:ascii="Times New Roman" w:eastAsia="Times New Roman" w:hAnsi="Times New Roman" w:cs="Times New Roman"/>
          <w:i/>
          <w:sz w:val="24"/>
          <w:szCs w:val="24"/>
        </w:rPr>
        <w:t>Ulothrix</w:t>
      </w:r>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w:t>
      </w:r>
      <w:r w:rsidR="00271F4F">
        <w:rPr>
          <w:rFonts w:ascii="Times New Roman" w:eastAsia="Times New Roman" w:hAnsi="Times New Roman" w:cs="Times New Roman"/>
          <w:sz w:val="24"/>
          <w:szCs w:val="24"/>
        </w:rPr>
        <w:t xml:space="preserve">the </w:t>
      </w:r>
      <w:r w:rsidR="007546C9">
        <w:rPr>
          <w:rFonts w:ascii="Times New Roman" w:eastAsia="Times New Roman" w:hAnsi="Times New Roman" w:cs="Times New Roman"/>
          <w:sz w:val="24"/>
          <w:szCs w:val="24"/>
        </w:rPr>
        <w:t xml:space="preserve">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5EF9645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0A3259">
        <w:rPr>
          <w:rFonts w:ascii="Times New Roman" w:eastAsia="Times New Roman" w:hAnsi="Times New Roman" w:cs="Times New Roman"/>
          <w:sz w:val="24"/>
          <w:szCs w:val="24"/>
          <w:highlight w:val="white"/>
        </w:rPr>
        <w:t xml:space="preserve">values </w:t>
      </w:r>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differ along our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0A3259">
        <w:rPr>
          <w:rFonts w:ascii="Times New Roman" w:eastAsia="Times New Roman" w:hAnsi="Times New Roman" w:cs="Times New Roman"/>
          <w:sz w:val="24"/>
          <w:szCs w:val="24"/>
          <w:highlight w:val="white"/>
        </w:rPr>
        <w:instrText xml:space="preserve"> ADDIN ZOTERO_ITEM CSL_CITATION {"citationID":"cpFuTGf3","properties":{"formattedCitation":"(Wayland and Hobson 2001; Camilleri and Ozersky 2019)","plainCitation":"(Wayland and Hobson 2001; Camilleri and Ozersky 2019)","noteIndex":0},"citationItems":[{"id":3798,"uris":["http://zotero.org/users/2645460/items/6YQ3JE2Q"],"uri":["http://zotero.org/users/2645460/items/6YQ3JE2Q"],"itemData":{"id":3798,"type":"article-journal","abstract":"We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0A3259" w:rsidRPr="00157F57">
        <w:rPr>
          <w:rFonts w:ascii="Times New Roman" w:hAnsi="Times New Roman" w:cs="Times New Roman"/>
          <w:sz w:val="24"/>
          <w:highlight w:val="white"/>
        </w:rPr>
        <w:t>(Wayland and Hobson 2001; Camilleri and Ozersky 2019)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0A3259">
        <w:rPr>
          <w:rFonts w:ascii="Times New Roman" w:eastAsia="Times New Roman" w:hAnsi="Times New Roman" w:cs="Times New Roman"/>
          <w:sz w:val="24"/>
          <w:szCs w:val="24"/>
          <w:highlight w:val="white"/>
        </w:rPr>
        <w:t>increase</w:t>
      </w:r>
      <w:r w:rsidR="004A1C07">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r w:rsidR="000A3259">
        <w:rPr>
          <w:rFonts w:ascii="Times New Roman" w:eastAsia="Times New Roman" w:hAnsi="Times New Roman" w:cs="Times New Roman"/>
          <w:sz w:val="24"/>
          <w:szCs w:val="24"/>
        </w:rPr>
        <w:lastRenderedPageBreak/>
        <w:t xml:space="preserve">values </w:t>
      </w:r>
      <w:r w:rsidR="0025547E">
        <w:rPr>
          <w:rFonts w:ascii="Times New Roman" w:eastAsia="Times New Roman" w:hAnsi="Times New Roman" w:cs="Times New Roman"/>
          <w:sz w:val="24"/>
          <w:szCs w:val="24"/>
        </w:rPr>
        <w:t>are often</w:t>
      </w:r>
      <w:r w:rsidR="000A3259">
        <w:rPr>
          <w:rFonts w:ascii="Times New Roman" w:eastAsia="Times New Roman" w:hAnsi="Times New Roman" w:cs="Times New Roman"/>
          <w:sz w:val="24"/>
          <w:szCs w:val="24"/>
        </w:rPr>
        <w:t xml:space="preserve"> most enriched </w:t>
      </w:r>
      <w:r w:rsidR="00585EED" w:rsidRPr="00094852">
        <w:rPr>
          <w:rFonts w:ascii="Times New Roman" w:eastAsia="Times New Roman" w:hAnsi="Times New Roman" w:cs="Times New Roman"/>
          <w:sz w:val="24"/>
          <w:szCs w:val="24"/>
        </w:rPr>
        <w:t xml:space="preserve">near the source of sewage pollution and </w:t>
      </w:r>
      <w:r w:rsidR="0025547E">
        <w:rPr>
          <w:rFonts w:ascii="Times New Roman" w:eastAsia="Times New Roman" w:hAnsi="Times New Roman" w:cs="Times New Roman"/>
          <w:sz w:val="24"/>
          <w:szCs w:val="24"/>
        </w:rPr>
        <w:t xml:space="preserve">can </w:t>
      </w:r>
      <w:r w:rsidR="00585EED" w:rsidRPr="00094852">
        <w:rPr>
          <w:rFonts w:ascii="Times New Roman" w:eastAsia="Times New Roman" w:hAnsi="Times New Roman" w:cs="Times New Roman"/>
          <w:sz w:val="24"/>
          <w:szCs w:val="24"/>
        </w:rPr>
        <w:t xml:space="preserve">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w:t>
      </w:r>
      <w:r w:rsidR="00205365">
        <w:rPr>
          <w:rFonts w:ascii="Times New Roman" w:eastAsia="Times New Roman" w:hAnsi="Times New Roman" w:cs="Times New Roman"/>
          <w:sz w:val="24"/>
          <w:szCs w:val="24"/>
          <w:highlight w:val="white"/>
        </w:rPr>
        <w:t xml:space="preserve">potentially </w:t>
      </w:r>
      <w:r w:rsidR="00E04D43">
        <w:rPr>
          <w:rFonts w:ascii="Times New Roman" w:eastAsia="Times New Roman" w:hAnsi="Times New Roman" w:cs="Times New Roman"/>
          <w:sz w:val="24"/>
          <w:szCs w:val="24"/>
          <w:highlight w:val="white"/>
        </w:rPr>
        <w:t xml:space="preserve">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w:t>
      </w:r>
      <w:r w:rsidR="00205365">
        <w:rPr>
          <w:rFonts w:ascii="Times New Roman" w:eastAsia="Times New Roman" w:hAnsi="Times New Roman" w:cs="Times New Roman"/>
          <w:sz w:val="24"/>
          <w:szCs w:val="24"/>
          <w:highlight w:val="white"/>
        </w:rPr>
        <w:t xml:space="preserve">agricultural </w:t>
      </w:r>
      <w:r w:rsidR="00DB467B">
        <w:rPr>
          <w:rFonts w:ascii="Times New Roman" w:eastAsia="Times New Roman" w:hAnsi="Times New Roman" w:cs="Times New Roman"/>
          <w:sz w:val="24"/>
          <w:szCs w:val="24"/>
          <w:highlight w:val="white"/>
        </w:rPr>
        <w:t>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205365">
        <w:rPr>
          <w:rFonts w:ascii="Times New Roman" w:eastAsia="Times New Roman" w:hAnsi="Times New Roman" w:cs="Times New Roman"/>
          <w:sz w:val="24"/>
          <w:szCs w:val="24"/>
          <w:highlight w:val="white"/>
        </w:rPr>
        <w:instrText xml:space="preserve"> ADDIN ZOTERO_ITEM CSL_CITATION {"citationID":"av4xOKzW","properties":{"formattedCitation":"(Chang et al. 2012)","plainCitation":"(Chang et al. 2012)","noteIndex":0},"citationItems":[{"id":3806,"uris":["http://zotero.org/users/2645460/items/25E6VK73"],"uri":["http://zotero.org/users/2645460/items/25E6VK73"],"itemData":{"id":3806,"type":"article-journal","abstract":"Summary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205365" w:rsidRPr="00205365">
        <w:rPr>
          <w:rFonts w:ascii="Times New Roman" w:hAnsi="Times New Roman" w:cs="Times New Roman"/>
          <w:sz w:val="24"/>
          <w:highlight w:val="white"/>
        </w:rPr>
        <w:t>(Chang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p>
    <w:p w14:paraId="7B3E7B77" w14:textId="77777777" w:rsidR="00795293" w:rsidRDefault="00795293" w:rsidP="00685D80">
      <w:pPr>
        <w:rPr>
          <w:rFonts w:ascii="Times New Roman" w:eastAsia="Times New Roman" w:hAnsi="Times New Roman" w:cs="Times New Roman"/>
          <w:sz w:val="24"/>
          <w:szCs w:val="24"/>
        </w:rPr>
      </w:pPr>
    </w:p>
    <w:p w14:paraId="3A5A905A" w14:textId="76E4291D"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Fatty acid analyses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suggested that</w:t>
      </w:r>
      <w:r w:rsidR="00030898">
        <w:rPr>
          <w:rFonts w:ascii="Times New Roman" w:eastAsia="Times New Roman" w:hAnsi="Times New Roman" w:cs="Times New Roman"/>
          <w:sz w:val="24"/>
          <w:szCs w:val="24"/>
        </w:rPr>
        <w:t xml:space="preserve"> chang</w:t>
      </w:r>
      <w:r w:rsidR="00FE5C0E">
        <w:rPr>
          <w:rFonts w:ascii="Times New Roman" w:eastAsia="Times New Roman" w:hAnsi="Times New Roman" w:cs="Times New Roman"/>
          <w:sz w:val="24"/>
          <w:szCs w:val="24"/>
        </w:rPr>
        <w:t xml:space="preserve">es in </w:t>
      </w:r>
      <w:r w:rsidR="00030898">
        <w:rPr>
          <w:rFonts w:ascii="Times New Roman" w:eastAsia="Times New Roman" w:hAnsi="Times New Roman" w:cs="Times New Roman"/>
          <w:sz w:val="24"/>
          <w:szCs w:val="24"/>
        </w:rPr>
        <w:t xml:space="preserve">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w:t>
      </w:r>
      <w:r w:rsidR="00FE5C0E">
        <w:rPr>
          <w:rFonts w:ascii="Times New Roman" w:eastAsia="Times New Roman" w:hAnsi="Times New Roman" w:cs="Times New Roman"/>
          <w:sz w:val="24"/>
          <w:szCs w:val="24"/>
        </w:rPr>
        <w:t xml:space="preserve">the </w:t>
      </w:r>
      <w:r w:rsidR="007E0747">
        <w:rPr>
          <w:rFonts w:ascii="Times New Roman" w:eastAsia="Times New Roman" w:hAnsi="Times New Roman" w:cs="Times New Roman"/>
          <w:sz w:val="24"/>
          <w:szCs w:val="24"/>
        </w:rPr>
        <w:t>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xml:space="preserve">. </w:t>
      </w:r>
      <w:commentRangeStart w:id="122"/>
      <w:r w:rsidR="007E0747">
        <w:rPr>
          <w:rFonts w:ascii="Times New Roman" w:eastAsia="Times New Roman" w:hAnsi="Times New Roman" w:cs="Times New Roman"/>
          <w:sz w:val="24"/>
          <w:szCs w:val="24"/>
        </w:rPr>
        <w:t>Periphyton essential fatty acid profiles from sites with higher sewage pollution had higher levels of 18:3ω3 and 18:4ω3 relative to 20:5ω3</w:t>
      </w:r>
      <w:r w:rsidR="00205365">
        <w:rPr>
          <w:rFonts w:ascii="Times New Roman" w:eastAsia="Times New Roman" w:hAnsi="Times New Roman" w:cs="Times New Roman"/>
          <w:sz w:val="24"/>
          <w:szCs w:val="24"/>
        </w:rPr>
        <w:t>,</w:t>
      </w:r>
      <w:r w:rsidR="007E0747">
        <w:rPr>
          <w:rFonts w:ascii="Times New Roman" w:eastAsia="Times New Roman" w:hAnsi="Times New Roman" w:cs="Times New Roman"/>
          <w:sz w:val="24"/>
          <w:szCs w:val="24"/>
        </w:rPr>
        <w:t xml:space="preserve"> </w:t>
      </w:r>
      <w:r w:rsidR="00205365">
        <w:rPr>
          <w:rFonts w:ascii="Times New Roman" w:eastAsia="Times New Roman" w:hAnsi="Times New Roman" w:cs="Times New Roman"/>
          <w:sz w:val="24"/>
          <w:szCs w:val="24"/>
        </w:rPr>
        <w:t xml:space="preserve">22:5ω3, </w:t>
      </w:r>
      <w:r w:rsidR="007E0747">
        <w:rPr>
          <w:rFonts w:ascii="Times New Roman" w:eastAsia="Times New Roman" w:hAnsi="Times New Roman" w:cs="Times New Roman"/>
          <w:sz w:val="24"/>
          <w:szCs w:val="24"/>
        </w:rPr>
        <w:t xml:space="preserve">and 22:6ω3 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commentRangeEnd w:id="122"/>
      <w:r w:rsidR="002E1676">
        <w:rPr>
          <w:rStyle w:val="CommentReference"/>
        </w:rPr>
        <w:commentReference w:id="122"/>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Together,</w:t>
      </w:r>
      <w:r w:rsidR="000A3259">
        <w:rPr>
          <w:rFonts w:ascii="Times New Roman" w:eastAsia="Times New Roman" w:hAnsi="Times New Roman" w:cs="Times New Roman"/>
          <w:sz w:val="24"/>
          <w:szCs w:val="24"/>
          <w:highlight w:val="white"/>
        </w:rPr>
        <w:t xml:space="preserve"> our periphyton composition and fatty acid </w:t>
      </w:r>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are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w:t>
      </w:r>
      <w:r w:rsidR="003671AA">
        <w:rPr>
          <w:rFonts w:ascii="Times New Roman" w:eastAsia="Times New Roman" w:hAnsi="Times New Roman" w:cs="Times New Roman"/>
          <w:sz w:val="24"/>
          <w:szCs w:val="24"/>
          <w:highlight w:val="white"/>
        </w:rPr>
        <w:t>with lower</w:t>
      </w:r>
      <w:r w:rsidR="00C842B9">
        <w:rPr>
          <w:rFonts w:ascii="Times New Roman" w:eastAsia="Times New Roman" w:hAnsi="Times New Roman" w:cs="Times New Roman"/>
          <w:sz w:val="24"/>
          <w:szCs w:val="24"/>
          <w:highlight w:val="white"/>
        </w:rPr>
        <w:t xml:space="preserve">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71AED43E"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Among the array of fatty acids synthesized in algal communities, essential fatty acids (EFAs) are most likely to be taxonomically associated and influenced by changing community composition</w:t>
      </w:r>
      <w:commentRangeStart w:id="123"/>
      <w:r>
        <w:rPr>
          <w:rFonts w:ascii="Times New Roman" w:eastAsia="Times New Roman" w:hAnsi="Times New Roman" w:cs="Times New Roman"/>
          <w:sz w:val="24"/>
          <w:szCs w:val="24"/>
          <w:highlight w:val="white"/>
        </w:rPr>
        <w:t xml:space="preserve">. </w:t>
      </w:r>
      <w:commentRangeEnd w:id="123"/>
      <w:r w:rsidR="002E1676">
        <w:rPr>
          <w:rStyle w:val="CommentReference"/>
        </w:rPr>
        <w:commentReference w:id="123"/>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organisms (see Kelly &amp; Scheibling, 2012). </w:t>
      </w:r>
      <w:commentRangeStart w:id="124"/>
      <w:r>
        <w:rPr>
          <w:rFonts w:ascii="Times New Roman" w:eastAsia="Times New Roman" w:hAnsi="Times New Roman" w:cs="Times New Roman"/>
          <w:sz w:val="24"/>
          <w:szCs w:val="24"/>
        </w:rPr>
        <w:t>Among the eight common EFAs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w:t>
      </w:r>
      <w:r w:rsidR="00361037">
        <w:rPr>
          <w:rFonts w:ascii="Times New Roman" w:eastAsia="Times New Roman" w:hAnsi="Times New Roman" w:cs="Times New Roman"/>
          <w:sz w:val="24"/>
          <w:szCs w:val="24"/>
        </w:rPr>
        <w:t xml:space="preserve">22:5ω3, </w:t>
      </w:r>
      <w:r>
        <w:rPr>
          <w:rFonts w:ascii="Times New Roman" w:eastAsia="Times New Roman" w:hAnsi="Times New Roman" w:cs="Times New Roman"/>
          <w:sz w:val="24"/>
          <w:szCs w:val="24"/>
        </w:rPr>
        <w:t>and 22:6ω3 had the highest coefficient of variation between sites.</w:t>
      </w:r>
      <w:commentRangeEnd w:id="124"/>
      <w:r w:rsidR="002E1676">
        <w:rPr>
          <w:rStyle w:val="CommentReference"/>
        </w:rPr>
        <w:commentReference w:id="124"/>
      </w:r>
      <w:r>
        <w:rPr>
          <w:rFonts w:ascii="Times New Roman" w:eastAsia="Times New Roman" w:hAnsi="Times New Roman" w:cs="Times New Roman"/>
          <w:sz w:val="24"/>
          <w:szCs w:val="24"/>
        </w:rPr>
        <w:t xml:space="preserve"> Because these </w:t>
      </w:r>
      <w:r w:rsidR="00361037">
        <w:rPr>
          <w:rFonts w:ascii="Times New Roman" w:eastAsia="Times New Roman" w:hAnsi="Times New Roman" w:cs="Times New Roman"/>
          <w:sz w:val="24"/>
          <w:szCs w:val="24"/>
        </w:rPr>
        <w:t>five</w:t>
      </w:r>
      <w:r>
        <w:rPr>
          <w:rFonts w:ascii="Times New Roman" w:eastAsia="Times New Roman" w:hAnsi="Times New Roman" w:cs="Times New Roman"/>
          <w:sz w:val="24"/>
          <w:szCs w:val="24"/>
        </w:rPr>
        <w:t xml:space="preserve"> 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18:4ω3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Ulothrix</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w:t>
      </w:r>
      <w:proofErr w:type="spellStart"/>
      <w:r w:rsidRPr="001A1BBB">
        <w:rPr>
          <w:rFonts w:ascii="Times New Roman" w:hAnsi="Times New Roman" w:cs="Times New Roman"/>
          <w:sz w:val="24"/>
        </w:rPr>
        <w:t>Osipova</w:t>
      </w:r>
      <w:proofErr w:type="spellEnd"/>
      <w:r w:rsidRPr="001A1BBB">
        <w:rPr>
          <w:rFonts w:ascii="Times New Roman" w:hAnsi="Times New Roman" w:cs="Times New Roman"/>
          <w:sz w:val="24"/>
        </w:rPr>
        <w:t xml:space="preserve">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w:t>
      </w:r>
      <w:commentRangeStart w:id="125"/>
      <w:r>
        <w:rPr>
          <w:rFonts w:ascii="Times New Roman" w:eastAsia="Times New Roman" w:hAnsi="Times New Roman" w:cs="Times New Roman"/>
          <w:sz w:val="24"/>
          <w:szCs w:val="24"/>
        </w:rPr>
        <w:t>20:5ω3</w:t>
      </w:r>
      <w:r w:rsidR="00361037">
        <w:rPr>
          <w:rFonts w:ascii="Times New Roman" w:eastAsia="Times New Roman" w:hAnsi="Times New Roman" w:cs="Times New Roman"/>
          <w:sz w:val="24"/>
          <w:szCs w:val="24"/>
        </w:rPr>
        <w:t>, 22:5ω3,</w:t>
      </w:r>
      <w:r>
        <w:rPr>
          <w:rFonts w:ascii="Times New Roman" w:eastAsia="Times New Roman" w:hAnsi="Times New Roman" w:cs="Times New Roman"/>
          <w:sz w:val="24"/>
          <w:szCs w:val="24"/>
        </w:rPr>
        <w:t xml:space="preserve"> and 22:6ω3 have previously been associated with diatoms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End w:id="125"/>
      <w:r w:rsidR="002E1676">
        <w:rPr>
          <w:rStyle w:val="CommentReference"/>
        </w:rPr>
        <w:commentReference w:id="125"/>
      </w:r>
      <w:commentRangeStart w:id="126"/>
      <w:r>
        <w:rPr>
          <w:rFonts w:ascii="Times New Roman" w:eastAsia="Times New Roman" w:hAnsi="Times New Roman" w:cs="Times New Roman"/>
          <w:sz w:val="24"/>
          <w:szCs w:val="24"/>
        </w:rPr>
        <w:t xml:space="preserve">Comparing the ratio of (18:3ω3% + 18:4ω3%)/(20:5ω3% + </w:t>
      </w:r>
      <w:r w:rsidR="00361037">
        <w:rPr>
          <w:rFonts w:ascii="Times New Roman" w:eastAsia="Times New Roman" w:hAnsi="Times New Roman" w:cs="Times New Roman"/>
          <w:sz w:val="24"/>
          <w:szCs w:val="24"/>
        </w:rPr>
        <w:t xml:space="preserve">22:5ω3% + </w:t>
      </w:r>
      <w:r>
        <w:rPr>
          <w:rFonts w:ascii="Times New Roman" w:eastAsia="Times New Roman" w:hAnsi="Times New Roman" w:cs="Times New Roman"/>
          <w:sz w:val="24"/>
          <w:szCs w:val="24"/>
        </w:rPr>
        <w:t xml:space="preserve">22:6ω3%) could therefore function as proxy for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abundance and potentially offer insights into feeding patterns for the grazers</w:t>
      </w:r>
      <w:commentRangeEnd w:id="126"/>
      <w:r w:rsidR="002E1676">
        <w:rPr>
          <w:rStyle w:val="CommentReference"/>
        </w:rPr>
        <w:commentReference w:id="126"/>
      </w:r>
      <w:r>
        <w:rPr>
          <w:rFonts w:ascii="Times New Roman" w:eastAsia="Times New Roman" w:hAnsi="Times New Roman" w:cs="Times New Roman"/>
          <w:sz w:val="24"/>
          <w:szCs w:val="24"/>
        </w:rPr>
        <w:t>.</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4758C42F" w:rsidR="004B79EC" w:rsidRDefault="00A16987"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In assessing</w:t>
      </w:r>
      <w:r w:rsidR="00C842B9">
        <w:rPr>
          <w:rFonts w:ascii="Times New Roman" w:eastAsia="Times New Roman" w:hAnsi="Times New Roman" w:cs="Times New Roman"/>
          <w:sz w:val="24"/>
          <w:szCs w:val="24"/>
        </w:rPr>
        <w:t xml:space="preserve"> benthic consumer communities</w:t>
      </w:r>
      <w:r>
        <w:rPr>
          <w:rFonts w:ascii="Times New Roman" w:eastAsia="Times New Roman" w:hAnsi="Times New Roman" w:cs="Times New Roman"/>
          <w:sz w:val="24"/>
          <w:szCs w:val="24"/>
        </w:rPr>
        <w:t>’</w:t>
      </w:r>
      <w:r w:rsidR="00C842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responses to </w:t>
      </w:r>
      <w:r w:rsidR="00C842B9">
        <w:rPr>
          <w:rFonts w:ascii="Times New Roman" w:eastAsia="Times New Roman" w:hAnsi="Times New Roman" w:cs="Times New Roman"/>
          <w:sz w:val="24"/>
          <w:szCs w:val="24"/>
        </w:rPr>
        <w:t xml:space="preserve">changing periphyton,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sidR="00C842B9">
        <w:rPr>
          <w:rFonts w:ascii="Times New Roman" w:eastAsia="Times New Roman" w:hAnsi="Times New Roman" w:cs="Times New Roman"/>
          <w:sz w:val="24"/>
          <w:szCs w:val="24"/>
        </w:rPr>
        <w:t xml:space="preserve">. </w:t>
      </w:r>
      <w:r w:rsidR="00113126">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support </w:t>
      </w:r>
      <w:r w:rsidR="00113126">
        <w:rPr>
          <w:rFonts w:ascii="Times New Roman" w:eastAsia="Times New Roman" w:hAnsi="Times New Roman" w:cs="Times New Roman"/>
          <w:sz w:val="24"/>
          <w:szCs w:val="24"/>
        </w:rPr>
        <w:t>the</w:t>
      </w:r>
      <w:r w:rsidR="00D8535D">
        <w:rPr>
          <w:rFonts w:ascii="Times New Roman" w:eastAsia="Times New Roman" w:hAnsi="Times New Roman" w:cs="Times New Roman"/>
          <w:sz w:val="24"/>
          <w:szCs w:val="24"/>
        </w:rPr>
        <w:t xml:space="preserve"> general conclusion </w:t>
      </w:r>
      <w:r w:rsidR="00113126">
        <w:rPr>
          <w:rFonts w:ascii="Times New Roman" w:eastAsia="Times New Roman" w:hAnsi="Times New Roman" w:cs="Times New Roman"/>
          <w:sz w:val="24"/>
          <w:szCs w:val="24"/>
        </w:rPr>
        <w:t xml:space="preserve">of </w:t>
      </w:r>
      <w:proofErr w:type="spellStart"/>
      <w:r w:rsidR="00113126">
        <w:rPr>
          <w:rFonts w:ascii="Times New Roman" w:eastAsia="Times New Roman" w:hAnsi="Times New Roman" w:cs="Times New Roman"/>
          <w:sz w:val="24"/>
          <w:szCs w:val="24"/>
        </w:rPr>
        <w:t>Timoshkin</w:t>
      </w:r>
      <w:proofErr w:type="spellEnd"/>
      <w:r w:rsidR="00113126">
        <w:rPr>
          <w:rFonts w:ascii="Times New Roman" w:eastAsia="Times New Roman" w:hAnsi="Times New Roman" w:cs="Times New Roman"/>
          <w:sz w:val="24"/>
          <w:szCs w:val="24"/>
        </w:rPr>
        <w:t xml:space="preserve"> et al. (2016) </w:t>
      </w:r>
      <w:r w:rsidR="00D8535D">
        <w:rPr>
          <w:rFonts w:ascii="Times New Roman" w:eastAsia="Times New Roman" w:hAnsi="Times New Roman" w:cs="Times New Roman"/>
          <w:sz w:val="24"/>
          <w:szCs w:val="24"/>
        </w:rPr>
        <w:t xml:space="preserve">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mollusc abundance may have several </w:t>
      </w:r>
      <w:r w:rsidR="00D8535D">
        <w:rPr>
          <w:rFonts w:ascii="Times New Roman" w:eastAsia="Times New Roman" w:hAnsi="Times New Roman" w:cs="Times New Roman"/>
          <w:sz w:val="24"/>
          <w:szCs w:val="24"/>
        </w:rPr>
        <w:lastRenderedPageBreak/>
        <w:t xml:space="preserve">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r w:rsidR="00E82AB8" w:rsidRPr="00EF4024">
        <w:rPr>
          <w:rFonts w:ascii="Times New Roman" w:hAnsi="Times New Roman" w:cs="Times New Roman"/>
          <w:sz w:val="24"/>
        </w:rPr>
        <w:t>Timoshkin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 xml:space="preserve">filamentous algae not offering the proper nutrition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361037">
        <w:rPr>
          <w:rFonts w:ascii="Times New Roman" w:eastAsia="Times New Roman" w:hAnsi="Times New Roman" w:cs="Times New Roman"/>
          <w:sz w:val="24"/>
          <w:szCs w:val="24"/>
          <w:highlight w:val="white"/>
        </w:rPr>
        <w:t xml:space="preserve"> values</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w:t>
      </w:r>
      <w:r w:rsidR="00361037">
        <w:rPr>
          <w:rFonts w:ascii="Times New Roman" w:eastAsia="Times New Roman" w:hAnsi="Times New Roman" w:cs="Times New Roman"/>
          <w:sz w:val="24"/>
          <w:szCs w:val="24"/>
          <w:highlight w:val="white"/>
        </w:rPr>
        <w:t>enhanced</w:t>
      </w:r>
      <w:r w:rsidR="000F2398">
        <w:rPr>
          <w:rFonts w:ascii="Times New Roman" w:eastAsia="Times New Roman" w:hAnsi="Times New Roman" w:cs="Times New Roman"/>
          <w:sz w:val="24"/>
          <w:szCs w:val="24"/>
          <w:highlight w:val="white"/>
        </w:rPr>
        <w:t xml:space="preserve">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0F2398">
        <w:rPr>
          <w:rFonts w:ascii="Times New Roman" w:eastAsia="Times New Roman" w:hAnsi="Times New Roman" w:cs="Times New Roman"/>
          <w:sz w:val="24"/>
          <w:szCs w:val="24"/>
          <w:highlight w:val="white"/>
        </w:rPr>
        <w:t xml:space="preserve"> suggest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ese combined results suggest that mollusc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4B79EC">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17C494DE"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w:t>
      </w:r>
      <w:r w:rsidR="00A16987">
        <w:rPr>
          <w:rFonts w:ascii="Times New Roman" w:eastAsia="Times New Roman" w:hAnsi="Times New Roman" w:cs="Times New Roman"/>
          <w:sz w:val="24"/>
          <w:szCs w:val="24"/>
        </w:rPr>
        <w:t xml:space="preserve">, </w:t>
      </w:r>
      <w:r w:rsidR="00131BD0">
        <w:rPr>
          <w:rFonts w:ascii="Times New Roman" w:eastAsia="Times New Roman" w:hAnsi="Times New Roman" w:cs="Times New Roman"/>
          <w:sz w:val="24"/>
          <w:szCs w:val="24"/>
        </w:rPr>
        <w:t>22:5ω3</w:t>
      </w:r>
      <w:r w:rsidR="00A16987">
        <w:rPr>
          <w:rFonts w:ascii="Times New Roman" w:eastAsia="Times New Roman" w:hAnsi="Times New Roman" w:cs="Times New Roman"/>
          <w:sz w:val="24"/>
          <w:szCs w:val="24"/>
        </w:rPr>
        <w:t>, and 22:6ω3</w:t>
      </w:r>
      <w:r w:rsidR="00131BD0">
        <w:rPr>
          <w:rFonts w:ascii="Times New Roman" w:eastAsia="Times New Roman" w:hAnsi="Times New Roman" w:cs="Times New Roman"/>
          <w:sz w:val="24"/>
          <w:szCs w:val="24"/>
        </w:rPr>
        <w:t xml:space="preserve"> signatures</w:t>
      </w:r>
      <w:r w:rsidR="004B79EC">
        <w:rPr>
          <w:rFonts w:ascii="Times New Roman" w:eastAsia="Times New Roman" w:hAnsi="Times New Roman" w:cs="Times New Roman"/>
          <w:sz w:val="24"/>
          <w:szCs w:val="24"/>
        </w:rPr>
        <w:t xml:space="preserve"> relative to 18:3ω3 and 18:4ω3</w:t>
      </w:r>
      <w:r w:rsidR="00A1698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fatty acids from their food source. Yoshii’s (1999) study </w:t>
      </w:r>
      <w:r w:rsidR="00A16987">
        <w:rPr>
          <w:rFonts w:ascii="Times New Roman" w:eastAsia="Times New Roman" w:hAnsi="Times New Roman" w:cs="Times New Roman"/>
          <w:sz w:val="24"/>
          <w:szCs w:val="24"/>
        </w:rPr>
        <w:t>as well as our own</w:t>
      </w:r>
      <w:r w:rsidR="001A726E">
        <w:rPr>
          <w:rFonts w:ascii="Times New Roman" w:eastAsia="Times New Roman" w:hAnsi="Times New Roman" w:cs="Times New Roman"/>
          <w:sz w:val="24"/>
          <w:szCs w:val="24"/>
        </w:rPr>
        <w:t xml:space="preserve"> stable isotope data suggest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 xml:space="preserve">a combination or grazers and omnivores. </w:t>
      </w:r>
      <w:del w:id="127" w:author="Aaron Galloway" w:date="2020-09-17T17:28:00Z">
        <w:r w:rsidR="001A726E" w:rsidDel="002E1676">
          <w:rPr>
            <w:rFonts w:ascii="Times New Roman" w:eastAsia="Times New Roman" w:hAnsi="Times New Roman" w:cs="Times New Roman"/>
            <w:sz w:val="24"/>
            <w:szCs w:val="24"/>
          </w:rPr>
          <w:delText xml:space="preserve"> </w:delText>
        </w:r>
      </w:del>
      <w:r w:rsidR="001A726E">
        <w:rPr>
          <w:rFonts w:ascii="Times New Roman" w:eastAsia="Times New Roman" w:hAnsi="Times New Roman" w:cs="Times New Roman"/>
          <w:sz w:val="24"/>
          <w:szCs w:val="24"/>
        </w:rPr>
        <w:t>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fatty acid profiles in amphipods largely reflect</w:t>
      </w:r>
      <w:r w:rsidR="00A16987">
        <w:rPr>
          <w:rFonts w:ascii="Times New Roman" w:eastAsia="Times New Roman" w:hAnsi="Times New Roman" w:cs="Times New Roman"/>
          <w:sz w:val="24"/>
          <w:szCs w:val="24"/>
        </w:rPr>
        <w:t>ed</w:t>
      </w:r>
      <w:r w:rsidR="001A726E">
        <w:rPr>
          <w:rFonts w:ascii="Times New Roman" w:eastAsia="Times New Roman" w:hAnsi="Times New Roman" w:cs="Times New Roman"/>
          <w:sz w:val="24"/>
          <w:szCs w:val="24"/>
        </w:rPr>
        <w:t xml:space="preserve">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acids by </w:t>
      </w:r>
      <w:r w:rsidR="00D8535D">
        <w:rPr>
          <w:rFonts w:ascii="Times New Roman" w:eastAsia="Times New Roman" w:hAnsi="Times New Roman" w:cs="Times New Roman"/>
          <w:sz w:val="24"/>
          <w:szCs w:val="24"/>
        </w:rPr>
        <w:t>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and C22 fatty acids. Regardless of the exact mechanism, our data </w:t>
      </w:r>
      <w:r w:rsidR="00514479">
        <w:rPr>
          <w:rFonts w:ascii="Times New Roman" w:eastAsia="Times New Roman" w:hAnsi="Times New Roman" w:cs="Times New Roman"/>
          <w:sz w:val="24"/>
          <w:szCs w:val="24"/>
        </w:rPr>
        <w:t xml:space="preserve">suggest 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r w:rsidR="00205365">
        <w:rPr>
          <w:rFonts w:ascii="Times New Roman" w:eastAsia="Times New Roman" w:hAnsi="Times New Roman" w:cs="Times New Roman"/>
          <w:sz w:val="24"/>
          <w:szCs w:val="24"/>
        </w:rPr>
        <w:t xml:space="preserve">may </w:t>
      </w:r>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7FE8AAE7"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r w:rsidR="00A16987">
        <w:rPr>
          <w:rFonts w:ascii="Times New Roman" w:eastAsia="Times New Roman" w:hAnsi="Times New Roman" w:cs="Times New Roman"/>
          <w:sz w:val="24"/>
          <w:szCs w:val="24"/>
        </w:rPr>
        <w:t>sewage-specific indicators</w:t>
      </w:r>
      <w:r w:rsidR="008815FB">
        <w:rPr>
          <w:rFonts w:ascii="Times New Roman" w:eastAsia="Times New Roman" w:hAnsi="Times New Roman" w:cs="Times New Roman"/>
          <w:sz w:val="24"/>
          <w:szCs w:val="24"/>
        </w:rPr>
        <w:t xml:space="preserve"> used in this study implicate</w:t>
      </w:r>
      <w:r w:rsidR="00DA2137">
        <w:rPr>
          <w:rFonts w:ascii="Times New Roman" w:eastAsia="Times New Roman" w:hAnsi="Times New Roman" w:cs="Times New Roman"/>
          <w:sz w:val="24"/>
          <w:szCs w:val="24"/>
        </w:rPr>
        <w:t xml:space="preserve"> </w:t>
      </w:r>
      <w:r w:rsidR="008815FB">
        <w:rPr>
          <w:rFonts w:ascii="Times New Roman" w:eastAsia="Times New Roman" w:hAnsi="Times New Roman" w:cs="Times New Roman"/>
          <w:sz w:val="24"/>
          <w:szCs w:val="24"/>
        </w:rPr>
        <w:t xml:space="preserve">wastewater </w:t>
      </w:r>
      <w:r w:rsidR="00DA2137">
        <w:rPr>
          <w:rFonts w:ascii="Times New Roman" w:eastAsia="Times New Roman" w:hAnsi="Times New Roman" w:cs="Times New Roman"/>
          <w:sz w:val="24"/>
          <w:szCs w:val="24"/>
        </w:rPr>
        <w:t>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w:t>
      </w:r>
      <w:r w:rsidR="00C10024">
        <w:rPr>
          <w:rFonts w:ascii="Times New Roman" w:eastAsia="Times New Roman" w:hAnsi="Times New Roman" w:cs="Times New Roman"/>
          <w:sz w:val="24"/>
          <w:szCs w:val="24"/>
        </w:rPr>
        <w:t xml:space="preserve">corroborate work by </w:t>
      </w:r>
      <w:proofErr w:type="spellStart"/>
      <w:r w:rsidR="00C10024">
        <w:rPr>
          <w:rFonts w:ascii="Times New Roman" w:eastAsia="Times New Roman" w:hAnsi="Times New Roman" w:cs="Times New Roman"/>
          <w:sz w:val="24"/>
          <w:szCs w:val="24"/>
        </w:rPr>
        <w:t>Timoshkin</w:t>
      </w:r>
      <w:proofErr w:type="spellEnd"/>
      <w:r w:rsidR="00C10024">
        <w:rPr>
          <w:rFonts w:ascii="Times New Roman" w:eastAsia="Times New Roman" w:hAnsi="Times New Roman" w:cs="Times New Roman"/>
          <w:sz w:val="24"/>
          <w:szCs w:val="24"/>
        </w:rPr>
        <w:t xml:space="preserve"> et al. (2016, 2018)</w:t>
      </w:r>
      <w:r w:rsidR="00361037">
        <w:rPr>
          <w:rFonts w:ascii="Times New Roman" w:eastAsia="Times New Roman" w:hAnsi="Times New Roman" w:cs="Times New Roman"/>
          <w:sz w:val="24"/>
          <w:szCs w:val="24"/>
        </w:rPr>
        <w:t>,</w:t>
      </w:r>
      <w:r w:rsidR="00C10024">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demonstrat</w:t>
      </w:r>
      <w:r w:rsidR="00C10024">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how patchy hot spots of lakeside development </w:t>
      </w:r>
      <w:r w:rsidR="00C10024">
        <w:rPr>
          <w:rFonts w:ascii="Times New Roman" w:eastAsia="Times New Roman" w:hAnsi="Times New Roman" w:cs="Times New Roman"/>
          <w:sz w:val="24"/>
          <w:szCs w:val="24"/>
        </w:rPr>
        <w:t xml:space="preserve">at Baikal </w:t>
      </w:r>
      <w:r w:rsidR="00D8535D">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w:t>
      </w:r>
      <w:r w:rsidR="00C10024">
        <w:rPr>
          <w:rFonts w:ascii="Times New Roman" w:eastAsia="Times New Roman" w:hAnsi="Times New Roman" w:cs="Times New Roman"/>
          <w:sz w:val="24"/>
          <w:szCs w:val="24"/>
        </w:rPr>
        <w:t xml:space="preserve">approach </w:t>
      </w:r>
      <w:r w:rsidR="00DA2137">
        <w:rPr>
          <w:rFonts w:ascii="Times New Roman" w:eastAsia="Times New Roman" w:hAnsi="Times New Roman" w:cs="Times New Roman"/>
          <w:sz w:val="24"/>
          <w:szCs w:val="24"/>
        </w:rPr>
        <w:t xml:space="preserve">pairs </w:t>
      </w:r>
      <w:r w:rsidR="00C10024">
        <w:rPr>
          <w:rFonts w:ascii="Times New Roman" w:eastAsia="Times New Roman" w:hAnsi="Times New Roman" w:cs="Times New Roman"/>
          <w:sz w:val="24"/>
          <w:szCs w:val="24"/>
        </w:rPr>
        <w:t>community abundance data (i.e., periphyton and macroinvertebrate counts) and nuanced</w:t>
      </w:r>
      <w:r w:rsidR="00DA2137">
        <w:rPr>
          <w:rFonts w:ascii="Times New Roman" w:eastAsia="Times New Roman" w:hAnsi="Times New Roman" w:cs="Times New Roman"/>
          <w:sz w:val="24"/>
          <w:szCs w:val="24"/>
        </w:rPr>
        <w:t xml:space="preserve"> 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r w:rsidR="00C10024">
        <w:rPr>
          <w:rFonts w:ascii="Times New Roman" w:eastAsia="Times New Roman" w:hAnsi="Times New Roman" w:cs="Times New Roman"/>
          <w:sz w:val="24"/>
          <w:szCs w:val="24"/>
        </w:rPr>
        <w:t>W</w:t>
      </w:r>
      <w:r w:rsidR="00DA2137">
        <w:rPr>
          <w:rFonts w:ascii="Times New Roman" w:eastAsia="Times New Roman" w:hAnsi="Times New Roman" w:cs="Times New Roman"/>
          <w:sz w:val="24"/>
          <w:szCs w:val="24"/>
        </w:rPr>
        <w:t xml:space="preserve">hile sewage pollution may lead to changing resources for macroinvertebrate grazers, Baikal’s amphipods appear to be compensating either </w:t>
      </w:r>
      <w:r w:rsidR="00C10024">
        <w:rPr>
          <w:rFonts w:ascii="Times New Roman" w:eastAsia="Times New Roman" w:hAnsi="Times New Roman" w:cs="Times New Roman"/>
          <w:sz w:val="24"/>
          <w:szCs w:val="24"/>
        </w:rPr>
        <w:t xml:space="preserve">(1) </w:t>
      </w:r>
      <w:r w:rsidR="00DA2137">
        <w:rPr>
          <w:rFonts w:ascii="Times New Roman" w:eastAsia="Times New Roman" w:hAnsi="Times New Roman" w:cs="Times New Roman"/>
          <w:sz w:val="24"/>
          <w:szCs w:val="24"/>
        </w:rPr>
        <w:t xml:space="preserve">by selectively grazing on diatoms or </w:t>
      </w:r>
      <w:r w:rsidR="00C10024">
        <w:rPr>
          <w:rFonts w:ascii="Times New Roman" w:eastAsia="Times New Roman" w:hAnsi="Times New Roman" w:cs="Times New Roman"/>
          <w:sz w:val="24"/>
          <w:szCs w:val="24"/>
        </w:rPr>
        <w:t xml:space="preserve">(2) </w:t>
      </w:r>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C10024">
        <w:rPr>
          <w:rFonts w:ascii="Times New Roman" w:eastAsia="Times New Roman" w:hAnsi="Times New Roman" w:cs="Times New Roman"/>
          <w:sz w:val="24"/>
          <w:szCs w:val="24"/>
        </w:rPr>
        <w:t xml:space="preserve">certain essential </w:t>
      </w:r>
      <w:r w:rsidR="00373E7B">
        <w:rPr>
          <w:rFonts w:ascii="Times New Roman" w:eastAsia="Times New Roman" w:hAnsi="Times New Roman" w:cs="Times New Roman"/>
          <w:sz w:val="24"/>
          <w:szCs w:val="24"/>
        </w:rPr>
        <w:t>fatty acids.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19BC5FE4"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{"citationID":"qTw0nnOB","properties":{"formattedCitation":"(Yoshida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10024">
        <w:rPr>
          <w:rFonts w:ascii="Cambria Math" w:eastAsia="Times New Roman" w:hAnsi="Cambria Math" w:cs="Cambria Math"/>
          <w:sz w:val="24"/>
          <w:szCs w:val="24"/>
        </w:rPr>
        <w:instrText>∼</w:instrText>
      </w:r>
      <w:r w:rsidR="00C10024">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C10024" w:rsidRPr="00C10024">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8815FB">
        <w:rPr>
          <w:rFonts w:ascii="Times New Roman" w:eastAsia="Times New Roman" w:hAnsi="Times New Roman" w:cs="Times New Roman"/>
          <w:sz w:val="24"/>
          <w:szCs w:val="24"/>
        </w:rPr>
        <w:t xml:space="preserve">nearshore </w:t>
      </w:r>
      <w:r w:rsidR="00FF225E">
        <w:rPr>
          <w:rFonts w:ascii="Times New Roman" w:eastAsia="Times New Roman" w:hAnsi="Times New Roman" w:cs="Times New Roman"/>
          <w:sz w:val="24"/>
          <w:szCs w:val="24"/>
        </w:rPr>
        <w:t xml:space="preserve">hot spots </w:t>
      </w:r>
      <w:r w:rsidR="00C10024">
        <w:rPr>
          <w:rFonts w:ascii="Times New Roman" w:eastAsia="Times New Roman" w:hAnsi="Times New Roman" w:cs="Times New Roman"/>
          <w:sz w:val="24"/>
          <w:szCs w:val="24"/>
        </w:rPr>
        <w:t xml:space="preserve">of eutrophication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 xml:space="preserve">developing throughout the lake </w:t>
      </w:r>
      <w:r w:rsidR="004A728E">
        <w:rPr>
          <w:rFonts w:ascii="Times New Roman" w:eastAsia="Times New Roman" w:hAnsi="Times New Roman" w:cs="Times New Roman"/>
          <w:sz w:val="24"/>
          <w:szCs w:val="24"/>
        </w:rPr>
        <w:t>(</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pelagic</w:t>
      </w:r>
      <w:r w:rsidR="007330EB">
        <w:rPr>
          <w:rFonts w:ascii="Times New Roman" w:eastAsia="Times New Roman" w:hAnsi="Times New Roman" w:cs="Times New Roman"/>
          <w:sz w:val="24"/>
          <w:szCs w:val="24"/>
        </w:rPr>
        <w:t xml:space="preserve"> measurements</w:t>
      </w:r>
      <w:r w:rsidR="00FF225E">
        <w:rPr>
          <w:rFonts w:ascii="Times New Roman" w:eastAsia="Times New Roman" w:hAnsi="Times New Roman" w:cs="Times New Roman"/>
          <w:sz w:val="24"/>
          <w:szCs w:val="24"/>
        </w:rPr>
        <w:t xml:space="preserve">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r w:rsidR="00C10024">
        <w:rPr>
          <w:rFonts w:ascii="Times New Roman" w:eastAsia="Times New Roman" w:hAnsi="Times New Roman" w:cs="Times New Roman"/>
          <w:sz w:val="24"/>
          <w:szCs w:val="24"/>
        </w:rPr>
        <w:t>involve complex socio-economic factors</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require system-specific information</w:t>
      </w:r>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r w:rsidR="00C10024">
        <w:rPr>
          <w:rFonts w:ascii="Times New Roman" w:eastAsia="Times New Roman" w:hAnsi="Times New Roman" w:cs="Times New Roman"/>
          <w:sz w:val="24"/>
          <w:szCs w:val="24"/>
        </w:rPr>
        <w:t xml:space="preserve">, and necessitate long-term strategies </w:t>
      </w:r>
      <w:r w:rsidR="00C10024">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{"citationID":"LBIm6WMF","properties":{"formattedCitation":"(Tong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C10024">
        <w:rPr>
          <w:rFonts w:ascii="Times New Roman" w:eastAsia="Times New Roman" w:hAnsi="Times New Roman" w:cs="Times New Roman"/>
          <w:sz w:val="24"/>
          <w:szCs w:val="24"/>
        </w:rPr>
        <w:fldChar w:fldCharType="separate"/>
      </w:r>
      <w:r w:rsidR="00C10024" w:rsidRPr="00984718">
        <w:rPr>
          <w:rFonts w:ascii="Times New Roman" w:hAnsi="Times New Roman" w:cs="Times New Roman"/>
          <w:sz w:val="24"/>
        </w:rPr>
        <w:t>(Tong et al. 2020)</w:t>
      </w:r>
      <w:r w:rsidR="00C10024">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w:t>
      </w:r>
      <w:r w:rsidR="00157F57">
        <w:rPr>
          <w:rFonts w:ascii="Times New Roman" w:eastAsia="Times New Roman" w:hAnsi="Times New Roman" w:cs="Times New Roman"/>
          <w:sz w:val="24"/>
          <w:szCs w:val="24"/>
        </w:rPr>
        <w:t xml:space="preserve"> nutrients may enter systems from numerous sources</w:t>
      </w:r>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PPCP sampling has the </w:t>
      </w:r>
      <w:r w:rsidR="00157F57">
        <w:rPr>
          <w:rFonts w:ascii="Times New Roman" w:eastAsia="Times New Roman" w:hAnsi="Times New Roman" w:cs="Times New Roman"/>
          <w:sz w:val="24"/>
          <w:szCs w:val="24"/>
        </w:rPr>
        <w:t>potential</w:t>
      </w:r>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r w:rsidR="008B16F2">
        <w:rPr>
          <w:rFonts w:ascii="Times New Roman" w:eastAsia="Times New Roman" w:hAnsi="Times New Roman" w:cs="Times New Roman"/>
          <w:sz w:val="24"/>
          <w:szCs w:val="24"/>
        </w:rPr>
        <w:t xml:space="preserve">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When PPCP data are paired with co-located benthic community composition and food</w:t>
      </w:r>
      <w:r w:rsidR="00157F57">
        <w:rPr>
          <w:rFonts w:ascii="Times New Roman" w:eastAsia="Times New Roman" w:hAnsi="Times New Roman" w:cs="Times New Roman"/>
          <w:sz w:val="24"/>
          <w:szCs w:val="24"/>
        </w:rPr>
        <w:t xml:space="preserve"> </w:t>
      </w:r>
      <w:r w:rsidR="00C10024">
        <w:rPr>
          <w:rFonts w:ascii="Times New Roman" w:eastAsia="Times New Roman" w:hAnsi="Times New Roman" w:cs="Times New Roman"/>
          <w:sz w:val="24"/>
          <w:szCs w:val="24"/>
        </w:rPr>
        <w:t xml:space="preserve">web data, managers can take system-specific actions to mitigate ecological consequences before sewage concentrations are detected throughout the lake. </w:t>
      </w:r>
      <w:r w:rsidR="00271F4F">
        <w:rPr>
          <w:rFonts w:ascii="Times New Roman" w:eastAsia="Times New Roman" w:hAnsi="Times New Roman" w:cs="Times New Roman"/>
          <w:sz w:val="24"/>
          <w:szCs w:val="24"/>
        </w:rPr>
        <w:t>Across larger spatial and temporal scales, t</w:t>
      </w:r>
      <w:r w:rsidR="00C10024">
        <w:rPr>
          <w:rFonts w:ascii="Times New Roman" w:eastAsia="Times New Roman" w:hAnsi="Times New Roman" w:cs="Times New Roman"/>
          <w:sz w:val="24"/>
          <w:szCs w:val="24"/>
        </w:rPr>
        <w:t>hese paired PPCP-biological samples have potential to offer a synoptic view of the impacts of sewage pollution, enabling regional and local monitoring to coordinate mitigation strategies</w:t>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076C75AC" w14:textId="77777777" w:rsidR="00205365" w:rsidRDefault="00A92B32" w:rsidP="00205365">
      <w:pPr>
        <w:pStyle w:val="Bibliography"/>
      </w:pPr>
      <w:r w:rsidRPr="00A92B32">
        <w:fldChar w:fldCharType="begin"/>
      </w:r>
      <w:r w:rsidR="003E64B9">
        <w:instrText xml:space="preserve"> ADDIN ZOTERO_BIBL {"uncited":[],"omitted":[],"custom":[]} CSL_BIBLIOGRAPHY </w:instrText>
      </w:r>
      <w:r w:rsidRPr="00A92B32">
        <w:fldChar w:fldCharType="separate"/>
      </w:r>
      <w:r w:rsidR="00205365">
        <w:t xml:space="preserve">Anderson, M. J. 2001. A new method for non-parametric multivariate analysis of variance. Austral Ecology </w:t>
      </w:r>
      <w:r w:rsidR="00205365">
        <w:rPr>
          <w:b/>
          <w:bCs/>
        </w:rPr>
        <w:t>26</w:t>
      </w:r>
      <w:r w:rsidR="00205365">
        <w:t>: 32–46. doi:10.1111/j.1442-9993.2001.01070.pp.x</w:t>
      </w:r>
    </w:p>
    <w:p w14:paraId="66EB0C44" w14:textId="77777777" w:rsidR="00205365" w:rsidRDefault="00205365" w:rsidP="00205365">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6242832A" w14:textId="77777777" w:rsidR="00205365" w:rsidRDefault="00205365" w:rsidP="00205365">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2CAEC2C4" w14:textId="77777777" w:rsidR="00205365" w:rsidRDefault="00205365" w:rsidP="00205365">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4772B13E" w14:textId="77777777" w:rsidR="00205365" w:rsidRDefault="00205365" w:rsidP="00205365">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160681C6" w14:textId="77777777" w:rsidR="00205365" w:rsidRDefault="00205365" w:rsidP="00205365">
      <w:pPr>
        <w:pStyle w:val="Bibliography"/>
      </w:pPr>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12AD5223" w14:textId="77777777" w:rsidR="00205365" w:rsidRDefault="00205365" w:rsidP="00205365">
      <w:pPr>
        <w:pStyle w:val="Bibliography"/>
      </w:pPr>
      <w:r>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1E34CDF3" w14:textId="77777777" w:rsidR="00205365" w:rsidRDefault="00205365" w:rsidP="00205365">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6ACDB6D2" w14:textId="77777777" w:rsidR="00205365" w:rsidRDefault="00205365" w:rsidP="00205365">
      <w:pPr>
        <w:pStyle w:val="Bibliography"/>
      </w:pPr>
      <w:r>
        <w:lastRenderedPageBreak/>
        <w:t xml:space="preserve">Castell, J. D., E. J. Kennedy, S. M. C. Robinson, G. J. Parsons, T. J. Blair, and E. Gonzalez-Duran. 2004. Effect of dietary lipids on fatty acid composition and metabolism in juvenile green sea urchins (Strongylocentrotus droebachiensis). Aquaculture </w:t>
      </w:r>
      <w:r>
        <w:rPr>
          <w:b/>
          <w:bCs/>
        </w:rPr>
        <w:t>242</w:t>
      </w:r>
      <w:r>
        <w:t>: 417–435. doi:10.1016/j.aquaculture.2003.11.003</w:t>
      </w:r>
    </w:p>
    <w:p w14:paraId="70EB846E" w14:textId="77777777" w:rsidR="00205365" w:rsidRDefault="00205365" w:rsidP="00205365">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doi:10.1111/j.1365-2427.2012.02843.x</w:t>
      </w:r>
    </w:p>
    <w:p w14:paraId="164470C4" w14:textId="77777777" w:rsidR="00205365" w:rsidRDefault="00205365" w:rsidP="00205365">
      <w:pPr>
        <w:pStyle w:val="Bibliography"/>
      </w:pPr>
      <w:r>
        <w:t xml:space="preserve">Cole, M. L., I. Valiela, K. D. Kroeger, and others. 2004. Assessment of a delta15N isotopic method to indicate anthropogenic eutrophication in aquatic ecosystems. J. Environ. Qual. </w:t>
      </w:r>
      <w:r>
        <w:rPr>
          <w:b/>
          <w:bCs/>
        </w:rPr>
        <w:t>33</w:t>
      </w:r>
      <w:r>
        <w:t>: 124–132. doi:10.2134/jeq2004.1240</w:t>
      </w:r>
    </w:p>
    <w:p w14:paraId="5AA6CBF8" w14:textId="77777777" w:rsidR="00205365" w:rsidRDefault="00205365" w:rsidP="00205365">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4BEBCED9" w14:textId="77777777" w:rsidR="00205365" w:rsidRDefault="00205365" w:rsidP="00205365">
      <w:pPr>
        <w:pStyle w:val="Bibliography"/>
      </w:pPr>
      <w:r>
        <w:t xml:space="preserve">Craine, J. M., A. J. Elmore, L. Wang, and others. 2018. Isotopic evidence for oligotrophication of terrestrial ecosystems. Nature Ecology &amp; Evolution </w:t>
      </w:r>
      <w:r>
        <w:rPr>
          <w:b/>
          <w:bCs/>
        </w:rPr>
        <w:t>2</w:t>
      </w:r>
      <w:r>
        <w:t>: 1735–1744. doi:10.1038/s41559-018-0694-0</w:t>
      </w:r>
    </w:p>
    <w:p w14:paraId="306B27EF" w14:textId="77777777" w:rsidR="00205365" w:rsidRDefault="00205365" w:rsidP="00205365">
      <w:pPr>
        <w:pStyle w:val="Bibliography"/>
      </w:pPr>
      <w:r>
        <w:t xml:space="preserve">Czekalski, N., R. Sigdel, J. Birtel, B. Matthews, and H. Bürgmann. 2015. Does human activity impact the natural antibiotic resistance background? Abundance of antibiotic resistance genes in 21 Swiss lakes. Environment International </w:t>
      </w:r>
      <w:r>
        <w:rPr>
          <w:b/>
          <w:bCs/>
        </w:rPr>
        <w:t>81</w:t>
      </w:r>
      <w:r>
        <w:t>: 45–55. doi:10.1016/j.envint.2015.04.005</w:t>
      </w:r>
    </w:p>
    <w:p w14:paraId="19E7D225" w14:textId="77777777" w:rsidR="00205365" w:rsidRDefault="00205365" w:rsidP="00205365">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6D759281" w14:textId="77777777" w:rsidR="00205365" w:rsidRDefault="00205365" w:rsidP="00205365">
      <w:pPr>
        <w:pStyle w:val="Bibliography"/>
      </w:pPr>
      <w:r>
        <w:t xml:space="preserve">Desvilettes, Ch., G. Bourdier, and J. Ch. Breton. 1997. On the occurrence of a possible bioconversion of linolenic acid into docosahexaenoic acid by the copepod </w:t>
      </w:r>
      <w:r>
        <w:rPr>
          <w:i/>
          <w:iCs/>
        </w:rPr>
        <w:t>Eucyclops serrulatus</w:t>
      </w:r>
      <w:r>
        <w:t xml:space="preserve"> fed on microalgae. J Plankton Res </w:t>
      </w:r>
      <w:r>
        <w:rPr>
          <w:b/>
          <w:bCs/>
        </w:rPr>
        <w:t>19</w:t>
      </w:r>
      <w:r>
        <w:t>: 273–278. doi:10.1093/plankt/19.2.273</w:t>
      </w:r>
    </w:p>
    <w:p w14:paraId="5282607D" w14:textId="77777777" w:rsidR="00205365" w:rsidRDefault="00205365" w:rsidP="00205365">
      <w:pPr>
        <w:pStyle w:val="Bibliography"/>
      </w:pPr>
      <w:r>
        <w:lastRenderedPageBreak/>
        <w:t xml:space="preserve">Eerkes-Medrano, D., R. C. Thompson, and D. C. Aldridge. 2015. Microplastics in freshwater systems: A review of the emerging threats, identification of knowledge gaps and prioritisation of research needs. Water Research </w:t>
      </w:r>
      <w:r>
        <w:rPr>
          <w:b/>
          <w:bCs/>
        </w:rPr>
        <w:t>75</w:t>
      </w:r>
      <w:r>
        <w:t>: 63–82. doi:10.1016/j.watres.2015.02.012</w:t>
      </w:r>
    </w:p>
    <w:p w14:paraId="6EBC7E8A" w14:textId="77777777" w:rsidR="00205365" w:rsidRDefault="00205365" w:rsidP="00205365">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504F59E3" w14:textId="77777777" w:rsidR="00205365" w:rsidRDefault="00205365" w:rsidP="00205365">
      <w:pPr>
        <w:pStyle w:val="Bibliography"/>
      </w:pPr>
      <w:r>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0F3826B8" w14:textId="77777777" w:rsidR="00205365" w:rsidRDefault="00205365" w:rsidP="00205365">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78321EBB" w14:textId="77777777" w:rsidR="00205365" w:rsidRDefault="00205365" w:rsidP="00205365">
      <w:pPr>
        <w:pStyle w:val="Bibliography"/>
      </w:pPr>
      <w:r>
        <w:t xml:space="preserve">Galloway, J. N., F. J. Dentener, D. G. Capone, and others. 2004. Nitrogen Cycles: Past, Present, and Future. Biogeochemistry </w:t>
      </w:r>
      <w:r>
        <w:rPr>
          <w:b/>
          <w:bCs/>
        </w:rPr>
        <w:t>70</w:t>
      </w:r>
      <w:r>
        <w:t>: 153–226. doi:10.1007/s10533-004-0370-0</w:t>
      </w:r>
    </w:p>
    <w:p w14:paraId="35D1ED7C" w14:textId="77777777" w:rsidR="00205365" w:rsidRDefault="00205365" w:rsidP="00205365">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51908A22" w14:textId="77777777" w:rsidR="00205365" w:rsidRDefault="00205365" w:rsidP="00205365">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31101D42" w14:textId="77777777" w:rsidR="00205365" w:rsidRDefault="00205365" w:rsidP="00205365">
      <w:pPr>
        <w:pStyle w:val="Bibliography"/>
      </w:pPr>
      <w:r>
        <w:t xml:space="preserve">Guzzo, M. M., G. D. Haffner, S. Sorge, S. A. Rush, and A. T. Fisk. 2011. Spatial and temporal variabilities of δ13C and δ15N within lower trophic levels of a large lake: implications for </w:t>
      </w:r>
      <w:r>
        <w:lastRenderedPageBreak/>
        <w:t xml:space="preserve">estimating trophic relationships of consumers. Hydrobiologia </w:t>
      </w:r>
      <w:r>
        <w:rPr>
          <w:b/>
          <w:bCs/>
        </w:rPr>
        <w:t>675</w:t>
      </w:r>
      <w:r>
        <w:t>: 41–53. doi:10.1007/s10750-011-0794-1</w:t>
      </w:r>
    </w:p>
    <w:p w14:paraId="523F3DD3" w14:textId="77777777" w:rsidR="00205365" w:rsidRDefault="00205365" w:rsidP="00205365">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5F33A11D" w14:textId="77777777" w:rsidR="00205365" w:rsidRDefault="00205365" w:rsidP="00205365">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5AB8D117" w14:textId="77777777" w:rsidR="00205365" w:rsidRDefault="00205365" w:rsidP="00205365">
      <w:pPr>
        <w:pStyle w:val="Bibliography"/>
      </w:pPr>
      <w:r>
        <w:t xml:space="preserve">Hampton, S. E., S. McGowan, T. Ozersky, and others. 2018. Recent ecological change in ancient lakes. Limnology and Oceanography </w:t>
      </w:r>
      <w:r>
        <w:rPr>
          <w:b/>
          <w:bCs/>
        </w:rPr>
        <w:t>63</w:t>
      </w:r>
      <w:r>
        <w:t>: 2277–2304. doi:10.1002/lno.10938</w:t>
      </w:r>
    </w:p>
    <w:p w14:paraId="7F3A4D59" w14:textId="77777777" w:rsidR="00205365" w:rsidRDefault="00205365" w:rsidP="00205365">
      <w:pPr>
        <w:pStyle w:val="Bibliography"/>
      </w:pPr>
      <w:r>
        <w:t xml:space="preserve">Hiltunen, M., M. Honkanen, S. Taipale, U. Strandberg, and P. Kankaala. 2017. Trophic upgrading via the microbial food web may link terrestrial dissolved organic matter to Daphnia. J Plankton Res </w:t>
      </w:r>
      <w:r>
        <w:rPr>
          <w:b/>
          <w:bCs/>
        </w:rPr>
        <w:t>39</w:t>
      </w:r>
      <w:r>
        <w:t>: 861–869. doi:10.1093/plankt/fbx050</w:t>
      </w:r>
    </w:p>
    <w:p w14:paraId="7AB6420B" w14:textId="77777777" w:rsidR="00205365" w:rsidRDefault="00205365" w:rsidP="00205365">
      <w:pPr>
        <w:pStyle w:val="Bibliography"/>
      </w:pPr>
      <w:r>
        <w:t xml:space="preserve">Hollingsworth, R. G., J. W. Armstrong, and E. Campbell. 2002. Caffeine as a repellent for slugs and snails. Nature </w:t>
      </w:r>
      <w:r>
        <w:rPr>
          <w:b/>
          <w:bCs/>
        </w:rPr>
        <w:t>417</w:t>
      </w:r>
      <w:r>
        <w:t>: 915–916. doi:10.1038/417915a</w:t>
      </w:r>
    </w:p>
    <w:p w14:paraId="3D10A3CC" w14:textId="77777777" w:rsidR="00205365" w:rsidRDefault="00205365" w:rsidP="00205365">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42689011" w14:textId="77777777" w:rsidR="00205365" w:rsidRDefault="00205365" w:rsidP="00205365">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406BB68A" w14:textId="77777777" w:rsidR="00205365" w:rsidRDefault="00205365" w:rsidP="00205365">
      <w:pPr>
        <w:pStyle w:val="Bibliography"/>
      </w:pPr>
      <w:r>
        <w:t xml:space="preserve">Jacoby, J. M., D. D. Bouchard, and C. R. Patmont. 1991. Response of Periphyton to Nutrient Enrichment in Lake Chelan, WA. Lake and Reservoir Management </w:t>
      </w:r>
      <w:r>
        <w:rPr>
          <w:b/>
          <w:bCs/>
        </w:rPr>
        <w:t>7</w:t>
      </w:r>
      <w:r>
        <w:t>: 33–43. doi:10.1080/07438149109354252</w:t>
      </w:r>
    </w:p>
    <w:p w14:paraId="7F46A837" w14:textId="77777777" w:rsidR="00205365" w:rsidRDefault="00205365" w:rsidP="00205365">
      <w:pPr>
        <w:pStyle w:val="Bibliography"/>
      </w:pPr>
      <w:r>
        <w:lastRenderedPageBreak/>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54B04F40" w14:textId="77777777" w:rsidR="00205365" w:rsidRDefault="00205365" w:rsidP="00205365">
      <w:pPr>
        <w:pStyle w:val="Bibliography"/>
      </w:pPr>
      <w:r>
        <w:t xml:space="preserve">Kelly, J. R., and R. E. Scheibling. 2012. Fatty acids as dietary tracers in benthic food webs. Marine Ecology Progress Series </w:t>
      </w:r>
      <w:r>
        <w:rPr>
          <w:b/>
          <w:bCs/>
        </w:rPr>
        <w:t>446</w:t>
      </w:r>
      <w:r>
        <w:t>: 1–22. doi:10.3354/meps09559</w:t>
      </w:r>
    </w:p>
    <w:p w14:paraId="0ADD1B1A" w14:textId="77777777" w:rsidR="00205365" w:rsidRDefault="00205365" w:rsidP="00205365">
      <w:pPr>
        <w:pStyle w:val="Bibliography"/>
      </w:pPr>
      <w:r>
        <w:t xml:space="preserve">Klein Breteler, W. C. M., N. Schogt, M. Baas, S. Schouten, and G. W. Kraay. 1999. Trophic upgrading of food quality by protozoans enhancing copepod growth: role of essential lipids. Marine Biology </w:t>
      </w:r>
      <w:r>
        <w:rPr>
          <w:b/>
          <w:bCs/>
        </w:rPr>
        <w:t>135</w:t>
      </w:r>
      <w:r>
        <w:t>: 191–198. doi:10.1007/s002270050616</w:t>
      </w:r>
    </w:p>
    <w:p w14:paraId="5F65678B" w14:textId="77777777" w:rsidR="00205365" w:rsidRDefault="00205365" w:rsidP="00205365">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50423B0D" w14:textId="77777777" w:rsidR="00205365" w:rsidRDefault="00205365" w:rsidP="00205365">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17E04FB8" w14:textId="77777777" w:rsidR="00205365" w:rsidRDefault="00205365" w:rsidP="00205365">
      <w:pPr>
        <w:pStyle w:val="Bibliography"/>
      </w:pPr>
      <w:r>
        <w:t>Kozhov, M. M. 1963. Lake Baikal and its Life, Springer Science &amp; Business Media.</w:t>
      </w:r>
    </w:p>
    <w:p w14:paraId="135F1233" w14:textId="77777777" w:rsidR="00205365" w:rsidRDefault="00205365" w:rsidP="00205365">
      <w:pPr>
        <w:pStyle w:val="Bibliography"/>
      </w:pPr>
      <w:r>
        <w:t>Kozhova, O. M., and L. R. Izmest’eva. 1998. Lake Baikal: Evolution and Biodiversity, Backhuys Publishers.</w:t>
      </w:r>
    </w:p>
    <w:p w14:paraId="4149E586" w14:textId="77777777" w:rsidR="00205365" w:rsidRDefault="00205365" w:rsidP="00205365">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4AF72BF5" w14:textId="77777777" w:rsidR="00205365" w:rsidRDefault="00205365" w:rsidP="00205365">
      <w:pPr>
        <w:pStyle w:val="Bibliography"/>
      </w:pPr>
      <w:r>
        <w:t xml:space="preserve">Lambert, D., A. Cattaneo, and R. Carignan. 2008. Periphyton as an early indicator of perturbation in recreational lakes. Can. J. Fish. Aquat. Sci. </w:t>
      </w:r>
      <w:r>
        <w:rPr>
          <w:b/>
          <w:bCs/>
        </w:rPr>
        <w:t>65</w:t>
      </w:r>
      <w:r>
        <w:t>: 258–265. doi:10.1139/f07-168</w:t>
      </w:r>
    </w:p>
    <w:p w14:paraId="075E2D86" w14:textId="77777777" w:rsidR="00205365" w:rsidRDefault="00205365" w:rsidP="00205365">
      <w:pPr>
        <w:pStyle w:val="Bibliography"/>
      </w:pPr>
      <w:r>
        <w:t>Legendre, P., and L. Legendre. 2012. Numerical Ecology, 3rd ed. Elsevier.</w:t>
      </w:r>
    </w:p>
    <w:p w14:paraId="43052726" w14:textId="77777777" w:rsidR="00205365" w:rsidRDefault="00205365" w:rsidP="00205365">
      <w:pPr>
        <w:pStyle w:val="Bibliography"/>
      </w:pPr>
      <w:r>
        <w:lastRenderedPageBreak/>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37BBC2DC" w14:textId="77777777" w:rsidR="00205365" w:rsidRDefault="00205365" w:rsidP="00205365">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392F3489" w14:textId="77777777" w:rsidR="00205365" w:rsidRDefault="00205365" w:rsidP="00205365">
      <w:pPr>
        <w:pStyle w:val="Bibliography"/>
      </w:pPr>
      <w:r>
        <w:t>Mazzella, L., and G. F. Russo. 1989. Grazing effect of two Gibbula species (Mollusca, Archaeogastropoda) on the epiphytic community of Posidonia oceanica leaves.</w:t>
      </w:r>
    </w:p>
    <w:p w14:paraId="62FF319A" w14:textId="77777777" w:rsidR="00205365" w:rsidRDefault="00205365" w:rsidP="00205365">
      <w:pPr>
        <w:pStyle w:val="Bibliography"/>
      </w:pPr>
      <w:r>
        <w:t xml:space="preserve">McIntyre, P. B., and A. S. Flecker. 2006. Rapid turnover of tissue nitrogen of primary consumers in tropical freshwaters. Oecologia </w:t>
      </w:r>
      <w:r>
        <w:rPr>
          <w:b/>
          <w:bCs/>
        </w:rPr>
        <w:t>148</w:t>
      </w:r>
      <w:r>
        <w:t>: 12–21. doi:10.1007/s00442-005-0354-3</w:t>
      </w:r>
    </w:p>
    <w:p w14:paraId="731EC5DF" w14:textId="77777777" w:rsidR="00205365" w:rsidRDefault="00205365" w:rsidP="00205365">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7E99EF8C" w14:textId="77777777" w:rsidR="00205365" w:rsidRDefault="00205365" w:rsidP="00205365">
      <w:pPr>
        <w:pStyle w:val="Bibliography"/>
      </w:pPr>
      <w:r>
        <w:t xml:space="preserve">Monteith, D. T., J. L. Stoddard, C. D. Evans, and others. 2007. Dissolved organic carbon trends resulting from changes in atmospheric deposition chemistry. Nature </w:t>
      </w:r>
      <w:r>
        <w:rPr>
          <w:b/>
          <w:bCs/>
        </w:rPr>
        <w:t>450</w:t>
      </w:r>
      <w:r>
        <w:t>: 537–540. doi:10.1038/nature06316</w:t>
      </w:r>
    </w:p>
    <w:p w14:paraId="7287D1A8" w14:textId="77777777" w:rsidR="00205365" w:rsidRDefault="00205365" w:rsidP="00205365">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5F83075A" w14:textId="77777777" w:rsidR="00205365" w:rsidRDefault="00205365" w:rsidP="00205365">
      <w:pPr>
        <w:pStyle w:val="Bibliography"/>
      </w:pPr>
      <w:r>
        <w:t>Moran, P. W., S. E. Cox, S. S. Embrey, R. L. Huffman, T. D. Olsen, and S. C. Fradkin. 2012. Sources and Sinks of Nitrogen and Phosphorus in a Deep, Oligotrophic Lake, Lake Crescent, Olympic National Park, Washington. US Geological Survey.</w:t>
      </w:r>
    </w:p>
    <w:p w14:paraId="40BDE222" w14:textId="77777777" w:rsidR="00205365" w:rsidRDefault="00205365" w:rsidP="00205365">
      <w:pPr>
        <w:pStyle w:val="Bibliography"/>
      </w:pPr>
      <w:r>
        <w:t xml:space="preserve">O’Donnell, D. R., P. Wilburn, E. A. Silow, L. Y. Yampolsky, and E. Litchman. 2017. Nitrogen and phosphorus colimitation of phytoplankton in Lake Baikal: Insights from a spatial survey </w:t>
      </w:r>
      <w:r>
        <w:lastRenderedPageBreak/>
        <w:t xml:space="preserve">and nutrient enrichment experiments. Limnology and Oceanography </w:t>
      </w:r>
      <w:r>
        <w:rPr>
          <w:b/>
          <w:bCs/>
        </w:rPr>
        <w:t>62</w:t>
      </w:r>
      <w:r>
        <w:t>: 1383–1392. doi:10.1002/lno.10505</w:t>
      </w:r>
    </w:p>
    <w:p w14:paraId="4F991568" w14:textId="77777777" w:rsidR="00205365" w:rsidRDefault="00205365" w:rsidP="00205365">
      <w:pPr>
        <w:pStyle w:val="Bibliography"/>
      </w:pPr>
      <w:r>
        <w:t>Oksanen, J., F. G. Blanchet, M. Friendly, and others. 2019. vegan: Community Ecology Package,.</w:t>
      </w:r>
    </w:p>
    <w:p w14:paraId="3ED71591" w14:textId="77777777" w:rsidR="00205365" w:rsidRDefault="00205365" w:rsidP="00205365">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5C632CE6" w14:textId="77777777" w:rsidR="00205365" w:rsidRDefault="00205365" w:rsidP="00205365">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63BE497F" w14:textId="77777777" w:rsidR="00205365" w:rsidRDefault="00205365" w:rsidP="00205365">
      <w:pPr>
        <w:pStyle w:val="Bibliography"/>
      </w:pPr>
      <w:r>
        <w: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t>
      </w:r>
      <w:r>
        <w:rPr>
          <w:b/>
          <w:bCs/>
        </w:rPr>
        <w:t>58</w:t>
      </w:r>
      <w:r>
        <w:t>: 1144–1151. doi:10.1016/j.marpolbul.2009.04.004</w:t>
      </w:r>
    </w:p>
    <w:p w14:paraId="16167417" w14:textId="77777777" w:rsidR="00205365" w:rsidRDefault="00205365" w:rsidP="00205365">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76705FDB" w14:textId="77777777" w:rsidR="00205365" w:rsidRDefault="00205365" w:rsidP="00205365">
      <w:pPr>
        <w:pStyle w:val="Bibliography"/>
      </w:pPr>
      <w:r>
        <w:t>R Core Team. 2019. R: A Language and Environment for Statistical Computing,.</w:t>
      </w:r>
    </w:p>
    <w:p w14:paraId="501A5C07" w14:textId="77777777" w:rsidR="00205365" w:rsidRDefault="00205365" w:rsidP="00205365">
      <w:pPr>
        <w:pStyle w:val="Bibliography"/>
      </w:pPr>
      <w:r>
        <w:t xml:space="preserve">Risk, M. J., B. E. Lapointe, O. A. Sherwood, and B. J. Bedford. 2009. The use of δ15N in assessing sewage stress on coral reefs. Marine Pollution Bulletin </w:t>
      </w:r>
      <w:r>
        <w:rPr>
          <w:b/>
          <w:bCs/>
        </w:rPr>
        <w:t>58</w:t>
      </w:r>
      <w:r>
        <w:t>: 793–802. doi:10.1016/j.marpolbul.2009.02.008</w:t>
      </w:r>
    </w:p>
    <w:p w14:paraId="1E4961F8" w14:textId="77777777" w:rsidR="00205365" w:rsidRDefault="00205365" w:rsidP="00205365">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00403061" w14:textId="77777777" w:rsidR="00205365" w:rsidRDefault="00205365" w:rsidP="00205365">
      <w:pPr>
        <w:pStyle w:val="Bibliography"/>
      </w:pPr>
      <w:r>
        <w:lastRenderedPageBreak/>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398C9F14" w14:textId="77777777" w:rsidR="00205365" w:rsidRDefault="00205365" w:rsidP="00205365">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62BF91B0" w14:textId="77777777" w:rsidR="00205365" w:rsidRDefault="00205365" w:rsidP="00205365">
      <w:pPr>
        <w:pStyle w:val="Bibliography"/>
      </w:pPr>
      <w:r>
        <w:t xml:space="preserve">Sargent, J. R., and S. Falk-Petersen. 1988. The lipid biochemistry of calanoid copepods. Hydrobiologia </w:t>
      </w:r>
      <w:r>
        <w:rPr>
          <w:b/>
          <w:bCs/>
        </w:rPr>
        <w:t>167–168</w:t>
      </w:r>
      <w:r>
        <w:t>: 101–114. doi:10.1007/BF00026297</w:t>
      </w:r>
    </w:p>
    <w:p w14:paraId="6A4509D7" w14:textId="77777777" w:rsidR="00205365" w:rsidRDefault="00205365" w:rsidP="00205365">
      <w:pPr>
        <w:pStyle w:val="Bibliography"/>
      </w:pPr>
      <w:r>
        <w:t xml:space="preserve">Savage, C., and R. Elmgren. 2004. MACROALGAL (FUCUS VESICULOSUS) δ15N VALUES TRACE DECREASE IN SEWAGE INFLUENCE. Ecological Applications </w:t>
      </w:r>
      <w:r>
        <w:rPr>
          <w:b/>
          <w:bCs/>
        </w:rPr>
        <w:t>14</w:t>
      </w:r>
      <w:r>
        <w:t>: 517–526. doi:10.1890/02-5396</w:t>
      </w:r>
    </w:p>
    <w:p w14:paraId="75977570" w14:textId="77777777" w:rsidR="00205365" w:rsidRDefault="00205365" w:rsidP="00205365">
      <w:pPr>
        <w:pStyle w:val="Bibliography"/>
      </w:pPr>
      <w:r>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4E813EF3" w14:textId="77777777" w:rsidR="00205365" w:rsidRDefault="00205365" w:rsidP="00205365">
      <w:pPr>
        <w:pStyle w:val="Bibliography"/>
      </w:pPr>
      <w:r>
        <w:t xml:space="preserve">Stoddard, J. L., J. Van Sickle, A. T. Herlihy, J. Brahney, S. Paulsen, D. V. Peck, R. Mitchell, and A. I. Pollard. 2016. Continental-Scale Increase in Lake and Stream Phosphorus: Are Oligotrophic Systems Disappearing in the United States? Environ. Sci. Technol. </w:t>
      </w:r>
      <w:r>
        <w:rPr>
          <w:b/>
          <w:bCs/>
        </w:rPr>
        <w:t>50</w:t>
      </w:r>
      <w:r>
        <w:t>: 3409–3415. doi:10.1021/acs.est.5b05950</w:t>
      </w:r>
    </w:p>
    <w:p w14:paraId="4F58D475" w14:textId="77777777" w:rsidR="00205365" w:rsidRDefault="00205365" w:rsidP="00205365">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1DDB60BA" w14:textId="77777777" w:rsidR="00205365" w:rsidRDefault="00205365" w:rsidP="00205365">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041A7958" w14:textId="77777777" w:rsidR="00205365" w:rsidRDefault="00205365" w:rsidP="00205365">
      <w:pPr>
        <w:pStyle w:val="Bibliography"/>
      </w:pPr>
      <w:r>
        <w:lastRenderedPageBreak/>
        <w:t>Timoshkin, O. A., M. V. Moore, N. N. Kulikova, and others. 2018. Groundwater contamination by sewage causes benthic algal outbreaks in the littoral zone of Lake Baikal (East Siberia). Journal of Great Lakes Research. doi:10.1016/j.jglr.2018.01.008</w:t>
      </w:r>
    </w:p>
    <w:p w14:paraId="06ADDA2C" w14:textId="77777777" w:rsidR="00205365" w:rsidRDefault="00205365" w:rsidP="00205365">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56977C1C" w14:textId="77777777" w:rsidR="00205365" w:rsidRDefault="00205365" w:rsidP="00205365">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0C812BDF" w14:textId="77777777" w:rsidR="00205365" w:rsidRDefault="00205365" w:rsidP="00205365">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527CBA7D" w14:textId="77777777" w:rsidR="00205365" w:rsidRDefault="00205365" w:rsidP="00205365">
      <w:pPr>
        <w:pStyle w:val="Bibliography"/>
      </w:pPr>
      <w:r>
        <w:t xml:space="preserve">Veloza, A. J., F.-L. E. Chu, and K. W. Tang. 2006. Trophic modification of essential fatty acids by heterotrophic protists and its effects on the fatty acid composition of the copepod Acartia tonsa. Marine Biology </w:t>
      </w:r>
      <w:r>
        <w:rPr>
          <w:b/>
          <w:bCs/>
        </w:rPr>
        <w:t>148</w:t>
      </w:r>
      <w:r>
        <w:t>: 779–788. doi:10.1007/s00227-005-0123-1</w:t>
      </w:r>
    </w:p>
    <w:p w14:paraId="160B3B42" w14:textId="77777777" w:rsidR="00205365" w:rsidRDefault="00205365" w:rsidP="00205365">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47ED1164" w14:textId="77777777" w:rsidR="00205365" w:rsidRDefault="00205365" w:rsidP="00205365">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6CC10EEE" w14:textId="77777777" w:rsidR="00205365" w:rsidRDefault="00205365" w:rsidP="00205365">
      <w:pPr>
        <w:pStyle w:val="Bibliography"/>
      </w:pPr>
      <w:r>
        <w:t xml:space="preserve">Wayland, M., and K. A. Hobson. 2001. Stable carbon, nitrogen, and sulfur isotope ratios in riparian food webs on rivers receiving sewage and pulp-mill effluents. Can. J. Zool. </w:t>
      </w:r>
      <w:r>
        <w:rPr>
          <w:b/>
          <w:bCs/>
        </w:rPr>
        <w:t>79</w:t>
      </w:r>
      <w:r>
        <w:t>: 5–15. doi:10.1139/z00-169</w:t>
      </w:r>
    </w:p>
    <w:p w14:paraId="4566A5FD" w14:textId="77777777" w:rsidR="00205365" w:rsidRDefault="00205365" w:rsidP="00205365">
      <w:pPr>
        <w:pStyle w:val="Bibliography"/>
      </w:pPr>
      <w:r>
        <w:t>Wickham, H. 2016. ggplot2: Elegant Graphics for Data Analysis, Springer-Verlag.</w:t>
      </w:r>
    </w:p>
    <w:p w14:paraId="0DFAB98C" w14:textId="77777777" w:rsidR="00205365" w:rsidRDefault="00205365" w:rsidP="00205365">
      <w:pPr>
        <w:pStyle w:val="Bibliography"/>
      </w:pPr>
      <w:r>
        <w:lastRenderedPageBreak/>
        <w:t>Wickham, H., R. Francois, L. Henry, and K. Mueller. 2019. dplyr: A Grammar of Data Manipulation,.</w:t>
      </w:r>
    </w:p>
    <w:p w14:paraId="66ACF325" w14:textId="77777777" w:rsidR="00205365" w:rsidRDefault="00205365" w:rsidP="00205365">
      <w:pPr>
        <w:pStyle w:val="Bibliography"/>
      </w:pPr>
      <w:r>
        <w:t>Wickham, H., and L. Henry. 2019. tidyr: Easily Tidy Data with ‘spread()’ and ‘gather()’ Functions,.</w:t>
      </w:r>
    </w:p>
    <w:p w14:paraId="13F8B0A1" w14:textId="77777777" w:rsidR="00205365" w:rsidRDefault="00205365" w:rsidP="00205365">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469CD054" w14:textId="77777777" w:rsidR="00205365" w:rsidRDefault="00205365" w:rsidP="00205365">
      <w:pPr>
        <w:pStyle w:val="Bibliography"/>
      </w:pPr>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p>
    <w:p w14:paraId="08F0F711" w14:textId="77777777" w:rsidR="00205365" w:rsidRDefault="00205365" w:rsidP="00205365">
      <w:pPr>
        <w:pStyle w:val="Bibliography"/>
      </w:pPr>
      <w:r>
        <w:t xml:space="preserve">York, J. K., G. Tomasky, I. Valiela, and D. J. Repeta. 2007. Stable isotopic detection of ammonium and nitrate assimilation by phytoplankton in the Waquoit Bay estuarine system. Limnology and Oceanography </w:t>
      </w:r>
      <w:r>
        <w:rPr>
          <w:b/>
          <w:bCs/>
        </w:rPr>
        <w:t>52</w:t>
      </w:r>
      <w:r>
        <w:t>: 144–155. doi:10.4319/lo.2007.52.1.0144</w:t>
      </w:r>
    </w:p>
    <w:p w14:paraId="1F4304C5" w14:textId="77777777" w:rsidR="00205365" w:rsidRDefault="00205365" w:rsidP="00205365">
      <w:pPr>
        <w:pStyle w:val="Bibliography"/>
      </w:pPr>
      <w:r>
        <w:t xml:space="preserve">Yoshida, T., T. Sekino, M. Genkai-Kato, and others. 2003. Seasonal dynamics of primary production in the pelagic zone of southern Lake Baikal. Limnology </w:t>
      </w:r>
      <w:r>
        <w:rPr>
          <w:b/>
          <w:bCs/>
        </w:rPr>
        <w:t>4</w:t>
      </w:r>
      <w:r>
        <w:t>: 53–62. doi:10.1007/s10201-002-0089-3</w:t>
      </w:r>
    </w:p>
    <w:p w14:paraId="691AB8E1" w14:textId="77777777" w:rsidR="00205365" w:rsidRDefault="00205365" w:rsidP="00205365">
      <w:pPr>
        <w:pStyle w:val="Bibliography"/>
      </w:pPr>
      <w:r>
        <w:t>2016a. Methods for determination of nitrogen-containing matters (with corrections) (Методы определения азотсодержащих веществ (с Поправками)).</w:t>
      </w:r>
    </w:p>
    <w:p w14:paraId="41337C3C" w14:textId="77777777" w:rsidR="00205365" w:rsidRDefault="00205365" w:rsidP="00205365">
      <w:pPr>
        <w:pStyle w:val="Bibliography"/>
      </w:pPr>
      <w:r>
        <w:t>2016b. Methods for determination of phosphorus-containing matters (with corrections) (Методы определения фосфорсодержащих веществ).</w:t>
      </w:r>
    </w:p>
    <w:p w14:paraId="6F31E43C" w14:textId="77777777" w:rsidR="00205365" w:rsidRDefault="00205365" w:rsidP="00205365">
      <w:pPr>
        <w:pStyle w:val="Bibliography"/>
      </w:pPr>
      <w:r>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1ACD0460" w14:textId="680DB4DA"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202A65A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Lanouette, John R. Loffredo, Alex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provided by the National Science Foundation (NSF-DEB-1136637) to S.E.H., a Fulbright Fellowship to M.F.M., a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2B9A30A6" w14:textId="77777777" w:rsidR="00271F4F" w:rsidRDefault="00271F4F">
      <w:pPr>
        <w:rPr>
          <w:rFonts w:ascii="Times New Roman" w:eastAsia="Times New Roman" w:hAnsi="Times New Roman" w:cs="Times New Roman"/>
          <w:sz w:val="24"/>
          <w:szCs w:val="24"/>
        </w:rPr>
        <w:sectPr w:rsidR="00271F4F" w:rsidSect="00CE567A">
          <w:pgSz w:w="12240" w:h="15840"/>
          <w:pgMar w:top="1440" w:right="1440" w:bottom="1440" w:left="1440" w:header="720" w:footer="720" w:gutter="0"/>
          <w:lnNumType w:countBy="1" w:restart="continuous"/>
          <w:pgNumType w:start="1"/>
          <w:cols w:space="720"/>
          <w:docGrid w:linePitch="299"/>
        </w:sectPr>
      </w:pPr>
    </w:p>
    <w:p w14:paraId="5DE0B69C" w14:textId="21288C46" w:rsidR="00715D55" w:rsidRDefault="00715D55">
      <w:pPr>
        <w:rPr>
          <w:rFonts w:ascii="Times New Roman" w:eastAsia="Times New Roman" w:hAnsi="Times New Roman" w:cs="Times New Roman"/>
          <w:sz w:val="24"/>
          <w:szCs w:val="24"/>
        </w:rPr>
      </w:pPr>
    </w:p>
    <w:tbl>
      <w:tblPr>
        <w:tblStyle w:val="4"/>
        <w:tblW w:w="0" w:type="auto"/>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27"/>
        <w:gridCol w:w="1230"/>
        <w:gridCol w:w="1230"/>
        <w:gridCol w:w="1160"/>
        <w:gridCol w:w="2071"/>
        <w:gridCol w:w="2044"/>
        <w:gridCol w:w="2382"/>
        <w:gridCol w:w="2006"/>
      </w:tblGrid>
      <w:tr w:rsidR="003E64B9" w14:paraId="400D2454" w14:textId="77777777" w:rsidTr="00271F4F">
        <w:tc>
          <w:tcPr>
            <w:tcW w:w="0" w:type="auto"/>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3CF9FF5D"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sampling locations. </w:t>
            </w:r>
          </w:p>
        </w:tc>
      </w:tr>
      <w:tr w:rsidR="00C053B8" w14:paraId="075EA721"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0" w:type="auto"/>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0" w:type="auto"/>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0" w:type="auto"/>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0" w:type="auto"/>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0" w:type="auto"/>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0" w:type="auto"/>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0" w:type="auto"/>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0" w:type="auto"/>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0" w:type="auto"/>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0" w:type="auto"/>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0" w:type="auto"/>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0" w:type="auto"/>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0" w:type="auto"/>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0" w:type="auto"/>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0" w:type="auto"/>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0" w:type="auto"/>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0" w:type="auto"/>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0" w:type="auto"/>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0" w:type="auto"/>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0" w:type="auto"/>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0" w:type="auto"/>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0" w:type="auto"/>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0" w:type="auto"/>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0" w:type="auto"/>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0" w:type="auto"/>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0" w:type="auto"/>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0" w:type="auto"/>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0" w:type="auto"/>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0" w:type="auto"/>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0" w:type="auto"/>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0" w:type="auto"/>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0" w:type="auto"/>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0" w:type="auto"/>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0" w:type="auto"/>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0" w:type="auto"/>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0" w:type="auto"/>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0" w:type="auto"/>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0" w:type="auto"/>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0" w:type="auto"/>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0" w:type="auto"/>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0" w:type="auto"/>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0" w:type="auto"/>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0" w:type="auto"/>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0" w:type="auto"/>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0" w:type="auto"/>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0" w:type="auto"/>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0" w:type="auto"/>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0" w:type="auto"/>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0" w:type="auto"/>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0" w:type="auto"/>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0" w:type="auto"/>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0" w:type="auto"/>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0" w:type="auto"/>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0" w:type="auto"/>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0" w:type="auto"/>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0" w:type="auto"/>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0" w:type="auto"/>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0" w:type="auto"/>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0" w:type="auto"/>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0" w:type="auto"/>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0" w:type="auto"/>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0" w:type="auto"/>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0" w:type="auto"/>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0" w:type="auto"/>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0" w:type="auto"/>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0" w:type="auto"/>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0" w:type="auto"/>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0" w:type="auto"/>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0" w:type="auto"/>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0" w:type="auto"/>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0" w:type="auto"/>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0" w:type="auto"/>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0" w:type="auto"/>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0" w:type="auto"/>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0" w:type="auto"/>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0" w:type="auto"/>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271F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0" w:type="auto"/>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0" w:type="auto"/>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0" w:type="auto"/>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0" w:type="auto"/>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0" w:type="auto"/>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0" w:type="auto"/>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0" w:type="auto"/>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5CFFAEC9" w14:textId="77777777" w:rsidR="00271F4F" w:rsidRDefault="00271F4F">
      <w:pPr>
        <w:rPr>
          <w:rFonts w:ascii="Times New Roman" w:eastAsia="Times New Roman" w:hAnsi="Times New Roman" w:cs="Times New Roman"/>
          <w:sz w:val="24"/>
          <w:szCs w:val="24"/>
        </w:rPr>
        <w:sectPr w:rsidR="00271F4F" w:rsidSect="00271F4F">
          <w:pgSz w:w="15840" w:h="12240" w:orient="landscape"/>
          <w:pgMar w:top="1440" w:right="1440" w:bottom="1440" w:left="1440" w:header="720" w:footer="720" w:gutter="0"/>
          <w:lnNumType w:countBy="1" w:restart="continuous"/>
          <w:pgNumType w:start="1"/>
          <w:cols w:space="720"/>
          <w:docGrid w:linePitch="299"/>
        </w:sectPr>
      </w:pPr>
    </w:p>
    <w:p w14:paraId="62569234" w14:textId="6D331D80" w:rsidR="00715D55" w:rsidRDefault="0056742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88E4D76" wp14:editId="2E56FEDE">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ikal_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33AD73" w14:textId="77777777" w:rsidR="00715D55" w:rsidRDefault="00715D55">
      <w:pPr>
        <w:rPr>
          <w:rFonts w:ascii="Times New Roman" w:eastAsia="Times New Roman" w:hAnsi="Times New Roman" w:cs="Times New Roman"/>
          <w:sz w:val="24"/>
          <w:szCs w:val="24"/>
        </w:rPr>
      </w:pPr>
    </w:p>
    <w:p w14:paraId="05622DC3" w14:textId="78B02E14" w:rsidR="00A254FA" w:rsidRDefault="00D8535D">
      <w:pPr>
        <w:rPr>
          <w:rFonts w:ascii="Times New Roman" w:eastAsia="Times New Roman" w:hAnsi="Times New Roman" w:cs="Times New Roman"/>
          <w:sz w:val="24"/>
          <w:szCs w:val="24"/>
        </w:rPr>
      </w:pPr>
      <w:commentRangeStart w:id="128"/>
      <w:r>
        <w:rPr>
          <w:rFonts w:ascii="Times New Roman" w:eastAsia="Times New Roman" w:hAnsi="Times New Roman" w:cs="Times New Roman"/>
          <w:sz w:val="24"/>
          <w:szCs w:val="24"/>
        </w:rPr>
        <w:t xml:space="preserve">Figure 1: </w:t>
      </w:r>
      <w:commentRangeEnd w:id="128"/>
      <w:r w:rsidR="002E1676">
        <w:rPr>
          <w:rStyle w:val="CommentReference"/>
        </w:rPr>
        <w:commentReference w:id="128"/>
      </w:r>
      <w:r>
        <w:rPr>
          <w:rFonts w:ascii="Times New Roman" w:eastAsia="Times New Roman" w:hAnsi="Times New Roman" w:cs="Times New Roman"/>
          <w:sz w:val="24"/>
          <w:szCs w:val="24"/>
        </w:rPr>
        <w:t xml:space="preserve">Map of all sampling locations with sites sized and colored by </w:t>
      </w:r>
      <w:r w:rsidR="000318B7">
        <w:rPr>
          <w:rFonts w:ascii="Times New Roman" w:eastAsia="Times New Roman" w:hAnsi="Times New Roman" w:cs="Times New Roman"/>
          <w:sz w:val="24"/>
          <w:szCs w:val="24"/>
        </w:rPr>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0318B7">
        <w:rPr>
          <w:rFonts w:ascii="Times New Roman" w:eastAsia="Times New Roman" w:hAnsi="Times New Roman" w:cs="Times New Roman"/>
          <w:sz w:val="24"/>
          <w:szCs w:val="24"/>
        </w:rPr>
        <w:t xml:space="preserve">IDW population was log-transformed so as to make IDW populations across three degrees of magnitude more comparable. </w:t>
      </w:r>
      <w:r>
        <w:rPr>
          <w:rFonts w:ascii="Times New Roman" w:eastAsia="Times New Roman" w:hAnsi="Times New Roman" w:cs="Times New Roman"/>
          <w:sz w:val="24"/>
          <w:szCs w:val="24"/>
        </w:rPr>
        <w:t xml:space="preserve">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Three offshore samples were also collected to compare pelagic sewage signals to those in the littoral. </w:t>
      </w:r>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5F6892D1" w:rsidR="00F622F3" w:rsidRDefault="00E01811">
      <w:r>
        <w:rPr>
          <w:noProof/>
          <w:lang w:val="en-US"/>
        </w:rPr>
        <w:drawing>
          <wp:inline distT="0" distB="0" distL="0" distR="0" wp14:anchorId="60204108" wp14:editId="7F45E649">
            <wp:extent cx="6638425" cy="5576489"/>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_pictures.png"/>
                    <pic:cNvPicPr/>
                  </pic:nvPicPr>
                  <pic:blipFill rotWithShape="1">
                    <a:blip r:embed="rId13">
                      <a:extLst>
                        <a:ext uri="{28A0092B-C50C-407E-A947-70E740481C1C}">
                          <a14:useLocalDpi xmlns:a14="http://schemas.microsoft.com/office/drawing/2010/main" val="0"/>
                        </a:ext>
                      </a:extLst>
                    </a:blip>
                    <a:srcRect l="11043" t="1524" r="17017" b="12146"/>
                    <a:stretch/>
                  </pic:blipFill>
                  <pic:spPr bwMode="auto">
                    <a:xfrm>
                      <a:off x="0" y="0"/>
                      <a:ext cx="6671110" cy="5603946"/>
                    </a:xfrm>
                    <a:prstGeom prst="rect">
                      <a:avLst/>
                    </a:prstGeom>
                    <a:ln>
                      <a:noFill/>
                    </a:ln>
                    <a:extLst>
                      <a:ext uri="{53640926-AAD7-44D8-BBD7-CCE9431645EC}">
                        <a14:shadowObscured xmlns:a14="http://schemas.microsoft.com/office/drawing/2010/main"/>
                      </a:ext>
                    </a:extLst>
                  </pic:spPr>
                </pic:pic>
              </a:graphicData>
            </a:graphic>
          </wp:inline>
        </w:drawing>
      </w:r>
    </w:p>
    <w:p w14:paraId="0F91D3CC" w14:textId="5189BCF9" w:rsidR="00715D55" w:rsidRPr="007D2FF3" w:rsidRDefault="00F622F3">
      <w:pPr>
        <w:rPr>
          <w:rFonts w:ascii="Times New Roman" w:eastAsia="Times New Roman" w:hAnsi="Times New Roman" w:cs="Times New Roman"/>
          <w:sz w:val="24"/>
          <w:szCs w:val="24"/>
        </w:rPr>
      </w:pPr>
      <w:commentRangeStart w:id="129"/>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w:t>
      </w:r>
      <w:commentRangeEnd w:id="129"/>
      <w:r w:rsidR="00F435BB">
        <w:rPr>
          <w:rStyle w:val="CommentReference"/>
        </w:rPr>
        <w:commentReference w:id="129"/>
      </w:r>
      <w:r w:rsidR="00E01811" w:rsidRPr="001C70B0">
        <w:rPr>
          <w:rFonts w:ascii="Times New Roman" w:hAnsi="Times New Roman" w:cs="Times New Roman"/>
          <w:sz w:val="24"/>
          <w:szCs w:val="24"/>
        </w:rPr>
        <w:t xml:space="preserve">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p w14:paraId="6876E35E" w14:textId="77777777" w:rsidR="00715D55" w:rsidRDefault="00715D55">
      <w:pPr>
        <w:rPr>
          <w:rFonts w:ascii="Times New Roman" w:eastAsia="Times New Roman" w:hAnsi="Times New Roman" w:cs="Times New Roman"/>
          <w:sz w:val="24"/>
          <w:szCs w:val="24"/>
        </w:rPr>
      </w:pP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2: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Mollusc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Amphipoda</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666F4840"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latissima </w:t>
            </w:r>
            <w:proofErr w:type="spellStart"/>
            <w:r w:rsidRPr="00F5144C">
              <w:rPr>
                <w:rFonts w:ascii="Times New Roman" w:eastAsia="Times New Roman" w:hAnsi="Times New Roman" w:cs="Times New Roman"/>
                <w:i/>
                <w:sz w:val="16"/>
                <w:szCs w:val="16"/>
              </w:rPr>
              <w:t>intermida</w:t>
            </w:r>
            <w:proofErr w:type="spellEnd"/>
            <w:r w:rsidR="003968BB" w:rsidRPr="00F5144C">
              <w:rPr>
                <w:rFonts w:ascii="Times New Roman" w:eastAsia="Times New Roman" w:hAnsi="Times New Roman" w:cs="Times New Roman"/>
                <w:i/>
                <w:sz w:val="16"/>
                <w:szCs w:val="16"/>
              </w:rPr>
              <w:t xml:space="preserve"> </w:t>
            </w:r>
            <w:r w:rsidR="003968BB"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Dor</w:t>
            </w:r>
            <w:r w:rsidR="00885BA6" w:rsidRPr="00090369">
              <w:rPr>
                <w:rFonts w:ascii="Times New Roman" w:eastAsia="Times New Roman" w:hAnsi="Times New Roman" w:cs="Times New Roman"/>
                <w:sz w:val="16"/>
                <w:szCs w:val="16"/>
              </w:rPr>
              <w:t>ogostaiskii</w:t>
            </w:r>
            <w:proofErr w:type="spellEnd"/>
            <w:r w:rsidR="003968BB"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57604946"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latissima </w:t>
            </w:r>
            <w:proofErr w:type="spellStart"/>
            <w:r w:rsidRPr="00F5144C">
              <w:rPr>
                <w:rFonts w:ascii="Times New Roman" w:eastAsia="Times New Roman" w:hAnsi="Times New Roman" w:cs="Times New Roman"/>
                <w:i/>
                <w:sz w:val="16"/>
                <w:szCs w:val="16"/>
              </w:rPr>
              <w:t>lata</w:t>
            </w:r>
            <w:proofErr w:type="spellEnd"/>
            <w:r w:rsidR="003968BB"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Dyb</w:t>
            </w:r>
            <w:r w:rsidR="00885BA6" w:rsidRPr="00090369">
              <w:rPr>
                <w:rFonts w:ascii="Times New Roman" w:eastAsia="Times New Roman" w:hAnsi="Times New Roman" w:cs="Times New Roman"/>
                <w:sz w:val="16"/>
                <w:szCs w:val="16"/>
              </w:rPr>
              <w:t>owsky</w:t>
            </w:r>
            <w:proofErr w:type="spellEnd"/>
            <w:r w:rsidR="003968BB" w:rsidRPr="00090369">
              <w:rPr>
                <w:rFonts w:ascii="Times New Roman" w:eastAsia="Times New Roman" w:hAnsi="Times New Roman" w:cs="Times New Roman"/>
                <w:sz w:val="16"/>
                <w:szCs w:val="16"/>
              </w:rPr>
              <w:t xml:space="preserve"> 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209C6539"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latissima </w:t>
            </w:r>
            <w:proofErr w:type="spellStart"/>
            <w:r w:rsidRPr="00F5144C">
              <w:rPr>
                <w:rFonts w:ascii="Times New Roman" w:eastAsia="Times New Roman" w:hAnsi="Times New Roman" w:cs="Times New Roman"/>
                <w:i/>
                <w:sz w:val="16"/>
                <w:szCs w:val="16"/>
              </w:rPr>
              <w:t>latior</w:t>
            </w:r>
            <w:proofErr w:type="spellEnd"/>
            <w:r w:rsidR="00885BA6"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885BA6" w:rsidRPr="00090369">
              <w:rPr>
                <w:rFonts w:ascii="Times New Roman" w:eastAsia="Times New Roman" w:hAnsi="Times New Roman" w:cs="Times New Roman"/>
                <w:sz w:val="16"/>
                <w:szCs w:val="16"/>
              </w:rPr>
              <w:t>Dybowsky</w:t>
            </w:r>
            <w:proofErr w:type="spellEnd"/>
            <w:r w:rsidR="00885BA6" w:rsidRPr="00090369">
              <w:rPr>
                <w:rFonts w:ascii="Times New Roman" w:eastAsia="Times New Roman" w:hAnsi="Times New Roman" w:cs="Times New Roman"/>
                <w:sz w:val="16"/>
                <w:szCs w:val="16"/>
              </w:rPr>
              <w:t xml:space="preserve"> </w:t>
            </w:r>
            <w:r w:rsidR="003968BB" w:rsidRPr="00090369">
              <w:rPr>
                <w:rFonts w:ascii="Times New Roman" w:eastAsia="Times New Roman" w:hAnsi="Times New Roman" w:cs="Times New Roman"/>
                <w:sz w:val="16"/>
                <w:szCs w:val="16"/>
              </w:rPr>
              <w:t>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Hirudinea</w:t>
            </w:r>
          </w:p>
        </w:tc>
      </w:tr>
      <w:tr w:rsidR="00715D55" w14:paraId="269623B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301741CB"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latissima </w:t>
            </w:r>
            <w:proofErr w:type="spellStart"/>
            <w:r w:rsidRPr="00F5144C">
              <w:rPr>
                <w:rFonts w:ascii="Times New Roman" w:eastAsia="Times New Roman" w:hAnsi="Times New Roman" w:cs="Times New Roman"/>
                <w:i/>
                <w:sz w:val="16"/>
                <w:szCs w:val="16"/>
              </w:rPr>
              <w:t>latissima</w:t>
            </w:r>
            <w:proofErr w:type="spellEnd"/>
            <w:r w:rsid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090369" w:rsidRPr="00090369">
              <w:rPr>
                <w:rFonts w:ascii="Times New Roman" w:eastAsia="Times New Roman" w:hAnsi="Times New Roman" w:cs="Times New Roman"/>
                <w:sz w:val="16"/>
                <w:szCs w:val="16"/>
              </w:rPr>
              <w:t>G</w:t>
            </w:r>
            <w:r w:rsidR="00F5144C" w:rsidRPr="00090369">
              <w:rPr>
                <w:rFonts w:ascii="Times New Roman" w:eastAsia="Times New Roman" w:hAnsi="Times New Roman" w:cs="Times New Roman"/>
                <w:sz w:val="16"/>
                <w:szCs w:val="16"/>
              </w:rPr>
              <w:t>erstfeldt</w:t>
            </w:r>
            <w:proofErr w:type="spellEnd"/>
            <w:r w:rsidR="00F5144C" w:rsidRPr="00090369">
              <w:rPr>
                <w:rFonts w:ascii="Times New Roman" w:eastAsia="Times New Roman" w:hAnsi="Times New Roman" w:cs="Times New Roman"/>
                <w:sz w:val="16"/>
                <w:szCs w:val="16"/>
              </w:rPr>
              <w:t xml:space="preserve"> 1858</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090369" w14:paraId="575A5CF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371ACDF" w:rsidR="00090369" w:rsidRPr="00F5144C"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5C53D"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452C80E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78735A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6B01E304"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0B9207A"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91FE45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FFED5A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426F01F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57C54C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CC41A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9DC4CE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37AB6820"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AF6870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A638C3"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1856B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45C6761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capreolus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9468EE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2E4E08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4A60B80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69ACD107"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E3ED5F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BA45514"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3786D5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25DBEBB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9E062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75E308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F278F5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00EF5E3F"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35CFDAA7"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204045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84C9084"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9FF4D4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788608E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910104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D24567B"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5244BE6A"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4791709"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475900E"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FF7E07F"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84ED9E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A53076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50772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6C1CB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0409878D"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80709B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0C1AC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089A71"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CA1D49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B1B73A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306E6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C6359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67663AD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3FD56A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F14EA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1D0BB70"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188AD3D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745B036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29D910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D417A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49A373F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89A85E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B10C42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C721FD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377C514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cancellus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7B58CFA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923C610"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6AEF9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0650E4A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72B941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DDF28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DA837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3887C2B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EA112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AA02B4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71EE54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647BD7C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80D903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B61EF1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2E940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06F5245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390E9C0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853FB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75E729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3204050E"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pictus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675803"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A85F57" w14:textId="77777777" w:rsidR="00090369" w:rsidRDefault="00090369" w:rsidP="00090369">
            <w:pPr>
              <w:widowControl w:val="0"/>
              <w:spacing w:line="240" w:lineRule="auto"/>
              <w:rPr>
                <w:rFonts w:ascii="Times New Roman" w:eastAsia="Times New Roman" w:hAnsi="Times New Roman" w:cs="Times New Roman"/>
                <w:sz w:val="16"/>
                <w:szCs w:val="16"/>
              </w:rPr>
            </w:pPr>
          </w:p>
        </w:tc>
      </w:tr>
    </w:tbl>
    <w:p w14:paraId="0E05E4FC" w14:textId="77777777" w:rsidR="00090369" w:rsidRDefault="00090369">
      <w:r>
        <w:br w:type="page"/>
      </w:r>
    </w:p>
    <w:p w14:paraId="7E22B6D2" w14:textId="77777777" w:rsidR="00567422" w:rsidRDefault="00567422">
      <w:pPr>
        <w:sectPr w:rsidR="00567422" w:rsidSect="00CE567A">
          <w:pgSz w:w="12240" w:h="15840"/>
          <w:pgMar w:top="1440" w:right="1440" w:bottom="1440" w:left="1440" w:header="720" w:footer="720" w:gutter="0"/>
          <w:lnNumType w:countBy="1" w:restart="continuous"/>
          <w:pgNumType w:start="1"/>
          <w:cols w:space="720"/>
          <w:docGrid w:linePitch="299"/>
        </w:sectPr>
      </w:pPr>
    </w:p>
    <w:tbl>
      <w:tblPr>
        <w:tblStyle w:val="TableGrid"/>
        <w:tblW w:w="0" w:type="auto"/>
        <w:tblLook w:val="04A0" w:firstRow="1" w:lastRow="0" w:firstColumn="1" w:lastColumn="0" w:noHBand="0" w:noVBand="1"/>
      </w:tblPr>
      <w:tblGrid>
        <w:gridCol w:w="729"/>
        <w:gridCol w:w="663"/>
        <w:gridCol w:w="651"/>
        <w:gridCol w:w="662"/>
        <w:gridCol w:w="756"/>
        <w:gridCol w:w="1251"/>
        <w:gridCol w:w="1076"/>
        <w:gridCol w:w="761"/>
        <w:gridCol w:w="1142"/>
        <w:gridCol w:w="1114"/>
        <w:gridCol w:w="1114"/>
        <w:gridCol w:w="976"/>
        <w:gridCol w:w="1067"/>
      </w:tblGrid>
      <w:tr w:rsidR="00567422" w:rsidRPr="00AB4F3A" w14:paraId="1AEE2390" w14:textId="77777777" w:rsidTr="003F5190">
        <w:tc>
          <w:tcPr>
            <w:tcW w:w="11962" w:type="dxa"/>
            <w:gridSpan w:val="13"/>
            <w:vAlign w:val="bottom"/>
          </w:tcPr>
          <w:p w14:paraId="764D9F88" w14:textId="77777777" w:rsidR="00567422" w:rsidRPr="00AB4F3A" w:rsidRDefault="00567422" w:rsidP="003F5190">
            <w:pPr>
              <w:rPr>
                <w:rFonts w:ascii="Calibri" w:hAnsi="Calibri" w:cs="Calibri"/>
                <w:color w:val="000000"/>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567422" w:rsidRPr="00AB4F3A" w14:paraId="4BE14550" w14:textId="77777777" w:rsidTr="003F5190">
        <w:tc>
          <w:tcPr>
            <w:tcW w:w="729" w:type="dxa"/>
            <w:vAlign w:val="bottom"/>
          </w:tcPr>
          <w:p w14:paraId="3CD7083B" w14:textId="77777777" w:rsidR="00567422" w:rsidRPr="00AB4F3A" w:rsidRDefault="00567422" w:rsidP="003F5190">
            <w:pPr>
              <w:rPr>
                <w:sz w:val="16"/>
                <w:szCs w:val="16"/>
              </w:rPr>
            </w:pPr>
            <w:r w:rsidRPr="00AB4F3A">
              <w:rPr>
                <w:rFonts w:ascii="Calibri" w:hAnsi="Calibri" w:cs="Calibri"/>
                <w:color w:val="000000"/>
                <w:sz w:val="16"/>
                <w:szCs w:val="16"/>
              </w:rPr>
              <w:t>Site</w:t>
            </w:r>
          </w:p>
        </w:tc>
        <w:tc>
          <w:tcPr>
            <w:tcW w:w="663" w:type="dxa"/>
            <w:vAlign w:val="bottom"/>
          </w:tcPr>
          <w:p w14:paraId="20638CC3" w14:textId="77777777" w:rsidR="00567422" w:rsidRPr="00AB4F3A" w:rsidRDefault="00567422" w:rsidP="003F5190">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261BD9B3" w14:textId="77777777" w:rsidR="00567422" w:rsidRPr="00AB4F3A" w:rsidRDefault="00567422" w:rsidP="003F5190">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157B7F19" w14:textId="77777777" w:rsidR="00567422" w:rsidRPr="00AB4F3A" w:rsidRDefault="00567422" w:rsidP="003F5190">
            <w:pPr>
              <w:rPr>
                <w:sz w:val="16"/>
                <w:szCs w:val="16"/>
              </w:rPr>
            </w:pPr>
            <w:r>
              <w:rPr>
                <w:rFonts w:ascii="Calibri" w:hAnsi="Calibri" w:cs="Calibri"/>
                <w:color w:val="000000"/>
                <w:sz w:val="16"/>
                <w:szCs w:val="16"/>
              </w:rPr>
              <w:t>TP (mg/L)</w:t>
            </w:r>
          </w:p>
        </w:tc>
        <w:tc>
          <w:tcPr>
            <w:tcW w:w="756" w:type="dxa"/>
            <w:vAlign w:val="bottom"/>
          </w:tcPr>
          <w:p w14:paraId="3DC7981B" w14:textId="77777777" w:rsidR="00567422" w:rsidRPr="00AB4F3A" w:rsidRDefault="00567422" w:rsidP="003F5190">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2D231C3A"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6FE9D6F" w14:textId="77777777" w:rsidR="00567422" w:rsidRPr="00AB4F3A" w:rsidRDefault="00567422" w:rsidP="003F5190">
            <w:pPr>
              <w:rPr>
                <w:sz w:val="16"/>
                <w:szCs w:val="16"/>
              </w:rPr>
            </w:pPr>
            <w:r>
              <w:rPr>
                <w:rFonts w:ascii="Calibri" w:hAnsi="Calibri" w:cs="Calibri"/>
                <w:color w:val="000000"/>
                <w:sz w:val="16"/>
                <w:szCs w:val="16"/>
              </w:rPr>
              <w:t>(ng/L)</w:t>
            </w:r>
          </w:p>
        </w:tc>
        <w:tc>
          <w:tcPr>
            <w:tcW w:w="1076" w:type="dxa"/>
            <w:vAlign w:val="bottom"/>
          </w:tcPr>
          <w:p w14:paraId="60EA8649"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202E8BFE" w14:textId="77777777" w:rsidR="00567422" w:rsidRPr="00AB4F3A" w:rsidRDefault="00567422" w:rsidP="003F5190">
            <w:pPr>
              <w:rPr>
                <w:sz w:val="16"/>
                <w:szCs w:val="16"/>
              </w:rPr>
            </w:pPr>
            <w:r>
              <w:rPr>
                <w:rFonts w:ascii="Calibri" w:hAnsi="Calibri" w:cs="Calibri"/>
                <w:color w:val="000000"/>
                <w:sz w:val="16"/>
                <w:szCs w:val="16"/>
              </w:rPr>
              <w:t>(ng/L)</w:t>
            </w:r>
          </w:p>
        </w:tc>
        <w:tc>
          <w:tcPr>
            <w:tcW w:w="761" w:type="dxa"/>
            <w:vAlign w:val="bottom"/>
          </w:tcPr>
          <w:p w14:paraId="34BD5136"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5DE15876" w14:textId="77777777" w:rsidR="00567422" w:rsidRPr="00AB4F3A" w:rsidRDefault="00567422" w:rsidP="003F5190">
            <w:pPr>
              <w:rPr>
                <w:sz w:val="16"/>
                <w:szCs w:val="16"/>
              </w:rPr>
            </w:pPr>
            <w:r>
              <w:rPr>
                <w:rFonts w:ascii="Calibri" w:hAnsi="Calibri" w:cs="Calibri"/>
                <w:color w:val="000000"/>
                <w:sz w:val="16"/>
                <w:szCs w:val="16"/>
              </w:rPr>
              <w:t>(ng/L)</w:t>
            </w:r>
          </w:p>
        </w:tc>
        <w:tc>
          <w:tcPr>
            <w:tcW w:w="1142" w:type="dxa"/>
            <w:vAlign w:val="bottom"/>
          </w:tcPr>
          <w:p w14:paraId="290B8A86" w14:textId="77777777" w:rsidR="00567422" w:rsidRPr="00AB4F3A" w:rsidRDefault="00567422" w:rsidP="003F5190">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ACE007C" w14:textId="77777777" w:rsidR="00567422" w:rsidRPr="00AB4F3A" w:rsidRDefault="00567422" w:rsidP="003F5190">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0BF56BAB" w14:textId="77777777" w:rsidR="00567422" w:rsidRPr="00AB4F3A" w:rsidRDefault="00567422" w:rsidP="003F5190">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613031B2" w14:textId="77777777" w:rsidR="00567422" w:rsidRPr="00AB4F3A" w:rsidRDefault="00567422" w:rsidP="003F5190">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10EF6ACF" w14:textId="77777777" w:rsidR="00567422" w:rsidRPr="00AB4F3A" w:rsidRDefault="00567422" w:rsidP="003F5190">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567422" w:rsidRPr="00AB4F3A" w14:paraId="4A41EE4C" w14:textId="77777777" w:rsidTr="003F5190">
        <w:tc>
          <w:tcPr>
            <w:tcW w:w="729" w:type="dxa"/>
            <w:vAlign w:val="bottom"/>
          </w:tcPr>
          <w:p w14:paraId="1C2CFE28" w14:textId="77777777" w:rsidR="00567422" w:rsidRPr="00AB4F3A" w:rsidRDefault="00567422" w:rsidP="003F5190">
            <w:pPr>
              <w:rPr>
                <w:sz w:val="16"/>
                <w:szCs w:val="16"/>
              </w:rPr>
            </w:pPr>
            <w:r w:rsidRPr="00AB4F3A">
              <w:rPr>
                <w:rFonts w:ascii="Calibri" w:hAnsi="Calibri" w:cs="Calibri"/>
                <w:color w:val="000000"/>
                <w:sz w:val="16"/>
                <w:szCs w:val="16"/>
              </w:rPr>
              <w:t>BK-1</w:t>
            </w:r>
          </w:p>
        </w:tc>
        <w:tc>
          <w:tcPr>
            <w:tcW w:w="663" w:type="dxa"/>
            <w:vAlign w:val="bottom"/>
          </w:tcPr>
          <w:p w14:paraId="051F142F"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145605C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43284755" w14:textId="77777777" w:rsidR="00567422" w:rsidRPr="00AB4F3A" w:rsidRDefault="00567422" w:rsidP="003F5190">
            <w:pPr>
              <w:rPr>
                <w:sz w:val="16"/>
                <w:szCs w:val="16"/>
              </w:rPr>
            </w:pPr>
            <w:r w:rsidRPr="00AB4F3A">
              <w:rPr>
                <w:rFonts w:ascii="Calibri" w:hAnsi="Calibri" w:cs="Calibri"/>
                <w:color w:val="000000"/>
                <w:sz w:val="16"/>
                <w:szCs w:val="16"/>
              </w:rPr>
              <w:t>0.054</w:t>
            </w:r>
          </w:p>
        </w:tc>
        <w:tc>
          <w:tcPr>
            <w:tcW w:w="756" w:type="dxa"/>
            <w:vAlign w:val="bottom"/>
          </w:tcPr>
          <w:p w14:paraId="7B456FE0" w14:textId="77777777" w:rsidR="00567422" w:rsidRPr="00AB4F3A" w:rsidRDefault="00567422" w:rsidP="003F5190">
            <w:pPr>
              <w:rPr>
                <w:sz w:val="16"/>
                <w:szCs w:val="16"/>
              </w:rPr>
            </w:pPr>
            <w:r w:rsidRPr="00AB4F3A">
              <w:rPr>
                <w:rFonts w:ascii="Calibri" w:hAnsi="Calibri" w:cs="Calibri"/>
                <w:color w:val="000000"/>
                <w:sz w:val="16"/>
                <w:szCs w:val="16"/>
              </w:rPr>
              <w:t>0.011</w:t>
            </w:r>
          </w:p>
        </w:tc>
        <w:tc>
          <w:tcPr>
            <w:tcW w:w="1251" w:type="dxa"/>
            <w:vAlign w:val="bottom"/>
          </w:tcPr>
          <w:p w14:paraId="31E1E91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2B74BC1"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0CE1FA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544F888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A3641DF" w14:textId="77777777" w:rsidR="00567422" w:rsidRPr="00AB4F3A" w:rsidRDefault="00567422" w:rsidP="003F5190">
            <w:pPr>
              <w:rPr>
                <w:sz w:val="16"/>
                <w:szCs w:val="16"/>
              </w:rPr>
            </w:pPr>
            <w:r w:rsidRPr="00AB4F3A">
              <w:rPr>
                <w:rFonts w:ascii="Calibri" w:hAnsi="Calibri" w:cs="Calibri"/>
                <w:color w:val="000000"/>
                <w:sz w:val="16"/>
                <w:szCs w:val="16"/>
              </w:rPr>
              <w:t>0.000833</w:t>
            </w:r>
          </w:p>
        </w:tc>
        <w:tc>
          <w:tcPr>
            <w:tcW w:w="1114" w:type="dxa"/>
            <w:vAlign w:val="bottom"/>
          </w:tcPr>
          <w:p w14:paraId="5E89C7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6C1E6DF" w14:textId="77777777" w:rsidR="00567422" w:rsidRPr="00AB4F3A" w:rsidRDefault="00567422" w:rsidP="003F5190">
            <w:pPr>
              <w:rPr>
                <w:sz w:val="16"/>
                <w:szCs w:val="16"/>
              </w:rPr>
            </w:pPr>
            <w:r w:rsidRPr="00AB4F3A">
              <w:rPr>
                <w:rFonts w:ascii="Calibri" w:hAnsi="Calibri" w:cs="Calibri"/>
                <w:color w:val="000000"/>
                <w:sz w:val="16"/>
                <w:szCs w:val="16"/>
              </w:rPr>
              <w:t>2304.039</w:t>
            </w:r>
          </w:p>
        </w:tc>
        <w:tc>
          <w:tcPr>
            <w:tcW w:w="1067" w:type="dxa"/>
            <w:vAlign w:val="bottom"/>
          </w:tcPr>
          <w:p w14:paraId="37C2E11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1E5EBA93" w14:textId="77777777" w:rsidTr="003F5190">
        <w:tc>
          <w:tcPr>
            <w:tcW w:w="729" w:type="dxa"/>
            <w:vAlign w:val="bottom"/>
          </w:tcPr>
          <w:p w14:paraId="5E5FA343" w14:textId="77777777" w:rsidR="00567422" w:rsidRPr="00AB4F3A" w:rsidRDefault="00567422" w:rsidP="003F5190">
            <w:pPr>
              <w:rPr>
                <w:sz w:val="16"/>
                <w:szCs w:val="16"/>
              </w:rPr>
            </w:pPr>
            <w:r w:rsidRPr="00AB4F3A">
              <w:rPr>
                <w:rFonts w:ascii="Calibri" w:hAnsi="Calibri" w:cs="Calibri"/>
                <w:color w:val="000000"/>
                <w:sz w:val="16"/>
                <w:szCs w:val="16"/>
              </w:rPr>
              <w:t>BK-2</w:t>
            </w:r>
          </w:p>
        </w:tc>
        <w:tc>
          <w:tcPr>
            <w:tcW w:w="663" w:type="dxa"/>
            <w:vAlign w:val="bottom"/>
          </w:tcPr>
          <w:p w14:paraId="16073063"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2CD800C9"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75A2E90C" w14:textId="77777777" w:rsidR="00567422" w:rsidRPr="00AB4F3A" w:rsidRDefault="00567422" w:rsidP="003F5190">
            <w:pPr>
              <w:rPr>
                <w:sz w:val="16"/>
                <w:szCs w:val="16"/>
              </w:rPr>
            </w:pPr>
            <w:r w:rsidRPr="00AB4F3A">
              <w:rPr>
                <w:rFonts w:ascii="Calibri" w:hAnsi="Calibri" w:cs="Calibri"/>
                <w:color w:val="000000"/>
                <w:sz w:val="16"/>
                <w:szCs w:val="16"/>
              </w:rPr>
              <w:t>0.052</w:t>
            </w:r>
          </w:p>
        </w:tc>
        <w:tc>
          <w:tcPr>
            <w:tcW w:w="756" w:type="dxa"/>
            <w:vAlign w:val="bottom"/>
          </w:tcPr>
          <w:p w14:paraId="05D35CE3"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251" w:type="dxa"/>
            <w:vAlign w:val="bottom"/>
          </w:tcPr>
          <w:p w14:paraId="189F16C2"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2A38BCF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DB6E55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C89139F" w14:textId="77777777" w:rsidR="00567422" w:rsidRPr="00AB4F3A" w:rsidRDefault="00567422" w:rsidP="003F5190">
            <w:pPr>
              <w:rPr>
                <w:sz w:val="16"/>
                <w:szCs w:val="16"/>
              </w:rPr>
            </w:pPr>
            <w:r w:rsidRPr="00AB4F3A">
              <w:rPr>
                <w:rFonts w:ascii="Calibri" w:hAnsi="Calibri" w:cs="Calibri"/>
                <w:color w:val="000000"/>
                <w:sz w:val="16"/>
                <w:szCs w:val="16"/>
              </w:rPr>
              <w:t>0.000952</w:t>
            </w:r>
          </w:p>
        </w:tc>
        <w:tc>
          <w:tcPr>
            <w:tcW w:w="1114" w:type="dxa"/>
            <w:vAlign w:val="bottom"/>
          </w:tcPr>
          <w:p w14:paraId="41C28C82"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5F95379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A823F98" w14:textId="77777777" w:rsidR="00567422" w:rsidRPr="00AB4F3A" w:rsidRDefault="00567422" w:rsidP="003F5190">
            <w:pPr>
              <w:rPr>
                <w:sz w:val="16"/>
                <w:szCs w:val="16"/>
              </w:rPr>
            </w:pPr>
            <w:r w:rsidRPr="00AB4F3A">
              <w:rPr>
                <w:rFonts w:ascii="Calibri" w:hAnsi="Calibri" w:cs="Calibri"/>
                <w:color w:val="000000"/>
                <w:sz w:val="16"/>
                <w:szCs w:val="16"/>
              </w:rPr>
              <w:t>1891.558</w:t>
            </w:r>
          </w:p>
        </w:tc>
        <w:tc>
          <w:tcPr>
            <w:tcW w:w="1067" w:type="dxa"/>
            <w:vAlign w:val="bottom"/>
          </w:tcPr>
          <w:p w14:paraId="71CE9CB5"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28836019" w14:textId="77777777" w:rsidTr="003F5190">
        <w:tc>
          <w:tcPr>
            <w:tcW w:w="729" w:type="dxa"/>
            <w:vAlign w:val="bottom"/>
          </w:tcPr>
          <w:p w14:paraId="332865C1" w14:textId="77777777" w:rsidR="00567422" w:rsidRPr="00AB4F3A" w:rsidRDefault="00567422" w:rsidP="003F5190">
            <w:pPr>
              <w:rPr>
                <w:sz w:val="16"/>
                <w:szCs w:val="16"/>
              </w:rPr>
            </w:pPr>
            <w:r w:rsidRPr="00AB4F3A">
              <w:rPr>
                <w:rFonts w:ascii="Calibri" w:hAnsi="Calibri" w:cs="Calibri"/>
                <w:color w:val="000000"/>
                <w:sz w:val="16"/>
                <w:szCs w:val="16"/>
              </w:rPr>
              <w:t>BK-3</w:t>
            </w:r>
          </w:p>
        </w:tc>
        <w:tc>
          <w:tcPr>
            <w:tcW w:w="663" w:type="dxa"/>
            <w:vAlign w:val="bottom"/>
          </w:tcPr>
          <w:p w14:paraId="2FD47A7A" w14:textId="77777777" w:rsidR="00567422" w:rsidRPr="00AB4F3A" w:rsidRDefault="00567422" w:rsidP="003F5190">
            <w:pPr>
              <w:rPr>
                <w:sz w:val="16"/>
                <w:szCs w:val="16"/>
              </w:rPr>
            </w:pPr>
            <w:r w:rsidRPr="00AB4F3A">
              <w:rPr>
                <w:rFonts w:ascii="Calibri" w:hAnsi="Calibri" w:cs="Calibri"/>
                <w:color w:val="000000"/>
                <w:sz w:val="16"/>
                <w:szCs w:val="16"/>
              </w:rPr>
              <w:t>0.068</w:t>
            </w:r>
          </w:p>
        </w:tc>
        <w:tc>
          <w:tcPr>
            <w:tcW w:w="651" w:type="dxa"/>
            <w:vAlign w:val="bottom"/>
          </w:tcPr>
          <w:p w14:paraId="056B5A3D"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02718751" w14:textId="77777777" w:rsidR="00567422" w:rsidRPr="00AB4F3A" w:rsidRDefault="00567422" w:rsidP="003F5190">
            <w:pPr>
              <w:rPr>
                <w:sz w:val="16"/>
                <w:szCs w:val="16"/>
              </w:rPr>
            </w:pPr>
            <w:r w:rsidRPr="00AB4F3A">
              <w:rPr>
                <w:rFonts w:ascii="Calibri" w:hAnsi="Calibri" w:cs="Calibri"/>
                <w:color w:val="000000"/>
                <w:sz w:val="16"/>
                <w:szCs w:val="16"/>
              </w:rPr>
              <w:t>0.045</w:t>
            </w:r>
          </w:p>
        </w:tc>
        <w:tc>
          <w:tcPr>
            <w:tcW w:w="756" w:type="dxa"/>
            <w:vAlign w:val="bottom"/>
          </w:tcPr>
          <w:p w14:paraId="5860E7E5"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18AD2240"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507A48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13EA5A1"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6B64F73D" w14:textId="77777777" w:rsidR="00567422" w:rsidRPr="00AB4F3A" w:rsidRDefault="00567422" w:rsidP="003F5190">
            <w:pPr>
              <w:rPr>
                <w:sz w:val="16"/>
                <w:szCs w:val="16"/>
              </w:rPr>
            </w:pPr>
            <w:r w:rsidRPr="00AB4F3A">
              <w:rPr>
                <w:rFonts w:ascii="Calibri" w:hAnsi="Calibri" w:cs="Calibri"/>
                <w:color w:val="000000"/>
                <w:sz w:val="16"/>
                <w:szCs w:val="16"/>
              </w:rPr>
              <w:t>0.003095</w:t>
            </w:r>
          </w:p>
        </w:tc>
        <w:tc>
          <w:tcPr>
            <w:tcW w:w="1114" w:type="dxa"/>
            <w:vAlign w:val="bottom"/>
          </w:tcPr>
          <w:p w14:paraId="1B6DD2A1"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5F361A8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9A4245A" w14:textId="77777777" w:rsidR="00567422" w:rsidRPr="00AB4F3A" w:rsidRDefault="00567422" w:rsidP="003F5190">
            <w:pPr>
              <w:rPr>
                <w:sz w:val="16"/>
                <w:szCs w:val="16"/>
              </w:rPr>
            </w:pPr>
            <w:r w:rsidRPr="00AB4F3A">
              <w:rPr>
                <w:rFonts w:ascii="Calibri" w:hAnsi="Calibri" w:cs="Calibri"/>
                <w:color w:val="000000"/>
                <w:sz w:val="16"/>
                <w:szCs w:val="16"/>
              </w:rPr>
              <w:t>1231.234</w:t>
            </w:r>
          </w:p>
        </w:tc>
        <w:tc>
          <w:tcPr>
            <w:tcW w:w="1067" w:type="dxa"/>
            <w:vAlign w:val="bottom"/>
          </w:tcPr>
          <w:p w14:paraId="691367D6"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373333FE" w14:textId="77777777" w:rsidTr="003F5190">
        <w:tc>
          <w:tcPr>
            <w:tcW w:w="729" w:type="dxa"/>
            <w:vAlign w:val="bottom"/>
          </w:tcPr>
          <w:p w14:paraId="530A7360" w14:textId="77777777" w:rsidR="00567422" w:rsidRPr="00AB4F3A" w:rsidRDefault="00567422" w:rsidP="003F5190">
            <w:pPr>
              <w:rPr>
                <w:sz w:val="16"/>
                <w:szCs w:val="16"/>
              </w:rPr>
            </w:pPr>
            <w:r w:rsidRPr="00AB4F3A">
              <w:rPr>
                <w:rFonts w:ascii="Calibri" w:hAnsi="Calibri" w:cs="Calibri"/>
                <w:color w:val="000000"/>
                <w:sz w:val="16"/>
                <w:szCs w:val="16"/>
              </w:rPr>
              <w:t>BGO-1</w:t>
            </w:r>
          </w:p>
        </w:tc>
        <w:tc>
          <w:tcPr>
            <w:tcW w:w="663" w:type="dxa"/>
            <w:vAlign w:val="bottom"/>
          </w:tcPr>
          <w:p w14:paraId="52F910FA" w14:textId="77777777" w:rsidR="00567422" w:rsidRPr="00AB4F3A" w:rsidRDefault="00567422" w:rsidP="003F5190">
            <w:pPr>
              <w:rPr>
                <w:sz w:val="16"/>
                <w:szCs w:val="16"/>
              </w:rPr>
            </w:pPr>
            <w:r w:rsidRPr="00AB4F3A">
              <w:rPr>
                <w:rFonts w:ascii="Calibri" w:hAnsi="Calibri" w:cs="Calibri"/>
                <w:color w:val="000000"/>
                <w:sz w:val="16"/>
                <w:szCs w:val="16"/>
              </w:rPr>
              <w:t>0.0145</w:t>
            </w:r>
          </w:p>
        </w:tc>
        <w:tc>
          <w:tcPr>
            <w:tcW w:w="651" w:type="dxa"/>
            <w:vAlign w:val="bottom"/>
          </w:tcPr>
          <w:p w14:paraId="380D1E43"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A4EC93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6B89BA1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DB3E06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18B50BD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494F07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0D983CF"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03A264C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8020D0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1BB79DF" w14:textId="77777777" w:rsidR="00567422" w:rsidRPr="00AB4F3A" w:rsidRDefault="00567422" w:rsidP="003F5190">
            <w:pPr>
              <w:rPr>
                <w:sz w:val="16"/>
                <w:szCs w:val="16"/>
              </w:rPr>
            </w:pPr>
            <w:r w:rsidRPr="00AB4F3A">
              <w:rPr>
                <w:rFonts w:ascii="Calibri" w:hAnsi="Calibri" w:cs="Calibri"/>
                <w:color w:val="000000"/>
                <w:sz w:val="16"/>
                <w:szCs w:val="16"/>
              </w:rPr>
              <w:t>838.5385</w:t>
            </w:r>
          </w:p>
        </w:tc>
        <w:tc>
          <w:tcPr>
            <w:tcW w:w="1067" w:type="dxa"/>
            <w:vAlign w:val="bottom"/>
          </w:tcPr>
          <w:p w14:paraId="203F4B29"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7B6B44C3" w14:textId="77777777" w:rsidTr="003F5190">
        <w:tc>
          <w:tcPr>
            <w:tcW w:w="729" w:type="dxa"/>
            <w:vAlign w:val="bottom"/>
          </w:tcPr>
          <w:p w14:paraId="425E77C8" w14:textId="77777777" w:rsidR="00567422" w:rsidRPr="00AB4F3A" w:rsidRDefault="00567422" w:rsidP="003F5190">
            <w:pPr>
              <w:rPr>
                <w:sz w:val="16"/>
                <w:szCs w:val="16"/>
              </w:rPr>
            </w:pPr>
            <w:r w:rsidRPr="00AB4F3A">
              <w:rPr>
                <w:rFonts w:ascii="Calibri" w:hAnsi="Calibri" w:cs="Calibri"/>
                <w:color w:val="000000"/>
                <w:sz w:val="16"/>
                <w:szCs w:val="16"/>
              </w:rPr>
              <w:t>BGO-2</w:t>
            </w:r>
          </w:p>
        </w:tc>
        <w:tc>
          <w:tcPr>
            <w:tcW w:w="663" w:type="dxa"/>
            <w:vAlign w:val="bottom"/>
          </w:tcPr>
          <w:p w14:paraId="3D260BB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79B95E9"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26D2FB37"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06FC324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4221B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B81DBB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FD6D62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FE21B31"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1039E0C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1771BC3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014E561D" w14:textId="77777777" w:rsidR="00567422" w:rsidRPr="00AB4F3A" w:rsidRDefault="00567422" w:rsidP="003F5190">
            <w:pPr>
              <w:rPr>
                <w:sz w:val="16"/>
                <w:szCs w:val="16"/>
              </w:rPr>
            </w:pPr>
            <w:r w:rsidRPr="00AB4F3A">
              <w:rPr>
                <w:rFonts w:ascii="Calibri" w:hAnsi="Calibri" w:cs="Calibri"/>
                <w:color w:val="000000"/>
                <w:sz w:val="16"/>
                <w:szCs w:val="16"/>
              </w:rPr>
              <w:t>611.91</w:t>
            </w:r>
          </w:p>
        </w:tc>
        <w:tc>
          <w:tcPr>
            <w:tcW w:w="1067" w:type="dxa"/>
            <w:vAlign w:val="bottom"/>
          </w:tcPr>
          <w:p w14:paraId="354A38A1"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8F89A1B" w14:textId="77777777" w:rsidTr="003F5190">
        <w:tc>
          <w:tcPr>
            <w:tcW w:w="729" w:type="dxa"/>
            <w:vAlign w:val="bottom"/>
          </w:tcPr>
          <w:p w14:paraId="5D39F518" w14:textId="77777777" w:rsidR="00567422" w:rsidRPr="00AB4F3A" w:rsidRDefault="00567422" w:rsidP="003F5190">
            <w:pPr>
              <w:rPr>
                <w:sz w:val="16"/>
                <w:szCs w:val="16"/>
              </w:rPr>
            </w:pPr>
            <w:r w:rsidRPr="00AB4F3A">
              <w:rPr>
                <w:rFonts w:ascii="Calibri" w:hAnsi="Calibri" w:cs="Calibri"/>
                <w:color w:val="000000"/>
                <w:sz w:val="16"/>
                <w:szCs w:val="16"/>
              </w:rPr>
              <w:t>BGO-3</w:t>
            </w:r>
          </w:p>
        </w:tc>
        <w:tc>
          <w:tcPr>
            <w:tcW w:w="663" w:type="dxa"/>
            <w:vAlign w:val="bottom"/>
          </w:tcPr>
          <w:p w14:paraId="137C92E1"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2D1B9090"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1585C17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475B2A26"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1251" w:type="dxa"/>
            <w:vAlign w:val="bottom"/>
          </w:tcPr>
          <w:p w14:paraId="0F6CD7B0"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076" w:type="dxa"/>
            <w:vAlign w:val="bottom"/>
          </w:tcPr>
          <w:p w14:paraId="5D9B334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60B41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8E722F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63650D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1CC8883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41EC20E" w14:textId="77777777" w:rsidR="00567422" w:rsidRPr="00AB4F3A" w:rsidRDefault="00567422" w:rsidP="003F5190">
            <w:pPr>
              <w:rPr>
                <w:sz w:val="16"/>
                <w:szCs w:val="16"/>
              </w:rPr>
            </w:pPr>
            <w:r w:rsidRPr="00AB4F3A">
              <w:rPr>
                <w:rFonts w:ascii="Calibri" w:hAnsi="Calibri" w:cs="Calibri"/>
                <w:color w:val="000000"/>
                <w:sz w:val="16"/>
                <w:szCs w:val="16"/>
              </w:rPr>
              <w:t>624.455</w:t>
            </w:r>
          </w:p>
        </w:tc>
        <w:tc>
          <w:tcPr>
            <w:tcW w:w="1067" w:type="dxa"/>
            <w:vAlign w:val="bottom"/>
          </w:tcPr>
          <w:p w14:paraId="3B077AA3"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E03EF6B" w14:textId="77777777" w:rsidTr="003F5190">
        <w:tc>
          <w:tcPr>
            <w:tcW w:w="729" w:type="dxa"/>
            <w:vAlign w:val="bottom"/>
          </w:tcPr>
          <w:p w14:paraId="643CBDF2" w14:textId="77777777" w:rsidR="00567422" w:rsidRPr="00AB4F3A" w:rsidRDefault="00567422" w:rsidP="003F5190">
            <w:pPr>
              <w:rPr>
                <w:sz w:val="16"/>
                <w:szCs w:val="16"/>
              </w:rPr>
            </w:pPr>
            <w:r w:rsidRPr="00AB4F3A">
              <w:rPr>
                <w:rFonts w:ascii="Calibri" w:hAnsi="Calibri" w:cs="Calibri"/>
                <w:color w:val="000000"/>
                <w:sz w:val="16"/>
                <w:szCs w:val="16"/>
              </w:rPr>
              <w:t>OS-1</w:t>
            </w:r>
          </w:p>
        </w:tc>
        <w:tc>
          <w:tcPr>
            <w:tcW w:w="663" w:type="dxa"/>
            <w:vAlign w:val="bottom"/>
          </w:tcPr>
          <w:p w14:paraId="094FD95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7518BB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E69AC4A"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70397A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0FDDDCC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D6B827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07967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142" w:type="dxa"/>
            <w:vAlign w:val="bottom"/>
          </w:tcPr>
          <w:p w14:paraId="3C808F2B" w14:textId="77777777" w:rsidR="00567422" w:rsidRPr="00AB4F3A" w:rsidRDefault="00567422" w:rsidP="003F5190">
            <w:pPr>
              <w:rPr>
                <w:sz w:val="16"/>
                <w:szCs w:val="16"/>
              </w:rPr>
            </w:pPr>
            <w:r w:rsidRPr="00AB4F3A">
              <w:rPr>
                <w:rFonts w:ascii="Calibri" w:hAnsi="Calibri" w:cs="Calibri"/>
                <w:color w:val="000000"/>
                <w:sz w:val="16"/>
                <w:szCs w:val="16"/>
              </w:rPr>
              <w:t>0.002381</w:t>
            </w:r>
          </w:p>
        </w:tc>
        <w:tc>
          <w:tcPr>
            <w:tcW w:w="1114" w:type="dxa"/>
            <w:vAlign w:val="bottom"/>
          </w:tcPr>
          <w:p w14:paraId="2B0139A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0E0ED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B5B3C85" w14:textId="77777777" w:rsidR="00567422" w:rsidRPr="00AB4F3A" w:rsidRDefault="00567422" w:rsidP="003F5190">
            <w:pPr>
              <w:rPr>
                <w:sz w:val="16"/>
                <w:szCs w:val="16"/>
              </w:rPr>
            </w:pPr>
            <w:r w:rsidRPr="00AB4F3A">
              <w:rPr>
                <w:rFonts w:ascii="Calibri" w:hAnsi="Calibri" w:cs="Calibri"/>
                <w:color w:val="000000"/>
                <w:sz w:val="16"/>
                <w:szCs w:val="16"/>
              </w:rPr>
              <w:t>455.7733</w:t>
            </w:r>
          </w:p>
        </w:tc>
        <w:tc>
          <w:tcPr>
            <w:tcW w:w="1067" w:type="dxa"/>
            <w:vAlign w:val="bottom"/>
          </w:tcPr>
          <w:p w14:paraId="562D96ED"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DE90127" w14:textId="77777777" w:rsidTr="003F5190">
        <w:tc>
          <w:tcPr>
            <w:tcW w:w="729" w:type="dxa"/>
            <w:vAlign w:val="bottom"/>
          </w:tcPr>
          <w:p w14:paraId="6804B63C" w14:textId="77777777" w:rsidR="00567422" w:rsidRPr="00AB4F3A" w:rsidRDefault="00567422" w:rsidP="003F5190">
            <w:pPr>
              <w:rPr>
                <w:sz w:val="16"/>
                <w:szCs w:val="16"/>
              </w:rPr>
            </w:pPr>
            <w:r w:rsidRPr="00AB4F3A">
              <w:rPr>
                <w:rFonts w:ascii="Calibri" w:hAnsi="Calibri" w:cs="Calibri"/>
                <w:color w:val="000000"/>
                <w:sz w:val="16"/>
                <w:szCs w:val="16"/>
              </w:rPr>
              <w:t>KD-1</w:t>
            </w:r>
          </w:p>
        </w:tc>
        <w:tc>
          <w:tcPr>
            <w:tcW w:w="663" w:type="dxa"/>
            <w:vAlign w:val="bottom"/>
          </w:tcPr>
          <w:p w14:paraId="17CFF7E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20657C02" w14:textId="77777777" w:rsidR="00567422" w:rsidRPr="00AB4F3A" w:rsidRDefault="00567422" w:rsidP="003F5190">
            <w:pPr>
              <w:rPr>
                <w:sz w:val="16"/>
                <w:szCs w:val="16"/>
              </w:rPr>
            </w:pPr>
            <w:r w:rsidRPr="00AB4F3A">
              <w:rPr>
                <w:rFonts w:ascii="Calibri" w:hAnsi="Calibri" w:cs="Calibri"/>
                <w:color w:val="000000"/>
                <w:sz w:val="16"/>
                <w:szCs w:val="16"/>
              </w:rPr>
              <w:t>0.065</w:t>
            </w:r>
          </w:p>
        </w:tc>
        <w:tc>
          <w:tcPr>
            <w:tcW w:w="662" w:type="dxa"/>
            <w:vAlign w:val="bottom"/>
          </w:tcPr>
          <w:p w14:paraId="70532992" w14:textId="77777777" w:rsidR="00567422" w:rsidRPr="00AB4F3A" w:rsidRDefault="00567422" w:rsidP="003F5190">
            <w:pPr>
              <w:rPr>
                <w:sz w:val="16"/>
                <w:szCs w:val="16"/>
              </w:rPr>
            </w:pPr>
            <w:r w:rsidRPr="00AB4F3A">
              <w:rPr>
                <w:rFonts w:ascii="Calibri" w:hAnsi="Calibri" w:cs="Calibri"/>
                <w:color w:val="000000"/>
                <w:sz w:val="16"/>
                <w:szCs w:val="16"/>
              </w:rPr>
              <w:t>0.0375</w:t>
            </w:r>
          </w:p>
        </w:tc>
        <w:tc>
          <w:tcPr>
            <w:tcW w:w="756" w:type="dxa"/>
            <w:vAlign w:val="bottom"/>
          </w:tcPr>
          <w:p w14:paraId="416EC5DE"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51A9AAF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511A7D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4160CD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9BB84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E8447A"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0E97F33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5B0263" w14:textId="77777777" w:rsidR="00567422" w:rsidRPr="00AB4F3A" w:rsidRDefault="00567422" w:rsidP="003F5190">
            <w:pPr>
              <w:rPr>
                <w:sz w:val="16"/>
                <w:szCs w:val="16"/>
              </w:rPr>
            </w:pPr>
            <w:r w:rsidRPr="00AB4F3A">
              <w:rPr>
                <w:rFonts w:ascii="Calibri" w:hAnsi="Calibri" w:cs="Calibri"/>
                <w:color w:val="000000"/>
                <w:sz w:val="16"/>
                <w:szCs w:val="16"/>
              </w:rPr>
              <w:t>662.4151</w:t>
            </w:r>
          </w:p>
        </w:tc>
        <w:tc>
          <w:tcPr>
            <w:tcW w:w="1067" w:type="dxa"/>
            <w:vAlign w:val="bottom"/>
          </w:tcPr>
          <w:p w14:paraId="1C7775A5"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E4E414A" w14:textId="77777777" w:rsidTr="003F5190">
        <w:tc>
          <w:tcPr>
            <w:tcW w:w="729" w:type="dxa"/>
            <w:vAlign w:val="bottom"/>
          </w:tcPr>
          <w:p w14:paraId="5EDDF036" w14:textId="77777777" w:rsidR="00567422" w:rsidRPr="00AB4F3A" w:rsidRDefault="00567422" w:rsidP="003F5190">
            <w:pPr>
              <w:rPr>
                <w:sz w:val="16"/>
                <w:szCs w:val="16"/>
              </w:rPr>
            </w:pPr>
            <w:r w:rsidRPr="00AB4F3A">
              <w:rPr>
                <w:rFonts w:ascii="Calibri" w:hAnsi="Calibri" w:cs="Calibri"/>
                <w:color w:val="000000"/>
                <w:sz w:val="16"/>
                <w:szCs w:val="16"/>
              </w:rPr>
              <w:t>KD-2</w:t>
            </w:r>
          </w:p>
        </w:tc>
        <w:tc>
          <w:tcPr>
            <w:tcW w:w="663" w:type="dxa"/>
            <w:vAlign w:val="bottom"/>
          </w:tcPr>
          <w:p w14:paraId="0355268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4B4CE61" w14:textId="77777777" w:rsidR="00567422" w:rsidRPr="00AB4F3A" w:rsidRDefault="00567422" w:rsidP="003F5190">
            <w:pPr>
              <w:rPr>
                <w:sz w:val="16"/>
                <w:szCs w:val="16"/>
              </w:rPr>
            </w:pPr>
            <w:r w:rsidRPr="00AB4F3A">
              <w:rPr>
                <w:rFonts w:ascii="Calibri" w:hAnsi="Calibri" w:cs="Calibri"/>
                <w:color w:val="000000"/>
                <w:sz w:val="16"/>
                <w:szCs w:val="16"/>
              </w:rPr>
              <w:t>0.1</w:t>
            </w:r>
          </w:p>
        </w:tc>
        <w:tc>
          <w:tcPr>
            <w:tcW w:w="662" w:type="dxa"/>
            <w:vAlign w:val="bottom"/>
          </w:tcPr>
          <w:p w14:paraId="575E534E" w14:textId="77777777" w:rsidR="00567422" w:rsidRPr="00AB4F3A" w:rsidRDefault="00567422" w:rsidP="003F5190">
            <w:pPr>
              <w:rPr>
                <w:sz w:val="16"/>
                <w:szCs w:val="16"/>
              </w:rPr>
            </w:pPr>
            <w:r w:rsidRPr="00AB4F3A">
              <w:rPr>
                <w:rFonts w:ascii="Calibri" w:hAnsi="Calibri" w:cs="Calibri"/>
                <w:color w:val="000000"/>
                <w:sz w:val="16"/>
                <w:szCs w:val="16"/>
              </w:rPr>
              <w:t>0.0445</w:t>
            </w:r>
          </w:p>
        </w:tc>
        <w:tc>
          <w:tcPr>
            <w:tcW w:w="756" w:type="dxa"/>
            <w:vAlign w:val="bottom"/>
          </w:tcPr>
          <w:p w14:paraId="58AEAFAD"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0965F9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63DE9C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6E22956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CB3C0E"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1114" w:type="dxa"/>
            <w:vAlign w:val="bottom"/>
          </w:tcPr>
          <w:p w14:paraId="72CBCD9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0F9BC26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57E80AC" w14:textId="77777777" w:rsidR="00567422" w:rsidRPr="00AB4F3A" w:rsidRDefault="00567422" w:rsidP="003F5190">
            <w:pPr>
              <w:rPr>
                <w:sz w:val="16"/>
                <w:szCs w:val="16"/>
              </w:rPr>
            </w:pPr>
            <w:r w:rsidRPr="00AB4F3A">
              <w:rPr>
                <w:rFonts w:ascii="Calibri" w:hAnsi="Calibri" w:cs="Calibri"/>
                <w:color w:val="000000"/>
                <w:sz w:val="16"/>
                <w:szCs w:val="16"/>
              </w:rPr>
              <w:t>720.5484</w:t>
            </w:r>
          </w:p>
        </w:tc>
        <w:tc>
          <w:tcPr>
            <w:tcW w:w="1067" w:type="dxa"/>
            <w:vAlign w:val="bottom"/>
          </w:tcPr>
          <w:p w14:paraId="411B45B6"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B53F499" w14:textId="77777777" w:rsidTr="003F5190">
        <w:tc>
          <w:tcPr>
            <w:tcW w:w="729" w:type="dxa"/>
            <w:vAlign w:val="bottom"/>
          </w:tcPr>
          <w:p w14:paraId="2B2B9C7C" w14:textId="77777777" w:rsidR="00567422" w:rsidRPr="00AB4F3A" w:rsidRDefault="00567422" w:rsidP="003F5190">
            <w:pPr>
              <w:rPr>
                <w:sz w:val="16"/>
                <w:szCs w:val="16"/>
              </w:rPr>
            </w:pPr>
            <w:r w:rsidRPr="00AB4F3A">
              <w:rPr>
                <w:rFonts w:ascii="Calibri" w:hAnsi="Calibri" w:cs="Calibri"/>
                <w:color w:val="000000"/>
                <w:sz w:val="16"/>
                <w:szCs w:val="16"/>
              </w:rPr>
              <w:t>MS-1</w:t>
            </w:r>
          </w:p>
        </w:tc>
        <w:tc>
          <w:tcPr>
            <w:tcW w:w="663" w:type="dxa"/>
            <w:vAlign w:val="bottom"/>
          </w:tcPr>
          <w:p w14:paraId="431F0A6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8DEE497"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39F44029"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A4E2D6C" w14:textId="77777777" w:rsidR="00567422" w:rsidRPr="00AB4F3A" w:rsidRDefault="00567422" w:rsidP="003F5190">
            <w:pPr>
              <w:rPr>
                <w:sz w:val="16"/>
                <w:szCs w:val="16"/>
              </w:rPr>
            </w:pPr>
            <w:r w:rsidRPr="00AB4F3A">
              <w:rPr>
                <w:rFonts w:ascii="Calibri" w:hAnsi="Calibri" w:cs="Calibri"/>
                <w:color w:val="000000"/>
                <w:sz w:val="16"/>
                <w:szCs w:val="16"/>
              </w:rPr>
              <w:t>0.064</w:t>
            </w:r>
          </w:p>
        </w:tc>
        <w:tc>
          <w:tcPr>
            <w:tcW w:w="1251" w:type="dxa"/>
            <w:vAlign w:val="bottom"/>
          </w:tcPr>
          <w:p w14:paraId="543181D8" w14:textId="77777777" w:rsidR="00567422" w:rsidRPr="00AB4F3A" w:rsidRDefault="00567422" w:rsidP="003F5190">
            <w:pPr>
              <w:rPr>
                <w:sz w:val="16"/>
                <w:szCs w:val="16"/>
              </w:rPr>
            </w:pPr>
            <w:r w:rsidRPr="00AB4F3A">
              <w:rPr>
                <w:rFonts w:ascii="Calibri" w:hAnsi="Calibri" w:cs="Calibri"/>
                <w:color w:val="000000"/>
                <w:sz w:val="16"/>
                <w:szCs w:val="16"/>
              </w:rPr>
              <w:t>0.035</w:t>
            </w:r>
          </w:p>
        </w:tc>
        <w:tc>
          <w:tcPr>
            <w:tcW w:w="1076" w:type="dxa"/>
            <w:vAlign w:val="bottom"/>
          </w:tcPr>
          <w:p w14:paraId="0A4F0DBE" w14:textId="77777777" w:rsidR="00567422" w:rsidRPr="00AB4F3A" w:rsidRDefault="00567422" w:rsidP="003F5190">
            <w:pPr>
              <w:rPr>
                <w:sz w:val="16"/>
                <w:szCs w:val="16"/>
              </w:rPr>
            </w:pPr>
            <w:r w:rsidRPr="00AB4F3A">
              <w:rPr>
                <w:rFonts w:ascii="Calibri" w:hAnsi="Calibri" w:cs="Calibri"/>
                <w:color w:val="000000"/>
                <w:sz w:val="16"/>
                <w:szCs w:val="16"/>
              </w:rPr>
              <w:t>0.015</w:t>
            </w:r>
          </w:p>
        </w:tc>
        <w:tc>
          <w:tcPr>
            <w:tcW w:w="761" w:type="dxa"/>
            <w:vAlign w:val="bottom"/>
          </w:tcPr>
          <w:p w14:paraId="15CEF67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D0D3F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95FB9AA"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86284E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924D96" w14:textId="77777777" w:rsidR="00567422" w:rsidRPr="00AB4F3A" w:rsidRDefault="00567422" w:rsidP="003F5190">
            <w:pPr>
              <w:rPr>
                <w:sz w:val="16"/>
                <w:szCs w:val="16"/>
              </w:rPr>
            </w:pPr>
            <w:r w:rsidRPr="00AB4F3A">
              <w:rPr>
                <w:rFonts w:ascii="Calibri" w:hAnsi="Calibri" w:cs="Calibri"/>
                <w:color w:val="000000"/>
                <w:sz w:val="16"/>
                <w:szCs w:val="16"/>
              </w:rPr>
              <w:t>903.6733</w:t>
            </w:r>
          </w:p>
        </w:tc>
        <w:tc>
          <w:tcPr>
            <w:tcW w:w="1067" w:type="dxa"/>
            <w:vAlign w:val="bottom"/>
          </w:tcPr>
          <w:p w14:paraId="65B77D6F"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51DB59C1" w14:textId="77777777" w:rsidTr="003F5190">
        <w:tc>
          <w:tcPr>
            <w:tcW w:w="729" w:type="dxa"/>
            <w:vAlign w:val="bottom"/>
          </w:tcPr>
          <w:p w14:paraId="6EDB7349" w14:textId="77777777" w:rsidR="00567422" w:rsidRPr="00AB4F3A" w:rsidRDefault="00567422" w:rsidP="003F5190">
            <w:pPr>
              <w:rPr>
                <w:sz w:val="16"/>
                <w:szCs w:val="16"/>
              </w:rPr>
            </w:pPr>
            <w:r w:rsidRPr="00AB4F3A">
              <w:rPr>
                <w:rFonts w:ascii="Calibri" w:hAnsi="Calibri" w:cs="Calibri"/>
                <w:color w:val="000000"/>
                <w:sz w:val="16"/>
                <w:szCs w:val="16"/>
              </w:rPr>
              <w:t>SM-1</w:t>
            </w:r>
          </w:p>
        </w:tc>
        <w:tc>
          <w:tcPr>
            <w:tcW w:w="663" w:type="dxa"/>
            <w:vAlign w:val="bottom"/>
          </w:tcPr>
          <w:p w14:paraId="73E2B25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AE00F44"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0B679F2" w14:textId="77777777" w:rsidR="00567422" w:rsidRPr="00AB4F3A" w:rsidRDefault="00567422" w:rsidP="003F5190">
            <w:pPr>
              <w:rPr>
                <w:sz w:val="16"/>
                <w:szCs w:val="16"/>
              </w:rPr>
            </w:pPr>
            <w:r w:rsidRPr="00AB4F3A">
              <w:rPr>
                <w:rFonts w:ascii="Calibri" w:hAnsi="Calibri" w:cs="Calibri"/>
                <w:color w:val="000000"/>
                <w:sz w:val="16"/>
                <w:szCs w:val="16"/>
              </w:rPr>
              <w:t>0.1475</w:t>
            </w:r>
          </w:p>
        </w:tc>
        <w:tc>
          <w:tcPr>
            <w:tcW w:w="756" w:type="dxa"/>
            <w:vAlign w:val="bottom"/>
          </w:tcPr>
          <w:p w14:paraId="53711560" w14:textId="77777777" w:rsidR="00567422" w:rsidRPr="00AB4F3A" w:rsidRDefault="00567422" w:rsidP="003F5190">
            <w:pPr>
              <w:rPr>
                <w:sz w:val="16"/>
                <w:szCs w:val="16"/>
              </w:rPr>
            </w:pPr>
            <w:r w:rsidRPr="00AB4F3A">
              <w:rPr>
                <w:rFonts w:ascii="Calibri" w:hAnsi="Calibri" w:cs="Calibri"/>
                <w:color w:val="000000"/>
                <w:sz w:val="16"/>
                <w:szCs w:val="16"/>
              </w:rPr>
              <w:t>0.042</w:t>
            </w:r>
          </w:p>
        </w:tc>
        <w:tc>
          <w:tcPr>
            <w:tcW w:w="1251" w:type="dxa"/>
            <w:vAlign w:val="bottom"/>
          </w:tcPr>
          <w:p w14:paraId="344DE342" w14:textId="77777777" w:rsidR="00567422" w:rsidRPr="00AB4F3A" w:rsidRDefault="00567422" w:rsidP="003F5190">
            <w:pPr>
              <w:rPr>
                <w:sz w:val="16"/>
                <w:szCs w:val="16"/>
              </w:rPr>
            </w:pPr>
            <w:r w:rsidRPr="00AB4F3A">
              <w:rPr>
                <w:rFonts w:ascii="Calibri" w:hAnsi="Calibri" w:cs="Calibri"/>
                <w:color w:val="000000"/>
                <w:sz w:val="16"/>
                <w:szCs w:val="16"/>
              </w:rPr>
              <w:t>0.012</w:t>
            </w:r>
          </w:p>
        </w:tc>
        <w:tc>
          <w:tcPr>
            <w:tcW w:w="1076" w:type="dxa"/>
            <w:vAlign w:val="bottom"/>
          </w:tcPr>
          <w:p w14:paraId="2B143D95"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761" w:type="dxa"/>
            <w:vAlign w:val="bottom"/>
          </w:tcPr>
          <w:p w14:paraId="428B587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76CDB72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CF93368" w14:textId="77777777" w:rsidR="00567422" w:rsidRPr="00AB4F3A" w:rsidRDefault="00567422" w:rsidP="003F5190">
            <w:pPr>
              <w:rPr>
                <w:sz w:val="16"/>
                <w:szCs w:val="16"/>
              </w:rPr>
            </w:pPr>
            <w:r w:rsidRPr="00AB4F3A">
              <w:rPr>
                <w:rFonts w:ascii="Calibri" w:hAnsi="Calibri" w:cs="Calibri"/>
                <w:color w:val="000000"/>
                <w:sz w:val="16"/>
                <w:szCs w:val="16"/>
              </w:rPr>
              <w:t>0.001667</w:t>
            </w:r>
          </w:p>
        </w:tc>
        <w:tc>
          <w:tcPr>
            <w:tcW w:w="1114" w:type="dxa"/>
            <w:vAlign w:val="bottom"/>
          </w:tcPr>
          <w:p w14:paraId="0F35F2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23A7CA6B" w14:textId="77777777" w:rsidR="00567422" w:rsidRPr="00AB4F3A" w:rsidRDefault="00567422" w:rsidP="003F5190">
            <w:pPr>
              <w:rPr>
                <w:sz w:val="16"/>
                <w:szCs w:val="16"/>
              </w:rPr>
            </w:pPr>
            <w:r w:rsidRPr="00AB4F3A">
              <w:rPr>
                <w:rFonts w:ascii="Calibri" w:hAnsi="Calibri" w:cs="Calibri"/>
                <w:color w:val="000000"/>
                <w:sz w:val="16"/>
                <w:szCs w:val="16"/>
              </w:rPr>
              <w:t>2146.218</w:t>
            </w:r>
          </w:p>
        </w:tc>
        <w:tc>
          <w:tcPr>
            <w:tcW w:w="1067" w:type="dxa"/>
            <w:vAlign w:val="bottom"/>
          </w:tcPr>
          <w:p w14:paraId="770D3C9D"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5B902881" w14:textId="77777777" w:rsidTr="003F5190">
        <w:tc>
          <w:tcPr>
            <w:tcW w:w="729" w:type="dxa"/>
            <w:vAlign w:val="bottom"/>
          </w:tcPr>
          <w:p w14:paraId="670F31BA" w14:textId="77777777" w:rsidR="00567422" w:rsidRPr="00AB4F3A" w:rsidRDefault="00567422" w:rsidP="003F5190">
            <w:pPr>
              <w:rPr>
                <w:sz w:val="16"/>
                <w:szCs w:val="16"/>
              </w:rPr>
            </w:pPr>
            <w:r w:rsidRPr="00AB4F3A">
              <w:rPr>
                <w:rFonts w:ascii="Calibri" w:hAnsi="Calibri" w:cs="Calibri"/>
                <w:color w:val="000000"/>
                <w:sz w:val="16"/>
                <w:szCs w:val="16"/>
              </w:rPr>
              <w:t>LI-1</w:t>
            </w:r>
          </w:p>
        </w:tc>
        <w:tc>
          <w:tcPr>
            <w:tcW w:w="663" w:type="dxa"/>
            <w:vAlign w:val="bottom"/>
          </w:tcPr>
          <w:p w14:paraId="4CF3ACFF"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651" w:type="dxa"/>
            <w:vAlign w:val="bottom"/>
          </w:tcPr>
          <w:p w14:paraId="3B40993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3842A002"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6F013C13" w14:textId="77777777" w:rsidR="00567422" w:rsidRPr="00AB4F3A" w:rsidRDefault="00567422" w:rsidP="003F5190">
            <w:pPr>
              <w:rPr>
                <w:sz w:val="16"/>
                <w:szCs w:val="16"/>
              </w:rPr>
            </w:pPr>
            <w:r w:rsidRPr="00AB4F3A">
              <w:rPr>
                <w:rFonts w:ascii="Calibri" w:hAnsi="Calibri" w:cs="Calibri"/>
                <w:color w:val="000000"/>
                <w:sz w:val="16"/>
                <w:szCs w:val="16"/>
              </w:rPr>
              <w:t>0.05</w:t>
            </w:r>
          </w:p>
        </w:tc>
        <w:tc>
          <w:tcPr>
            <w:tcW w:w="1251" w:type="dxa"/>
            <w:vAlign w:val="bottom"/>
          </w:tcPr>
          <w:p w14:paraId="1D6A8C75" w14:textId="77777777" w:rsidR="00567422" w:rsidRPr="00AB4F3A" w:rsidRDefault="00567422" w:rsidP="003F5190">
            <w:pPr>
              <w:rPr>
                <w:sz w:val="16"/>
                <w:szCs w:val="16"/>
              </w:rPr>
            </w:pPr>
            <w:r w:rsidRPr="00AB4F3A">
              <w:rPr>
                <w:rFonts w:ascii="Calibri" w:hAnsi="Calibri" w:cs="Calibri"/>
                <w:color w:val="000000"/>
                <w:sz w:val="16"/>
                <w:szCs w:val="16"/>
              </w:rPr>
              <w:t>0.04</w:t>
            </w:r>
          </w:p>
        </w:tc>
        <w:tc>
          <w:tcPr>
            <w:tcW w:w="1076" w:type="dxa"/>
            <w:vAlign w:val="bottom"/>
          </w:tcPr>
          <w:p w14:paraId="1B9B192E" w14:textId="77777777" w:rsidR="00567422" w:rsidRPr="00AB4F3A" w:rsidRDefault="00567422" w:rsidP="003F5190">
            <w:pPr>
              <w:rPr>
                <w:sz w:val="16"/>
                <w:szCs w:val="16"/>
              </w:rPr>
            </w:pPr>
            <w:r w:rsidRPr="00AB4F3A">
              <w:rPr>
                <w:rFonts w:ascii="Calibri" w:hAnsi="Calibri" w:cs="Calibri"/>
                <w:color w:val="000000"/>
                <w:sz w:val="16"/>
                <w:szCs w:val="16"/>
              </w:rPr>
              <w:t>0.006</w:t>
            </w:r>
          </w:p>
        </w:tc>
        <w:tc>
          <w:tcPr>
            <w:tcW w:w="761" w:type="dxa"/>
            <w:vAlign w:val="bottom"/>
          </w:tcPr>
          <w:p w14:paraId="2821C7C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142" w:type="dxa"/>
            <w:vAlign w:val="bottom"/>
          </w:tcPr>
          <w:p w14:paraId="32FA4E33" w14:textId="77777777" w:rsidR="00567422" w:rsidRPr="00AB4F3A" w:rsidRDefault="00567422" w:rsidP="003F5190">
            <w:pPr>
              <w:rPr>
                <w:sz w:val="16"/>
                <w:szCs w:val="16"/>
              </w:rPr>
            </w:pPr>
            <w:r w:rsidRPr="00AB4F3A">
              <w:rPr>
                <w:rFonts w:ascii="Calibri" w:hAnsi="Calibri" w:cs="Calibri"/>
                <w:color w:val="000000"/>
                <w:sz w:val="16"/>
                <w:szCs w:val="16"/>
              </w:rPr>
              <w:t>0.00381</w:t>
            </w:r>
          </w:p>
        </w:tc>
        <w:tc>
          <w:tcPr>
            <w:tcW w:w="1114" w:type="dxa"/>
            <w:vAlign w:val="bottom"/>
          </w:tcPr>
          <w:p w14:paraId="4796CEBF"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F865584"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5F8BAAE1" w14:textId="77777777" w:rsidR="00567422" w:rsidRPr="00AB4F3A" w:rsidRDefault="00567422" w:rsidP="003F5190">
            <w:pPr>
              <w:rPr>
                <w:sz w:val="16"/>
                <w:szCs w:val="16"/>
              </w:rPr>
            </w:pPr>
            <w:r w:rsidRPr="00AB4F3A">
              <w:rPr>
                <w:rFonts w:ascii="Calibri" w:hAnsi="Calibri" w:cs="Calibri"/>
                <w:color w:val="000000"/>
                <w:sz w:val="16"/>
                <w:szCs w:val="16"/>
              </w:rPr>
              <w:t>5403.209</w:t>
            </w:r>
          </w:p>
        </w:tc>
        <w:tc>
          <w:tcPr>
            <w:tcW w:w="1067" w:type="dxa"/>
            <w:vAlign w:val="bottom"/>
          </w:tcPr>
          <w:p w14:paraId="0C275262"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828041B" w14:textId="77777777" w:rsidTr="003F5190">
        <w:tc>
          <w:tcPr>
            <w:tcW w:w="729" w:type="dxa"/>
            <w:vAlign w:val="bottom"/>
          </w:tcPr>
          <w:p w14:paraId="446ED1D4" w14:textId="77777777" w:rsidR="00567422" w:rsidRPr="00AB4F3A" w:rsidRDefault="00567422" w:rsidP="003F5190">
            <w:pPr>
              <w:rPr>
                <w:sz w:val="16"/>
                <w:szCs w:val="16"/>
              </w:rPr>
            </w:pPr>
            <w:r w:rsidRPr="00AB4F3A">
              <w:rPr>
                <w:rFonts w:ascii="Calibri" w:hAnsi="Calibri" w:cs="Calibri"/>
                <w:color w:val="000000"/>
                <w:sz w:val="16"/>
                <w:szCs w:val="16"/>
              </w:rPr>
              <w:t>LI-2</w:t>
            </w:r>
          </w:p>
        </w:tc>
        <w:tc>
          <w:tcPr>
            <w:tcW w:w="663" w:type="dxa"/>
            <w:vAlign w:val="bottom"/>
          </w:tcPr>
          <w:p w14:paraId="6A747A3F" w14:textId="77777777" w:rsidR="00567422" w:rsidRPr="00AB4F3A" w:rsidRDefault="00567422" w:rsidP="003F5190">
            <w:pPr>
              <w:rPr>
                <w:sz w:val="16"/>
                <w:szCs w:val="16"/>
              </w:rPr>
            </w:pPr>
            <w:r w:rsidRPr="00AB4F3A">
              <w:rPr>
                <w:rFonts w:ascii="Calibri" w:hAnsi="Calibri" w:cs="Calibri"/>
                <w:color w:val="000000"/>
                <w:sz w:val="16"/>
                <w:szCs w:val="16"/>
              </w:rPr>
              <w:t>0.091</w:t>
            </w:r>
          </w:p>
        </w:tc>
        <w:tc>
          <w:tcPr>
            <w:tcW w:w="651" w:type="dxa"/>
            <w:vAlign w:val="bottom"/>
          </w:tcPr>
          <w:p w14:paraId="1182A0A0" w14:textId="77777777" w:rsidR="00567422" w:rsidRPr="00AB4F3A" w:rsidRDefault="00567422" w:rsidP="003F5190">
            <w:pPr>
              <w:rPr>
                <w:sz w:val="16"/>
                <w:szCs w:val="16"/>
              </w:rPr>
            </w:pPr>
            <w:r w:rsidRPr="00AB4F3A">
              <w:rPr>
                <w:rFonts w:ascii="Calibri" w:hAnsi="Calibri" w:cs="Calibri"/>
                <w:color w:val="000000"/>
                <w:sz w:val="16"/>
                <w:szCs w:val="16"/>
              </w:rPr>
              <w:t>0.095</w:t>
            </w:r>
          </w:p>
        </w:tc>
        <w:tc>
          <w:tcPr>
            <w:tcW w:w="662" w:type="dxa"/>
            <w:vAlign w:val="bottom"/>
          </w:tcPr>
          <w:p w14:paraId="5B58D684" w14:textId="77777777" w:rsidR="00567422" w:rsidRPr="00AB4F3A" w:rsidRDefault="00567422" w:rsidP="003F5190">
            <w:pPr>
              <w:rPr>
                <w:sz w:val="16"/>
                <w:szCs w:val="16"/>
              </w:rPr>
            </w:pPr>
            <w:r w:rsidRPr="00AB4F3A">
              <w:rPr>
                <w:rFonts w:ascii="Calibri" w:hAnsi="Calibri" w:cs="Calibri"/>
                <w:color w:val="000000"/>
                <w:sz w:val="16"/>
                <w:szCs w:val="16"/>
              </w:rPr>
              <w:t>0.0775</w:t>
            </w:r>
          </w:p>
        </w:tc>
        <w:tc>
          <w:tcPr>
            <w:tcW w:w="756" w:type="dxa"/>
            <w:vAlign w:val="bottom"/>
          </w:tcPr>
          <w:p w14:paraId="7A2A6F3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8F9E5C7"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076" w:type="dxa"/>
            <w:vAlign w:val="bottom"/>
          </w:tcPr>
          <w:p w14:paraId="35F0D7B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3913C5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5C47E71" w14:textId="77777777" w:rsidR="00567422" w:rsidRPr="00AB4F3A" w:rsidRDefault="00567422" w:rsidP="003F5190">
            <w:pPr>
              <w:rPr>
                <w:sz w:val="16"/>
                <w:szCs w:val="16"/>
              </w:rPr>
            </w:pPr>
            <w:r w:rsidRPr="00AB4F3A">
              <w:rPr>
                <w:rFonts w:ascii="Calibri" w:hAnsi="Calibri" w:cs="Calibri"/>
                <w:color w:val="000000"/>
                <w:sz w:val="16"/>
                <w:szCs w:val="16"/>
              </w:rPr>
              <w:t>0.001429</w:t>
            </w:r>
          </w:p>
        </w:tc>
        <w:tc>
          <w:tcPr>
            <w:tcW w:w="1114" w:type="dxa"/>
            <w:vAlign w:val="bottom"/>
          </w:tcPr>
          <w:p w14:paraId="7E338EBD"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1AF7D2C3"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05D3E1C" w14:textId="77777777" w:rsidR="00567422" w:rsidRPr="00AB4F3A" w:rsidRDefault="00567422" w:rsidP="003F5190">
            <w:pPr>
              <w:rPr>
                <w:sz w:val="16"/>
                <w:szCs w:val="16"/>
              </w:rPr>
            </w:pPr>
            <w:r w:rsidRPr="00AB4F3A">
              <w:rPr>
                <w:rFonts w:ascii="Calibri" w:hAnsi="Calibri" w:cs="Calibri"/>
                <w:color w:val="000000"/>
                <w:sz w:val="16"/>
                <w:szCs w:val="16"/>
              </w:rPr>
              <w:t>14792.51</w:t>
            </w:r>
          </w:p>
        </w:tc>
        <w:tc>
          <w:tcPr>
            <w:tcW w:w="1067" w:type="dxa"/>
            <w:vAlign w:val="bottom"/>
          </w:tcPr>
          <w:p w14:paraId="042485A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5891D14D" w14:textId="77777777" w:rsidTr="003F5190">
        <w:tc>
          <w:tcPr>
            <w:tcW w:w="729" w:type="dxa"/>
            <w:vAlign w:val="bottom"/>
          </w:tcPr>
          <w:p w14:paraId="02322846" w14:textId="77777777" w:rsidR="00567422" w:rsidRPr="00AB4F3A" w:rsidRDefault="00567422" w:rsidP="003F5190">
            <w:pPr>
              <w:rPr>
                <w:sz w:val="16"/>
                <w:szCs w:val="16"/>
              </w:rPr>
            </w:pPr>
            <w:r w:rsidRPr="00AB4F3A">
              <w:rPr>
                <w:rFonts w:ascii="Calibri" w:hAnsi="Calibri" w:cs="Calibri"/>
                <w:color w:val="000000"/>
                <w:sz w:val="16"/>
                <w:szCs w:val="16"/>
              </w:rPr>
              <w:t>LI-3</w:t>
            </w:r>
          </w:p>
        </w:tc>
        <w:tc>
          <w:tcPr>
            <w:tcW w:w="663" w:type="dxa"/>
            <w:vAlign w:val="bottom"/>
          </w:tcPr>
          <w:p w14:paraId="593FBC3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7D23E843"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65924D38" w14:textId="77777777" w:rsidR="00567422" w:rsidRPr="00AB4F3A" w:rsidRDefault="00567422" w:rsidP="003F5190">
            <w:pPr>
              <w:rPr>
                <w:sz w:val="16"/>
                <w:szCs w:val="16"/>
              </w:rPr>
            </w:pPr>
            <w:r w:rsidRPr="00AB4F3A">
              <w:rPr>
                <w:rFonts w:ascii="Calibri" w:hAnsi="Calibri" w:cs="Calibri"/>
                <w:color w:val="000000"/>
                <w:sz w:val="16"/>
                <w:szCs w:val="16"/>
              </w:rPr>
              <w:t>0.077</w:t>
            </w:r>
          </w:p>
        </w:tc>
        <w:tc>
          <w:tcPr>
            <w:tcW w:w="756" w:type="dxa"/>
            <w:vAlign w:val="bottom"/>
          </w:tcPr>
          <w:p w14:paraId="38A9595A" w14:textId="77777777" w:rsidR="00567422" w:rsidRPr="00AB4F3A" w:rsidRDefault="00567422" w:rsidP="003F5190">
            <w:pPr>
              <w:rPr>
                <w:sz w:val="16"/>
                <w:szCs w:val="16"/>
              </w:rPr>
            </w:pPr>
            <w:r w:rsidRPr="00AB4F3A">
              <w:rPr>
                <w:rFonts w:ascii="Calibri" w:hAnsi="Calibri" w:cs="Calibri"/>
                <w:color w:val="000000"/>
                <w:sz w:val="16"/>
                <w:szCs w:val="16"/>
              </w:rPr>
              <w:t>0.027</w:t>
            </w:r>
          </w:p>
        </w:tc>
        <w:tc>
          <w:tcPr>
            <w:tcW w:w="1251" w:type="dxa"/>
            <w:vAlign w:val="bottom"/>
          </w:tcPr>
          <w:p w14:paraId="53D59CC6"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44EC31EB"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3443E3FB"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2B8DE555"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7DA3BCD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D90E245"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0A453A46" w14:textId="77777777" w:rsidR="00567422" w:rsidRPr="00AB4F3A" w:rsidRDefault="00567422" w:rsidP="003F5190">
            <w:pPr>
              <w:rPr>
                <w:sz w:val="16"/>
                <w:szCs w:val="16"/>
              </w:rPr>
            </w:pPr>
            <w:r w:rsidRPr="00AB4F3A">
              <w:rPr>
                <w:rFonts w:ascii="Calibri" w:hAnsi="Calibri" w:cs="Calibri"/>
                <w:color w:val="000000"/>
                <w:sz w:val="16"/>
                <w:szCs w:val="16"/>
              </w:rPr>
              <w:t>29511.73</w:t>
            </w:r>
          </w:p>
        </w:tc>
        <w:tc>
          <w:tcPr>
            <w:tcW w:w="1067" w:type="dxa"/>
            <w:vAlign w:val="bottom"/>
          </w:tcPr>
          <w:p w14:paraId="1CD954AA"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28DC3B7B" w14:textId="77777777" w:rsidTr="003F5190">
        <w:tc>
          <w:tcPr>
            <w:tcW w:w="729" w:type="dxa"/>
            <w:vAlign w:val="bottom"/>
          </w:tcPr>
          <w:p w14:paraId="6D17651D" w14:textId="77777777" w:rsidR="00567422" w:rsidRPr="00AB4F3A" w:rsidRDefault="00567422" w:rsidP="003F5190">
            <w:pPr>
              <w:rPr>
                <w:sz w:val="16"/>
                <w:szCs w:val="16"/>
              </w:rPr>
            </w:pPr>
            <w:r w:rsidRPr="00AB4F3A">
              <w:rPr>
                <w:rFonts w:ascii="Calibri" w:hAnsi="Calibri" w:cs="Calibri"/>
                <w:color w:val="000000"/>
                <w:sz w:val="16"/>
                <w:szCs w:val="16"/>
              </w:rPr>
              <w:t>EM-1</w:t>
            </w:r>
          </w:p>
        </w:tc>
        <w:tc>
          <w:tcPr>
            <w:tcW w:w="663" w:type="dxa"/>
            <w:vAlign w:val="bottom"/>
          </w:tcPr>
          <w:p w14:paraId="358F0A30" w14:textId="77777777" w:rsidR="00567422" w:rsidRPr="00AB4F3A" w:rsidRDefault="00567422" w:rsidP="003F5190">
            <w:pPr>
              <w:rPr>
                <w:sz w:val="16"/>
                <w:szCs w:val="16"/>
              </w:rPr>
            </w:pPr>
            <w:r w:rsidRPr="00AB4F3A">
              <w:rPr>
                <w:rFonts w:ascii="Calibri" w:hAnsi="Calibri" w:cs="Calibri"/>
                <w:color w:val="000000"/>
                <w:sz w:val="16"/>
                <w:szCs w:val="16"/>
              </w:rPr>
              <w:t>0.1125</w:t>
            </w:r>
          </w:p>
        </w:tc>
        <w:tc>
          <w:tcPr>
            <w:tcW w:w="651" w:type="dxa"/>
            <w:vAlign w:val="bottom"/>
          </w:tcPr>
          <w:p w14:paraId="4B86A8A1" w14:textId="77777777" w:rsidR="00567422" w:rsidRPr="00AB4F3A" w:rsidRDefault="00567422" w:rsidP="003F5190">
            <w:pPr>
              <w:rPr>
                <w:sz w:val="16"/>
                <w:szCs w:val="16"/>
              </w:rPr>
            </w:pPr>
            <w:r w:rsidRPr="00AB4F3A">
              <w:rPr>
                <w:rFonts w:ascii="Calibri" w:hAnsi="Calibri" w:cs="Calibri"/>
                <w:color w:val="000000"/>
                <w:sz w:val="16"/>
                <w:szCs w:val="16"/>
              </w:rPr>
              <w:t>0.185</w:t>
            </w:r>
          </w:p>
        </w:tc>
        <w:tc>
          <w:tcPr>
            <w:tcW w:w="662" w:type="dxa"/>
            <w:vAlign w:val="bottom"/>
          </w:tcPr>
          <w:p w14:paraId="0800167D" w14:textId="77777777" w:rsidR="00567422" w:rsidRPr="00AB4F3A" w:rsidRDefault="00567422" w:rsidP="003F5190">
            <w:pPr>
              <w:rPr>
                <w:sz w:val="16"/>
                <w:szCs w:val="16"/>
              </w:rPr>
            </w:pPr>
            <w:r w:rsidRPr="00AB4F3A">
              <w:rPr>
                <w:rFonts w:ascii="Calibri" w:hAnsi="Calibri" w:cs="Calibri"/>
                <w:color w:val="000000"/>
                <w:sz w:val="16"/>
                <w:szCs w:val="16"/>
              </w:rPr>
              <w:t>0.092</w:t>
            </w:r>
          </w:p>
        </w:tc>
        <w:tc>
          <w:tcPr>
            <w:tcW w:w="756" w:type="dxa"/>
            <w:vAlign w:val="bottom"/>
          </w:tcPr>
          <w:p w14:paraId="066B5F67" w14:textId="77777777" w:rsidR="00567422" w:rsidRPr="00AB4F3A" w:rsidRDefault="00567422" w:rsidP="003F5190">
            <w:pPr>
              <w:rPr>
                <w:sz w:val="16"/>
                <w:szCs w:val="16"/>
              </w:rPr>
            </w:pPr>
            <w:r w:rsidRPr="00AB4F3A">
              <w:rPr>
                <w:rFonts w:ascii="Calibri" w:hAnsi="Calibri" w:cs="Calibri"/>
                <w:color w:val="000000"/>
                <w:sz w:val="16"/>
                <w:szCs w:val="16"/>
              </w:rPr>
              <w:t>0.029</w:t>
            </w:r>
          </w:p>
        </w:tc>
        <w:tc>
          <w:tcPr>
            <w:tcW w:w="1251" w:type="dxa"/>
            <w:vAlign w:val="bottom"/>
          </w:tcPr>
          <w:p w14:paraId="6037A96A" w14:textId="77777777" w:rsidR="00567422" w:rsidRPr="00AB4F3A" w:rsidRDefault="00567422" w:rsidP="003F5190">
            <w:pPr>
              <w:rPr>
                <w:sz w:val="16"/>
                <w:szCs w:val="16"/>
              </w:rPr>
            </w:pPr>
            <w:r w:rsidRPr="00AB4F3A">
              <w:rPr>
                <w:rFonts w:ascii="Calibri" w:hAnsi="Calibri" w:cs="Calibri"/>
                <w:color w:val="000000"/>
                <w:sz w:val="16"/>
                <w:szCs w:val="16"/>
              </w:rPr>
              <w:t>0.014</w:t>
            </w:r>
          </w:p>
        </w:tc>
        <w:tc>
          <w:tcPr>
            <w:tcW w:w="1076" w:type="dxa"/>
            <w:vAlign w:val="bottom"/>
          </w:tcPr>
          <w:p w14:paraId="526B2DC9"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74C84F8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3A01A9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0296C12"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023DE7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B1AFCE8" w14:textId="77777777" w:rsidR="00567422" w:rsidRPr="00AB4F3A" w:rsidRDefault="00567422" w:rsidP="003F5190">
            <w:pPr>
              <w:rPr>
                <w:sz w:val="16"/>
                <w:szCs w:val="16"/>
              </w:rPr>
            </w:pPr>
            <w:r w:rsidRPr="00AB4F3A">
              <w:rPr>
                <w:rFonts w:ascii="Calibri" w:hAnsi="Calibri" w:cs="Calibri"/>
                <w:color w:val="000000"/>
                <w:sz w:val="16"/>
                <w:szCs w:val="16"/>
              </w:rPr>
              <w:t>3389.949</w:t>
            </w:r>
          </w:p>
        </w:tc>
        <w:tc>
          <w:tcPr>
            <w:tcW w:w="1067" w:type="dxa"/>
            <w:vAlign w:val="bottom"/>
          </w:tcPr>
          <w:p w14:paraId="55654385"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4E3842C1" w14:textId="77777777" w:rsidTr="003F5190">
        <w:tc>
          <w:tcPr>
            <w:tcW w:w="729" w:type="dxa"/>
            <w:vAlign w:val="bottom"/>
          </w:tcPr>
          <w:p w14:paraId="23E2A252" w14:textId="77777777" w:rsidR="00567422" w:rsidRPr="00AB4F3A" w:rsidRDefault="00567422" w:rsidP="003F5190">
            <w:pPr>
              <w:rPr>
                <w:sz w:val="16"/>
                <w:szCs w:val="16"/>
              </w:rPr>
            </w:pPr>
            <w:r w:rsidRPr="00AB4F3A">
              <w:rPr>
                <w:rFonts w:ascii="Calibri" w:hAnsi="Calibri" w:cs="Calibri"/>
                <w:color w:val="000000"/>
                <w:sz w:val="16"/>
                <w:szCs w:val="16"/>
              </w:rPr>
              <w:t>OS-2</w:t>
            </w:r>
          </w:p>
        </w:tc>
        <w:tc>
          <w:tcPr>
            <w:tcW w:w="663" w:type="dxa"/>
            <w:vAlign w:val="bottom"/>
          </w:tcPr>
          <w:p w14:paraId="4879E5F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07778408"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0F10D7D6" w14:textId="77777777" w:rsidR="00567422" w:rsidRPr="00AB4F3A" w:rsidRDefault="00567422" w:rsidP="003F5190">
            <w:pPr>
              <w:rPr>
                <w:sz w:val="16"/>
                <w:szCs w:val="16"/>
              </w:rPr>
            </w:pPr>
            <w:r w:rsidRPr="00AB4F3A">
              <w:rPr>
                <w:rFonts w:ascii="Calibri" w:hAnsi="Calibri" w:cs="Calibri"/>
                <w:color w:val="000000"/>
                <w:sz w:val="16"/>
                <w:szCs w:val="16"/>
              </w:rPr>
              <w:t>0.078</w:t>
            </w:r>
          </w:p>
        </w:tc>
        <w:tc>
          <w:tcPr>
            <w:tcW w:w="756" w:type="dxa"/>
            <w:vAlign w:val="bottom"/>
          </w:tcPr>
          <w:p w14:paraId="1434F7AC" w14:textId="77777777" w:rsidR="00567422" w:rsidRPr="00AB4F3A" w:rsidRDefault="00567422" w:rsidP="003F5190">
            <w:pPr>
              <w:rPr>
                <w:sz w:val="16"/>
                <w:szCs w:val="16"/>
              </w:rPr>
            </w:pPr>
            <w:r w:rsidRPr="00AB4F3A">
              <w:rPr>
                <w:rFonts w:ascii="Calibri" w:hAnsi="Calibri" w:cs="Calibri"/>
                <w:color w:val="000000"/>
                <w:sz w:val="16"/>
                <w:szCs w:val="16"/>
              </w:rPr>
              <w:t>0.033</w:t>
            </w:r>
          </w:p>
        </w:tc>
        <w:tc>
          <w:tcPr>
            <w:tcW w:w="1251" w:type="dxa"/>
            <w:vAlign w:val="bottom"/>
          </w:tcPr>
          <w:p w14:paraId="4F0E4D8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2C1689E"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761" w:type="dxa"/>
            <w:vAlign w:val="bottom"/>
          </w:tcPr>
          <w:p w14:paraId="00D76C2A"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635D36FC"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A135671"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22E7D36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2A66359" w14:textId="77777777" w:rsidR="00567422" w:rsidRPr="00AB4F3A" w:rsidRDefault="00567422" w:rsidP="003F5190">
            <w:pPr>
              <w:rPr>
                <w:sz w:val="16"/>
                <w:szCs w:val="16"/>
              </w:rPr>
            </w:pPr>
            <w:r w:rsidRPr="00AB4F3A">
              <w:rPr>
                <w:rFonts w:ascii="Calibri" w:hAnsi="Calibri" w:cs="Calibri"/>
                <w:color w:val="000000"/>
                <w:sz w:val="16"/>
                <w:szCs w:val="16"/>
              </w:rPr>
              <w:t>4340</w:t>
            </w:r>
          </w:p>
        </w:tc>
        <w:tc>
          <w:tcPr>
            <w:tcW w:w="1067" w:type="dxa"/>
            <w:vAlign w:val="bottom"/>
          </w:tcPr>
          <w:p w14:paraId="343E1F01"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A8EDACD" w14:textId="77777777" w:rsidTr="003F5190">
        <w:tc>
          <w:tcPr>
            <w:tcW w:w="729" w:type="dxa"/>
            <w:vAlign w:val="bottom"/>
          </w:tcPr>
          <w:p w14:paraId="5F65B456" w14:textId="77777777" w:rsidR="00567422" w:rsidRPr="00AB4F3A" w:rsidRDefault="00567422" w:rsidP="003F5190">
            <w:pPr>
              <w:rPr>
                <w:sz w:val="16"/>
                <w:szCs w:val="16"/>
              </w:rPr>
            </w:pPr>
            <w:r w:rsidRPr="00AB4F3A">
              <w:rPr>
                <w:rFonts w:ascii="Calibri" w:hAnsi="Calibri" w:cs="Calibri"/>
                <w:color w:val="000000"/>
                <w:sz w:val="16"/>
                <w:szCs w:val="16"/>
              </w:rPr>
              <w:t>OS-3</w:t>
            </w:r>
          </w:p>
        </w:tc>
        <w:tc>
          <w:tcPr>
            <w:tcW w:w="663" w:type="dxa"/>
            <w:vAlign w:val="bottom"/>
          </w:tcPr>
          <w:p w14:paraId="5BC4395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1D94A6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58080BF0" w14:textId="77777777" w:rsidR="00567422" w:rsidRPr="00AB4F3A" w:rsidRDefault="00567422" w:rsidP="003F5190">
            <w:pPr>
              <w:rPr>
                <w:sz w:val="16"/>
                <w:szCs w:val="16"/>
              </w:rPr>
            </w:pPr>
            <w:r w:rsidRPr="00AB4F3A">
              <w:rPr>
                <w:rFonts w:ascii="Calibri" w:hAnsi="Calibri" w:cs="Calibri"/>
                <w:color w:val="000000"/>
                <w:sz w:val="16"/>
                <w:szCs w:val="16"/>
              </w:rPr>
              <w:t>0.0795</w:t>
            </w:r>
          </w:p>
        </w:tc>
        <w:tc>
          <w:tcPr>
            <w:tcW w:w="756" w:type="dxa"/>
            <w:vAlign w:val="bottom"/>
          </w:tcPr>
          <w:p w14:paraId="47BECAB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7D73576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CECAF2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F07857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E98F9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5DB9F4E8" w14:textId="77777777" w:rsidR="00567422" w:rsidRPr="00AB4F3A" w:rsidRDefault="00567422" w:rsidP="003F5190">
            <w:pPr>
              <w:rPr>
                <w:sz w:val="16"/>
                <w:szCs w:val="16"/>
              </w:rPr>
            </w:pPr>
            <w:r w:rsidRPr="00AB4F3A">
              <w:rPr>
                <w:rFonts w:ascii="Calibri" w:hAnsi="Calibri" w:cs="Calibri"/>
                <w:color w:val="000000"/>
                <w:sz w:val="16"/>
                <w:szCs w:val="16"/>
              </w:rPr>
              <w:t>0.002143</w:t>
            </w:r>
          </w:p>
        </w:tc>
        <w:tc>
          <w:tcPr>
            <w:tcW w:w="1114" w:type="dxa"/>
            <w:vAlign w:val="bottom"/>
          </w:tcPr>
          <w:p w14:paraId="41F55E5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D32202D" w14:textId="77777777" w:rsidR="00567422" w:rsidRPr="00AB4F3A" w:rsidRDefault="00567422" w:rsidP="003F5190">
            <w:pPr>
              <w:rPr>
                <w:sz w:val="16"/>
                <w:szCs w:val="16"/>
              </w:rPr>
            </w:pPr>
            <w:r w:rsidRPr="00AB4F3A">
              <w:rPr>
                <w:rFonts w:ascii="Calibri" w:hAnsi="Calibri" w:cs="Calibri"/>
                <w:color w:val="000000"/>
                <w:sz w:val="16"/>
                <w:szCs w:val="16"/>
              </w:rPr>
              <w:t>1221.424</w:t>
            </w:r>
          </w:p>
        </w:tc>
        <w:tc>
          <w:tcPr>
            <w:tcW w:w="1067" w:type="dxa"/>
            <w:vAlign w:val="bottom"/>
          </w:tcPr>
          <w:p w14:paraId="07094AFF" w14:textId="77777777" w:rsidR="00567422" w:rsidRPr="00AB4F3A" w:rsidRDefault="00567422" w:rsidP="003F5190">
            <w:pPr>
              <w:rPr>
                <w:sz w:val="16"/>
                <w:szCs w:val="16"/>
              </w:rPr>
            </w:pPr>
            <w:r w:rsidRPr="00AB4F3A">
              <w:rPr>
                <w:rFonts w:ascii="Calibri" w:hAnsi="Calibri" w:cs="Calibri"/>
                <w:color w:val="000000"/>
                <w:sz w:val="16"/>
                <w:szCs w:val="16"/>
              </w:rPr>
              <w:t>Mod</w:t>
            </w:r>
          </w:p>
        </w:tc>
      </w:tr>
    </w:tbl>
    <w:p w14:paraId="6D8696B4" w14:textId="72CEAF29" w:rsidR="00715D55" w:rsidRDefault="00D8535D">
      <w:pPr>
        <w:rPr>
          <w:rFonts w:ascii="Times New Roman" w:eastAsia="Times New Roman" w:hAnsi="Times New Roman" w:cs="Times New Roman"/>
          <w:sz w:val="24"/>
          <w:szCs w:val="24"/>
        </w:rPr>
      </w:pPr>
      <w:r>
        <w:br w:type="page"/>
      </w:r>
    </w:p>
    <w:p w14:paraId="27936BD6" w14:textId="77777777" w:rsidR="00567422" w:rsidRDefault="00567422">
      <w:pPr>
        <w:rPr>
          <w:rFonts w:ascii="Times New Roman" w:eastAsia="Times New Roman" w:hAnsi="Times New Roman" w:cs="Times New Roman"/>
          <w:sz w:val="24"/>
          <w:szCs w:val="24"/>
        </w:rPr>
        <w:sectPr w:rsidR="00567422" w:rsidSect="00567422">
          <w:pgSz w:w="15840" w:h="12240" w:orient="landscape"/>
          <w:pgMar w:top="1440" w:right="1440" w:bottom="1440" w:left="1440" w:header="720" w:footer="720" w:gutter="0"/>
          <w:lnNumType w:countBy="1" w:restart="continuous"/>
          <w:pgNumType w:start="1"/>
          <w:cols w:space="720"/>
          <w:docGrid w:linePitch="299"/>
        </w:sectPr>
      </w:pPr>
    </w:p>
    <w:p w14:paraId="5F5066BC" w14:textId="457B672E" w:rsidR="00715D55" w:rsidRDefault="00C739B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A322CC6" wp14:editId="0F2422AE">
            <wp:extent cx="5197475" cy="822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plot.png"/>
                    <pic:cNvPicPr/>
                  </pic:nvPicPr>
                  <pic:blipFill>
                    <a:blip r:embed="rId14">
                      <a:extLst>
                        <a:ext uri="{28A0092B-C50C-407E-A947-70E740481C1C}">
                          <a14:useLocalDpi xmlns:a14="http://schemas.microsoft.com/office/drawing/2010/main" val="0"/>
                        </a:ext>
                      </a:extLst>
                    </a:blip>
                    <a:stretch>
                      <a:fillRect/>
                    </a:stretch>
                  </pic:blipFill>
                  <pic:spPr>
                    <a:xfrm>
                      <a:off x="0" y="0"/>
                      <a:ext cx="5197475" cy="8229600"/>
                    </a:xfrm>
                    <a:prstGeom prst="rect">
                      <a:avLst/>
                    </a:prstGeom>
                  </pic:spPr>
                </pic:pic>
              </a:graphicData>
            </a:graphic>
          </wp:inline>
        </w:drawing>
      </w:r>
    </w:p>
    <w:p w14:paraId="2A821124" w14:textId="58A3E28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r w:rsidR="00271F4F">
        <w:rPr>
          <w:rFonts w:ascii="Times New Roman" w:eastAsia="Times New Roman" w:hAnsi="Times New Roman" w:cs="Times New Roman"/>
          <w:sz w:val="24"/>
          <w:szCs w:val="24"/>
        </w:rPr>
        <w:t xml:space="preserve">macroinvertebrate </w:t>
      </w:r>
      <w:r w:rsidR="00567422">
        <w:rPr>
          <w:rFonts w:ascii="Times New Roman" w:eastAsia="Times New Roman" w:hAnsi="Times New Roman" w:cs="Times New Roman"/>
          <w:sz w:val="24"/>
          <w:szCs w:val="24"/>
        </w:rPr>
        <w:t>δ</w:t>
      </w:r>
      <w:r w:rsidR="00567422" w:rsidRPr="005A1835">
        <w:rPr>
          <w:rFonts w:ascii="Times New Roman" w:eastAsia="Times New Roman" w:hAnsi="Times New Roman" w:cs="Times New Roman"/>
          <w:sz w:val="24"/>
          <w:szCs w:val="24"/>
          <w:vertAlign w:val="superscript"/>
        </w:rPr>
        <w:t>15</w:t>
      </w:r>
      <w:r w:rsidR="00567422">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(B), </w:t>
      </w:r>
      <w:r w:rsidR="00271F4F">
        <w:rPr>
          <w:rFonts w:ascii="Times New Roman" w:eastAsia="Times New Roman" w:hAnsi="Times New Roman" w:cs="Times New Roman"/>
          <w:sz w:val="24"/>
          <w:szCs w:val="24"/>
        </w:rPr>
        <w:t xml:space="preserve">total phosphorus (C), </w:t>
      </w:r>
      <w:r w:rsidR="00AD7A0D">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otal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regressed against log-transformed </w:t>
      </w:r>
      <w:r w:rsidR="007330EB">
        <w:rPr>
          <w:rFonts w:ascii="Times New Roman" w:eastAsia="Times New Roman" w:hAnsi="Times New Roman" w:cs="Times New Roman"/>
          <w:sz w:val="24"/>
          <w:szCs w:val="24"/>
        </w:rPr>
        <w:t>inverse distance weighted (</w:t>
      </w:r>
      <w:r w:rsidR="00B63560">
        <w:rPr>
          <w:rFonts w:ascii="Times New Roman" w:eastAsia="Times New Roman" w:hAnsi="Times New Roman" w:cs="Times New Roman"/>
          <w:sz w:val="24"/>
          <w:szCs w:val="24"/>
        </w:rPr>
        <w:t>IDW</w:t>
      </w:r>
      <w:r w:rsidR="007330EB">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population. Total PPCP concentrations (A) </w:t>
      </w:r>
      <w:r w:rsidR="007330EB">
        <w:rPr>
          <w:rFonts w:ascii="Times New Roman" w:eastAsia="Times New Roman" w:hAnsi="Times New Roman" w:cs="Times New Roman"/>
          <w:sz w:val="24"/>
          <w:szCs w:val="24"/>
        </w:rPr>
        <w:t xml:space="preserve">and </w:t>
      </w:r>
      <w:r w:rsidR="00271F4F">
        <w:rPr>
          <w:rFonts w:ascii="Times New Roman" w:eastAsia="Times New Roman" w:hAnsi="Times New Roman" w:cs="Times New Roman"/>
          <w:sz w:val="24"/>
          <w:szCs w:val="24"/>
        </w:rPr>
        <w:t xml:space="preserve">macroinvertebrate </w:t>
      </w:r>
      <w:r w:rsidR="00567422" w:rsidRPr="004D5001">
        <w:rPr>
          <w:rFonts w:ascii="Times New Roman" w:eastAsia="Times New Roman" w:hAnsi="Times New Roman" w:cs="Times New Roman"/>
          <w:sz w:val="24"/>
          <w:szCs w:val="24"/>
        </w:rPr>
        <w:t>δ</w:t>
      </w:r>
      <w:r w:rsidR="00567422" w:rsidRPr="004D5001">
        <w:rPr>
          <w:rFonts w:ascii="Times New Roman" w:eastAsia="Times New Roman" w:hAnsi="Times New Roman" w:cs="Times New Roman"/>
          <w:sz w:val="24"/>
          <w:szCs w:val="24"/>
          <w:vertAlign w:val="superscript"/>
        </w:rPr>
        <w:t>15</w:t>
      </w:r>
      <w:r w:rsidR="00567422" w:rsidRPr="004D5001">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sidRPr="004D5001">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 xml:space="preserve">) produced significant models. </w:t>
      </w:r>
      <w:r w:rsidR="002F2379">
        <w:rPr>
          <w:rFonts w:ascii="Times New Roman" w:eastAsia="Times New Roman" w:hAnsi="Times New Roman" w:cs="Times New Roman"/>
          <w:sz w:val="24"/>
          <w:szCs w:val="24"/>
        </w:rPr>
        <w:t>Total phosphorus (C), 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total</w:t>
      </w:r>
      <w:r w:rsidR="00D8535D">
        <w:rPr>
          <w:rFonts w:ascii="Times New Roman" w:eastAsia="Times New Roman" w:hAnsi="Times New Roman" w:cs="Times New Roman"/>
          <w:sz w:val="24"/>
          <w:szCs w:val="24"/>
        </w:rPr>
        <w:t xml:space="preserve">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did not produce significant models. </w:t>
      </w:r>
      <w:r w:rsidR="00D8535D">
        <w:br w:type="page"/>
      </w:r>
    </w:p>
    <w:p w14:paraId="5AD8598F" w14:textId="0A0327A5"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22F74C3" wp14:editId="27CE781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619769E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Periphyton 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Labels 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sites with high (purple), moderate (pink), and low (orange)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567422">
        <w:rPr>
          <w:rFonts w:ascii="Times New Roman" w:eastAsia="Times New Roman" w:hAnsi="Times New Roman" w:cs="Times New Roman"/>
          <w:sz w:val="24"/>
          <w:szCs w:val="24"/>
        </w:rPr>
        <w:t xml:space="preserve">Sites with a higher IDW population value tended to be more associated with filamentous algal groupings and separate from sites with moderate and low IDW population values, which were more associated with diatom abundance. </w:t>
      </w:r>
      <w:r>
        <w:rPr>
          <w:rFonts w:ascii="Times New Roman" w:eastAsia="Times New Roman" w:hAnsi="Times New Roman" w:cs="Times New Roman"/>
          <w:sz w:val="24"/>
          <w:szCs w:val="24"/>
        </w:rPr>
        <w:t xml:space="preserve">PERMANOVA confirmed the three groups to be significantly different (p = 0.023). </w:t>
      </w:r>
      <w:r>
        <w:br w:type="page"/>
      </w:r>
    </w:p>
    <w:p w14:paraId="7F5F2D82" w14:textId="6ED3FC1D"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179C9B4" wp14:editId="4270720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43968724"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Macroinvertebrate abundance NMDS with </w:t>
      </w:r>
      <w:r w:rsidR="007A705A">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urtis dissimilarity. Sampling location labels are sized by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with major groups including low (orange), moderate (pink), and high (purple)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PERMANOVA confirmed the three groups to be significantly different (p = 0.002). Sites with a higher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tended to be associated with amphipod and leech taxa (see Table 2), whereas sites with </w:t>
      </w:r>
      <w:r w:rsidR="002C7B99">
        <w:rPr>
          <w:rFonts w:ascii="Times New Roman" w:eastAsia="Times New Roman" w:hAnsi="Times New Roman" w:cs="Times New Roman"/>
          <w:sz w:val="24"/>
          <w:szCs w:val="24"/>
        </w:rPr>
        <w:t xml:space="preserve">lower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were more associated with increased mollusc abundance (see Table 2).</w:t>
      </w:r>
      <w:r w:rsidR="00D8535D">
        <w:br w:type="page"/>
      </w:r>
    </w:p>
    <w:p w14:paraId="6CE55C18" w14:textId="6C190359" w:rsidR="00715D55" w:rsidRDefault="00A834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6A25C27" wp14:editId="51F5224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ble_isotopes_bipl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25DF49C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xml:space="preserve">: Biplot of mean and standard </w:t>
      </w:r>
      <w:r w:rsidR="00D8535D" w:rsidRPr="00567422">
        <w:rPr>
          <w:rFonts w:ascii="Times New Roman" w:eastAsia="Times New Roman" w:hAnsi="Times New Roman" w:cs="Times New Roman"/>
          <w:sz w:val="24"/>
          <w:szCs w:val="24"/>
        </w:rPr>
        <w:t xml:space="preserve">deviation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and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stable</w:t>
      </w:r>
      <w:r w:rsidR="00D8535D">
        <w:rPr>
          <w:rFonts w:ascii="Times New Roman" w:eastAsia="Times New Roman" w:hAnsi="Times New Roman" w:cs="Times New Roman"/>
          <w:sz w:val="24"/>
          <w:szCs w:val="24"/>
        </w:rPr>
        <w:t xml:space="preserv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w:t>
      </w:r>
      <w:r w:rsidR="00D8535D" w:rsidRPr="00567422">
        <w:rPr>
          <w:rFonts w:ascii="Times New Roman" w:eastAsia="Times New Roman" w:hAnsi="Times New Roman" w:cs="Times New Roman"/>
          <w:sz w:val="24"/>
          <w:szCs w:val="24"/>
        </w:rPr>
        <w:t xml:space="preserve">in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or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signatures</w:t>
      </w:r>
      <w:r w:rsidR="00D8535D">
        <w:rPr>
          <w:rFonts w:ascii="Times New Roman" w:eastAsia="Times New Roman" w:hAnsi="Times New Roman" w:cs="Times New Roman"/>
          <w:sz w:val="24"/>
          <w:szCs w:val="24"/>
        </w:rPr>
        <w:t xml:space="preserve">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567422" w:rsidRPr="00567422">
        <w:rPr>
          <w:rFonts w:ascii="Times New Roman" w:eastAsia="Times New Roman" w:hAnsi="Times New Roman" w:cs="Times New Roman"/>
          <w:color w:val="212121"/>
          <w:sz w:val="24"/>
          <w:szCs w:val="24"/>
          <w:highlight w:val="white"/>
        </w:rPr>
        <w:t xml:space="preserve"> </w:t>
      </w:r>
      <w:r w:rsidR="00567422">
        <w:rPr>
          <w:rFonts w:ascii="Times New Roman" w:eastAsia="Times New Roman" w:hAnsi="Times New Roman" w:cs="Times New Roman"/>
          <w:color w:val="212121"/>
          <w:sz w:val="24"/>
          <w:szCs w:val="24"/>
          <w:highlight w:val="white"/>
        </w:rPr>
        <w:t>δ</w:t>
      </w:r>
      <w:r w:rsidR="00567422" w:rsidRPr="005A1835">
        <w:rPr>
          <w:rFonts w:ascii="Times New Roman" w:eastAsia="Times New Roman" w:hAnsi="Times New Roman" w:cs="Times New Roman"/>
          <w:color w:val="212121"/>
          <w:sz w:val="24"/>
          <w:szCs w:val="24"/>
          <w:highlight w:val="white"/>
          <w:vertAlign w:val="superscript"/>
        </w:rPr>
        <w:t>15</w:t>
      </w:r>
      <w:r w:rsidR="00567422">
        <w:rPr>
          <w:rFonts w:ascii="Times New Roman" w:eastAsia="Times New Roman" w:hAnsi="Times New Roman" w:cs="Times New Roman"/>
          <w:color w:val="212121"/>
          <w:sz w:val="24"/>
          <w:szCs w:val="24"/>
          <w:highlight w:val="white"/>
        </w:rPr>
        <w:t>N</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sidRPr="00567422">
        <w:rPr>
          <w:rFonts w:ascii="Times New Roman" w:eastAsia="Times New Roman" w:hAnsi="Times New Roman" w:cs="Times New Roman"/>
          <w:i/>
          <w:iCs/>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r w:rsidR="00D8535D">
        <w:br w:type="page"/>
      </w:r>
    </w:p>
    <w:p w14:paraId="4B5B5AB5" w14:textId="53B16CE5" w:rsidR="00715D55" w:rsidRDefault="00715D55">
      <w:pPr>
        <w:rPr>
          <w:rFonts w:ascii="Times New Roman" w:eastAsia="Times New Roman" w:hAnsi="Times New Roman" w:cs="Times New Roman"/>
          <w:sz w:val="24"/>
          <w:szCs w:val="24"/>
        </w:rPr>
      </w:pPr>
    </w:p>
    <w:p w14:paraId="4045D900" w14:textId="16B5B443" w:rsidR="00567422" w:rsidRDefault="00567422">
      <w:pPr>
        <w:rPr>
          <w:rFonts w:ascii="Times New Roman" w:eastAsia="Times New Roman" w:hAnsi="Times New Roman" w:cs="Times New Roman"/>
          <w:sz w:val="24"/>
          <w:szCs w:val="24"/>
        </w:rPr>
      </w:pPr>
      <w:r w:rsidRPr="000826F2">
        <w:rPr>
          <w:rFonts w:ascii="Times New Roman" w:eastAsia="Times New Roman" w:hAnsi="Times New Roman" w:cs="Times New Roman"/>
          <w:noProof/>
          <w:sz w:val="24"/>
          <w:szCs w:val="24"/>
          <w:lang w:val="en-US"/>
        </w:rPr>
        <w:drawing>
          <wp:inline distT="0" distB="0" distL="0" distR="0" wp14:anchorId="53D13658" wp14:editId="0572846F">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cp_fa_pl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3BBD4516" w:rsidR="00E55C6C" w:rsidRDefault="00D8535D">
      <w:pPr>
        <w:rPr>
          <w:rFonts w:ascii="Times New Roman" w:eastAsia="Times New Roman" w:hAnsi="Times New Roman" w:cs="Times New Roman"/>
          <w:sz w:val="24"/>
          <w:szCs w:val="24"/>
        </w:rPr>
      </w:pPr>
      <w:commentRangeStart w:id="130"/>
      <w:r>
        <w:rPr>
          <w:rFonts w:ascii="Times New Roman" w:eastAsia="Times New Roman" w:hAnsi="Times New Roman" w:cs="Times New Roman"/>
          <w:sz w:val="24"/>
          <w:szCs w:val="24"/>
        </w:rPr>
        <w:t xml:space="preserve">Figure </w:t>
      </w:r>
      <w:r w:rsidR="00E01811">
        <w:rPr>
          <w:rFonts w:ascii="Times New Roman" w:eastAsia="Times New Roman" w:hAnsi="Times New Roman" w:cs="Times New Roman"/>
          <w:sz w:val="24"/>
          <w:szCs w:val="24"/>
        </w:rPr>
        <w:t>7</w:t>
      </w:r>
      <w:r>
        <w:rPr>
          <w:rFonts w:ascii="Times New Roman" w:eastAsia="Times New Roman" w:hAnsi="Times New Roman" w:cs="Times New Roman"/>
          <w:sz w:val="24"/>
          <w:szCs w:val="24"/>
        </w:rPr>
        <w:t>: Ratio of 18:3ω3 and 18:4ω3 relative to 20:5ω3 and 20:6ω3 as a function of log -transformed total PPCP concentrations. The fatty acids 18:3ω3, 18:4ω3, 20:5ω3</w:t>
      </w:r>
      <w:r w:rsidR="002F2379">
        <w:rPr>
          <w:rFonts w:ascii="Times New Roman" w:eastAsia="Times New Roman" w:hAnsi="Times New Roman" w:cs="Times New Roman"/>
          <w:sz w:val="24"/>
          <w:szCs w:val="24"/>
        </w:rPr>
        <w:t>, 22:5ω3,</w:t>
      </w:r>
      <w:r>
        <w:rPr>
          <w:rFonts w:ascii="Times New Roman" w:eastAsia="Times New Roman" w:hAnsi="Times New Roman" w:cs="Times New Roman"/>
          <w:sz w:val="24"/>
          <w:szCs w:val="24"/>
        </w:rPr>
        <w:t xml:space="preserve"> and 2</w:t>
      </w:r>
      <w:r w:rsidR="002F2379">
        <w:rPr>
          <w:rFonts w:ascii="Times New Roman" w:eastAsia="Times New Roman" w:hAnsi="Times New Roman" w:cs="Times New Roman"/>
          <w:sz w:val="24"/>
          <w:szCs w:val="24"/>
        </w:rPr>
        <w:t>2</w:t>
      </w:r>
      <w:r>
        <w:rPr>
          <w:rFonts w:ascii="Times New Roman" w:eastAsia="Times New Roman" w:hAnsi="Times New Roman" w:cs="Times New Roman"/>
          <w:sz w:val="24"/>
          <w:szCs w:val="24"/>
        </w:rPr>
        <w:t>:6ω3 are all essential fatty acids (EFAs), which are prone to accumulate in organisms and mainly synthesized in primary producers. Because 18:3ω3 and 18:4ω3 are mainly found in filamentous algae whereas 20:5ω3</w:t>
      </w:r>
      <w:r w:rsidR="002F2379">
        <w:rPr>
          <w:rFonts w:ascii="Times New Roman" w:eastAsia="Times New Roman" w:hAnsi="Times New Roman" w:cs="Times New Roman"/>
          <w:sz w:val="24"/>
          <w:szCs w:val="24"/>
        </w:rPr>
        <w:t>, 22:5ω3, and 22:6ω3</w:t>
      </w:r>
      <w:r>
        <w:rPr>
          <w:rFonts w:ascii="Times New Roman" w:eastAsia="Times New Roman" w:hAnsi="Times New Roman" w:cs="Times New Roman"/>
          <w:sz w:val="24"/>
          <w:szCs w:val="24"/>
        </w:rPr>
        <w:t xml:space="preserve"> tend to be associated with diatoms, our ratio also serves as a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w:t>
      </w:r>
      <w:commentRangeEnd w:id="130"/>
      <w:r w:rsidR="00F435BB">
        <w:rPr>
          <w:rStyle w:val="CommentReference"/>
        </w:rPr>
        <w:commentReference w:id="130"/>
      </w:r>
    </w:p>
    <w:p w14:paraId="11983F4D" w14:textId="77777777"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77777777" w:rsidR="00E55C6C" w:rsidRDefault="00E55C6C">
      <w:r>
        <w:rPr>
          <w:noProof/>
          <w:lang w:val="en-US"/>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052D07FB" w:rsidR="00715D55" w:rsidRDefault="009C78FF">
      <w:pPr>
        <w:rPr>
          <w:rFonts w:ascii="Times New Roman" w:eastAsia="Times New Roman" w:hAnsi="Times New Roman" w:cs="Times New Roman"/>
          <w:sz w:val="24"/>
          <w:szCs w:val="24"/>
        </w:rPr>
      </w:pPr>
      <w:r>
        <w:rPr>
          <w:noProof/>
          <w:sz w:val="18"/>
          <w:szCs w:val="18"/>
          <w:lang w:val="en-US"/>
        </w:rPr>
        <w:lastRenderedPageBreak/>
        <w:drawing>
          <wp:inline distT="0" distB="0" distL="0" distR="0" wp14:anchorId="2B97E208" wp14:editId="64622F49">
            <wp:extent cx="5943600" cy="495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_species_all_F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commentRangeStart w:id="131"/>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Because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Interspecific variation in fatty acid composition tended to be larger than intraspecific variation, implying that fatty acid signatures were largely species-specific and not environmentally driven</w:t>
      </w:r>
      <w:commentRangeEnd w:id="131"/>
      <w:r w:rsidR="00F435BB">
        <w:rPr>
          <w:rStyle w:val="CommentReference"/>
        </w:rPr>
        <w:commentReference w:id="131"/>
      </w:r>
      <w:r>
        <w:rPr>
          <w:rFonts w:ascii="Times New Roman" w:eastAsia="Times New Roman" w:hAnsi="Times New Roman" w:cs="Times New Roman"/>
          <w:sz w:val="24"/>
          <w:szCs w:val="24"/>
        </w:rPr>
        <w:t xml:space="preserve">. </w:t>
      </w:r>
      <w:r>
        <w:br w:type="page"/>
      </w:r>
    </w:p>
    <w:p w14:paraId="55D0939A" w14:textId="27BEC6B0" w:rsidR="00715D55" w:rsidRDefault="002C2D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5CD90635" wp14:editId="24F71FA6">
            <wp:extent cx="59436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species_Essential_F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21F0073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0318B7" w:rsidRPr="005068F3">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sz w:val="24"/>
          <w:szCs w:val="24"/>
        </w:rPr>
        <w:t xml:space="preserve"> are endemic filamentous algae that are large and form very dense mats easily collected where it occurs.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fatty acids. Because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commentRangeStart w:id="132"/>
      <w:r w:rsidR="000318B7">
        <w:rPr>
          <w:rFonts w:ascii="Times New Roman" w:eastAsia="Times New Roman" w:hAnsi="Times New Roman" w:cs="Times New Roman"/>
          <w:sz w:val="24"/>
          <w:szCs w:val="24"/>
        </w:rPr>
        <w:t>.</w:t>
      </w:r>
      <w:commentRangeEnd w:id="132"/>
      <w:r w:rsidR="00F435BB">
        <w:rPr>
          <w:rStyle w:val="CommentReference"/>
        </w:rPr>
        <w:commentReference w:id="132"/>
      </w:r>
    </w:p>
    <w:sectPr w:rsidR="00715D55" w:rsidSect="00567422">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Aaron Galloway" w:date="2020-09-17T15:45:00Z" w:initials="AG">
    <w:p w14:paraId="41D07B9A" w14:textId="7AC9E08A" w:rsidR="002E1676" w:rsidRDefault="002E1676">
      <w:pPr>
        <w:pStyle w:val="CommentText"/>
      </w:pPr>
      <w:r>
        <w:rPr>
          <w:rStyle w:val="CommentReference"/>
        </w:rPr>
        <w:annotationRef/>
      </w:r>
      <w:r>
        <w:t>Minor thing, but why ‘yet’ here? Could this not just go right into ‘the invariance of amphipod....’?</w:t>
      </w:r>
    </w:p>
  </w:comment>
  <w:comment w:id="4" w:author="Aaron Galloway" w:date="2020-09-17T15:46:00Z" w:initials="AG">
    <w:p w14:paraId="503BE782" w14:textId="219A7A99" w:rsidR="002E1676" w:rsidRDefault="002E1676">
      <w:pPr>
        <w:pStyle w:val="CommentText"/>
      </w:pPr>
      <w:r>
        <w:rPr>
          <w:rStyle w:val="CommentReference"/>
        </w:rPr>
        <w:annotationRef/>
      </w:r>
      <w:r>
        <w:t xml:space="preserve">Which affects the FA and isotopes of some consumers but does not translate? AG will come back to this after seeing the rest of the </w:t>
      </w:r>
      <w:proofErr w:type="spellStart"/>
      <w:r>
        <w:t>ms</w:t>
      </w:r>
      <w:proofErr w:type="spellEnd"/>
    </w:p>
  </w:comment>
  <w:comment w:id="5" w:author="Aaron Galloway" w:date="2020-09-17T15:49:00Z" w:initials="AG">
    <w:p w14:paraId="42EE11C4" w14:textId="6A7EFE64" w:rsidR="002E1676" w:rsidRDefault="002E1676">
      <w:pPr>
        <w:pStyle w:val="CommentText"/>
      </w:pPr>
      <w:r>
        <w:rPr>
          <w:rStyle w:val="CommentReference"/>
        </w:rPr>
        <w:annotationRef/>
      </w:r>
      <w:r>
        <w:t>Very strong opening</w:t>
      </w:r>
    </w:p>
  </w:comment>
  <w:comment w:id="7" w:author="Aaron Galloway" w:date="2020-09-17T15:55:00Z" w:initials="AG">
    <w:p w14:paraId="42D897D8" w14:textId="403D6696" w:rsidR="002E1676" w:rsidRDefault="002E1676">
      <w:pPr>
        <w:pStyle w:val="CommentText"/>
      </w:pPr>
      <w:r>
        <w:rPr>
          <w:rStyle w:val="CommentReference"/>
        </w:rPr>
        <w:annotationRef/>
      </w:r>
      <w:r>
        <w:t xml:space="preserve">I’m glad I caught this... 22:5w3 and DHA are really low in diatoms... See figure 2 in the cited Taipale 2013. But those two are both fairly common in Euglenoids. If there are interpretations later in the paper of these FA indicating diatoms we’ll need to revise those interpretations. </w:t>
      </w:r>
    </w:p>
  </w:comment>
  <w:comment w:id="13" w:author="Aaron Galloway" w:date="2020-09-17T16:03:00Z" w:initials="AG">
    <w:p w14:paraId="7873DFAA" w14:textId="7E130221" w:rsidR="002E1676" w:rsidRDefault="002E1676">
      <w:pPr>
        <w:pStyle w:val="CommentText"/>
      </w:pPr>
      <w:r>
        <w:rPr>
          <w:rStyle w:val="CommentReference"/>
        </w:rPr>
        <w:annotationRef/>
      </w:r>
      <w:r>
        <w:t>I would place this vaguely at the “group” or more specifically, phylum or class level, but would not say ‘species’ here.</w:t>
      </w:r>
    </w:p>
  </w:comment>
  <w:comment w:id="19" w:author="Aaron Galloway" w:date="2020-09-17T16:01:00Z" w:initials="AG">
    <w:p w14:paraId="0AC0C6CB" w14:textId="6D8BED7A" w:rsidR="002E1676" w:rsidRDefault="002E1676">
      <w:pPr>
        <w:pStyle w:val="CommentText"/>
      </w:pPr>
      <w:r>
        <w:rPr>
          <w:rStyle w:val="CommentReference"/>
        </w:rPr>
        <w:annotationRef/>
      </w:r>
      <w:r>
        <w:t>Sorry to self-cite, but this is the major point of this Galloway and Winder paper and I think it’s worth citing along with Taipale here (it looks like you are already citing it later anyway). The Taipale paper really focuses on novel biomarker FA that are unique to each group (most of which are not considered EFA) and the G+W paper is based on synthesis/analysis of mostly EFA and more data.</w:t>
      </w:r>
    </w:p>
  </w:comment>
  <w:comment w:id="32" w:author="Aaron Galloway" w:date="2020-09-17T16:20:00Z" w:initials="AG">
    <w:p w14:paraId="4E78AD97" w14:textId="6244B064" w:rsidR="002E1676" w:rsidRDefault="002E1676">
      <w:pPr>
        <w:pStyle w:val="CommentText"/>
      </w:pPr>
      <w:r>
        <w:rPr>
          <w:rStyle w:val="CommentReference"/>
        </w:rPr>
        <w:annotationRef/>
      </w:r>
      <w:r>
        <w:t>I see why you put this here, as a way to introduce the transition to why we are going to start talking about Lake Baikal, but it might not be necessary here (it could be in the next paragraph) or maybe even removed..</w:t>
      </w:r>
    </w:p>
  </w:comment>
  <w:comment w:id="35" w:author="Aaron Galloway" w:date="2020-09-17T16:17:00Z" w:initials="AG">
    <w:p w14:paraId="33341619" w14:textId="29B1DE6C" w:rsidR="002E1676" w:rsidRDefault="002E1676">
      <w:pPr>
        <w:pStyle w:val="CommentText"/>
      </w:pPr>
      <w:r>
        <w:rPr>
          <w:rStyle w:val="CommentReference"/>
        </w:rPr>
        <w:annotationRef/>
      </w:r>
      <w:r>
        <w:t>I think this was too wordy before and made the first sentence of the next paragraph redundant</w:t>
      </w:r>
    </w:p>
  </w:comment>
  <w:comment w:id="38" w:author="Aaron Galloway" w:date="2020-09-17T16:22:00Z" w:initials="AG">
    <w:p w14:paraId="7EB2C0B9" w14:textId="36D41025" w:rsidR="002E1676" w:rsidRDefault="002E1676">
      <w:pPr>
        <w:pStyle w:val="CommentText"/>
      </w:pPr>
      <w:r>
        <w:rPr>
          <w:rStyle w:val="CommentReference"/>
        </w:rPr>
        <w:annotationRef/>
      </w:r>
      <w:r>
        <w:t>e.g., this is here so you may not need it in the above intro to the paragraph above.</w:t>
      </w:r>
    </w:p>
  </w:comment>
  <w:comment w:id="40" w:author="Aaron Galloway" w:date="2020-09-17T16:23:00Z" w:initials="AG">
    <w:p w14:paraId="2BBDB272" w14:textId="246047EB" w:rsidR="002E1676" w:rsidRDefault="002E1676">
      <w:pPr>
        <w:pStyle w:val="CommentText"/>
      </w:pPr>
      <w:r>
        <w:rPr>
          <w:rStyle w:val="CommentReference"/>
        </w:rPr>
        <w:annotationRef/>
      </w:r>
      <w:r>
        <w:t>I mean, I know this is a deep lake but it’s just INSANE how deep that gets 2 km offshore!!!!</w:t>
      </w:r>
    </w:p>
  </w:comment>
  <w:comment w:id="39" w:author="Aaron Galloway" w:date="2020-09-17T16:32:00Z" w:initials="AG">
    <w:p w14:paraId="7F3B258F" w14:textId="2E11A97B" w:rsidR="002E1676" w:rsidRDefault="002E1676">
      <w:pPr>
        <w:pStyle w:val="CommentText"/>
      </w:pPr>
      <w:r>
        <w:rPr>
          <w:rStyle w:val="CommentReference"/>
        </w:rPr>
        <w:annotationRef/>
      </w:r>
      <w:r>
        <w:t>Is this where you would want to identify what ship you used or method used for getting offshore and sampling deep water?</w:t>
      </w:r>
    </w:p>
  </w:comment>
  <w:comment w:id="64" w:author="Aaron Galloway" w:date="2020-09-17T16:33:00Z" w:initials="AG">
    <w:p w14:paraId="681D594C" w14:textId="7F6A36BB" w:rsidR="002E1676" w:rsidRDefault="002E1676">
      <w:pPr>
        <w:pStyle w:val="CommentText"/>
      </w:pPr>
      <w:r>
        <w:rPr>
          <w:rStyle w:val="CommentReference"/>
        </w:rPr>
        <w:annotationRef/>
      </w:r>
      <w:r>
        <w:t>Which ship? This wasn’t described... maybe even just the ship name?</w:t>
      </w:r>
    </w:p>
  </w:comment>
  <w:comment w:id="66" w:author="Aaron Galloway" w:date="2020-09-17T16:38:00Z" w:initials="AG">
    <w:p w14:paraId="02EFAF98" w14:textId="528EF002" w:rsidR="002E1676" w:rsidRDefault="002E1676">
      <w:pPr>
        <w:pStyle w:val="CommentText"/>
      </w:pPr>
      <w:r>
        <w:rPr>
          <w:rStyle w:val="CommentReference"/>
        </w:rPr>
        <w:annotationRef/>
      </w:r>
      <w:r>
        <w:t>Are both citations needed?</w:t>
      </w:r>
    </w:p>
  </w:comment>
  <w:comment w:id="79" w:author="Aaron Galloway" w:date="2020-09-17T16:42:00Z" w:initials="AG">
    <w:p w14:paraId="1EE8750E" w14:textId="47BB6CD2" w:rsidR="002E1676" w:rsidRDefault="002E1676">
      <w:pPr>
        <w:pStyle w:val="CommentText"/>
      </w:pPr>
      <w:r>
        <w:rPr>
          <w:rStyle w:val="CommentReference"/>
        </w:rPr>
        <w:annotationRef/>
      </w:r>
      <w:r>
        <w:t xml:space="preserve">Being consistent with how it is reported in the above sections? </w:t>
      </w:r>
      <w:proofErr w:type="spellStart"/>
      <w:r>
        <w:t>Mabye</w:t>
      </w:r>
      <w:proofErr w:type="spellEnd"/>
      <w:r>
        <w:t xml:space="preserve"> no big deal.</w:t>
      </w:r>
    </w:p>
  </w:comment>
  <w:comment w:id="84" w:author="Aaron Galloway" w:date="2020-09-17T16:43:00Z" w:initials="AG">
    <w:p w14:paraId="152C359F" w14:textId="046B9433" w:rsidR="002E1676" w:rsidRDefault="002E1676">
      <w:pPr>
        <w:pStyle w:val="CommentText"/>
      </w:pPr>
      <w:r>
        <w:rPr>
          <w:rStyle w:val="CommentReference"/>
        </w:rPr>
        <w:annotationRef/>
      </w:r>
      <w:r>
        <w:t>Slightly more detail on this perhaps?</w:t>
      </w:r>
    </w:p>
  </w:comment>
  <w:comment w:id="86" w:author="Aaron Galloway" w:date="2020-09-17T16:45:00Z" w:initials="AG">
    <w:p w14:paraId="2436583D" w14:textId="55262C30" w:rsidR="002E1676" w:rsidRDefault="002E1676">
      <w:pPr>
        <w:pStyle w:val="CommentText"/>
      </w:pPr>
      <w:r>
        <w:rPr>
          <w:rStyle w:val="CommentReference"/>
        </w:rPr>
        <w:annotationRef/>
      </w:r>
      <w:r>
        <w:t xml:space="preserve">Ok but I wonder if you need to identify what this </w:t>
      </w:r>
      <w:proofErr w:type="spellStart"/>
      <w:r>
        <w:t>bascially</w:t>
      </w:r>
      <w:proofErr w:type="spellEnd"/>
      <w:r>
        <w:t xml:space="preserve"> means... like what samples? How many, what proportion, etc., so that the reader has an idea of how big of a deal (or not) this is?</w:t>
      </w:r>
    </w:p>
  </w:comment>
  <w:comment w:id="91" w:author="Aaron Galloway" w:date="2020-09-17T16:48:00Z" w:initials="AG">
    <w:p w14:paraId="43B4D38B" w14:textId="77C69E2D" w:rsidR="002E1676" w:rsidRDefault="002E1676">
      <w:pPr>
        <w:pStyle w:val="CommentText"/>
      </w:pPr>
      <w:r>
        <w:rPr>
          <w:rStyle w:val="CommentReference"/>
        </w:rPr>
        <w:annotationRef/>
      </w:r>
      <w:r>
        <w:t>I remember that this was a nightmare trip for you! And while we don’t have to divulge all of the drama, I think we need to identify that we shipped the samples frozen to the labs in the states.</w:t>
      </w:r>
    </w:p>
  </w:comment>
  <w:comment w:id="117" w:author="Aaron Galloway" w:date="2020-09-17T16:56:00Z" w:initials="AG">
    <w:p w14:paraId="3DB740CC" w14:textId="481CF8C2" w:rsidR="002E1676" w:rsidRDefault="002E1676">
      <w:pPr>
        <w:pStyle w:val="CommentText"/>
      </w:pPr>
      <w:r>
        <w:rPr>
          <w:rStyle w:val="CommentReference"/>
        </w:rPr>
        <w:annotationRef/>
      </w:r>
      <w:r>
        <w:t>This is a bit problematic... 22:5w3 and DHA are not really diatom markers. I’m sorry I didn’t catch this until now. I think in our earlier conversations about your results I don’t think I registered that you were using these EFA as an indicator of diatoms.</w:t>
      </w:r>
    </w:p>
    <w:p w14:paraId="51D7A3A8" w14:textId="25AEE05F" w:rsidR="002E1676" w:rsidRDefault="002E1676">
      <w:pPr>
        <w:pStyle w:val="CommentText"/>
      </w:pPr>
      <w:r>
        <w:t>We could have a talk about this. One way to approach this would be to actually use the non-EFA data a little more as well. Taipale et al. highlight that there are a lot of great biomarkers for diatoms specifically (which are not really EFA). But if we want to keep the interpretation to the EFA, then we could also do this but acknowledge / talk about what these other FA could be indicating. They may be indicative of Euglenoids but also dinoflagellates (which were not in the Taipale species list but are in the Galloway and Winder lists). DHA is also pretty abundant in the haptophytes/</w:t>
      </w:r>
      <w:proofErr w:type="spellStart"/>
      <w:r>
        <w:t>prymnesiophytes</w:t>
      </w:r>
      <w:proofErr w:type="spellEnd"/>
      <w:r>
        <w:t xml:space="preserve">... Do you think any of these algae are in the Baikal periphyton scrape samples? Another interpretation is that these are from </w:t>
      </w:r>
      <w:proofErr w:type="spellStart"/>
      <w:r>
        <w:t>cilliates</w:t>
      </w:r>
      <w:proofErr w:type="spellEnd"/>
      <w:r>
        <w:t xml:space="preserve"> (which do have DHA) or other small consumers? Maybe look into other published papers on periphyton FA and see what people are getting... </w:t>
      </w:r>
    </w:p>
  </w:comment>
  <w:comment w:id="118" w:author="Aaron Galloway" w:date="2020-09-17T17:01:00Z" w:initials="AG">
    <w:p w14:paraId="2C3D0E28" w14:textId="4E05D9D5" w:rsidR="002E1676" w:rsidRDefault="002E1676">
      <w:pPr>
        <w:pStyle w:val="CommentText"/>
      </w:pPr>
      <w:r>
        <w:rPr>
          <w:rStyle w:val="CommentReference"/>
        </w:rPr>
        <w:annotationRef/>
      </w:r>
      <w:r>
        <w:t xml:space="preserve">I think we’ll have to re-evaluate this index if we are using those particular FA given what I explained above. </w:t>
      </w:r>
    </w:p>
  </w:comment>
  <w:comment w:id="120" w:author="Aaron Galloway" w:date="2020-09-17T17:12:00Z" w:initials="AG">
    <w:p w14:paraId="7C3ECCF9" w14:textId="43B5FFD2" w:rsidR="002E1676" w:rsidRDefault="002E1676">
      <w:pPr>
        <w:pStyle w:val="CommentText"/>
      </w:pPr>
      <w:r>
        <w:rPr>
          <w:rStyle w:val="CommentReference"/>
        </w:rPr>
        <w:annotationRef/>
      </w:r>
      <w:r>
        <w:t>Maybe we want to focus less on this ratio and instead talk about the patterns with some of the individual FA. I do think, now that I see this results section in an actual paper, that we are missing something by only looking at the EFA. This FA results section is very light. It might be ok, but I wonder if we should also at least look into some of the main summary categories that are commonly used, including bacterial FA markers (sum of odd # C chains, e.g., 15:0, 17:0 and others), sum of diatom markers (e.g.., 16:1w7+any of the other MUFA and 16C and 18C PUFA in Taipale’s list), sum SAFA, sum MUFA, sum PUFA? Other important groupings are sum of w-6 EFA and sum of w-3 EFA. I remember that when you first got your FA results that you might have explored some of this, right? It might just be that we have to bring a bit more of that work into this paper. You and Julie and I could have a conversation if you want.</w:t>
      </w:r>
    </w:p>
  </w:comment>
  <w:comment w:id="121" w:author="Aaron Galloway" w:date="2020-09-17T17:21:00Z" w:initials="AG">
    <w:p w14:paraId="155B695F" w14:textId="77777777" w:rsidR="002E1676" w:rsidRDefault="002E1676">
      <w:pPr>
        <w:pStyle w:val="CommentText"/>
      </w:pPr>
      <w:r>
        <w:rPr>
          <w:rStyle w:val="CommentReference"/>
        </w:rPr>
        <w:annotationRef/>
      </w:r>
    </w:p>
    <w:p w14:paraId="5830E271" w14:textId="259A1D64" w:rsidR="002E1676" w:rsidRDefault="002E1676">
      <w:pPr>
        <w:pStyle w:val="CommentText"/>
      </w:pPr>
      <w:r>
        <w:t>All of this discussion so far seems solid to me!</w:t>
      </w:r>
    </w:p>
  </w:comment>
  <w:comment w:id="122" w:author="Aaron Galloway" w:date="2020-09-17T17:22:00Z" w:initials="AG">
    <w:p w14:paraId="30F43E63" w14:textId="77777777" w:rsidR="002E1676" w:rsidRDefault="002E1676">
      <w:pPr>
        <w:pStyle w:val="CommentText"/>
      </w:pPr>
      <w:r>
        <w:rPr>
          <w:rStyle w:val="CommentReference"/>
        </w:rPr>
        <w:annotationRef/>
      </w:r>
      <w:r>
        <w:t xml:space="preserve">Again I’d like to re-think the focus on these 5 FA only and the ratio of these two 18C to the &gt;20C EFAs here... I don’t think this pattern does reflect higher abundance of green algae relative to diatoms because two of those FA are not good diatom markers. </w:t>
      </w:r>
    </w:p>
    <w:p w14:paraId="0489CEB8" w14:textId="77777777" w:rsidR="002E1676" w:rsidRDefault="002E1676">
      <w:pPr>
        <w:pStyle w:val="CommentText"/>
      </w:pPr>
    </w:p>
    <w:p w14:paraId="66800E73" w14:textId="5CF77BE9" w:rsidR="002E1676" w:rsidRDefault="002E1676">
      <w:pPr>
        <w:pStyle w:val="CommentText"/>
      </w:pPr>
      <w:r>
        <w:t>Is the green filamentous algae dominance story supported by the scrape analyses themselves? I.e., do we need the FA to tell us this for the consumers?</w:t>
      </w:r>
    </w:p>
  </w:comment>
  <w:comment w:id="123" w:author="Aaron Galloway" w:date="2020-09-17T17:25:00Z" w:initials="AG">
    <w:p w14:paraId="4C8259B6" w14:textId="486AB55E" w:rsidR="002E1676" w:rsidRDefault="002E1676">
      <w:pPr>
        <w:pStyle w:val="CommentText"/>
      </w:pPr>
      <w:r>
        <w:rPr>
          <w:rStyle w:val="CommentReference"/>
        </w:rPr>
        <w:annotationRef/>
      </w:r>
      <w:r>
        <w:t xml:space="preserve">Yeah I agree with focusing on the EFA for the community and consumer questions. </w:t>
      </w:r>
    </w:p>
  </w:comment>
  <w:comment w:id="124" w:author="Aaron Galloway" w:date="2020-09-17T17:24:00Z" w:initials="AG">
    <w:p w14:paraId="2EC138F7" w14:textId="05DA8A29" w:rsidR="002E1676" w:rsidRDefault="002E1676">
      <w:pPr>
        <w:pStyle w:val="CommentText"/>
      </w:pPr>
      <w:r>
        <w:rPr>
          <w:rStyle w:val="CommentReference"/>
        </w:rPr>
        <w:annotationRef/>
      </w:r>
      <w:r>
        <w:t>I think this is fine to focus on these EFA for this kind of statement. This is interesting.</w:t>
      </w:r>
    </w:p>
  </w:comment>
  <w:comment w:id="125" w:author="Aaron Galloway" w:date="2020-09-17T17:26:00Z" w:initials="AG">
    <w:p w14:paraId="58100458" w14:textId="266D2F4E" w:rsidR="002E1676" w:rsidRDefault="002E1676">
      <w:pPr>
        <w:pStyle w:val="CommentText"/>
      </w:pPr>
      <w:r>
        <w:rPr>
          <w:rStyle w:val="CommentReference"/>
        </w:rPr>
        <w:annotationRef/>
      </w:r>
      <w:r>
        <w:t xml:space="preserve">This will need to be updated. Review Taipale, Galloway and Winder, and some of the papers cited in those. Ahlgren, </w:t>
      </w:r>
      <w:proofErr w:type="spellStart"/>
      <w:r>
        <w:t>etc</w:t>
      </w:r>
      <w:proofErr w:type="spellEnd"/>
      <w:r>
        <w:t xml:space="preserve">, </w:t>
      </w:r>
      <w:proofErr w:type="spellStart"/>
      <w:r>
        <w:t>Guschina</w:t>
      </w:r>
      <w:proofErr w:type="spellEnd"/>
      <w:r>
        <w:t>, Harwood, etc.</w:t>
      </w:r>
    </w:p>
  </w:comment>
  <w:comment w:id="126" w:author="Aaron Galloway" w:date="2020-09-17T17:27:00Z" w:initials="AG">
    <w:p w14:paraId="10ADC356" w14:textId="2EBDE50C" w:rsidR="002E1676" w:rsidRDefault="002E1676">
      <w:pPr>
        <w:pStyle w:val="CommentText"/>
      </w:pPr>
      <w:r>
        <w:rPr>
          <w:rStyle w:val="CommentReference"/>
        </w:rPr>
        <w:annotationRef/>
      </w:r>
      <w:r>
        <w:t>This will need revision as identified above.</w:t>
      </w:r>
    </w:p>
  </w:comment>
  <w:comment w:id="128" w:author="Aaron Galloway" w:date="2020-09-17T17:29:00Z" w:initials="AG">
    <w:p w14:paraId="58188E10" w14:textId="044CD944" w:rsidR="002E1676" w:rsidRDefault="002E1676">
      <w:pPr>
        <w:pStyle w:val="CommentText"/>
      </w:pPr>
      <w:r>
        <w:rPr>
          <w:rStyle w:val="CommentReference"/>
        </w:rPr>
        <w:annotationRef/>
      </w:r>
      <w:r>
        <w:t xml:space="preserve">I like the map mainly and what’s going on but I think the inset is hard to understand </w:t>
      </w:r>
      <w:r w:rsidR="00F435BB">
        <w:t xml:space="preserve">a the size it is and maybe the coloration (maybe not black for the lake, less lines for other roads or waterways around the lake?) </w:t>
      </w:r>
      <w:r>
        <w:t>and should be revised</w:t>
      </w:r>
      <w:r w:rsidR="00F435BB">
        <w:t>..</w:t>
      </w:r>
    </w:p>
  </w:comment>
  <w:comment w:id="129" w:author="Aaron Galloway" w:date="2020-09-17T17:30:00Z" w:initials="AG">
    <w:p w14:paraId="59F77AD5" w14:textId="345F2E1B" w:rsidR="00F435BB" w:rsidRDefault="00F435BB">
      <w:pPr>
        <w:pStyle w:val="CommentText"/>
      </w:pPr>
      <w:r>
        <w:rPr>
          <w:rStyle w:val="CommentReference"/>
        </w:rPr>
        <w:annotationRef/>
      </w:r>
      <w:r>
        <w:t>I like having the photos but I would put a little white space between each panel or outline each with a black border.... it is kind of hard to look at in a collage form</w:t>
      </w:r>
    </w:p>
  </w:comment>
  <w:comment w:id="130" w:author="Aaron Galloway" w:date="2020-09-17T17:32:00Z" w:initials="AG">
    <w:p w14:paraId="15D26C2D" w14:textId="77777777" w:rsidR="00F435BB" w:rsidRDefault="00F435BB">
      <w:pPr>
        <w:pStyle w:val="CommentText"/>
      </w:pPr>
      <w:r>
        <w:rPr>
          <w:rStyle w:val="CommentReference"/>
        </w:rPr>
        <w:annotationRef/>
      </w:r>
      <w:r>
        <w:t>I think we’ll need to update this. Sorry to be a thorn in the side but let’s talk about it. The ratio may be telling us something important, but I just don’t think it’s fair to characterize it as a green algae/diatom story.</w:t>
      </w:r>
    </w:p>
    <w:p w14:paraId="13CDDA11" w14:textId="77777777" w:rsidR="00F435BB" w:rsidRDefault="00F435BB">
      <w:pPr>
        <w:pStyle w:val="CommentText"/>
      </w:pPr>
    </w:p>
    <w:p w14:paraId="31F5552F" w14:textId="7D8429FB" w:rsidR="00F435BB" w:rsidRDefault="00F435BB">
      <w:pPr>
        <w:pStyle w:val="CommentText"/>
      </w:pPr>
      <w:r>
        <w:t>I don’t remember this being as prominent in the past versions of these results that I saw.</w:t>
      </w:r>
    </w:p>
  </w:comment>
  <w:comment w:id="131" w:author="Aaron Galloway" w:date="2020-09-17T17:34:00Z" w:initials="AG">
    <w:p w14:paraId="6C783128" w14:textId="2C950249" w:rsidR="00F435BB" w:rsidRDefault="00F435BB">
      <w:pPr>
        <w:pStyle w:val="CommentText"/>
      </w:pPr>
      <w:r>
        <w:rPr>
          <w:rStyle w:val="CommentReference"/>
        </w:rPr>
        <w:annotationRef/>
      </w:r>
      <w:r>
        <w:t>I think it would be easier to follow this if the different groups were identified by different shapes AND colors. The color ramp alone is not enough to differentiate things.</w:t>
      </w:r>
    </w:p>
  </w:comment>
  <w:comment w:id="132" w:author="Aaron Galloway" w:date="2020-09-17T17:35:00Z" w:initials="AG">
    <w:p w14:paraId="37B2ACA0" w14:textId="37262700" w:rsidR="00F435BB" w:rsidRDefault="00F435BB">
      <w:pPr>
        <w:pStyle w:val="CommentText"/>
      </w:pPr>
      <w:r>
        <w:rPr>
          <w:rStyle w:val="CommentReference"/>
        </w:rPr>
        <w:annotationRef/>
      </w:r>
      <w:r>
        <w:t xml:space="preserve">Same as previous comment. Re-make with different shapes to differentiate the </w:t>
      </w:r>
      <w:r>
        <w:t>species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1D07B9A" w15:done="0"/>
  <w15:commentEx w15:paraId="503BE782" w15:done="0"/>
  <w15:commentEx w15:paraId="42EE11C4" w15:done="0"/>
  <w15:commentEx w15:paraId="42D897D8" w15:done="0"/>
  <w15:commentEx w15:paraId="7873DFAA" w15:done="0"/>
  <w15:commentEx w15:paraId="0AC0C6CB" w15:done="0"/>
  <w15:commentEx w15:paraId="4E78AD97" w15:done="0"/>
  <w15:commentEx w15:paraId="33341619" w15:done="0"/>
  <w15:commentEx w15:paraId="7EB2C0B9" w15:done="0"/>
  <w15:commentEx w15:paraId="2BBDB272" w15:done="0"/>
  <w15:commentEx w15:paraId="7F3B258F" w15:done="0"/>
  <w15:commentEx w15:paraId="681D594C" w15:done="0"/>
  <w15:commentEx w15:paraId="02EFAF98" w15:done="0"/>
  <w15:commentEx w15:paraId="1EE8750E" w15:done="0"/>
  <w15:commentEx w15:paraId="152C359F" w15:done="0"/>
  <w15:commentEx w15:paraId="2436583D" w15:done="0"/>
  <w15:commentEx w15:paraId="43B4D38B" w15:done="0"/>
  <w15:commentEx w15:paraId="51D7A3A8" w15:done="0"/>
  <w15:commentEx w15:paraId="2C3D0E28" w15:done="0"/>
  <w15:commentEx w15:paraId="7C3ECCF9" w15:done="0"/>
  <w15:commentEx w15:paraId="5830E271" w15:done="0"/>
  <w15:commentEx w15:paraId="66800E73" w15:done="0"/>
  <w15:commentEx w15:paraId="4C8259B6" w15:done="0"/>
  <w15:commentEx w15:paraId="2EC138F7" w15:done="0"/>
  <w15:commentEx w15:paraId="58100458" w15:done="0"/>
  <w15:commentEx w15:paraId="10ADC356" w15:done="0"/>
  <w15:commentEx w15:paraId="58188E10" w15:done="0"/>
  <w15:commentEx w15:paraId="59F77AD5" w15:done="0"/>
  <w15:commentEx w15:paraId="31F5552F" w15:done="0"/>
  <w15:commentEx w15:paraId="6C783128" w15:done="0"/>
  <w15:commentEx w15:paraId="37B2AC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E02FD" w16cex:dateUtc="2020-09-17T22:45:00Z"/>
  <w16cex:commentExtensible w16cex:durableId="230E0355" w16cex:dateUtc="2020-09-17T22:46:00Z"/>
  <w16cex:commentExtensible w16cex:durableId="230E03ED" w16cex:dateUtc="2020-09-17T22:49:00Z"/>
  <w16cex:commentExtensible w16cex:durableId="230E0561" w16cex:dateUtc="2020-09-17T22:55:00Z"/>
  <w16cex:commentExtensible w16cex:durableId="230E0739" w16cex:dateUtc="2020-09-17T23:03:00Z"/>
  <w16cex:commentExtensible w16cex:durableId="230E06F1" w16cex:dateUtc="2020-09-17T23:01:00Z"/>
  <w16cex:commentExtensible w16cex:durableId="230E0B39" w16cex:dateUtc="2020-09-17T23:20:00Z"/>
  <w16cex:commentExtensible w16cex:durableId="230E0A82" w16cex:dateUtc="2020-09-17T23:17:00Z"/>
  <w16cex:commentExtensible w16cex:durableId="230E0BD4" w16cex:dateUtc="2020-09-17T23:22:00Z"/>
  <w16cex:commentExtensible w16cex:durableId="230E0C0C" w16cex:dateUtc="2020-09-17T23:23:00Z"/>
  <w16cex:commentExtensible w16cex:durableId="230E0E23" w16cex:dateUtc="2020-09-17T23:32:00Z"/>
  <w16cex:commentExtensible w16cex:durableId="230E0E4D" w16cex:dateUtc="2020-09-17T23:33:00Z"/>
  <w16cex:commentExtensible w16cex:durableId="230E0F72" w16cex:dateUtc="2020-09-17T23:38:00Z"/>
  <w16cex:commentExtensible w16cex:durableId="230E106F" w16cex:dateUtc="2020-09-17T23:42:00Z"/>
  <w16cex:commentExtensible w16cex:durableId="230E10B0" w16cex:dateUtc="2020-09-17T23:43:00Z"/>
  <w16cex:commentExtensible w16cex:durableId="230E1118" w16cex:dateUtc="2020-09-17T23:45:00Z"/>
  <w16cex:commentExtensible w16cex:durableId="230E11F8" w16cex:dateUtc="2020-09-17T23:48:00Z"/>
  <w16cex:commentExtensible w16cex:durableId="230E13A9" w16cex:dateUtc="2020-09-17T23:56:00Z"/>
  <w16cex:commentExtensible w16cex:durableId="230E14D1" w16cex:dateUtc="2020-09-18T00:01:00Z"/>
  <w16cex:commentExtensible w16cex:durableId="230E1791" w16cex:dateUtc="2020-09-18T00:12:00Z"/>
  <w16cex:commentExtensible w16cex:durableId="230E1982" w16cex:dateUtc="2020-09-18T00:21:00Z"/>
  <w16cex:commentExtensible w16cex:durableId="230E19BD" w16cex:dateUtc="2020-09-18T00:22:00Z"/>
  <w16cex:commentExtensible w16cex:durableId="230E1A7C" w16cex:dateUtc="2020-09-18T00:25:00Z"/>
  <w16cex:commentExtensible w16cex:durableId="230E1A64" w16cex:dateUtc="2020-09-18T00:24:00Z"/>
  <w16cex:commentExtensible w16cex:durableId="230E1AAA" w16cex:dateUtc="2020-09-18T00:26:00Z"/>
  <w16cex:commentExtensible w16cex:durableId="230E1AE4" w16cex:dateUtc="2020-09-18T00:27:00Z"/>
  <w16cex:commentExtensible w16cex:durableId="230E1B64" w16cex:dateUtc="2020-09-18T00:29:00Z"/>
  <w16cex:commentExtensible w16cex:durableId="230E1BCF" w16cex:dateUtc="2020-09-18T00:30:00Z"/>
  <w16cex:commentExtensible w16cex:durableId="230E1C25" w16cex:dateUtc="2020-09-18T00:32:00Z"/>
  <w16cex:commentExtensible w16cex:durableId="230E1CB6" w16cex:dateUtc="2020-09-18T00:34:00Z"/>
  <w16cex:commentExtensible w16cex:durableId="230E1CED" w16cex:dateUtc="2020-09-18T0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1D07B9A" w16cid:durableId="230E02FD"/>
  <w16cid:commentId w16cid:paraId="503BE782" w16cid:durableId="230E0355"/>
  <w16cid:commentId w16cid:paraId="42EE11C4" w16cid:durableId="230E03ED"/>
  <w16cid:commentId w16cid:paraId="42D897D8" w16cid:durableId="230E0561"/>
  <w16cid:commentId w16cid:paraId="7873DFAA" w16cid:durableId="230E0739"/>
  <w16cid:commentId w16cid:paraId="0AC0C6CB" w16cid:durableId="230E06F1"/>
  <w16cid:commentId w16cid:paraId="4E78AD97" w16cid:durableId="230E0B39"/>
  <w16cid:commentId w16cid:paraId="33341619" w16cid:durableId="230E0A82"/>
  <w16cid:commentId w16cid:paraId="7EB2C0B9" w16cid:durableId="230E0BD4"/>
  <w16cid:commentId w16cid:paraId="2BBDB272" w16cid:durableId="230E0C0C"/>
  <w16cid:commentId w16cid:paraId="7F3B258F" w16cid:durableId="230E0E23"/>
  <w16cid:commentId w16cid:paraId="681D594C" w16cid:durableId="230E0E4D"/>
  <w16cid:commentId w16cid:paraId="02EFAF98" w16cid:durableId="230E0F72"/>
  <w16cid:commentId w16cid:paraId="1EE8750E" w16cid:durableId="230E106F"/>
  <w16cid:commentId w16cid:paraId="152C359F" w16cid:durableId="230E10B0"/>
  <w16cid:commentId w16cid:paraId="2436583D" w16cid:durableId="230E1118"/>
  <w16cid:commentId w16cid:paraId="43B4D38B" w16cid:durableId="230E11F8"/>
  <w16cid:commentId w16cid:paraId="51D7A3A8" w16cid:durableId="230E13A9"/>
  <w16cid:commentId w16cid:paraId="2C3D0E28" w16cid:durableId="230E14D1"/>
  <w16cid:commentId w16cid:paraId="7C3ECCF9" w16cid:durableId="230E1791"/>
  <w16cid:commentId w16cid:paraId="5830E271" w16cid:durableId="230E1982"/>
  <w16cid:commentId w16cid:paraId="66800E73" w16cid:durableId="230E19BD"/>
  <w16cid:commentId w16cid:paraId="4C8259B6" w16cid:durableId="230E1A7C"/>
  <w16cid:commentId w16cid:paraId="2EC138F7" w16cid:durableId="230E1A64"/>
  <w16cid:commentId w16cid:paraId="58100458" w16cid:durableId="230E1AAA"/>
  <w16cid:commentId w16cid:paraId="10ADC356" w16cid:durableId="230E1AE4"/>
  <w16cid:commentId w16cid:paraId="58188E10" w16cid:durableId="230E1B64"/>
  <w16cid:commentId w16cid:paraId="59F77AD5" w16cid:durableId="230E1BCF"/>
  <w16cid:commentId w16cid:paraId="31F5552F" w16cid:durableId="230E1C25"/>
  <w16cid:commentId w16cid:paraId="6C783128" w16cid:durableId="230E1CB6"/>
  <w16cid:commentId w16cid:paraId="37B2ACA0" w16cid:durableId="230E1C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B1566C" w14:textId="77777777" w:rsidR="00D144A9" w:rsidRDefault="00D144A9" w:rsidP="00150A0F">
      <w:pPr>
        <w:spacing w:line="240" w:lineRule="auto"/>
      </w:pPr>
      <w:r>
        <w:separator/>
      </w:r>
    </w:p>
  </w:endnote>
  <w:endnote w:type="continuationSeparator" w:id="0">
    <w:p w14:paraId="5FF45257" w14:textId="77777777" w:rsidR="00D144A9" w:rsidRDefault="00D144A9" w:rsidP="00150A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D55FB6" w14:textId="77777777" w:rsidR="00D144A9" w:rsidRDefault="00D144A9" w:rsidP="00150A0F">
      <w:pPr>
        <w:spacing w:line="240" w:lineRule="auto"/>
      </w:pPr>
      <w:r>
        <w:separator/>
      </w:r>
    </w:p>
  </w:footnote>
  <w:footnote w:type="continuationSeparator" w:id="0">
    <w:p w14:paraId="185FCA4F" w14:textId="77777777" w:rsidR="00D144A9" w:rsidRDefault="00D144A9" w:rsidP="00150A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ABC"/>
    <w:multiLevelType w:val="hybridMultilevel"/>
    <w:tmpl w:val="00F61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501526"/>
    <w:multiLevelType w:val="hybridMultilevel"/>
    <w:tmpl w:val="DEB69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aron Galloway">
    <w15:presenceInfo w15:providerId="Windows Live" w15:userId="897f2e2594ad23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15096"/>
    <w:rsid w:val="0002371D"/>
    <w:rsid w:val="000307DE"/>
    <w:rsid w:val="00030898"/>
    <w:rsid w:val="000318B7"/>
    <w:rsid w:val="00032809"/>
    <w:rsid w:val="00036CEC"/>
    <w:rsid w:val="00051082"/>
    <w:rsid w:val="0005526C"/>
    <w:rsid w:val="00060EB5"/>
    <w:rsid w:val="00080393"/>
    <w:rsid w:val="000803B9"/>
    <w:rsid w:val="0008134F"/>
    <w:rsid w:val="000826F2"/>
    <w:rsid w:val="00090369"/>
    <w:rsid w:val="0009268E"/>
    <w:rsid w:val="00092E59"/>
    <w:rsid w:val="00094852"/>
    <w:rsid w:val="000A3259"/>
    <w:rsid w:val="000A49FA"/>
    <w:rsid w:val="000A6208"/>
    <w:rsid w:val="000B4975"/>
    <w:rsid w:val="000B5308"/>
    <w:rsid w:val="000B5B9E"/>
    <w:rsid w:val="000C21A6"/>
    <w:rsid w:val="000C2C76"/>
    <w:rsid w:val="000C5619"/>
    <w:rsid w:val="000D00B7"/>
    <w:rsid w:val="000D0804"/>
    <w:rsid w:val="000D4AC4"/>
    <w:rsid w:val="000D6577"/>
    <w:rsid w:val="000E056C"/>
    <w:rsid w:val="000E5A9F"/>
    <w:rsid w:val="000E7380"/>
    <w:rsid w:val="000F0453"/>
    <w:rsid w:val="000F223A"/>
    <w:rsid w:val="000F2398"/>
    <w:rsid w:val="000F601A"/>
    <w:rsid w:val="000F7A09"/>
    <w:rsid w:val="00104280"/>
    <w:rsid w:val="00106752"/>
    <w:rsid w:val="00110977"/>
    <w:rsid w:val="00113126"/>
    <w:rsid w:val="0011485F"/>
    <w:rsid w:val="00115FCB"/>
    <w:rsid w:val="00123693"/>
    <w:rsid w:val="001249C1"/>
    <w:rsid w:val="00131BD0"/>
    <w:rsid w:val="001338EC"/>
    <w:rsid w:val="0014730F"/>
    <w:rsid w:val="00147D1A"/>
    <w:rsid w:val="00150A0F"/>
    <w:rsid w:val="00150E6F"/>
    <w:rsid w:val="00154ABA"/>
    <w:rsid w:val="00155633"/>
    <w:rsid w:val="00157F57"/>
    <w:rsid w:val="00172465"/>
    <w:rsid w:val="001742BF"/>
    <w:rsid w:val="00174557"/>
    <w:rsid w:val="00180C02"/>
    <w:rsid w:val="001910E2"/>
    <w:rsid w:val="00191128"/>
    <w:rsid w:val="00191B6C"/>
    <w:rsid w:val="00191FD0"/>
    <w:rsid w:val="001936D1"/>
    <w:rsid w:val="00195B09"/>
    <w:rsid w:val="00197C8D"/>
    <w:rsid w:val="001A17BE"/>
    <w:rsid w:val="001A1BBB"/>
    <w:rsid w:val="001A726E"/>
    <w:rsid w:val="001B3EB7"/>
    <w:rsid w:val="001B7B02"/>
    <w:rsid w:val="001C179C"/>
    <w:rsid w:val="001C6CA2"/>
    <w:rsid w:val="001C70B0"/>
    <w:rsid w:val="001D454C"/>
    <w:rsid w:val="001E1889"/>
    <w:rsid w:val="001E2084"/>
    <w:rsid w:val="001E5826"/>
    <w:rsid w:val="001E6425"/>
    <w:rsid w:val="001F0393"/>
    <w:rsid w:val="001F1186"/>
    <w:rsid w:val="0020282B"/>
    <w:rsid w:val="00205279"/>
    <w:rsid w:val="00205365"/>
    <w:rsid w:val="002075AA"/>
    <w:rsid w:val="00210EE3"/>
    <w:rsid w:val="00222599"/>
    <w:rsid w:val="00222A8A"/>
    <w:rsid w:val="002249CB"/>
    <w:rsid w:val="00224E1E"/>
    <w:rsid w:val="00225EC8"/>
    <w:rsid w:val="002309D1"/>
    <w:rsid w:val="002313BC"/>
    <w:rsid w:val="00232F99"/>
    <w:rsid w:val="00233CA3"/>
    <w:rsid w:val="00236ED5"/>
    <w:rsid w:val="002424DE"/>
    <w:rsid w:val="00250FD8"/>
    <w:rsid w:val="00252F80"/>
    <w:rsid w:val="0025547E"/>
    <w:rsid w:val="00263A1F"/>
    <w:rsid w:val="00263FB9"/>
    <w:rsid w:val="00267DED"/>
    <w:rsid w:val="002703B2"/>
    <w:rsid w:val="00271F4F"/>
    <w:rsid w:val="00274B1A"/>
    <w:rsid w:val="0028012E"/>
    <w:rsid w:val="002849B1"/>
    <w:rsid w:val="0028782C"/>
    <w:rsid w:val="00287F90"/>
    <w:rsid w:val="00292741"/>
    <w:rsid w:val="002A02BE"/>
    <w:rsid w:val="002A5B2A"/>
    <w:rsid w:val="002B00A3"/>
    <w:rsid w:val="002C1737"/>
    <w:rsid w:val="002C2D2B"/>
    <w:rsid w:val="002C575D"/>
    <w:rsid w:val="002C5913"/>
    <w:rsid w:val="002C7B99"/>
    <w:rsid w:val="002D1941"/>
    <w:rsid w:val="002E06DD"/>
    <w:rsid w:val="002E1676"/>
    <w:rsid w:val="002E1A4B"/>
    <w:rsid w:val="002E6D0A"/>
    <w:rsid w:val="002F14D8"/>
    <w:rsid w:val="002F1C07"/>
    <w:rsid w:val="002F2379"/>
    <w:rsid w:val="003015C9"/>
    <w:rsid w:val="00324C64"/>
    <w:rsid w:val="00337791"/>
    <w:rsid w:val="00355375"/>
    <w:rsid w:val="00357863"/>
    <w:rsid w:val="00357C12"/>
    <w:rsid w:val="00360477"/>
    <w:rsid w:val="00361037"/>
    <w:rsid w:val="00363613"/>
    <w:rsid w:val="003671AA"/>
    <w:rsid w:val="00370B28"/>
    <w:rsid w:val="00373E7B"/>
    <w:rsid w:val="00375241"/>
    <w:rsid w:val="00380CA1"/>
    <w:rsid w:val="00381463"/>
    <w:rsid w:val="00383BCD"/>
    <w:rsid w:val="0039266B"/>
    <w:rsid w:val="00394A8C"/>
    <w:rsid w:val="003952A3"/>
    <w:rsid w:val="003968BB"/>
    <w:rsid w:val="003A3B7A"/>
    <w:rsid w:val="003C6606"/>
    <w:rsid w:val="003C75C7"/>
    <w:rsid w:val="003D0265"/>
    <w:rsid w:val="003E20DA"/>
    <w:rsid w:val="003E64B9"/>
    <w:rsid w:val="003F19FB"/>
    <w:rsid w:val="003F5190"/>
    <w:rsid w:val="004003EB"/>
    <w:rsid w:val="00412374"/>
    <w:rsid w:val="00414172"/>
    <w:rsid w:val="00432982"/>
    <w:rsid w:val="00433A07"/>
    <w:rsid w:val="00434F66"/>
    <w:rsid w:val="004361D1"/>
    <w:rsid w:val="00440246"/>
    <w:rsid w:val="00440CF3"/>
    <w:rsid w:val="0044127F"/>
    <w:rsid w:val="00443249"/>
    <w:rsid w:val="00446481"/>
    <w:rsid w:val="0045011B"/>
    <w:rsid w:val="004514AB"/>
    <w:rsid w:val="004528BA"/>
    <w:rsid w:val="004542F0"/>
    <w:rsid w:val="004548C9"/>
    <w:rsid w:val="0045518D"/>
    <w:rsid w:val="004551F8"/>
    <w:rsid w:val="00456A8D"/>
    <w:rsid w:val="004668F9"/>
    <w:rsid w:val="00467C66"/>
    <w:rsid w:val="00481314"/>
    <w:rsid w:val="00485A2C"/>
    <w:rsid w:val="00491178"/>
    <w:rsid w:val="004943CA"/>
    <w:rsid w:val="00494B20"/>
    <w:rsid w:val="0049543D"/>
    <w:rsid w:val="00497A12"/>
    <w:rsid w:val="004A1C07"/>
    <w:rsid w:val="004A5D54"/>
    <w:rsid w:val="004A728E"/>
    <w:rsid w:val="004B3908"/>
    <w:rsid w:val="004B4081"/>
    <w:rsid w:val="004B5E84"/>
    <w:rsid w:val="004B79EC"/>
    <w:rsid w:val="004C1747"/>
    <w:rsid w:val="004C1CF1"/>
    <w:rsid w:val="004D4D41"/>
    <w:rsid w:val="004D5001"/>
    <w:rsid w:val="004E481A"/>
    <w:rsid w:val="004F0CA5"/>
    <w:rsid w:val="004F577D"/>
    <w:rsid w:val="005068F3"/>
    <w:rsid w:val="00511B81"/>
    <w:rsid w:val="00512766"/>
    <w:rsid w:val="00514479"/>
    <w:rsid w:val="00525154"/>
    <w:rsid w:val="005308B4"/>
    <w:rsid w:val="00532522"/>
    <w:rsid w:val="00536BE1"/>
    <w:rsid w:val="005404FF"/>
    <w:rsid w:val="00543053"/>
    <w:rsid w:val="0054796C"/>
    <w:rsid w:val="0055131D"/>
    <w:rsid w:val="00553A61"/>
    <w:rsid w:val="00555EF1"/>
    <w:rsid w:val="00557916"/>
    <w:rsid w:val="005613D8"/>
    <w:rsid w:val="00563BF6"/>
    <w:rsid w:val="0056418A"/>
    <w:rsid w:val="00567422"/>
    <w:rsid w:val="005731EE"/>
    <w:rsid w:val="00574762"/>
    <w:rsid w:val="005855F7"/>
    <w:rsid w:val="00585EED"/>
    <w:rsid w:val="00587BE1"/>
    <w:rsid w:val="0059652C"/>
    <w:rsid w:val="00597E12"/>
    <w:rsid w:val="005A42A7"/>
    <w:rsid w:val="005A573D"/>
    <w:rsid w:val="005A6C99"/>
    <w:rsid w:val="005B250E"/>
    <w:rsid w:val="005B362F"/>
    <w:rsid w:val="005B3851"/>
    <w:rsid w:val="005C1322"/>
    <w:rsid w:val="005C4AD8"/>
    <w:rsid w:val="005D3D2A"/>
    <w:rsid w:val="005F0ECE"/>
    <w:rsid w:val="005F4343"/>
    <w:rsid w:val="005F618B"/>
    <w:rsid w:val="005F6342"/>
    <w:rsid w:val="005F6DEA"/>
    <w:rsid w:val="005F7195"/>
    <w:rsid w:val="005F7A18"/>
    <w:rsid w:val="006256FC"/>
    <w:rsid w:val="00626543"/>
    <w:rsid w:val="006265CB"/>
    <w:rsid w:val="006300F4"/>
    <w:rsid w:val="00641CE6"/>
    <w:rsid w:val="00641D70"/>
    <w:rsid w:val="00644808"/>
    <w:rsid w:val="00645829"/>
    <w:rsid w:val="00650752"/>
    <w:rsid w:val="00651D3A"/>
    <w:rsid w:val="006563E3"/>
    <w:rsid w:val="00672514"/>
    <w:rsid w:val="00672B30"/>
    <w:rsid w:val="00673CE2"/>
    <w:rsid w:val="006752D5"/>
    <w:rsid w:val="00685120"/>
    <w:rsid w:val="00685D80"/>
    <w:rsid w:val="00690E7D"/>
    <w:rsid w:val="006979AD"/>
    <w:rsid w:val="006A7A61"/>
    <w:rsid w:val="006B1D2B"/>
    <w:rsid w:val="006B3ABE"/>
    <w:rsid w:val="006B3C60"/>
    <w:rsid w:val="006B4A02"/>
    <w:rsid w:val="006C6420"/>
    <w:rsid w:val="006D1C9C"/>
    <w:rsid w:val="006D2328"/>
    <w:rsid w:val="006D26E7"/>
    <w:rsid w:val="006D35AC"/>
    <w:rsid w:val="006D3918"/>
    <w:rsid w:val="006D4ADB"/>
    <w:rsid w:val="006D5521"/>
    <w:rsid w:val="006E0A52"/>
    <w:rsid w:val="006E31A2"/>
    <w:rsid w:val="006E42C8"/>
    <w:rsid w:val="006E5C66"/>
    <w:rsid w:val="006F1DAD"/>
    <w:rsid w:val="006F5F57"/>
    <w:rsid w:val="006F60DC"/>
    <w:rsid w:val="00705FFE"/>
    <w:rsid w:val="00715295"/>
    <w:rsid w:val="00715D55"/>
    <w:rsid w:val="00725D40"/>
    <w:rsid w:val="007273EE"/>
    <w:rsid w:val="00730E9A"/>
    <w:rsid w:val="00732999"/>
    <w:rsid w:val="007330EB"/>
    <w:rsid w:val="0073707F"/>
    <w:rsid w:val="00746AD3"/>
    <w:rsid w:val="007546C9"/>
    <w:rsid w:val="00754A6A"/>
    <w:rsid w:val="00765F65"/>
    <w:rsid w:val="007722BA"/>
    <w:rsid w:val="00777C14"/>
    <w:rsid w:val="00777F34"/>
    <w:rsid w:val="00784575"/>
    <w:rsid w:val="0078508F"/>
    <w:rsid w:val="007911B2"/>
    <w:rsid w:val="00794B9B"/>
    <w:rsid w:val="00795293"/>
    <w:rsid w:val="00795613"/>
    <w:rsid w:val="007A0023"/>
    <w:rsid w:val="007A1552"/>
    <w:rsid w:val="007A705A"/>
    <w:rsid w:val="007D2FF3"/>
    <w:rsid w:val="007D3AD5"/>
    <w:rsid w:val="007D6DDA"/>
    <w:rsid w:val="007E04C1"/>
    <w:rsid w:val="007E0747"/>
    <w:rsid w:val="007E0849"/>
    <w:rsid w:val="007E2F25"/>
    <w:rsid w:val="007E6282"/>
    <w:rsid w:val="007F226F"/>
    <w:rsid w:val="007F2E5D"/>
    <w:rsid w:val="007F5F4A"/>
    <w:rsid w:val="00801579"/>
    <w:rsid w:val="00811F9F"/>
    <w:rsid w:val="0081229C"/>
    <w:rsid w:val="0081388E"/>
    <w:rsid w:val="0081508A"/>
    <w:rsid w:val="00833288"/>
    <w:rsid w:val="00833C11"/>
    <w:rsid w:val="008363E4"/>
    <w:rsid w:val="00854325"/>
    <w:rsid w:val="0086504F"/>
    <w:rsid w:val="0087487F"/>
    <w:rsid w:val="00874EDD"/>
    <w:rsid w:val="00877064"/>
    <w:rsid w:val="008815FB"/>
    <w:rsid w:val="00885BA6"/>
    <w:rsid w:val="00896EB9"/>
    <w:rsid w:val="008970D5"/>
    <w:rsid w:val="008A18BF"/>
    <w:rsid w:val="008A299A"/>
    <w:rsid w:val="008A3CBB"/>
    <w:rsid w:val="008A4A9B"/>
    <w:rsid w:val="008A5647"/>
    <w:rsid w:val="008A7669"/>
    <w:rsid w:val="008B0857"/>
    <w:rsid w:val="008B16F2"/>
    <w:rsid w:val="008B2526"/>
    <w:rsid w:val="008B7DED"/>
    <w:rsid w:val="008C3D43"/>
    <w:rsid w:val="008C64AE"/>
    <w:rsid w:val="008C6721"/>
    <w:rsid w:val="008D6D41"/>
    <w:rsid w:val="008E29A9"/>
    <w:rsid w:val="008E397A"/>
    <w:rsid w:val="008E5D3D"/>
    <w:rsid w:val="008E7730"/>
    <w:rsid w:val="008F41D6"/>
    <w:rsid w:val="009007E8"/>
    <w:rsid w:val="00902608"/>
    <w:rsid w:val="00905270"/>
    <w:rsid w:val="00912D64"/>
    <w:rsid w:val="0091395E"/>
    <w:rsid w:val="0091481E"/>
    <w:rsid w:val="00920A8F"/>
    <w:rsid w:val="00922813"/>
    <w:rsid w:val="00926704"/>
    <w:rsid w:val="00947C9E"/>
    <w:rsid w:val="00956343"/>
    <w:rsid w:val="009640D8"/>
    <w:rsid w:val="009654BD"/>
    <w:rsid w:val="00965CCB"/>
    <w:rsid w:val="00970A1D"/>
    <w:rsid w:val="00984718"/>
    <w:rsid w:val="00986022"/>
    <w:rsid w:val="009A2585"/>
    <w:rsid w:val="009A6AFC"/>
    <w:rsid w:val="009A7491"/>
    <w:rsid w:val="009B13E0"/>
    <w:rsid w:val="009B2C39"/>
    <w:rsid w:val="009B7513"/>
    <w:rsid w:val="009C2711"/>
    <w:rsid w:val="009C3612"/>
    <w:rsid w:val="009C6B78"/>
    <w:rsid w:val="009C78FF"/>
    <w:rsid w:val="009D0DDD"/>
    <w:rsid w:val="009D1A3A"/>
    <w:rsid w:val="009D5F26"/>
    <w:rsid w:val="009D6A53"/>
    <w:rsid w:val="009F0747"/>
    <w:rsid w:val="009F1393"/>
    <w:rsid w:val="009F4AEC"/>
    <w:rsid w:val="009F5340"/>
    <w:rsid w:val="009F5671"/>
    <w:rsid w:val="009F5F50"/>
    <w:rsid w:val="009F6FAD"/>
    <w:rsid w:val="00A011BB"/>
    <w:rsid w:val="00A02873"/>
    <w:rsid w:val="00A10D0E"/>
    <w:rsid w:val="00A153F9"/>
    <w:rsid w:val="00A16987"/>
    <w:rsid w:val="00A21CA4"/>
    <w:rsid w:val="00A22275"/>
    <w:rsid w:val="00A254FA"/>
    <w:rsid w:val="00A41CC6"/>
    <w:rsid w:val="00A42BBE"/>
    <w:rsid w:val="00A454D8"/>
    <w:rsid w:val="00A6227C"/>
    <w:rsid w:val="00A6440C"/>
    <w:rsid w:val="00A825BE"/>
    <w:rsid w:val="00A8343E"/>
    <w:rsid w:val="00A87BAC"/>
    <w:rsid w:val="00A91AE6"/>
    <w:rsid w:val="00A92B32"/>
    <w:rsid w:val="00A95F98"/>
    <w:rsid w:val="00A9628E"/>
    <w:rsid w:val="00AB40EC"/>
    <w:rsid w:val="00AB7989"/>
    <w:rsid w:val="00AC0177"/>
    <w:rsid w:val="00AC75E6"/>
    <w:rsid w:val="00AD7A0D"/>
    <w:rsid w:val="00AE06B7"/>
    <w:rsid w:val="00AE6372"/>
    <w:rsid w:val="00AF0312"/>
    <w:rsid w:val="00AF6212"/>
    <w:rsid w:val="00B025E9"/>
    <w:rsid w:val="00B05791"/>
    <w:rsid w:val="00B07246"/>
    <w:rsid w:val="00B11017"/>
    <w:rsid w:val="00B12F78"/>
    <w:rsid w:val="00B14EA0"/>
    <w:rsid w:val="00B15F86"/>
    <w:rsid w:val="00B1679D"/>
    <w:rsid w:val="00B22045"/>
    <w:rsid w:val="00B23DAC"/>
    <w:rsid w:val="00B2468C"/>
    <w:rsid w:val="00B24F30"/>
    <w:rsid w:val="00B37098"/>
    <w:rsid w:val="00B417BC"/>
    <w:rsid w:val="00B5487A"/>
    <w:rsid w:val="00B55E36"/>
    <w:rsid w:val="00B63560"/>
    <w:rsid w:val="00B66C34"/>
    <w:rsid w:val="00B70844"/>
    <w:rsid w:val="00B72507"/>
    <w:rsid w:val="00B7339C"/>
    <w:rsid w:val="00B77BC2"/>
    <w:rsid w:val="00B803E2"/>
    <w:rsid w:val="00B861B7"/>
    <w:rsid w:val="00B9280F"/>
    <w:rsid w:val="00B97CFE"/>
    <w:rsid w:val="00BB6989"/>
    <w:rsid w:val="00BC1A91"/>
    <w:rsid w:val="00BC24F4"/>
    <w:rsid w:val="00BC3BE8"/>
    <w:rsid w:val="00BD0B70"/>
    <w:rsid w:val="00BD3210"/>
    <w:rsid w:val="00BD46C3"/>
    <w:rsid w:val="00BE06D7"/>
    <w:rsid w:val="00BE124F"/>
    <w:rsid w:val="00BE27F7"/>
    <w:rsid w:val="00BE62F9"/>
    <w:rsid w:val="00BE72A9"/>
    <w:rsid w:val="00BF09EC"/>
    <w:rsid w:val="00BF3FFC"/>
    <w:rsid w:val="00C00E9F"/>
    <w:rsid w:val="00C03D31"/>
    <w:rsid w:val="00C053B8"/>
    <w:rsid w:val="00C10024"/>
    <w:rsid w:val="00C131EF"/>
    <w:rsid w:val="00C239E7"/>
    <w:rsid w:val="00C2668C"/>
    <w:rsid w:val="00C30C70"/>
    <w:rsid w:val="00C332CF"/>
    <w:rsid w:val="00C33FF9"/>
    <w:rsid w:val="00C345FA"/>
    <w:rsid w:val="00C34AFE"/>
    <w:rsid w:val="00C34B80"/>
    <w:rsid w:val="00C44829"/>
    <w:rsid w:val="00C451C6"/>
    <w:rsid w:val="00C52786"/>
    <w:rsid w:val="00C53DAE"/>
    <w:rsid w:val="00C55568"/>
    <w:rsid w:val="00C62CCF"/>
    <w:rsid w:val="00C72655"/>
    <w:rsid w:val="00C739BD"/>
    <w:rsid w:val="00C74DF4"/>
    <w:rsid w:val="00C815A8"/>
    <w:rsid w:val="00C83767"/>
    <w:rsid w:val="00C842B9"/>
    <w:rsid w:val="00C863D8"/>
    <w:rsid w:val="00C872C8"/>
    <w:rsid w:val="00C95266"/>
    <w:rsid w:val="00C96C19"/>
    <w:rsid w:val="00C97A96"/>
    <w:rsid w:val="00CA6980"/>
    <w:rsid w:val="00CA7C4B"/>
    <w:rsid w:val="00CB2C73"/>
    <w:rsid w:val="00CB3C43"/>
    <w:rsid w:val="00CC0781"/>
    <w:rsid w:val="00CC0FCC"/>
    <w:rsid w:val="00CC139B"/>
    <w:rsid w:val="00CE567A"/>
    <w:rsid w:val="00CE6655"/>
    <w:rsid w:val="00CE7008"/>
    <w:rsid w:val="00CF2299"/>
    <w:rsid w:val="00CF3363"/>
    <w:rsid w:val="00CF7803"/>
    <w:rsid w:val="00D05946"/>
    <w:rsid w:val="00D0773C"/>
    <w:rsid w:val="00D13058"/>
    <w:rsid w:val="00D144A9"/>
    <w:rsid w:val="00D20ACE"/>
    <w:rsid w:val="00D22D4D"/>
    <w:rsid w:val="00D2684E"/>
    <w:rsid w:val="00D271DE"/>
    <w:rsid w:val="00D37BB9"/>
    <w:rsid w:val="00D401B9"/>
    <w:rsid w:val="00D42161"/>
    <w:rsid w:val="00D438C7"/>
    <w:rsid w:val="00D52D89"/>
    <w:rsid w:val="00D53E5C"/>
    <w:rsid w:val="00D60710"/>
    <w:rsid w:val="00D631E0"/>
    <w:rsid w:val="00D63D31"/>
    <w:rsid w:val="00D63E42"/>
    <w:rsid w:val="00D71D8A"/>
    <w:rsid w:val="00D72E69"/>
    <w:rsid w:val="00D77EA1"/>
    <w:rsid w:val="00D80F94"/>
    <w:rsid w:val="00D81354"/>
    <w:rsid w:val="00D8535D"/>
    <w:rsid w:val="00D96D3B"/>
    <w:rsid w:val="00DA2137"/>
    <w:rsid w:val="00DB467B"/>
    <w:rsid w:val="00DC6FEA"/>
    <w:rsid w:val="00DD46CA"/>
    <w:rsid w:val="00DD6A3F"/>
    <w:rsid w:val="00DE0012"/>
    <w:rsid w:val="00DF07BD"/>
    <w:rsid w:val="00DF77C2"/>
    <w:rsid w:val="00DF7AD2"/>
    <w:rsid w:val="00E01811"/>
    <w:rsid w:val="00E04A92"/>
    <w:rsid w:val="00E04D43"/>
    <w:rsid w:val="00E11A7E"/>
    <w:rsid w:val="00E3421E"/>
    <w:rsid w:val="00E42EE1"/>
    <w:rsid w:val="00E45EB1"/>
    <w:rsid w:val="00E479B7"/>
    <w:rsid w:val="00E55C6C"/>
    <w:rsid w:val="00E57A4D"/>
    <w:rsid w:val="00E61E5E"/>
    <w:rsid w:val="00E63B3C"/>
    <w:rsid w:val="00E676C1"/>
    <w:rsid w:val="00E72E20"/>
    <w:rsid w:val="00E72E55"/>
    <w:rsid w:val="00E76385"/>
    <w:rsid w:val="00E82AB8"/>
    <w:rsid w:val="00E8665D"/>
    <w:rsid w:val="00E86FF8"/>
    <w:rsid w:val="00E9349B"/>
    <w:rsid w:val="00E97A2F"/>
    <w:rsid w:val="00EA18B0"/>
    <w:rsid w:val="00EA23FB"/>
    <w:rsid w:val="00EA3FE0"/>
    <w:rsid w:val="00EA5EAE"/>
    <w:rsid w:val="00EA681C"/>
    <w:rsid w:val="00EC3D3F"/>
    <w:rsid w:val="00EC59B8"/>
    <w:rsid w:val="00EC59E6"/>
    <w:rsid w:val="00ED3878"/>
    <w:rsid w:val="00ED3AB0"/>
    <w:rsid w:val="00ED3EE8"/>
    <w:rsid w:val="00ED7A0F"/>
    <w:rsid w:val="00EE3ABB"/>
    <w:rsid w:val="00EE40C5"/>
    <w:rsid w:val="00EE52D2"/>
    <w:rsid w:val="00EE5D2F"/>
    <w:rsid w:val="00EF22B5"/>
    <w:rsid w:val="00EF4024"/>
    <w:rsid w:val="00EF7A40"/>
    <w:rsid w:val="00F01527"/>
    <w:rsid w:val="00F04531"/>
    <w:rsid w:val="00F0668B"/>
    <w:rsid w:val="00F0768F"/>
    <w:rsid w:val="00F07CCB"/>
    <w:rsid w:val="00F11593"/>
    <w:rsid w:val="00F23BF5"/>
    <w:rsid w:val="00F25311"/>
    <w:rsid w:val="00F34A1E"/>
    <w:rsid w:val="00F36FA7"/>
    <w:rsid w:val="00F435BB"/>
    <w:rsid w:val="00F5144C"/>
    <w:rsid w:val="00F536BA"/>
    <w:rsid w:val="00F60A93"/>
    <w:rsid w:val="00F622F3"/>
    <w:rsid w:val="00F62B41"/>
    <w:rsid w:val="00F731DF"/>
    <w:rsid w:val="00F93B37"/>
    <w:rsid w:val="00F95006"/>
    <w:rsid w:val="00F96156"/>
    <w:rsid w:val="00F979A0"/>
    <w:rsid w:val="00F97DF1"/>
    <w:rsid w:val="00FA07C4"/>
    <w:rsid w:val="00FA2ABA"/>
    <w:rsid w:val="00FA2CB7"/>
    <w:rsid w:val="00FA36FA"/>
    <w:rsid w:val="00FA6158"/>
    <w:rsid w:val="00FB2203"/>
    <w:rsid w:val="00FB2BAF"/>
    <w:rsid w:val="00FC3707"/>
    <w:rsid w:val="00FC5D9D"/>
    <w:rsid w:val="00FC6784"/>
    <w:rsid w:val="00FC7BD4"/>
    <w:rsid w:val="00FD2D7A"/>
    <w:rsid w:val="00FD39D2"/>
    <w:rsid w:val="00FE35CB"/>
    <w:rsid w:val="00FE5C0E"/>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character" w:styleId="FollowedHyperlink">
    <w:name w:val="FollowedHyperlink"/>
    <w:basedOn w:val="DefaultParagraphFont"/>
    <w:uiPriority w:val="99"/>
    <w:semiHidden/>
    <w:unhideWhenUsed/>
    <w:rsid w:val="005404FF"/>
    <w:rPr>
      <w:color w:val="800080" w:themeColor="followedHyperlink"/>
      <w:u w:val="single"/>
    </w:rPr>
  </w:style>
  <w:style w:type="table" w:styleId="TableGrid">
    <w:name w:val="Table Grid"/>
    <w:basedOn w:val="TableNormal"/>
    <w:uiPriority w:val="39"/>
    <w:rsid w:val="005674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A0F"/>
    <w:pPr>
      <w:tabs>
        <w:tab w:val="center" w:pos="4680"/>
        <w:tab w:val="right" w:pos="9360"/>
      </w:tabs>
      <w:spacing w:line="240" w:lineRule="auto"/>
    </w:pPr>
  </w:style>
  <w:style w:type="character" w:customStyle="1" w:styleId="HeaderChar">
    <w:name w:val="Header Char"/>
    <w:basedOn w:val="DefaultParagraphFont"/>
    <w:link w:val="Header"/>
    <w:uiPriority w:val="99"/>
    <w:rsid w:val="00150A0F"/>
  </w:style>
  <w:style w:type="paragraph" w:styleId="Footer">
    <w:name w:val="footer"/>
    <w:basedOn w:val="Normal"/>
    <w:link w:val="FooterChar"/>
    <w:uiPriority w:val="99"/>
    <w:unhideWhenUsed/>
    <w:rsid w:val="00150A0F"/>
    <w:pPr>
      <w:tabs>
        <w:tab w:val="center" w:pos="4680"/>
        <w:tab w:val="right" w:pos="9360"/>
      </w:tabs>
      <w:spacing w:line="240" w:lineRule="auto"/>
    </w:pPr>
  </w:style>
  <w:style w:type="character" w:customStyle="1" w:styleId="FooterChar">
    <w:name w:val="Footer Char"/>
    <w:basedOn w:val="DefaultParagraphFont"/>
    <w:link w:val="Footer"/>
    <w:uiPriority w:val="99"/>
    <w:rsid w:val="00150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B39778-0DCD-4006-B299-61D407786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43</Pages>
  <Words>45898</Words>
  <Characters>261619</Characters>
  <Application>Microsoft Office Word</Application>
  <DocSecurity>0</DocSecurity>
  <Lines>2180</Lines>
  <Paragraphs>613</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306904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Aaron Galloway</cp:lastModifiedBy>
  <cp:revision>6</cp:revision>
  <cp:lastPrinted>2020-09-15T00:15:00Z</cp:lastPrinted>
  <dcterms:created xsi:type="dcterms:W3CDTF">2020-09-17T22:39:00Z</dcterms:created>
  <dcterms:modified xsi:type="dcterms:W3CDTF">2020-09-18T00:36:00Z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id="0dTSwKia"/&gt;&lt;style id="http://www.zotero.org/styles/limnology-and-oceanography" hasBibliography="1" bibliographyStyleHasBeenSet="1"/&gt;&lt;prefs&gt;&lt;pref name="fieldType" value="Field"/&gt;&lt;/prefs&gt;&lt;/data&gt;</vt:lpwstr>
  </property>
</Properties>
</file>