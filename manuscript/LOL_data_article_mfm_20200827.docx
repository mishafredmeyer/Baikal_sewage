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3C81E913" w:rsidR="009956E8" w:rsidRPr="00D87563" w:rsidRDefault="00097E8E" w:rsidP="006B0CD5">
      <w:pPr>
        <w:jc w:val="center"/>
      </w:pPr>
      <w:r w:rsidRPr="00D87563">
        <w:t xml:space="preserve">The Sewage-Indicator-Baikal-Ecological-Response (SIBER) dataset: </w:t>
      </w:r>
      <w:r w:rsidR="00641893" w:rsidRPr="00D87563">
        <w:t xml:space="preserve">Co-located sewage pollution, periphyton, and benthic macroinvertebrate community and </w:t>
      </w:r>
      <w:proofErr w:type="spellStart"/>
      <w:r w:rsidR="00641893" w:rsidRPr="00D87563">
        <w:t>foodweb</w:t>
      </w:r>
      <w:proofErr w:type="spellEnd"/>
      <w:r w:rsidR="00641893" w:rsidRPr="00D87563">
        <w:t xml:space="preserve"> dataset from Lake Baikal (Siberia)</w:t>
      </w:r>
    </w:p>
    <w:p w14:paraId="2C3F1904" w14:textId="77777777" w:rsidR="00641893" w:rsidRPr="00D87563" w:rsidRDefault="00641893" w:rsidP="00641893">
      <w:r w:rsidRPr="00D87563">
        <w:t>Michael F. Meyer</w:t>
      </w:r>
      <w:r w:rsidRPr="00D87563">
        <w:rPr>
          <w:vertAlign w:val="superscript"/>
        </w:rPr>
        <w:t>1</w:t>
      </w:r>
      <w:r w:rsidRPr="00D87563">
        <w:t>*</w:t>
      </w:r>
    </w:p>
    <w:p w14:paraId="0BAF6CDF" w14:textId="77777777" w:rsidR="00641893" w:rsidRPr="00D87563" w:rsidRDefault="00641893" w:rsidP="00641893">
      <w:r w:rsidRPr="00D87563">
        <w:t>Stephanie E. Hampton</w:t>
      </w:r>
      <w:r w:rsidRPr="00D87563">
        <w:rPr>
          <w:vertAlign w:val="superscript"/>
        </w:rPr>
        <w:t>2</w:t>
      </w:r>
    </w:p>
    <w:p w14:paraId="63F06640" w14:textId="77777777" w:rsidR="00641893" w:rsidRPr="00D87563" w:rsidRDefault="00641893" w:rsidP="00641893">
      <w:pPr>
        <w:rPr>
          <w:vertAlign w:val="superscript"/>
        </w:rPr>
      </w:pPr>
      <w:r w:rsidRPr="00D87563">
        <w:t>Ted Ozersky</w:t>
      </w:r>
      <w:r w:rsidRPr="00D87563">
        <w:rPr>
          <w:vertAlign w:val="superscript"/>
        </w:rPr>
        <w:t>3</w:t>
      </w:r>
    </w:p>
    <w:p w14:paraId="188F8AC8" w14:textId="77777777" w:rsidR="00641893" w:rsidRPr="00D87563" w:rsidRDefault="00641893" w:rsidP="00641893">
      <w:pPr>
        <w:rPr>
          <w:vertAlign w:val="superscript"/>
        </w:rPr>
      </w:pPr>
      <w:r w:rsidRPr="00D87563">
        <w:t>Kara H. Woo</w:t>
      </w:r>
      <w:r w:rsidRPr="00D87563">
        <w:rPr>
          <w:vertAlign w:val="superscript"/>
        </w:rPr>
        <w:t>2</w:t>
      </w:r>
    </w:p>
    <w:p w14:paraId="55CBD2DA" w14:textId="77777777" w:rsidR="00641893" w:rsidRPr="00D87563" w:rsidRDefault="00641893" w:rsidP="00641893">
      <w:pPr>
        <w:rPr>
          <w:vertAlign w:val="superscript"/>
        </w:rPr>
      </w:pPr>
      <w:r w:rsidRPr="00D87563">
        <w:t>Kirill Shchapov</w:t>
      </w:r>
      <w:r w:rsidRPr="00D87563">
        <w:rPr>
          <w:vertAlign w:val="superscript"/>
        </w:rPr>
        <w:t>3</w:t>
      </w:r>
    </w:p>
    <w:p w14:paraId="0764D7E1" w14:textId="77777777" w:rsidR="00641893" w:rsidRPr="00D87563" w:rsidRDefault="00641893" w:rsidP="00641893">
      <w:pPr>
        <w:rPr>
          <w:vertAlign w:val="superscript"/>
        </w:rPr>
      </w:pPr>
      <w:r w:rsidRPr="00D87563">
        <w:t>Daniel D. Snow</w:t>
      </w:r>
      <w:r w:rsidRPr="00D87563">
        <w:rPr>
          <w:vertAlign w:val="superscript"/>
        </w:rPr>
        <w:t>4</w:t>
      </w:r>
    </w:p>
    <w:p w14:paraId="42BA8EAE" w14:textId="77777777" w:rsidR="00641893" w:rsidRPr="00D87563" w:rsidRDefault="00641893" w:rsidP="00641893">
      <w:pPr>
        <w:rPr>
          <w:vertAlign w:val="superscript"/>
        </w:rPr>
      </w:pPr>
      <w:r w:rsidRPr="00D87563">
        <w:t>Emma J. Rosi</w:t>
      </w:r>
      <w:r w:rsidRPr="00D87563">
        <w:rPr>
          <w:vertAlign w:val="superscript"/>
        </w:rPr>
        <w:t>5</w:t>
      </w:r>
    </w:p>
    <w:p w14:paraId="0A008F0B" w14:textId="77777777" w:rsidR="00641893" w:rsidRPr="00D87563" w:rsidRDefault="00641893" w:rsidP="00641893">
      <w:pPr>
        <w:rPr>
          <w:vertAlign w:val="superscript"/>
        </w:rPr>
      </w:pPr>
      <w:r w:rsidRPr="00D87563">
        <w:t>Maxim A. Timofeyev</w:t>
      </w:r>
      <w:r w:rsidRPr="00D87563">
        <w:rPr>
          <w:vertAlign w:val="superscript"/>
        </w:rPr>
        <w:t>6</w:t>
      </w:r>
    </w:p>
    <w:p w14:paraId="527C46B4" w14:textId="77777777" w:rsidR="00641893" w:rsidRPr="00D87563" w:rsidRDefault="00641893" w:rsidP="00641893">
      <w:pPr>
        <w:rPr>
          <w:vertAlign w:val="superscript"/>
        </w:rPr>
      </w:pPr>
      <w:proofErr w:type="spellStart"/>
      <w:r w:rsidRPr="00D87563">
        <w:t>Yulia</w:t>
      </w:r>
      <w:proofErr w:type="spellEnd"/>
      <w:r w:rsidRPr="00D87563">
        <w:t xml:space="preserve"> M. Zaitseva</w:t>
      </w:r>
      <w:r w:rsidRPr="00D87563">
        <w:rPr>
          <w:vertAlign w:val="superscript"/>
        </w:rPr>
        <w:t>7</w:t>
      </w:r>
    </w:p>
    <w:p w14:paraId="04B13997" w14:textId="77777777" w:rsidR="00641893" w:rsidRPr="00D87563" w:rsidRDefault="00641893" w:rsidP="00641893">
      <w:pPr>
        <w:rPr>
          <w:vertAlign w:val="superscript"/>
        </w:rPr>
      </w:pPr>
      <w:r w:rsidRPr="00D87563">
        <w:t>Dmitry Yu. Karnaukhov</w:t>
      </w:r>
      <w:r w:rsidRPr="00D87563">
        <w:rPr>
          <w:vertAlign w:val="superscript"/>
        </w:rPr>
        <w:t>6</w:t>
      </w:r>
    </w:p>
    <w:p w14:paraId="1DFB134D" w14:textId="77777777" w:rsidR="00641893" w:rsidRPr="00D87563" w:rsidRDefault="00641893" w:rsidP="00641893">
      <w:pPr>
        <w:rPr>
          <w:vertAlign w:val="superscript"/>
        </w:rPr>
      </w:pPr>
      <w:r w:rsidRPr="00D87563">
        <w:t>Nina A. Bondarenko</w:t>
      </w:r>
      <w:r w:rsidRPr="00D87563">
        <w:rPr>
          <w:vertAlign w:val="superscript"/>
        </w:rPr>
        <w:t>7</w:t>
      </w:r>
    </w:p>
    <w:p w14:paraId="4420225A" w14:textId="77777777" w:rsidR="00641893" w:rsidRPr="00D87563" w:rsidRDefault="00641893" w:rsidP="00641893">
      <w:pPr>
        <w:rPr>
          <w:vertAlign w:val="superscript"/>
        </w:rPr>
      </w:pPr>
      <w:r w:rsidRPr="00D87563">
        <w:t>Aaron Galloway</w:t>
      </w:r>
      <w:r w:rsidRPr="00D87563">
        <w:rPr>
          <w:vertAlign w:val="superscript"/>
        </w:rPr>
        <w:t>8</w:t>
      </w:r>
    </w:p>
    <w:p w14:paraId="1FD2A513" w14:textId="77777777" w:rsidR="00641893" w:rsidRPr="00D87563" w:rsidRDefault="00641893" w:rsidP="00641893">
      <w:r w:rsidRPr="00D87563">
        <w:t>Julie Schram</w:t>
      </w:r>
      <w:r w:rsidRPr="00D87563">
        <w:rPr>
          <w:vertAlign w:val="superscript"/>
        </w:rPr>
        <w:t>8</w:t>
      </w:r>
    </w:p>
    <w:p w14:paraId="6F137D3A" w14:textId="77777777" w:rsidR="00641893" w:rsidRPr="00D87563" w:rsidRDefault="00641893" w:rsidP="00641893">
      <w:r w:rsidRPr="00D87563">
        <w:t>Matthew R. Brousil</w:t>
      </w:r>
      <w:r w:rsidRPr="00D87563">
        <w:rPr>
          <w:vertAlign w:val="superscript"/>
        </w:rPr>
        <w:t>2</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17DCD618" w14:textId="77777777" w:rsidR="00641893" w:rsidRPr="00D87563" w:rsidRDefault="00641893" w:rsidP="00641893">
      <w:r w:rsidRPr="00D87563">
        <w:rPr>
          <w:vertAlign w:val="superscript"/>
        </w:rPr>
        <w:t>2.</w:t>
      </w:r>
      <w:r w:rsidRPr="00D87563">
        <w:t xml:space="preserve"> Center for Environmental Research, Education, and Outreach, Washington State University, </w:t>
      </w:r>
    </w:p>
    <w:p w14:paraId="0E0E0328" w14:textId="77777777" w:rsidR="00641893" w:rsidRPr="00D87563" w:rsidRDefault="00641893" w:rsidP="00641893">
      <w:r w:rsidRPr="00D87563">
        <w:t xml:space="preserve">   Pullman, WA, USA</w:t>
      </w:r>
    </w:p>
    <w:p w14:paraId="4A9BBDFE" w14:textId="77777777" w:rsidR="00641893" w:rsidRPr="00D87563" w:rsidRDefault="00641893" w:rsidP="00641893">
      <w:r w:rsidRPr="00D87563">
        <w:rPr>
          <w:vertAlign w:val="superscript"/>
        </w:rPr>
        <w:t>3.</w:t>
      </w:r>
      <w:r w:rsidRPr="00D87563">
        <w:t xml:space="preserve"> Large Lakes Observatory, University of Minnesota - Duluth, Duluth, MN, USA</w:t>
      </w:r>
    </w:p>
    <w:p w14:paraId="53D49669" w14:textId="77777777" w:rsidR="00641893" w:rsidRPr="00D87563" w:rsidRDefault="00641893" w:rsidP="00641893">
      <w:r w:rsidRPr="00D87563">
        <w:rPr>
          <w:vertAlign w:val="superscript"/>
        </w:rPr>
        <w:t>4.</w:t>
      </w:r>
      <w:r w:rsidRPr="00D87563">
        <w:t xml:space="preserve"> School of Natural Resources, University of Nebraska-Lincoln, Lincoln, NE, USA</w:t>
      </w:r>
    </w:p>
    <w:p w14:paraId="1D9B0B85" w14:textId="77777777" w:rsidR="00641893" w:rsidRPr="00D87563" w:rsidRDefault="00641893" w:rsidP="00641893">
      <w:r w:rsidRPr="00D87563">
        <w:rPr>
          <w:vertAlign w:val="superscript"/>
        </w:rPr>
        <w:t>5.</w:t>
      </w:r>
      <w:r w:rsidRPr="00D87563">
        <w:t xml:space="preserve"> Cary Institute of Ecosystem Studies, Millbrook, NY, USA</w:t>
      </w:r>
    </w:p>
    <w:p w14:paraId="6015AAD5" w14:textId="77777777" w:rsidR="00641893" w:rsidRPr="00D87563" w:rsidRDefault="00641893" w:rsidP="00641893">
      <w:r w:rsidRPr="00D87563">
        <w:rPr>
          <w:vertAlign w:val="superscript"/>
        </w:rPr>
        <w:t>6.</w:t>
      </w:r>
      <w:r w:rsidRPr="00D87563">
        <w:t xml:space="preserve"> Biological Research Institute, Irkutsk State University, Irkutsk, Irkutsk Oblast, Russia</w:t>
      </w:r>
    </w:p>
    <w:p w14:paraId="3A478C17" w14:textId="77777777" w:rsidR="00641893" w:rsidRPr="00D87563" w:rsidRDefault="00641893" w:rsidP="00641893">
      <w:r w:rsidRPr="00D87563">
        <w:rPr>
          <w:vertAlign w:val="superscript"/>
        </w:rPr>
        <w:t>7.</w:t>
      </w:r>
      <w:r w:rsidRPr="00D87563">
        <w:t xml:space="preserve"> Limnological Institute SB RAS, Irkutsk, Irkutsk Oblast, Russia</w:t>
      </w:r>
    </w:p>
    <w:p w14:paraId="65D6189C" w14:textId="77777777" w:rsidR="00641893" w:rsidRPr="00D87563" w:rsidRDefault="00641893" w:rsidP="00641893">
      <w:r w:rsidRPr="00D87563">
        <w:rPr>
          <w:vertAlign w:val="superscript"/>
        </w:rPr>
        <w:t>8.</w:t>
      </w:r>
      <w:r w:rsidRPr="00D87563">
        <w:t xml:space="preserve"> Oregon Institute of Marine Biology, University of Oregon, Charleston, OR, USA</w:t>
      </w:r>
    </w:p>
    <w:p w14:paraId="617AF2BC" w14:textId="77777777" w:rsidR="00641893" w:rsidRPr="00D87563" w:rsidRDefault="00641893"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04E8D54D" w:rsidR="00C900D5" w:rsidRDefault="00C900D5">
      <w:pPr>
        <w:ind w:right="-450"/>
      </w:pPr>
      <w:r>
        <w:t>Conceptualized the project:</w:t>
      </w:r>
    </w:p>
    <w:p w14:paraId="00000017" w14:textId="2B756083" w:rsidR="009956E8" w:rsidRDefault="00981DF3">
      <w:pPr>
        <w:ind w:right="-450"/>
      </w:pPr>
      <w:r>
        <w:t>Collected samples in the field:</w:t>
      </w:r>
    </w:p>
    <w:p w14:paraId="682C8974" w14:textId="64C84B77" w:rsidR="00981DF3" w:rsidRDefault="00C900D5">
      <w:pPr>
        <w:ind w:right="-450"/>
      </w:pPr>
      <w:r>
        <w:t>Processed samples:</w:t>
      </w:r>
    </w:p>
    <w:p w14:paraId="7303F928" w14:textId="711A4CA4" w:rsidR="00C900D5" w:rsidRDefault="00C900D5">
      <w:pPr>
        <w:ind w:right="-450"/>
      </w:pPr>
      <w:r>
        <w:t>Wrote and Reviewed R scripts:</w:t>
      </w:r>
    </w:p>
    <w:p w14:paraId="729293AC" w14:textId="219FBBC7" w:rsidR="00C900D5" w:rsidRDefault="00C900D5">
      <w:pPr>
        <w:ind w:right="-450"/>
      </w:pPr>
      <w:r>
        <w:t>Data management:</w:t>
      </w:r>
    </w:p>
    <w:p w14:paraId="57FFDC43" w14:textId="3888C3FE" w:rsidR="00C900D5" w:rsidRDefault="00C900D5">
      <w:pPr>
        <w:ind w:right="-450"/>
      </w:pPr>
      <w:r>
        <w:t>Wrote and edited the manuscript:</w:t>
      </w:r>
    </w:p>
    <w:p w14:paraId="71D3C7B4" w14:textId="23E44D24" w:rsidR="00C900D5" w:rsidRDefault="00C900D5">
      <w:pPr>
        <w:ind w:right="-450"/>
      </w:pPr>
      <w:r>
        <w:t>Approved the final manuscript:</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35C2566"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the Russian Ministry of Education and Science Research Project (No. GR 01201461929; 1354-2014/51).</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0A3EC131" w14:textId="49AC0AC9" w:rsidR="00641893" w:rsidRPr="00D87563" w:rsidRDefault="00641893" w:rsidP="00641893">
      <w:r w:rsidRPr="00D87563">
        <w:t>EDI will provide the DOI</w:t>
      </w:r>
    </w:p>
    <w:p w14:paraId="00000027" w14:textId="77777777"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7FC18C90" w14:textId="2A837BAF" w:rsidR="00641893" w:rsidRPr="00D87563" w:rsidRDefault="00641893" w:rsidP="00641893">
      <w:r w:rsidRPr="00D87563">
        <w:t>EDI will provide the DOI</w:t>
      </w:r>
    </w:p>
    <w:p w14:paraId="0000002A" w14:textId="77777777" w:rsidR="009956E8" w:rsidRPr="00D87563" w:rsidRDefault="009956E8"/>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459686D6" w:rsidR="009956E8" w:rsidRPr="00D87563" w:rsidRDefault="00BC3E51">
      <w:pPr>
        <w:rPr>
          <w:b/>
        </w:rPr>
      </w:pPr>
      <w:r w:rsidRPr="00D87563">
        <w:rPr>
          <w:b/>
        </w:rPr>
        <w:t>Technology Type(s):</w:t>
      </w:r>
      <w:r w:rsidR="006B0CD5" w:rsidRPr="00D87563">
        <w:rPr>
          <w:b/>
        </w:rPr>
        <w:t xml:space="preserve"> </w:t>
      </w:r>
      <w:r w:rsidR="00192EF6">
        <w:rPr>
          <w:b/>
        </w:rPr>
        <w:t>GC/MS, LC/MS, Spectrophotometry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0AA99CE1" w:rsidR="009956E8" w:rsidRPr="003F3A49" w:rsidRDefault="00BC3E51" w:rsidP="003F3A49">
      <w:r w:rsidRPr="00D87563">
        <w:rPr>
          <w:b/>
        </w:rPr>
        <w:t>Abstract (</w:t>
      </w:r>
      <w:r w:rsidR="00EB500E" w:rsidRPr="00D87563">
        <w:rPr>
          <w:b/>
        </w:rPr>
        <w:t>1</w:t>
      </w:r>
      <w:r w:rsidR="00BE6C57">
        <w:rPr>
          <w:b/>
        </w:rPr>
        <w:t>4</w:t>
      </w:r>
      <w:r w:rsidR="00045DBB">
        <w:rPr>
          <w:b/>
        </w:rPr>
        <w:t>9</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422CC9FF" w:rsidR="009956E8" w:rsidRPr="00D87563" w:rsidRDefault="00342554">
      <w:r w:rsidRPr="00D87563">
        <w:rPr>
          <w:highlight w:val="white"/>
        </w:rPr>
        <w:t xml:space="preserve">Treated and untreated sewage released from lakeside development can introduce </w:t>
      </w:r>
      <w:r w:rsidR="002A508A" w:rsidRPr="00D87563">
        <w:rPr>
          <w:highlight w:val="white"/>
        </w:rPr>
        <w:t xml:space="preserve">nutrients and </w:t>
      </w:r>
      <w:r w:rsidR="00F15F8B">
        <w:rPr>
          <w:highlight w:val="white"/>
        </w:rPr>
        <w:t>micro</w:t>
      </w:r>
      <w:r w:rsidRPr="00D87563">
        <w:rPr>
          <w:highlight w:val="white"/>
        </w:rPr>
        <w:t xml:space="preserve">pollutants </w:t>
      </w:r>
      <w:r w:rsidR="00192EF6">
        <w:rPr>
          <w:highlight w:val="white"/>
        </w:rPr>
        <w:t>and restructure</w:t>
      </w:r>
      <w:r w:rsidRPr="00D87563">
        <w:rPr>
          <w:highlight w:val="white"/>
        </w:rPr>
        <w:t xml:space="preserve"> aquatic </w:t>
      </w:r>
      <w:r w:rsidR="00192EF6">
        <w:rPr>
          <w:highlight w:val="white"/>
        </w:rPr>
        <w:t>eco</w:t>
      </w:r>
      <w:r w:rsidRPr="00D87563">
        <w:rPr>
          <w:highlight w:val="white"/>
        </w:rPr>
        <w:t>systems</w:t>
      </w:r>
      <w:r w:rsidR="00AD5653" w:rsidRPr="00D87563">
        <w:rPr>
          <w:highlight w:val="white"/>
        </w:rPr>
        <w:t xml:space="preserve">. Lake Baikal, the world’s most ancient, biodiverse, and voluminous lake, has been experiencing localized sewage pollution from lakeside settlements, near which increasing filamentous algal abundance has suggested that littoral benthic communities are responding. </w:t>
      </w:r>
      <w:r w:rsidR="00721DFB" w:rsidRPr="00D87563">
        <w:rPr>
          <w:highlight w:val="white"/>
        </w:rPr>
        <w:t>W</w:t>
      </w:r>
      <w:r w:rsidR="00AD5653" w:rsidRPr="00D87563">
        <w:rPr>
          <w:highlight w:val="white"/>
        </w:rPr>
        <w:t xml:space="preserve">e surveyed 40-km of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 and macroinvertebrate relative abundance </w:t>
      </w:r>
      <w:r w:rsidR="00721DFB" w:rsidRPr="00D87563">
        <w:rPr>
          <w:highlight w:val="white"/>
        </w:rPr>
        <w:t>and</w:t>
      </w:r>
      <w:r w:rsidR="00AD5653" w:rsidRPr="00D87563">
        <w:rPr>
          <w:highlight w:val="white"/>
        </w:rPr>
        <w:t xml:space="preserve"> indicators of food web structure (stable isotopes and fatty acid</w:t>
      </w:r>
      <w:r w:rsidR="00721DFB" w:rsidRPr="00D87563">
        <w:rPr>
          <w:highlight w:val="white"/>
        </w:rPr>
        <w:t>s</w:t>
      </w:r>
      <w:r w:rsidR="00AD5653" w:rsidRPr="00D87563">
        <w:rPr>
          <w:highlight w:val="white"/>
        </w:rPr>
        <w:t xml:space="preserve">). Unique identifiers </w:t>
      </w:r>
      <w:r w:rsidR="00192EF6">
        <w:rPr>
          <w:highlight w:val="white"/>
        </w:rPr>
        <w:t xml:space="preserve">corresponding to sampling locations </w:t>
      </w:r>
      <w:r w:rsidR="00AD5653" w:rsidRPr="00D87563">
        <w:rPr>
          <w:highlight w:val="white"/>
        </w:rPr>
        <w:t>are retained throughout all data files to facilitate interoperability among the dataset’s 125 variables. The data are structured in a tidy format (a tabular arrangement familiar to limnologists) to encourage future r</w:t>
      </w:r>
      <w:r w:rsidR="00EB500E" w:rsidRPr="00D87563">
        <w:rPr>
          <w:highlight w:val="white"/>
        </w:rPr>
        <w:t>euse</w:t>
      </w:r>
      <w:r w:rsidR="00AD5653" w:rsidRPr="00D87563">
        <w:rPr>
          <w:highlight w:val="white"/>
        </w:rPr>
        <w:t xml:space="preserve">. </w:t>
      </w:r>
      <w:r w:rsidR="002A508A" w:rsidRPr="00D87563">
        <w:rPr>
          <w:highlight w:val="white"/>
        </w:rPr>
        <w:t>For Baikal, these data can supplement continued monitoring efforts. For lakes</w:t>
      </w:r>
      <w:r w:rsidR="00045DBB">
        <w:rPr>
          <w:highlight w:val="white"/>
        </w:rPr>
        <w:t xml:space="preserve"> worldwide</w:t>
      </w:r>
      <w:r w:rsidR="002A508A" w:rsidRPr="00D87563">
        <w:rPr>
          <w:highlight w:val="white"/>
        </w:rPr>
        <w:t>, these data can help synthesize sewage prevalence, intensity, and ecological consequences across spatial scales.</w:t>
      </w:r>
    </w:p>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4C15A2DC"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As such, effective sewage monitoring can require merging a suite of chemical, biological, and ecological data to synthesize locations and timing of inputs as well as associated shifts in local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43708B2A" w:rsidR="00B1439B" w:rsidRPr="00D87563" w:rsidRDefault="00DC22BF">
      <w:pPr>
        <w:rPr>
          <w:highlight w:val="white"/>
        </w:rPr>
      </w:pPr>
      <w:r w:rsidRPr="00D87563">
        <w:t>While ecological consequences can be stark</w:t>
      </w:r>
      <w:r w:rsidR="00087094" w:rsidRPr="00D87563">
        <w:t xml:space="preserve">, definitively identifying </w:t>
      </w:r>
      <w:r w:rsidRPr="00D87563">
        <w:t xml:space="preserve">sewage pollution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4808AA">
        <w: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4808AA">
        <w:fldChar w:fldCharType="separate"/>
      </w:r>
      <w:r w:rsidR="004808AA" w:rsidRPr="004808AA">
        <w:t>(Turetsky et al. 2000)</w:t>
      </w:r>
      <w:r w:rsidR="004808AA">
        <w:fldChar w:fldCharType="end"/>
      </w:r>
      <w:r w:rsidR="00087094" w:rsidRPr="00D87563">
        <w:t xml:space="preserve">, which can obfuscate wastewater signals. Unlike </w:t>
      </w:r>
      <w:r w:rsidR="00087094" w:rsidRPr="00D87563">
        <w:lastRenderedPageBreak/>
        <w:t xml:space="preserve">nutrients, sewage-specific micropollutants,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preferentially in certain taxa </w:t>
      </w:r>
      <w:r w:rsidR="00BB005D">
        <w:rPr>
          <w:highlight w:val="white"/>
        </w:rPr>
        <w:fldChar w:fldCharType="begin"/>
      </w:r>
      <w:r w:rsidR="00193C4A">
        <w:rPr>
          <w:highlight w:val="white"/>
        </w:rPr>
        <w:instrText xml:space="preserve"> ADDIN ZOTERO_ITEM CSL_CITATION {"citationID":"EtUUxXk4","properties":{"formattedCitation":"(Gartner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193C4A">
        <w:rPr>
          <w:rFonts w:ascii="Cambria Math" w:hAnsi="Cambria Math" w:cs="Cambria Math"/>
          <w:highlight w:val="white"/>
        </w:rPr>
        <w:instrText>∼</w:instrText>
      </w:r>
      <w:r w:rsidR="00193C4A">
        <w:rPr>
          <w:highlight w:val="white"/>
        </w:rPr>
        <w:instrText xml:space="preserve">1.2 and 1.5 times greater in control mesocosms than in those exposed to high doses of microplastics. Notably, abundances of juvenile Littorina sp. (periwinkles) and Idotea balthica (an isopod) were </w:instrText>
      </w:r>
      <w:r w:rsidR="00193C4A">
        <w:rPr>
          <w:rFonts w:ascii="Cambria Math" w:hAnsi="Cambria Math" w:cs="Cambria Math"/>
          <w:highlight w:val="white"/>
        </w:rPr>
        <w:instrText>∼</w:instrText>
      </w:r>
      <w:r w:rsidR="00193C4A">
        <w:rPr>
          <w:highlight w:val="white"/>
        </w:rPr>
        <w:instrText xml:space="preserve">2 and 8 times greater in controls than in mesocosms with the high dose of either type of microplastic. In addition, the biomass of Scrobicularia plana (peppery furrow shell clam) was </w:instrText>
      </w:r>
      <w:r w:rsidR="00193C4A">
        <w:rPr>
          <w:rFonts w:ascii="Cambria Math" w:hAnsi="Cambria Math" w:cs="Cambria Math"/>
          <w:highlight w:val="white"/>
        </w:rPr>
        <w:instrText>∼</w:instrText>
      </w:r>
      <w:r w:rsidR="00193C4A">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193C4A" w:rsidRPr="00193C4A">
        <w:rPr>
          <w:highlight w:val="white"/>
        </w:rPr>
        <w:t>(Gartner et al. 2002; Green 2016; Vendel et al. 2017; Richmond et al. 2018)</w:t>
      </w:r>
      <w:r w:rsidR="00BB005D">
        <w:rPr>
          <w:highlight w:val="white"/>
        </w:rPr>
        <w:fldChar w:fldCharType="end"/>
      </w:r>
      <w:r w:rsidR="00BB005D">
        <w:rPr>
          <w:highlight w:val="white"/>
        </w:rPr>
        <w:t xml:space="preserve"> </w:t>
      </w:r>
      <w:r w:rsidR="00AF60F8" w:rsidRPr="00D87563">
        <w:rPr>
          <w:highlight w:val="white"/>
        </w:rPr>
        <w:t>and even cause deleterious effects, acutely dangerous concentrations are not common in most environmental systems, although chronic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minute concentrations (e.g., ug/L) can disrupt ecological processes, such as </w:t>
      </w:r>
      <w:r w:rsidR="00193C4A">
        <w:rPr>
          <w:highlight w:val="white"/>
        </w:rPr>
        <w:t>oxazepam increasing feeding rate and decreasing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93C4A">
        <w:rPr>
          <w:highlight w:val="white"/>
        </w:rPr>
        <w:t xml:space="preserve"> </w:t>
      </w:r>
      <w:r w:rsidR="00AF60F8" w:rsidRPr="00D87563">
        <w:rPr>
          <w:highlight w:val="white"/>
        </w:rPr>
        <w:t>or microplastics releasing dissolved organic carbon for 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 xml:space="preserve">. </w:t>
      </w:r>
    </w:p>
    <w:p w14:paraId="5714D2B1" w14:textId="54E3AA83" w:rsidR="00AF60F8" w:rsidRPr="00D87563" w:rsidRDefault="00AF60F8"/>
    <w:p w14:paraId="5BC7CC7B" w14:textId="4153B58B"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 and macroinvertebrate communities often respond most markedly, as their physical proximity to the shoreline puts them closer to the source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algae, for example, can quickly increase abundance near sewage loading</w:t>
      </w:r>
      <w:r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w:t>
      </w:r>
      <w:proofErr w:type="spellStart"/>
      <w:r w:rsidR="007856D6" w:rsidRPr="00D87563">
        <w:t>foodwebs</w:t>
      </w:r>
      <w:proofErr w:type="spellEnd"/>
      <w:r w:rsidR="007856D6" w:rsidRPr="00D87563">
        <w:t xml:space="preserve"> can also restructure to include different </w:t>
      </w:r>
      <w:r w:rsidR="00AB4A75" w:rsidRPr="00D87563">
        <w:t>feeding</w:t>
      </w:r>
      <w:r w:rsidR="007856D6" w:rsidRPr="00D87563">
        <w:t xml:space="preserve"> groups, such as detritivores, or altered </w:t>
      </w:r>
      <w:r w:rsidR="00D219F9" w:rsidRPr="00D87563">
        <w:t>nutritional value</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a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6E58A940"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frequently observed in lake environment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 xml:space="preserve">In instances where data are available, efficiently merging disparate data into a single, analytically-friendly format can be challenging and require extensive computational workflows </w:t>
      </w:r>
      <w:r w:rsidR="008F7B2D">
        <w:fldChar w:fldCharType="begin"/>
      </w:r>
      <w:r w:rsidR="008F7B2D">
        <w:instrText xml:space="preserve"> ADDIN ZOTERO_ITEM CSL_CITATION {"citationID":"rJHRcEZJ","properties":{"formattedCitation":"(Meyer et al. 2020)","plainCitation":"(Meyer et al. 2020)","noteIndex":0},"citationItems":[{"id":3835,"uris":["http://zotero.org/users/2645460/items/PD2YWRJI"],"uri":["http://zotero.org/users/2645460/items/PD2YWRJI"],"itemData":{"id":3835,"type":"article-journal","abstract":"An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8F7B2D" w:rsidRPr="008F7B2D">
        <w:t>(Meyer et al. 2020)</w:t>
      </w:r>
      <w:r w:rsidR="008F7B2D">
        <w:fldChar w:fldCharType="end"/>
      </w:r>
      <w:r w:rsidR="000D7242" w:rsidRPr="00D87563">
        <w:t xml:space="preserve">. </w:t>
      </w:r>
    </w:p>
    <w:p w14:paraId="21F5BD6C" w14:textId="77777777" w:rsidR="006A1C88" w:rsidRPr="00D87563" w:rsidRDefault="006A1C88" w:rsidP="00DC22BF"/>
    <w:p w14:paraId="709E6C95" w14:textId="1B5111A8" w:rsidR="00BA2B15" w:rsidRPr="00D87563" w:rsidRDefault="006A1C88">
      <w:r w:rsidRPr="00D87563">
        <w:t xml:space="preserve">To offer a template for harmonizing sewage indicator and biological data, we </w:t>
      </w:r>
      <w:r w:rsidR="00097E8E" w:rsidRPr="00D87563">
        <w:t>present the Sewage-Indicator-Baikal-Ecological-Responses (SIBER) dataset,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C900D5">
        <w:t xml:space="preserve">between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Pr="00D87563">
        <w:t xml:space="preserve">, with the majority of Baikal’s biodiversity occurring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xml:space="preserve">, littoral areas abutting lakeside settlements have recently shown distinct signs of eutrophication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Pr="00D87563">
        <w:t xml:space="preserve">. </w:t>
      </w:r>
      <w:r w:rsidR="00097E8E" w:rsidRPr="00D87563">
        <w:t>SIBER</w:t>
      </w:r>
      <w:r w:rsidR="00D42F9E" w:rsidRPr="00D87563">
        <w:t xml:space="preserve"> consists of over </w:t>
      </w:r>
      <w:r w:rsidR="00E47643" w:rsidRPr="00D87563">
        <w:t>125 variables collected at 14 littoral and 3 pelagic sampling sites. The dataset was structured in a tidy format, where each row is a sample, each column is a variable, and each CSV file is an observable unit</w:t>
      </w:r>
      <w:r w:rsidR="008F7B2D">
        <w:t xml:space="preserv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097E8E" w:rsidRPr="00D87563">
        <w:t>SIBER</w:t>
      </w:r>
      <w:r w:rsidR="00E47643" w:rsidRPr="00D87563">
        <w:t xml:space="preserve">’s interoperability, reproducibility, and extensive variable content, the dataset is well poised for future reuse as supporting evidence of sewage pollution in Lake Baikal. Additionally, </w:t>
      </w:r>
      <w:r w:rsidR="00097E8E" w:rsidRPr="00D87563">
        <w:t>SIBER</w:t>
      </w:r>
      <w:r w:rsidR="00E47643" w:rsidRPr="00D87563">
        <w:t>’s</w:t>
      </w:r>
      <w:r w:rsidR="00E233D9" w:rsidRPr="00D87563">
        <w:t xml:space="preserve"> flexibility and consistent structure enables </w:t>
      </w:r>
      <w:r w:rsidR="00E233D9" w:rsidRPr="00D87563">
        <w:lastRenderedPageBreak/>
        <w:t xml:space="preserve">it to be merged with similar datasets, so as to synthesize biological responses to sewage across systems and scales. </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6621E72C" w14:textId="77777777" w:rsidR="00E233D9" w:rsidRPr="00D87563" w:rsidRDefault="00E233D9"/>
    <w:p w14:paraId="00000043" w14:textId="2130AABB" w:rsidR="009956E8" w:rsidRPr="00D87563" w:rsidRDefault="00E233D9">
      <w:r w:rsidRPr="00D87563">
        <w:t xml:space="preserve">The final </w:t>
      </w:r>
      <w:r w:rsidR="00097E8E" w:rsidRPr="00D87563">
        <w:t xml:space="preserve">SIBER </w:t>
      </w:r>
      <w:r w:rsidRPr="00D87563">
        <w:t xml:space="preserve">data are openly accessible from the Environmental Data Initiative (EDI). Data are provided as </w:t>
      </w:r>
      <w:r w:rsidR="000D39B9" w:rsidRPr="00D87563">
        <w:t>11</w:t>
      </w:r>
      <w:r w:rsidRPr="00D87563">
        <w:t xml:space="preserve"> separate </w:t>
      </w:r>
      <w:r w:rsidR="000D39B9" w:rsidRPr="00D87563">
        <w:t>CSV</w:t>
      </w:r>
      <w:r w:rsidRPr="00D87563">
        <w:t xml:space="preserve"> files, each structed in a tabular format and containing a “site” column that can be used to merge tables. The repository also contains a compressed folder of R scripts, which were used in the main analysis of the dataset (analysis_scripts.tar.gz) and described in detail in the companion manuscript (Meyer et al., 20XX). Future users wishing to use the data are encouraged to cite both the EDI data product as well as the data paper.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8EA4E9D" w:rsidR="009956E8" w:rsidRPr="00D87563" w:rsidRDefault="004E3300">
      <w:r w:rsidRPr="00D87563">
        <w:t xml:space="preserve">This file contains chlorophyll a concentrations 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proofErr w:type="spellStart"/>
      <w:r w:rsidRPr="00D87563">
        <w:rPr>
          <w:i/>
        </w:rPr>
        <w:t>filtered_volume_ml</w:t>
      </w:r>
      <w:proofErr w:type="spellEnd"/>
    </w:p>
    <w:p w14:paraId="0F855A14" w14:textId="46930656" w:rsidR="004E3300" w:rsidRPr="00D87563" w:rsidRDefault="004E3300">
      <w:r w:rsidRPr="00D87563">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proofErr w:type="spellStart"/>
      <w:r w:rsidRPr="00D87563">
        <w:rPr>
          <w:i/>
        </w:rPr>
        <w:t>sample_volume_ml</w:t>
      </w:r>
      <w:proofErr w:type="spellEnd"/>
    </w:p>
    <w:p w14:paraId="749A93F0" w14:textId="55201FA9" w:rsidR="004E3300" w:rsidRPr="00D87563" w:rsidRDefault="004E3300">
      <w:r w:rsidRPr="00D87563">
        <w:t xml:space="preserve">Sample volume filtered for chlorophyll </w:t>
      </w:r>
      <w:proofErr w:type="gramStart"/>
      <w:r w:rsidRPr="00D87563">
        <w:t>a</w:t>
      </w:r>
      <w:proofErr w:type="gramEnd"/>
      <w:r w:rsidRPr="00D87563">
        <w:t xml:space="preserve"> extraction. </w:t>
      </w:r>
    </w:p>
    <w:p w14:paraId="4C6B7075" w14:textId="50C61F14" w:rsidR="004E3300" w:rsidRPr="00D87563" w:rsidRDefault="004E3300"/>
    <w:p w14:paraId="5BA335A7" w14:textId="40E12E89" w:rsidR="004E3300" w:rsidRPr="00D87563" w:rsidRDefault="004E3300">
      <w:pPr>
        <w:rPr>
          <w:i/>
        </w:rPr>
      </w:pPr>
      <w:proofErr w:type="spellStart"/>
      <w:r w:rsidRPr="00D87563">
        <w:rPr>
          <w:i/>
        </w:rPr>
        <w:t>raw_fluo</w:t>
      </w:r>
      <w:proofErr w:type="spellEnd"/>
      <w:r w:rsidRPr="00D87563">
        <w:rPr>
          <w:i/>
        </w:rPr>
        <w:t xml:space="preserve"> </w:t>
      </w:r>
    </w:p>
    <w:p w14:paraId="19C319A2" w14:textId="7F861B5F" w:rsidR="004E3300" w:rsidRPr="00D87563" w:rsidRDefault="004E3300">
      <w:r w:rsidRPr="00D87563">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proofErr w:type="spellStart"/>
      <w:r w:rsidRPr="00D87563">
        <w:rPr>
          <w:i/>
        </w:rPr>
        <w:t>adjusted_raw</w:t>
      </w:r>
      <w:proofErr w:type="spellEnd"/>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proofErr w:type="spellStart"/>
      <w:r w:rsidRPr="00D87563">
        <w:rPr>
          <w:i/>
        </w:rPr>
        <w:t>chl_conc</w:t>
      </w:r>
      <w:proofErr w:type="spellEnd"/>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25D5C585" w:rsidR="004E3300" w:rsidRPr="00D87563" w:rsidRDefault="004E3300">
      <w:r w:rsidRPr="00D87563">
        <w:t xml:space="preserve">This file contains 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rsidR="000C3774" w:rsidRPr="00D87563">
        <w:t>A full description of the methods used to calculate IDW population can be found in the companion manuscript Meyer et al. (20XX).</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proofErr w:type="spellStart"/>
      <w:r w:rsidRPr="00D87563">
        <w:rPr>
          <w:i/>
        </w:rPr>
        <w:t>distance_weighted_population</w:t>
      </w:r>
      <w:proofErr w:type="spellEnd"/>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044F8375" w:rsidR="000C3774" w:rsidRPr="00D87563" w:rsidRDefault="000C3774">
      <w:r w:rsidRPr="00D87563">
        <w:t xml:space="preserve">This file contains fatty acid concentrations for various benthic macroinvertebrate genera, periphyton, and endemic </w:t>
      </w:r>
      <w:proofErr w:type="spellStart"/>
      <w:r w:rsidRPr="00D87563">
        <w:rPr>
          <w:i/>
        </w:rPr>
        <w:t>Drapa</w:t>
      </w:r>
      <w:proofErr w:type="spellEnd"/>
      <w:r w:rsidRPr="00D87563">
        <w:rPr>
          <w:i/>
        </w:rPr>
        <w:t xml:space="preserve"> spp</w:t>
      </w:r>
      <w:r w:rsidR="004B0121" w:rsidRPr="00D87563">
        <w:rPr>
          <w:i/>
        </w:rPr>
        <w:t>.</w:t>
      </w:r>
      <w:r w:rsidRPr="00D87563">
        <w:t xml:space="preserve"> collected from the 14 littoral sampling locations. </w:t>
      </w:r>
    </w:p>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0B2C3BB2" w:rsidR="000C3774" w:rsidRPr="00D87563" w:rsidRDefault="000C3774">
      <w:r w:rsidRPr="00D87563">
        <w:t>Species of the analyzed organism. When organism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781F0AD7" w:rsidR="006F13A3" w:rsidRPr="00D87563" w:rsidRDefault="006F13A3" w:rsidP="000C3774">
      <w:pPr>
        <w:rPr>
          <w:i/>
        </w:rPr>
      </w:pPr>
      <w:r w:rsidRPr="00D87563">
        <w:rPr>
          <w:i/>
        </w:rPr>
        <w:t>c14</w:t>
      </w:r>
      <w:bookmarkStart w:id="0" w:name="_Hlk53592269"/>
      <w:r w:rsidRPr="00D87563">
        <w:rPr>
          <w:i/>
        </w:rPr>
        <w:t>_</w:t>
      </w:r>
      <w:bookmarkEnd w:id="0"/>
      <w:r w:rsidRPr="00D87563">
        <w:rPr>
          <w:i/>
        </w:rPr>
        <w:t>4n5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lastRenderedPageBreak/>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0062B040" w:rsidR="006F13A3" w:rsidRPr="00D87563" w:rsidRDefault="006F13A3" w:rsidP="000C3774">
      <w:pPr>
        <w:rPr>
          <w:i/>
        </w:rPr>
      </w:pPr>
      <w:r w:rsidRPr="00D87563">
        <w:rPr>
          <w:i/>
        </w:rPr>
        <w:t>c17_1n7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lastRenderedPageBreak/>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418457D8" w:rsidR="006F13A3" w:rsidRPr="00D87563" w:rsidRDefault="006F13A3" w:rsidP="000C3774">
      <w:pPr>
        <w:rPr>
          <w:i/>
        </w:rPr>
      </w:pPr>
      <w:r w:rsidRPr="00D87563">
        <w:rPr>
          <w:i/>
        </w:rPr>
        <w:t>c20_2_5_11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52140256" w:rsidR="006F13A3" w:rsidRPr="00D87563" w:rsidRDefault="006F13A3" w:rsidP="000C3774">
      <w:pPr>
        <w:rPr>
          <w:i/>
        </w:rPr>
      </w:pPr>
      <w:r w:rsidRPr="00D87563">
        <w:rPr>
          <w:i/>
        </w:rPr>
        <w:t>c20_2_5_13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lastRenderedPageBreak/>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5CD62F60" w14:textId="0E160AF9" w:rsidR="00ED3B19" w:rsidRPr="00ED3B19" w:rsidRDefault="00ED3B19" w:rsidP="000C3774">
      <w:r>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1642CC28" w:rsidR="009A29EA" w:rsidRPr="00D87563" w:rsidRDefault="009A29EA">
      <w:r w:rsidRPr="00D87563">
        <w:t xml:space="preserve">This file contains abundance for benthic macroinvertebrates collected at each of the 14 littoral sampling locations. Only amphipod taxa were identified to species. Mollusks and isopods were identified to genus. </w:t>
      </w:r>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5636CBF4" w:rsidR="009A29EA" w:rsidRPr="00D87563" w:rsidRDefault="009A29EA">
      <w:r w:rsidRPr="00D87563">
        <w:t xml:space="preserve">Replicate for sampling location. While three replicates were collected in the field, some samples were poorly preserved and not enumerated so as to prevent potential errors. </w:t>
      </w:r>
    </w:p>
    <w:p w14:paraId="0F3B2510" w14:textId="6B098CFC" w:rsidR="009A29EA" w:rsidRPr="00D87563" w:rsidRDefault="009A29EA"/>
    <w:p w14:paraId="6E45999E" w14:textId="77777777" w:rsidR="009A29EA" w:rsidRPr="00D87563" w:rsidRDefault="009A29EA" w:rsidP="00AF6302">
      <w:pPr>
        <w:rPr>
          <w:i/>
        </w:rPr>
      </w:pPr>
      <w:proofErr w:type="spellStart"/>
      <w:r w:rsidRPr="00D87563">
        <w:rPr>
          <w:i/>
        </w:rPr>
        <w:t>Acroloxidae</w:t>
      </w:r>
      <w:proofErr w:type="spellEnd"/>
    </w:p>
    <w:p w14:paraId="7F232D3E" w14:textId="06103DC9" w:rsidR="009A29EA" w:rsidRPr="00D87563" w:rsidRDefault="009A29EA" w:rsidP="00AF6302">
      <w:r w:rsidRPr="00D87563">
        <w:t xml:space="preserve">Mollusk genus </w:t>
      </w:r>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proofErr w:type="spellStart"/>
      <w:r w:rsidRPr="00D87563">
        <w:rPr>
          <w:i/>
          <w:color w:val="000000"/>
        </w:rPr>
        <w:t>Asellidae</w:t>
      </w:r>
      <w:proofErr w:type="spellEnd"/>
    </w:p>
    <w:p w14:paraId="1F3766C4" w14:textId="77777777" w:rsidR="009A29EA" w:rsidRPr="00D87563" w:rsidRDefault="009A29EA" w:rsidP="00AF6302">
      <w:r w:rsidRPr="00D87563">
        <w:t>Endemic isopod genus</w:t>
      </w:r>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proofErr w:type="spellStart"/>
      <w:r w:rsidRPr="00D87563">
        <w:rPr>
          <w:i/>
          <w:color w:val="000000"/>
        </w:rPr>
        <w:t>Baicaliidae</w:t>
      </w:r>
      <w:proofErr w:type="spellEnd"/>
    </w:p>
    <w:p w14:paraId="3FF8EA8F" w14:textId="1A12CCBF" w:rsidR="009A29EA" w:rsidRPr="00D87563" w:rsidRDefault="009A29EA" w:rsidP="00AF6302">
      <w:r w:rsidRPr="00D87563">
        <w:t>Mollusk genus, most of which are endemic</w:t>
      </w:r>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proofErr w:type="spellStart"/>
      <w:r w:rsidRPr="00D87563">
        <w:rPr>
          <w:i/>
          <w:color w:val="000000"/>
        </w:rPr>
        <w:t>Benedictidae</w:t>
      </w:r>
      <w:proofErr w:type="spellEnd"/>
    </w:p>
    <w:p w14:paraId="1FB71A73" w14:textId="77777777" w:rsidR="009A29EA" w:rsidRPr="00D87563" w:rsidRDefault="009A29EA" w:rsidP="00AF6302">
      <w:proofErr w:type="spellStart"/>
      <w:r w:rsidRPr="00D87563">
        <w:t>Mollusc</w:t>
      </w:r>
      <w:proofErr w:type="spellEnd"/>
      <w:r w:rsidRPr="00D87563">
        <w:t xml:space="preserve"> genus, most of which are endemic</w:t>
      </w: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proofErr w:type="spellStart"/>
      <w:r w:rsidRPr="00D87563">
        <w:rPr>
          <w:i/>
          <w:color w:val="000000"/>
        </w:rPr>
        <w:t>Brandtia_latissima</w:t>
      </w:r>
      <w:proofErr w:type="spellEnd"/>
    </w:p>
    <w:p w14:paraId="62BBDCE5" w14:textId="77777777" w:rsidR="009A29EA" w:rsidRPr="00D87563" w:rsidRDefault="009A29EA" w:rsidP="00AF6302">
      <w:r w:rsidRPr="00D87563">
        <w:t>Endemic amphipod species</w:t>
      </w:r>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proofErr w:type="spellStart"/>
      <w:r w:rsidRPr="00D87563">
        <w:rPr>
          <w:i/>
          <w:color w:val="000000"/>
        </w:rPr>
        <w:t>Brandtia_parasitica_parasitica</w:t>
      </w:r>
      <w:proofErr w:type="spellEnd"/>
    </w:p>
    <w:p w14:paraId="57AC31FF" w14:textId="77777777" w:rsidR="009A29EA" w:rsidRPr="00D87563" w:rsidRDefault="009A29EA" w:rsidP="00AF6302">
      <w:r w:rsidRPr="00D87563">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proofErr w:type="spellStart"/>
      <w:r w:rsidRPr="00D87563">
        <w:rPr>
          <w:i/>
          <w:color w:val="000000"/>
        </w:rPr>
        <w:t>Cryptoropus_inflatus</w:t>
      </w:r>
      <w:proofErr w:type="spellEnd"/>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proofErr w:type="spellStart"/>
      <w:r w:rsidRPr="00D87563">
        <w:rPr>
          <w:i/>
          <w:color w:val="000000"/>
        </w:rPr>
        <w:t>Cryptoropus_pachytus</w:t>
      </w:r>
      <w:proofErr w:type="spellEnd"/>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proofErr w:type="spellStart"/>
      <w:r w:rsidRPr="00D87563">
        <w:rPr>
          <w:i/>
          <w:color w:val="000000"/>
        </w:rPr>
        <w:t>Cryptoropus_rugosus</w:t>
      </w:r>
      <w:proofErr w:type="spellEnd"/>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proofErr w:type="spellStart"/>
      <w:r w:rsidRPr="00D87563">
        <w:rPr>
          <w:i/>
          <w:color w:val="000000"/>
        </w:rPr>
        <w:t>Eulimnogammarus_capreolus</w:t>
      </w:r>
      <w:proofErr w:type="spellEnd"/>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proofErr w:type="spellStart"/>
      <w:r w:rsidRPr="00D87563">
        <w:rPr>
          <w:i/>
          <w:color w:val="000000"/>
        </w:rPr>
        <w:t>Eulimnogammarus_cruentes</w:t>
      </w:r>
      <w:proofErr w:type="spellEnd"/>
    </w:p>
    <w:p w14:paraId="3DEAD3E3" w14:textId="77777777" w:rsidR="009A29EA" w:rsidRPr="00D87563" w:rsidRDefault="009A29EA" w:rsidP="00AF6302">
      <w:r w:rsidRPr="00D87563">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proofErr w:type="spellStart"/>
      <w:r w:rsidRPr="00D87563">
        <w:rPr>
          <w:i/>
          <w:color w:val="000000"/>
        </w:rPr>
        <w:t>Eulimnogammarus_cyaneus</w:t>
      </w:r>
      <w:proofErr w:type="spellEnd"/>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proofErr w:type="spellStart"/>
      <w:r w:rsidRPr="00D87563">
        <w:rPr>
          <w:i/>
          <w:color w:val="000000"/>
        </w:rPr>
        <w:t>Eulimnogammarus_grandimanus</w:t>
      </w:r>
      <w:proofErr w:type="spellEnd"/>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proofErr w:type="spellStart"/>
      <w:r w:rsidRPr="00D87563">
        <w:rPr>
          <w:i/>
          <w:color w:val="000000"/>
        </w:rPr>
        <w:t>Eulimnogammarus_juveniles</w:t>
      </w:r>
      <w:proofErr w:type="spellEnd"/>
    </w:p>
    <w:p w14:paraId="4D81EF94" w14:textId="15512B00" w:rsidR="009A29EA" w:rsidRPr="00D87563" w:rsidRDefault="009A29EA" w:rsidP="00AF6302">
      <w:r w:rsidRPr="00D87563">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proofErr w:type="spellStart"/>
      <w:r w:rsidRPr="00D87563">
        <w:rPr>
          <w:i/>
          <w:color w:val="000000"/>
        </w:rPr>
        <w:t>Eulimnogammarus_maackii</w:t>
      </w:r>
      <w:proofErr w:type="spellEnd"/>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proofErr w:type="spellStart"/>
      <w:r w:rsidRPr="00D87563">
        <w:rPr>
          <w:i/>
          <w:color w:val="000000"/>
        </w:rPr>
        <w:t>Eulimnogammarus_marituji</w:t>
      </w:r>
      <w:proofErr w:type="spellEnd"/>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proofErr w:type="spellStart"/>
      <w:r w:rsidRPr="00D87563">
        <w:rPr>
          <w:i/>
          <w:color w:val="000000"/>
        </w:rPr>
        <w:t>Eulimnogammarus_verucossus</w:t>
      </w:r>
      <w:proofErr w:type="spellEnd"/>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proofErr w:type="spellStart"/>
      <w:r w:rsidRPr="00D87563">
        <w:rPr>
          <w:i/>
          <w:color w:val="000000"/>
        </w:rPr>
        <w:t>Eulimnogammarus_viridis_viridis</w:t>
      </w:r>
      <w:proofErr w:type="spellEnd"/>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proofErr w:type="spellStart"/>
      <w:r w:rsidRPr="00D87563">
        <w:rPr>
          <w:i/>
          <w:color w:val="000000"/>
        </w:rPr>
        <w:lastRenderedPageBreak/>
        <w:t>Eulimnogammarus_vittatus</w:t>
      </w:r>
      <w:proofErr w:type="spellEnd"/>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77777777" w:rsidR="009A29EA" w:rsidRPr="00D87563" w:rsidRDefault="009A29EA" w:rsidP="00AF6302">
      <w:r w:rsidRPr="00D87563">
        <w:t xml:space="preserve">Not identified beyond order.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proofErr w:type="spellStart"/>
      <w:r w:rsidRPr="00D87563">
        <w:rPr>
          <w:i/>
          <w:color w:val="000000"/>
        </w:rPr>
        <w:t>Maackia</w:t>
      </w:r>
      <w:proofErr w:type="spellEnd"/>
    </w:p>
    <w:p w14:paraId="7E85339B" w14:textId="3885EA3A" w:rsidR="009A29EA" w:rsidRPr="00D87563" w:rsidRDefault="00354123" w:rsidP="00AF6302">
      <w:r w:rsidRPr="00D87563">
        <w:t>Mollusk</w:t>
      </w:r>
      <w:r w:rsidR="009A29EA" w:rsidRPr="00D87563">
        <w:t xml:space="preserve"> genus, most of which are endemic</w:t>
      </w:r>
    </w:p>
    <w:p w14:paraId="5715E6BC" w14:textId="77777777" w:rsidR="00354123" w:rsidRPr="00D87563" w:rsidRDefault="00354123" w:rsidP="00AF6302">
      <w:pPr>
        <w:rPr>
          <w:color w:val="000000"/>
        </w:rPr>
      </w:pPr>
    </w:p>
    <w:p w14:paraId="5719CE3F" w14:textId="0BE0BC63" w:rsidR="009A29EA" w:rsidRPr="00D87563" w:rsidRDefault="009A29EA" w:rsidP="00AF6302">
      <w:pPr>
        <w:rPr>
          <w:i/>
          <w:color w:val="000000"/>
        </w:rPr>
      </w:pPr>
      <w:proofErr w:type="spellStart"/>
      <w:r w:rsidRPr="00D87563">
        <w:rPr>
          <w:i/>
          <w:color w:val="000000"/>
        </w:rPr>
        <w:t>Pallasea_brandtia_brandt</w:t>
      </w:r>
      <w:r w:rsidR="00570225">
        <w:rPr>
          <w:i/>
          <w:color w:val="000000"/>
        </w:rPr>
        <w:t>i</w:t>
      </w:r>
      <w:r w:rsidRPr="00D87563">
        <w:rPr>
          <w:i/>
          <w:color w:val="000000"/>
        </w:rPr>
        <w:t>a</w:t>
      </w:r>
      <w:proofErr w:type="spellEnd"/>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proofErr w:type="spellStart"/>
      <w:r w:rsidRPr="00D87563">
        <w:rPr>
          <w:i/>
          <w:color w:val="000000"/>
        </w:rPr>
        <w:t>Pallasea_brandtii_tenera</w:t>
      </w:r>
      <w:proofErr w:type="spellEnd"/>
    </w:p>
    <w:p w14:paraId="6AC90784" w14:textId="77777777" w:rsidR="009A29EA" w:rsidRPr="00D87563" w:rsidRDefault="009A29EA" w:rsidP="00AF6302">
      <w:r w:rsidRPr="00D87563">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proofErr w:type="spellStart"/>
      <w:r w:rsidRPr="00D87563">
        <w:rPr>
          <w:i/>
          <w:color w:val="000000"/>
        </w:rPr>
        <w:t>Pallasea_cancelloides</w:t>
      </w:r>
      <w:proofErr w:type="spellEnd"/>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proofErr w:type="spellStart"/>
      <w:r w:rsidRPr="00D87563">
        <w:rPr>
          <w:i/>
          <w:color w:val="000000"/>
        </w:rPr>
        <w:t>Pallasea_cancellus</w:t>
      </w:r>
      <w:proofErr w:type="spellEnd"/>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proofErr w:type="spellStart"/>
      <w:r w:rsidRPr="00D87563">
        <w:rPr>
          <w:i/>
          <w:color w:val="000000"/>
        </w:rPr>
        <w:t>Pallasea_viridis</w:t>
      </w:r>
      <w:proofErr w:type="spellEnd"/>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proofErr w:type="spellStart"/>
      <w:r w:rsidRPr="00D87563">
        <w:rPr>
          <w:i/>
          <w:color w:val="000000"/>
        </w:rPr>
        <w:t>Planorbidae</w:t>
      </w:r>
      <w:proofErr w:type="spellEnd"/>
    </w:p>
    <w:p w14:paraId="6B0DAD88" w14:textId="293B0CF4" w:rsidR="009A29EA" w:rsidRPr="00D87563" w:rsidRDefault="00354123" w:rsidP="00AF6302">
      <w:r w:rsidRPr="00D87563">
        <w:t>Mollusk</w:t>
      </w:r>
      <w:r w:rsidR="009A29EA" w:rsidRPr="00D87563">
        <w:t xml:space="preserve"> genus, most of which are endemic</w:t>
      </w:r>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proofErr w:type="spellStart"/>
      <w:r w:rsidRPr="00D87563">
        <w:rPr>
          <w:i/>
          <w:color w:val="000000"/>
        </w:rPr>
        <w:t>Poekilogammarus_crassimus</w:t>
      </w:r>
      <w:proofErr w:type="spellEnd"/>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proofErr w:type="spellStart"/>
      <w:r w:rsidRPr="00D87563">
        <w:rPr>
          <w:i/>
          <w:color w:val="000000"/>
        </w:rPr>
        <w:t>Poekilogammarus_ephippiatus</w:t>
      </w:r>
      <w:proofErr w:type="spellEnd"/>
    </w:p>
    <w:p w14:paraId="6362CB2C" w14:textId="77777777" w:rsidR="009A29EA" w:rsidRPr="00D87563" w:rsidRDefault="009A29EA" w:rsidP="00AF6302">
      <w:r w:rsidRPr="00D87563">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proofErr w:type="spellStart"/>
      <w:r w:rsidRPr="00D87563">
        <w:rPr>
          <w:i/>
          <w:color w:val="000000"/>
        </w:rPr>
        <w:t>Poekilogammarus_juveniles</w:t>
      </w:r>
      <w:proofErr w:type="spellEnd"/>
    </w:p>
    <w:p w14:paraId="4216B8F4" w14:textId="77777777" w:rsidR="009A29EA" w:rsidRPr="00D87563" w:rsidRDefault="009A29EA" w:rsidP="00AF6302">
      <w:r w:rsidRPr="00D87563">
        <w:t>Endemic amphipod genus. Identifying to species introduced risk of misclassification.</w:t>
      </w:r>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proofErr w:type="spellStart"/>
      <w:r w:rsidRPr="00D87563">
        <w:rPr>
          <w:i/>
          <w:color w:val="000000"/>
        </w:rPr>
        <w:t>Poekilogammarus_megonychus_perpolitus</w:t>
      </w:r>
      <w:proofErr w:type="spellEnd"/>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proofErr w:type="spellStart"/>
      <w:r w:rsidRPr="00D87563">
        <w:rPr>
          <w:i/>
          <w:color w:val="000000"/>
        </w:rPr>
        <w:t>Poekilogammarus_pictus</w:t>
      </w:r>
      <w:proofErr w:type="spellEnd"/>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proofErr w:type="spellStart"/>
      <w:r w:rsidRPr="00D87563">
        <w:rPr>
          <w:i/>
          <w:color w:val="000000"/>
        </w:rPr>
        <w:t>Valvatidae</w:t>
      </w:r>
      <w:proofErr w:type="spellEnd"/>
    </w:p>
    <w:p w14:paraId="705C1C88" w14:textId="0D2C1673" w:rsidR="009A29EA" w:rsidRPr="00D87563" w:rsidRDefault="00354123" w:rsidP="00AF6302">
      <w:r w:rsidRPr="00D87563">
        <w:lastRenderedPageBreak/>
        <w:t>Mollusk</w:t>
      </w:r>
      <w:r w:rsidR="009A29EA" w:rsidRPr="00D87563">
        <w:t xml:space="preserve"> genus, most of which are endemic</w:t>
      </w:r>
    </w:p>
    <w:p w14:paraId="687285E6" w14:textId="77777777" w:rsidR="009A29EA" w:rsidRPr="00D87563" w:rsidRDefault="009A29EA"/>
    <w:p w14:paraId="22F1CBF7" w14:textId="5F2FECDA" w:rsidR="004E3300" w:rsidRPr="00D87563" w:rsidRDefault="00354123">
      <w:pPr>
        <w:rPr>
          <w:u w:val="single"/>
        </w:rPr>
      </w:pPr>
      <w:r w:rsidRPr="00D87563">
        <w:rPr>
          <w:u w:val="single"/>
        </w:rPr>
        <w:t>metadata.csv</w:t>
      </w:r>
    </w:p>
    <w:p w14:paraId="478983F5" w14:textId="4C9E58DC" w:rsidR="004E3300" w:rsidRPr="00D87563" w:rsidRDefault="004E3300"/>
    <w:p w14:paraId="71C3DED0" w14:textId="30E96056" w:rsidR="00354123" w:rsidRPr="00D87563" w:rsidRDefault="00354123">
      <w:r w:rsidRPr="00D87563">
        <w:t xml:space="preserve">This file contains metadata for each of the pelagic and littoral sampling locations. Missing data are assigned as NA. </w:t>
      </w:r>
    </w:p>
    <w:p w14:paraId="360C767C" w14:textId="172A4805" w:rsidR="00354123" w:rsidRPr="00D87563" w:rsidRDefault="00354123"/>
    <w:p w14:paraId="738C26EA" w14:textId="77777777" w:rsidR="00354123" w:rsidRPr="00D87563" w:rsidRDefault="00354123" w:rsidP="00354123">
      <w:r w:rsidRPr="00D87563">
        <w:rPr>
          <w:i/>
        </w:rPr>
        <w:t>site</w:t>
      </w:r>
    </w:p>
    <w:p w14:paraId="62BDC1E9" w14:textId="77777777" w:rsidR="00354123" w:rsidRPr="00D87563" w:rsidRDefault="00354123" w:rsidP="00354123">
      <w:r w:rsidRPr="00D87563">
        <w:t xml:space="preserve">Unique alphanumeric identifier for a sampling location.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659C4B01" w:rsidR="00354123" w:rsidRPr="00D87563" w:rsidRDefault="00354123" w:rsidP="00AF6302">
      <w:r w:rsidRPr="00D87563">
        <w:t>Day 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7EB535BA" w:rsidR="00354123" w:rsidRPr="00D87563" w:rsidRDefault="00354123" w:rsidP="00AF6302">
      <w:r w:rsidRPr="00D87563">
        <w:t xml:space="preserve">Time sampling occurred as </w:t>
      </w:r>
      <w:proofErr w:type="spellStart"/>
      <w:proofErr w:type="gramStart"/>
      <w:r w:rsidRPr="00D87563">
        <w:t>Hours:Minutes</w:t>
      </w:r>
      <w:proofErr w:type="spellEnd"/>
      <w:proofErr w:type="gramEnd"/>
      <w:r w:rsidRPr="00D87563">
        <w:t xml:space="preserve">. </w:t>
      </w:r>
    </w:p>
    <w:p w14:paraId="025E4075" w14:textId="77777777" w:rsidR="00354123" w:rsidRPr="00D87563" w:rsidRDefault="00354123" w:rsidP="00AF6302"/>
    <w:p w14:paraId="618D1E18" w14:textId="37F663C5" w:rsidR="00354123" w:rsidRPr="00D87563" w:rsidRDefault="00354123" w:rsidP="00AF6302">
      <w:pPr>
        <w:rPr>
          <w:i/>
        </w:rPr>
      </w:pPr>
      <w:proofErr w:type="spellStart"/>
      <w:r w:rsidRPr="00D87563">
        <w:rPr>
          <w:i/>
        </w:rPr>
        <w:t>lat</w:t>
      </w:r>
      <w:proofErr w:type="spellEnd"/>
    </w:p>
    <w:p w14:paraId="7DC878EC" w14:textId="1660A082" w:rsidR="00354123" w:rsidRPr="00D87563" w:rsidRDefault="00354123" w:rsidP="00AF6302">
      <w:r w:rsidRPr="00D87563">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proofErr w:type="spellStart"/>
      <w:r w:rsidRPr="00D87563">
        <w:rPr>
          <w:i/>
        </w:rPr>
        <w:t>site_description</w:t>
      </w:r>
      <w:proofErr w:type="spellEnd"/>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proofErr w:type="spellStart"/>
      <w:r w:rsidRPr="00D87563">
        <w:rPr>
          <w:i/>
        </w:rPr>
        <w:t>distance_to_shore_m</w:t>
      </w:r>
      <w:proofErr w:type="spellEnd"/>
    </w:p>
    <w:p w14:paraId="4F75A374" w14:textId="72AD02B7" w:rsidR="00354123" w:rsidRPr="00D87563" w:rsidRDefault="00354123" w:rsidP="00AF6302">
      <w:r w:rsidRPr="00D87563">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proofErr w:type="spellStart"/>
      <w:r w:rsidRPr="00D87563">
        <w:rPr>
          <w:i/>
        </w:rPr>
        <w:t>depth_m</w:t>
      </w:r>
      <w:proofErr w:type="spellEnd"/>
    </w:p>
    <w:p w14:paraId="4EA91611" w14:textId="0B93E468" w:rsidR="00354123" w:rsidRPr="00D87563" w:rsidRDefault="00354123" w:rsidP="00AF6302">
      <w:r w:rsidRPr="00D87563">
        <w:t xml:space="preserve">Depth at </w:t>
      </w:r>
      <w:r w:rsidRPr="00D87563">
        <w:rPr>
          <w:i/>
        </w:rPr>
        <w:t>in situ</w:t>
      </w:r>
      <w:r w:rsidRPr="00D87563">
        <w:t xml:space="preserve"> sampling location in meters.</w:t>
      </w:r>
    </w:p>
    <w:p w14:paraId="3A4603DF" w14:textId="77777777" w:rsidR="00354123" w:rsidRPr="00D87563" w:rsidRDefault="00354123" w:rsidP="00AF6302"/>
    <w:p w14:paraId="47C0679C" w14:textId="724E209C" w:rsidR="00354123" w:rsidRPr="00D87563" w:rsidRDefault="00354123" w:rsidP="00AF6302">
      <w:pPr>
        <w:rPr>
          <w:i/>
        </w:rPr>
      </w:pPr>
      <w:proofErr w:type="spellStart"/>
      <w:r w:rsidRPr="00D87563">
        <w:rPr>
          <w:i/>
        </w:rPr>
        <w:t>air_temp_celsius</w:t>
      </w:r>
      <w:proofErr w:type="spellEnd"/>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proofErr w:type="spellStart"/>
      <w:r w:rsidRPr="00D87563">
        <w:rPr>
          <w:i/>
        </w:rPr>
        <w:t>surface_temp_celsius</w:t>
      </w:r>
      <w:proofErr w:type="spellEnd"/>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proofErr w:type="spellStart"/>
      <w:r w:rsidRPr="00D87563">
        <w:rPr>
          <w:i/>
        </w:rPr>
        <w:t>mid_temp_celsius</w:t>
      </w:r>
      <w:proofErr w:type="spellEnd"/>
    </w:p>
    <w:p w14:paraId="25D00838" w14:textId="2CE5A280" w:rsidR="00354123" w:rsidRPr="00D87563" w:rsidRDefault="00354123" w:rsidP="00AF6302">
      <w:r w:rsidRPr="00D87563">
        <w:t>Temperature of water midway 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proofErr w:type="spellStart"/>
      <w:r w:rsidRPr="00D87563">
        <w:rPr>
          <w:i/>
          <w:color w:val="000000"/>
        </w:rPr>
        <w:lastRenderedPageBreak/>
        <w:t>bottom_temp_celsius</w:t>
      </w:r>
      <w:proofErr w:type="spellEnd"/>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proofErr w:type="spellStart"/>
      <w:r w:rsidRPr="00D87563">
        <w:rPr>
          <w:i/>
          <w:color w:val="000000"/>
        </w:rPr>
        <w:t>shore_photo</w:t>
      </w:r>
      <w:proofErr w:type="spellEnd"/>
    </w:p>
    <w:p w14:paraId="2BC89329" w14:textId="108227D0" w:rsidR="00354123" w:rsidRPr="00D87563" w:rsidRDefault="00354123" w:rsidP="00AF6302">
      <w:r w:rsidRPr="00D87563">
        <w:t>Whether or not photos of the shoreline were taken. Photos are available on the project’s Open Science Framework page (</w:t>
      </w:r>
      <w:r w:rsidRPr="00D87563">
        <w:rPr>
          <w:highlight w:val="yellow"/>
        </w:rPr>
        <w:t>DOI</w:t>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proofErr w:type="spellStart"/>
      <w:r w:rsidRPr="00D87563">
        <w:rPr>
          <w:i/>
          <w:color w:val="000000"/>
        </w:rPr>
        <w:t>substrate_photo</w:t>
      </w:r>
      <w:proofErr w:type="spellEnd"/>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t>sponges</w:t>
      </w:r>
    </w:p>
    <w:p w14:paraId="3E09A4DC" w14:textId="48E00B63" w:rsidR="00354123" w:rsidRPr="00D87563" w:rsidRDefault="00354123" w:rsidP="00AF6302">
      <w:r w:rsidRPr="00D87563">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proofErr w:type="spellStart"/>
      <w:r w:rsidRPr="00D87563">
        <w:rPr>
          <w:i/>
          <w:color w:val="000000"/>
        </w:rPr>
        <w:t>brandtia</w:t>
      </w:r>
      <w:proofErr w:type="spellEnd"/>
    </w:p>
    <w:p w14:paraId="74336146" w14:textId="1F77901A" w:rsidR="00354123" w:rsidRPr="00D87563" w:rsidRDefault="00354123" w:rsidP="00AF6302">
      <w:r w:rsidRPr="00D87563">
        <w:t xml:space="preserve">Whether or not </w:t>
      </w:r>
      <w:proofErr w:type="spellStart"/>
      <w:r w:rsidRPr="00D87563">
        <w:rPr>
          <w:i/>
        </w:rPr>
        <w:t>Brandtia</w:t>
      </w:r>
      <w:proofErr w:type="spellEnd"/>
      <w:r w:rsidRPr="00D87563">
        <w:rPr>
          <w:i/>
        </w:rPr>
        <w:t xml:space="preserve"> spp.</w:t>
      </w:r>
      <w:r w:rsidRPr="00D87563">
        <w:t xml:space="preserve"> (endemic amphipod) was 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E2BE8B7" w:rsidR="00354123" w:rsidRPr="00D87563" w:rsidRDefault="00354123">
      <w:r w:rsidRPr="00D87563">
        <w:t xml:space="preserve">This file contains </w:t>
      </w:r>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t>site</w:t>
      </w:r>
    </w:p>
    <w:p w14:paraId="5F530DD1" w14:textId="77777777" w:rsidR="00B853E5" w:rsidRPr="00D87563" w:rsidRDefault="00B853E5" w:rsidP="00B853E5">
      <w:r w:rsidRPr="00D87563">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694153B0" w:rsidR="00B853E5" w:rsidRPr="00D87563" w:rsidRDefault="00B853E5" w:rsidP="00AF6302">
      <w:r w:rsidRPr="00D87563">
        <w:t>Replicate for a given sampling location.</w:t>
      </w:r>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77777777" w:rsidR="00B853E5" w:rsidRPr="00D87563" w:rsidRDefault="00B853E5" w:rsidP="00AF6302">
      <w:r w:rsidRPr="00D87563">
        <w:t>Observer comments while enumerating microplastics</w:t>
      </w:r>
    </w:p>
    <w:p w14:paraId="0737A8C9" w14:textId="77777777" w:rsidR="00B853E5" w:rsidRPr="00D87563" w:rsidRDefault="00B853E5" w:rsidP="00AF6302"/>
    <w:p w14:paraId="4E8E8898" w14:textId="1E859F29" w:rsidR="00B853E5" w:rsidRPr="00D87563" w:rsidRDefault="00B853E5" w:rsidP="00AF6302">
      <w:pPr>
        <w:rPr>
          <w:i/>
        </w:rPr>
      </w:pPr>
      <w:r w:rsidRPr="00D87563">
        <w:rPr>
          <w:i/>
        </w:rPr>
        <w:t>volume_filtered_ml</w:t>
      </w:r>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440CF20B" w:rsidR="00B853E5" w:rsidRPr="00D87563" w:rsidRDefault="00B853E5">
      <w:r w:rsidRPr="00D87563">
        <w:lastRenderedPageBreak/>
        <w:t xml:space="preserve">This file contains nutrient concentrations for each of the associated sampling locations. Nutrient samples were not filtered prior to analysis, meaning that nitrogen concentrations have the potential to be spurious. </w:t>
      </w:r>
    </w:p>
    <w:p w14:paraId="36FAE694" w14:textId="17FE0610" w:rsidR="004E3300" w:rsidRPr="00D87563" w:rsidRDefault="004E3300"/>
    <w:p w14:paraId="37D3CA0E" w14:textId="77777777" w:rsidR="00B853E5" w:rsidRPr="00D87563" w:rsidRDefault="00B853E5" w:rsidP="00B853E5">
      <w:r w:rsidRPr="00D87563">
        <w:rPr>
          <w:i/>
        </w:rPr>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r w:rsidRPr="00D87563">
        <w:rPr>
          <w:i/>
        </w:rPr>
        <w:t>replicate</w:t>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66D2830E" w:rsidR="00B853E5" w:rsidRPr="00D87563" w:rsidRDefault="00B853E5">
      <w:r w:rsidRPr="00D87563">
        <w:t xml:space="preserve">This file contains periphyton abundance data for each of the sampled littoral locations. </w:t>
      </w:r>
      <w:r w:rsidR="00A428AE" w:rsidRPr="00D87563">
        <w:t xml:space="preserve">For poorly preserved samples, counts are detailed 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proofErr w:type="spellStart"/>
      <w:r w:rsidRPr="00D87563">
        <w:rPr>
          <w:i/>
        </w:rPr>
        <w:t>subsamples_counted</w:t>
      </w:r>
      <w:proofErr w:type="spellEnd"/>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47A7E720" w:rsidR="00A428AE" w:rsidRPr="00D87563" w:rsidRDefault="00A428AE" w:rsidP="00AF6302">
      <w:pPr>
        <w:rPr>
          <w:i/>
        </w:rPr>
      </w:pPr>
      <w:proofErr w:type="spellStart"/>
      <w:r w:rsidRPr="00D87563">
        <w:rPr>
          <w:i/>
        </w:rPr>
        <w:t>spirogyra_filament</w:t>
      </w:r>
      <w:proofErr w:type="spellEnd"/>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proofErr w:type="spellStart"/>
      <w:r w:rsidRPr="00D87563">
        <w:rPr>
          <w:i/>
        </w:rPr>
        <w:lastRenderedPageBreak/>
        <w:t>ulothrix</w:t>
      </w:r>
      <w:proofErr w:type="spellEnd"/>
    </w:p>
    <w:p w14:paraId="320460B7" w14:textId="1C46BDF6" w:rsidR="00A428AE" w:rsidRPr="00D87563" w:rsidRDefault="00A428AE" w:rsidP="00AF6302">
      <w:r w:rsidRPr="00D87563">
        <w:t xml:space="preserve">Number of </w:t>
      </w:r>
      <w:proofErr w:type="spellStart"/>
      <w:r w:rsidRPr="00D87563">
        <w:rPr>
          <w:i/>
        </w:rPr>
        <w:t>Ulothrix</w:t>
      </w:r>
      <w:proofErr w:type="spellEnd"/>
      <w:r w:rsidRPr="00D87563">
        <w:rPr>
          <w:i/>
        </w:rPr>
        <w:t xml:space="preserve"> spp. </w:t>
      </w:r>
      <w:r w:rsidRPr="00D87563">
        <w:t>cells counted for a given replicate.</w:t>
      </w:r>
    </w:p>
    <w:p w14:paraId="082E48E7" w14:textId="4E8683BF" w:rsidR="00A428AE" w:rsidRPr="00D87563" w:rsidRDefault="00A428AE" w:rsidP="00AF6302"/>
    <w:p w14:paraId="6CFF0C3E" w14:textId="0F5A8334" w:rsidR="00A428AE" w:rsidRPr="00D87563" w:rsidRDefault="00A428AE" w:rsidP="00AF6302">
      <w:pPr>
        <w:rPr>
          <w:i/>
        </w:rPr>
      </w:pPr>
      <w:proofErr w:type="spellStart"/>
      <w:r w:rsidRPr="00D87563">
        <w:rPr>
          <w:i/>
        </w:rPr>
        <w:t>ulothrix_filament</w:t>
      </w:r>
      <w:proofErr w:type="spellEnd"/>
    </w:p>
    <w:p w14:paraId="0F85A1F9" w14:textId="06EC2837" w:rsidR="00A428AE" w:rsidRPr="00D87563" w:rsidRDefault="00A428AE" w:rsidP="00AF6302">
      <w:r w:rsidRPr="00D87563">
        <w:t xml:space="preserve">Number of </w:t>
      </w:r>
      <w:proofErr w:type="spellStart"/>
      <w:r w:rsidRPr="00D87563">
        <w:rPr>
          <w:i/>
        </w:rPr>
        <w:t>Ulothrix</w:t>
      </w:r>
      <w:proofErr w:type="spellEnd"/>
      <w:r w:rsidRPr="00D87563">
        <w:rPr>
          <w:i/>
        </w:rPr>
        <w:t xml:space="preserve"> </w:t>
      </w:r>
      <w:proofErr w:type="spellStart"/>
      <w:proofErr w:type="gramStart"/>
      <w:r w:rsidRPr="00D87563">
        <w:rPr>
          <w:i/>
        </w:rPr>
        <w:t>spp.</w:t>
      </w:r>
      <w:r w:rsidRPr="00D87563">
        <w:t>filaments</w:t>
      </w:r>
      <w:proofErr w:type="spellEnd"/>
      <w:proofErr w:type="gramEnd"/>
      <w:r w:rsidRPr="00D87563">
        <w:t xml:space="preserve"> counted for a given replicate.</w:t>
      </w:r>
    </w:p>
    <w:p w14:paraId="53E658F3" w14:textId="77777777" w:rsidR="00A428AE" w:rsidRPr="00D87563" w:rsidRDefault="00A428AE" w:rsidP="00AF6302"/>
    <w:p w14:paraId="14A3777F" w14:textId="19790CA2" w:rsidR="00A428AE" w:rsidRPr="00D87563" w:rsidRDefault="00A428AE" w:rsidP="00AF6302">
      <w:pPr>
        <w:rPr>
          <w:i/>
        </w:rPr>
      </w:pPr>
      <w:proofErr w:type="spellStart"/>
      <w:r w:rsidRPr="00D87563">
        <w:rPr>
          <w:i/>
        </w:rPr>
        <w:t>tetrasporales</w:t>
      </w:r>
      <w:proofErr w:type="spellEnd"/>
    </w:p>
    <w:p w14:paraId="5E2BF2CA" w14:textId="7204AA77" w:rsidR="00A428AE" w:rsidRPr="00D87563" w:rsidRDefault="00A428AE" w:rsidP="00AF6302">
      <w:r w:rsidRPr="00D87563">
        <w:t xml:space="preserve">Number of </w:t>
      </w:r>
      <w:proofErr w:type="spellStart"/>
      <w:r w:rsidRPr="00D87563">
        <w:rPr>
          <w:i/>
        </w:rPr>
        <w:t>Tetrasporales</w:t>
      </w:r>
      <w:proofErr w:type="spellEnd"/>
      <w:r w:rsidRPr="00D87563">
        <w:t xml:space="preserve"> spp.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proofErr w:type="spellStart"/>
      <w:r w:rsidRPr="00D87563">
        <w:rPr>
          <w:i/>
        </w:rPr>
        <w:t>pediastrum</w:t>
      </w:r>
      <w:proofErr w:type="spellEnd"/>
    </w:p>
    <w:p w14:paraId="5386FEB8" w14:textId="67CD5633" w:rsidR="00A428AE" w:rsidRPr="00D87563" w:rsidRDefault="00A428AE" w:rsidP="00AF6302">
      <w:r w:rsidRPr="00D87563">
        <w:t xml:space="preserve">Number of </w:t>
      </w:r>
      <w:r w:rsidRPr="00D87563">
        <w:rPr>
          <w:i/>
        </w:rPr>
        <w:t xml:space="preserve">Pediastrum </w:t>
      </w:r>
      <w:proofErr w:type="spellStart"/>
      <w:proofErr w:type="gramStart"/>
      <w:r w:rsidRPr="00D87563">
        <w:rPr>
          <w:i/>
        </w:rPr>
        <w:t>spp.</w:t>
      </w:r>
      <w:r w:rsidRPr="00D87563">
        <w:t>cells</w:t>
      </w:r>
      <w:proofErr w:type="spellEnd"/>
      <w:proofErr w:type="gramEnd"/>
      <w:r w:rsidRPr="00D87563">
        <w:t xml:space="preserve"> counted for a given replicate.</w:t>
      </w:r>
    </w:p>
    <w:p w14:paraId="20F5BB99" w14:textId="77777777" w:rsidR="00A428AE" w:rsidRPr="00D87563" w:rsidRDefault="00A428AE" w:rsidP="00AF6302"/>
    <w:p w14:paraId="7CE6BA52" w14:textId="1812B6A6" w:rsidR="00A428AE" w:rsidRPr="00D87563" w:rsidRDefault="00A428AE" w:rsidP="00AF6302">
      <w:pPr>
        <w:rPr>
          <w:i/>
        </w:rPr>
      </w:pPr>
      <w:proofErr w:type="spellStart"/>
      <w:r w:rsidRPr="00D87563">
        <w:rPr>
          <w:i/>
        </w:rPr>
        <w:t>desmidales</w:t>
      </w:r>
      <w:proofErr w:type="spellEnd"/>
    </w:p>
    <w:p w14:paraId="3A86E80E" w14:textId="0A7CD8AF" w:rsidR="00A428AE" w:rsidRPr="00D87563" w:rsidRDefault="00A428AE" w:rsidP="00AF6302">
      <w:r w:rsidRPr="00D87563">
        <w:t xml:space="preserve">Number of </w:t>
      </w:r>
      <w:proofErr w:type="spellStart"/>
      <w:r w:rsidRPr="00D87563">
        <w:rPr>
          <w:i/>
        </w:rPr>
        <w:t>Desmidales</w:t>
      </w:r>
      <w:proofErr w:type="spellEnd"/>
      <w:r w:rsidRPr="00D87563">
        <w:t xml:space="preserve"> spp. cells counted for a given replicate.</w:t>
      </w:r>
    </w:p>
    <w:p w14:paraId="05C2FF13" w14:textId="77777777" w:rsidR="00A428AE" w:rsidRPr="00D87563" w:rsidRDefault="00A428AE" w:rsidP="00AF6302"/>
    <w:p w14:paraId="64813C1F" w14:textId="77777777" w:rsidR="00A428AE" w:rsidRPr="00D87563" w:rsidRDefault="00A428AE" w:rsidP="00AF6302">
      <w:pPr>
        <w:rPr>
          <w:i/>
        </w:rPr>
      </w:pPr>
      <w:proofErr w:type="spellStart"/>
      <w:r w:rsidRPr="00D87563">
        <w:rPr>
          <w:i/>
        </w:rPr>
        <w:t>lyngbya</w:t>
      </w:r>
      <w:proofErr w:type="spellEnd"/>
    </w:p>
    <w:p w14:paraId="4CEC65B3" w14:textId="34FDAB63" w:rsidR="00A428AE" w:rsidRPr="00D87563" w:rsidRDefault="00A428AE" w:rsidP="00AF6302">
      <w:r w:rsidRPr="00D87563">
        <w:t xml:space="preserve">Number of </w:t>
      </w:r>
      <w:proofErr w:type="spellStart"/>
      <w:r w:rsidRPr="00D87563">
        <w:rPr>
          <w:i/>
        </w:rPr>
        <w:t>Lyngbya</w:t>
      </w:r>
      <w:proofErr w:type="spellEnd"/>
      <w:r w:rsidRPr="00D87563">
        <w:rPr>
          <w:i/>
        </w:rPr>
        <w:t xml:space="preserve"> spp.</w:t>
      </w:r>
      <w:r w:rsidRPr="00D87563">
        <w:t xml:space="preserve">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528A9769" w:rsidR="00AF6302" w:rsidRPr="00D87563" w:rsidRDefault="00AF6302">
      <w:r w:rsidRPr="00D87563">
        <w:t xml:space="preserve">This file contains Pharmaceutical and Personal Care Product (PPCP) concentrations for each littoral and pelagic sampling location.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t>paraxanthine</w:t>
      </w:r>
    </w:p>
    <w:p w14:paraId="365C9EF8" w14:textId="10ABBD1F" w:rsidR="00AF6302" w:rsidRPr="00D87563" w:rsidRDefault="00AF6302" w:rsidP="00AF6302">
      <w:r w:rsidRPr="00D87563">
        <w:t>Concentration of paraxanthine, also known as 1,7-dimethylxanthine, in nanograms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t>acetaminophen</w:t>
      </w:r>
    </w:p>
    <w:p w14:paraId="1537E32B" w14:textId="78A6D5C4" w:rsidR="00AF6302" w:rsidRPr="00D87563" w:rsidRDefault="00AF6302" w:rsidP="00AF6302">
      <w:r w:rsidRPr="00D87563">
        <w:t xml:space="preserve">Concentration of acetaminophen, also known as paracetamol, in nanograms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43B91084" w:rsidR="00AF6302" w:rsidRPr="00D87563" w:rsidRDefault="00AF6302" w:rsidP="00AF6302">
      <w:r w:rsidRPr="00D87563">
        <w:t xml:space="preserve">Concentration of amphetamine in nanograms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t>caffeine</w:t>
      </w:r>
    </w:p>
    <w:p w14:paraId="6A421947" w14:textId="22580409" w:rsidR="00AF6302" w:rsidRPr="00D87563" w:rsidRDefault="00AF6302" w:rsidP="00AF6302">
      <w:r w:rsidRPr="00D87563">
        <w:t xml:space="preserve">Concentration of caffeine in nanograms per liter. </w:t>
      </w:r>
    </w:p>
    <w:p w14:paraId="0D64EF43" w14:textId="77777777" w:rsidR="00AF6302" w:rsidRPr="00D87563" w:rsidRDefault="00AF6302" w:rsidP="00AF6302">
      <w:pPr>
        <w:rPr>
          <w:color w:val="000000"/>
        </w:rPr>
      </w:pPr>
    </w:p>
    <w:p w14:paraId="04D0A30C" w14:textId="2DBB8187" w:rsidR="00AF6302" w:rsidRPr="00D87563" w:rsidRDefault="00AF6302" w:rsidP="00AF6302">
      <w:pPr>
        <w:rPr>
          <w:i/>
          <w:color w:val="000000"/>
        </w:rPr>
      </w:pPr>
      <w:proofErr w:type="spellStart"/>
      <w:r w:rsidRPr="00D87563">
        <w:rPr>
          <w:i/>
          <w:color w:val="000000"/>
        </w:rPr>
        <w:t>carbamezapine</w:t>
      </w:r>
      <w:proofErr w:type="spellEnd"/>
    </w:p>
    <w:p w14:paraId="00F3DE21" w14:textId="120124DF" w:rsidR="00AF6302" w:rsidRPr="00D87563" w:rsidRDefault="00AF6302" w:rsidP="00AF6302">
      <w:r w:rsidRPr="00D87563">
        <w:t xml:space="preserve">Concentration of </w:t>
      </w:r>
      <w:proofErr w:type="spellStart"/>
      <w:r w:rsidRPr="00D87563">
        <w:t>carbamezapine</w:t>
      </w:r>
      <w:proofErr w:type="spellEnd"/>
      <w:r w:rsidRPr="00D87563">
        <w:t xml:space="preserve"> in nanograms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199B6A8F" w:rsidR="00AF6302" w:rsidRPr="00D87563" w:rsidRDefault="00AF6302" w:rsidP="00AF6302">
      <w:r w:rsidRPr="00D87563">
        <w:lastRenderedPageBreak/>
        <w:t xml:space="preserve">Concentration of cimetidine in nanograms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490C662A" w:rsidR="00AF6302" w:rsidRPr="00D87563" w:rsidRDefault="00AF6302" w:rsidP="00AF6302">
      <w:r w:rsidRPr="00D87563">
        <w:t xml:space="preserve">Concentration of cotinine, which is the main human metabolite of nicotine, in nanograms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7AA92442" w:rsidR="00AF6302" w:rsidRPr="00D87563" w:rsidRDefault="00AF6302" w:rsidP="00AF6302">
      <w:r w:rsidRPr="00D87563">
        <w:t xml:space="preserve">Concentration of diphenhydramine in nanograms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proofErr w:type="spellStart"/>
      <w:r w:rsidRPr="00D87563">
        <w:rPr>
          <w:i/>
          <w:color w:val="000000"/>
        </w:rPr>
        <w:t>mda</w:t>
      </w:r>
      <w:proofErr w:type="spellEnd"/>
    </w:p>
    <w:p w14:paraId="3AF9E5B9" w14:textId="682FC6ED" w:rsidR="00AF6302" w:rsidRPr="00D87563" w:rsidRDefault="00AF6302" w:rsidP="00AF6302">
      <w:r w:rsidRPr="00D87563">
        <w:t xml:space="preserve">Concentration of </w:t>
      </w:r>
      <w:proofErr w:type="spellStart"/>
      <w:r w:rsidRPr="00D87563">
        <w:t>mda</w:t>
      </w:r>
      <w:proofErr w:type="spellEnd"/>
      <w:r w:rsidRPr="00D87563">
        <w:t xml:space="preserve"> in nanograms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proofErr w:type="spellStart"/>
      <w:r w:rsidRPr="00D87563">
        <w:rPr>
          <w:i/>
          <w:color w:val="000000"/>
        </w:rPr>
        <w:t>mdma</w:t>
      </w:r>
      <w:proofErr w:type="spellEnd"/>
    </w:p>
    <w:p w14:paraId="0ECE6577" w14:textId="5A958E9C" w:rsidR="00AF6302" w:rsidRPr="00D87563" w:rsidRDefault="00AF6302" w:rsidP="00AF6302">
      <w:r w:rsidRPr="00D87563">
        <w:t xml:space="preserve">Concentration of </w:t>
      </w:r>
      <w:proofErr w:type="spellStart"/>
      <w:r w:rsidRPr="00D87563">
        <w:t>mdma</w:t>
      </w:r>
      <w:proofErr w:type="spellEnd"/>
      <w:r w:rsidRPr="00D87563">
        <w:t xml:space="preserve"> in nanograms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t>methamphetamine</w:t>
      </w:r>
    </w:p>
    <w:p w14:paraId="2AD13BCE" w14:textId="48D34086" w:rsidR="00AF6302" w:rsidRPr="00D87563" w:rsidRDefault="00AF6302" w:rsidP="00AF6302">
      <w:r w:rsidRPr="00D87563">
        <w:t xml:space="preserve">Concentration of methamphetamine in nanograms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703116F8" w:rsidR="00AF6302" w:rsidRPr="00D87563" w:rsidRDefault="00AF6302" w:rsidP="00AF6302">
      <w:r w:rsidRPr="00D87563">
        <w:t xml:space="preserve">Concentration of morphine in nanograms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459947BD" w:rsidR="00AF6302" w:rsidRPr="00D87563" w:rsidRDefault="00AF6302" w:rsidP="00AF6302">
      <w:r w:rsidRPr="00D87563">
        <w:t xml:space="preserve">Concentration of phenazone in nanograms per liter. </w:t>
      </w:r>
    </w:p>
    <w:p w14:paraId="2CB1B938" w14:textId="77777777" w:rsidR="00AF6302" w:rsidRPr="00D87563" w:rsidRDefault="00AF6302" w:rsidP="00AF6302">
      <w:pPr>
        <w:rPr>
          <w:color w:val="000000"/>
        </w:rPr>
      </w:pPr>
    </w:p>
    <w:p w14:paraId="7A5F11FC" w14:textId="264B2AB2" w:rsidR="00AF6302" w:rsidRPr="00570225" w:rsidRDefault="00AF6302" w:rsidP="00AF6302">
      <w:pPr>
        <w:rPr>
          <w:i/>
          <w:color w:val="000000"/>
        </w:rPr>
      </w:pPr>
      <w:proofErr w:type="spellStart"/>
      <w:r w:rsidRPr="00570225">
        <w:rPr>
          <w:i/>
          <w:color w:val="000000"/>
        </w:rPr>
        <w:t>sulfachloropyridazine</w:t>
      </w:r>
      <w:proofErr w:type="spellEnd"/>
    </w:p>
    <w:p w14:paraId="7A10F83C" w14:textId="7990ED70" w:rsidR="00AF6302" w:rsidRPr="00D87563" w:rsidRDefault="00AF6302" w:rsidP="00AF6302">
      <w:r w:rsidRPr="00D87563">
        <w:t xml:space="preserve">Concentration of </w:t>
      </w:r>
      <w:proofErr w:type="spellStart"/>
      <w:r w:rsidRPr="00D87563">
        <w:t>sulfachloropyridazine</w:t>
      </w:r>
      <w:proofErr w:type="spellEnd"/>
      <w:r w:rsidRPr="00D87563">
        <w:t xml:space="preserve"> in nanograms per liter. </w:t>
      </w:r>
    </w:p>
    <w:p w14:paraId="5E944D55" w14:textId="1E682DCC" w:rsidR="00AF6302" w:rsidRDefault="00AF6302" w:rsidP="00AF6302">
      <w:pPr>
        <w:rPr>
          <w:color w:val="000000"/>
        </w:rPr>
      </w:pPr>
    </w:p>
    <w:p w14:paraId="1DB19EAA" w14:textId="0A507F6E" w:rsidR="00570225" w:rsidRPr="00570225" w:rsidRDefault="00570225" w:rsidP="00AF6302">
      <w:pPr>
        <w:rPr>
          <w:i/>
          <w:color w:val="000000"/>
        </w:rPr>
      </w:pPr>
      <w:r w:rsidRPr="00570225">
        <w:rPr>
          <w:i/>
          <w:color w:val="000000"/>
        </w:rPr>
        <w:t>sulfamethazine</w:t>
      </w:r>
    </w:p>
    <w:p w14:paraId="3DD6BAAB" w14:textId="220A03DD" w:rsidR="00570225" w:rsidRPr="00D87563" w:rsidRDefault="00570225" w:rsidP="00570225">
      <w:r w:rsidRPr="00D87563">
        <w:t xml:space="preserve">Concentration of </w:t>
      </w:r>
      <w:proofErr w:type="spellStart"/>
      <w:r w:rsidRPr="00D87563">
        <w:t>sulfachloropyridazine</w:t>
      </w:r>
      <w:proofErr w:type="spellEnd"/>
      <w:r w:rsidRPr="00D87563">
        <w:t xml:space="preserve"> in nanograms per liter. </w:t>
      </w:r>
    </w:p>
    <w:p w14:paraId="0985F89B" w14:textId="77777777" w:rsidR="00570225" w:rsidRPr="00D87563" w:rsidRDefault="00570225" w:rsidP="00AF6302">
      <w:pPr>
        <w:rPr>
          <w:color w:val="000000"/>
        </w:rPr>
      </w:pPr>
    </w:p>
    <w:p w14:paraId="78100297" w14:textId="2461FF85" w:rsidR="00AF6302" w:rsidRPr="00570225" w:rsidRDefault="00AF6302" w:rsidP="00AF6302">
      <w:pPr>
        <w:rPr>
          <w:i/>
          <w:color w:val="000000"/>
        </w:rPr>
      </w:pPr>
      <w:r w:rsidRPr="00570225">
        <w:rPr>
          <w:i/>
          <w:color w:val="000000"/>
        </w:rPr>
        <w:t>sulfamethoxazole</w:t>
      </w:r>
    </w:p>
    <w:p w14:paraId="5376B144" w14:textId="228BF19E" w:rsidR="00AF6302" w:rsidRPr="00D87563" w:rsidRDefault="00AF6302" w:rsidP="00AF6302">
      <w:r w:rsidRPr="00D87563">
        <w:t xml:space="preserve">Concentration of sulfamethoxazole in nanograms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3F5BA71" w:rsidR="00AF6302" w:rsidRPr="00D87563" w:rsidRDefault="00AF6302" w:rsidP="00AF6302">
      <w:r w:rsidRPr="00D87563">
        <w:t xml:space="preserve">Concentration of thiabendazole in nanograms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t>trimethoprim</w:t>
      </w:r>
    </w:p>
    <w:p w14:paraId="7DD0DCF0" w14:textId="2590B0C1" w:rsidR="00AF6302" w:rsidRPr="00D87563" w:rsidRDefault="00AF6302" w:rsidP="00AF6302">
      <w:r w:rsidRPr="00D87563">
        <w:t>Concentration of trimethoprim</w:t>
      </w:r>
      <w:r w:rsidR="009B4DF1" w:rsidRPr="00D87563">
        <w:t xml:space="preserve"> i</w:t>
      </w:r>
      <w:r w:rsidRPr="00D87563">
        <w:t xml:space="preserve">n nanograms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proofErr w:type="spellStart"/>
      <w:r w:rsidRPr="00D87563">
        <w:rPr>
          <w:i/>
          <w:color w:val="000000"/>
        </w:rPr>
        <w:t>collection_year</w:t>
      </w:r>
      <w:proofErr w:type="spellEnd"/>
    </w:p>
    <w:p w14:paraId="5F883595" w14:textId="735F6AA7" w:rsidR="00AF6302" w:rsidRPr="00D87563" w:rsidRDefault="00AF6302" w:rsidP="00AF6302">
      <w:r w:rsidRPr="00D87563">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proofErr w:type="spellStart"/>
      <w:r w:rsidRPr="00D87563">
        <w:rPr>
          <w:i/>
          <w:color w:val="000000"/>
        </w:rPr>
        <w:t>collection_month</w:t>
      </w:r>
      <w:proofErr w:type="spellEnd"/>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proofErr w:type="spellStart"/>
      <w:r w:rsidRPr="00D87563">
        <w:rPr>
          <w:i/>
          <w:color w:val="000000"/>
        </w:rPr>
        <w:t>collection_day</w:t>
      </w:r>
      <w:proofErr w:type="spellEnd"/>
    </w:p>
    <w:p w14:paraId="585EF065" w14:textId="360C7301" w:rsidR="00AF6302" w:rsidRPr="00D87563" w:rsidRDefault="00AF6302" w:rsidP="00AF6302">
      <w:r w:rsidRPr="00D87563">
        <w:t>Day 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proofErr w:type="spellStart"/>
      <w:r w:rsidRPr="00D87563">
        <w:rPr>
          <w:i/>
          <w:color w:val="000000"/>
        </w:rPr>
        <w:t>analysis_year</w:t>
      </w:r>
      <w:proofErr w:type="spellEnd"/>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proofErr w:type="spellStart"/>
      <w:r w:rsidRPr="00D87563">
        <w:rPr>
          <w:i/>
          <w:color w:val="000000"/>
        </w:rPr>
        <w:t>analysis_month</w:t>
      </w:r>
      <w:proofErr w:type="spellEnd"/>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proofErr w:type="spellStart"/>
      <w:r w:rsidRPr="00D87563">
        <w:rPr>
          <w:i/>
          <w:color w:val="000000"/>
        </w:rPr>
        <w:t>analysis_day</w:t>
      </w:r>
      <w:proofErr w:type="spellEnd"/>
    </w:p>
    <w:p w14:paraId="70C9D5FC" w14:textId="386D0D53" w:rsidR="00AF6302" w:rsidRPr="00D87563" w:rsidRDefault="00AF6302" w:rsidP="00AF6302">
      <w:r w:rsidRPr="00D87563">
        <w:t>Day 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09386BE1" w:rsidR="009B4DF1" w:rsidRPr="00D87563" w:rsidRDefault="009B4DF1" w:rsidP="009B4DF1">
      <w:r w:rsidRPr="00D87563">
        <w:t xml:space="preserve">This file contains carbon (δ13C) and nitrogen (δ15N) values for various benthic macroinvertebrate genera, periphyton, and endemic </w:t>
      </w:r>
      <w:proofErr w:type="spellStart"/>
      <w:r w:rsidRPr="00D87563">
        <w:rPr>
          <w:i/>
        </w:rPr>
        <w:t>Drapa</w:t>
      </w:r>
      <w:proofErr w:type="spellEnd"/>
      <w:r w:rsidRPr="00D87563">
        <w:rPr>
          <w:i/>
        </w:rPr>
        <w:t xml:space="preserve"> </w:t>
      </w:r>
      <w:proofErr w:type="spellStart"/>
      <w:r w:rsidRPr="00D87563">
        <w:rPr>
          <w:i/>
        </w:rPr>
        <w:t>spp</w:t>
      </w:r>
      <w:proofErr w:type="spellEnd"/>
      <w:r w:rsidRPr="00D87563">
        <w:t xml:space="preserve"> collected from the 14 littoral sampling locations. </w:t>
      </w:r>
    </w:p>
    <w:p w14:paraId="5D32A92C" w14:textId="77777777" w:rsidR="009B4DF1" w:rsidRPr="00D87563" w:rsidRDefault="009B4DF1"/>
    <w:p w14:paraId="0B9B3A8A" w14:textId="77777777" w:rsidR="009B4DF1" w:rsidRPr="00D87563" w:rsidRDefault="009B4DF1" w:rsidP="009B4DF1">
      <w:r w:rsidRPr="00D87563">
        <w:rPr>
          <w:i/>
        </w:rPr>
        <w:t>site</w:t>
      </w:r>
    </w:p>
    <w:p w14:paraId="5D217AE0" w14:textId="77777777" w:rsidR="009B4DF1" w:rsidRPr="00D87563" w:rsidRDefault="009B4DF1" w:rsidP="009B4DF1">
      <w:r w:rsidRPr="00D87563">
        <w:t xml:space="preserve">Unique alphanumeric identifier for a sampling location.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 xml:space="preserve">Carbon (δ13C)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3F69ADDC" w:rsidR="009B4DF1" w:rsidRPr="00D87563" w:rsidRDefault="009B4DF1" w:rsidP="006B0CD5">
      <w:r w:rsidRPr="00D87563">
        <w:t xml:space="preserve">Nitrogen (δ15N) stable isotope values in parts per thousand.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t>Species</w:t>
      </w:r>
    </w:p>
    <w:p w14:paraId="5A0453D8" w14:textId="312A89FD" w:rsidR="009B4DF1" w:rsidRDefault="009B4DF1" w:rsidP="009B4DF1">
      <w:r w:rsidRPr="00D87563">
        <w:t>Species of the analyzed organism. When organism was identified solely to genus, the Species value is NA.</w:t>
      </w:r>
    </w:p>
    <w:p w14:paraId="47FC8561" w14:textId="3D95A53E" w:rsidR="007153E8" w:rsidRDefault="007153E8" w:rsidP="009B4DF1"/>
    <w:p w14:paraId="2AC7CE3A" w14:textId="77777777" w:rsidR="007153E8" w:rsidRDefault="007153E8" w:rsidP="007153E8">
      <w:r>
        <w:rPr>
          <w:i/>
        </w:rPr>
        <w:t>comments</w:t>
      </w:r>
    </w:p>
    <w:p w14:paraId="30F10E8C" w14:textId="50C6286A" w:rsidR="007153E8" w:rsidRPr="007153E8" w:rsidRDefault="007153E8" w:rsidP="009B4DF1">
      <w:r>
        <w:t>Quality flag column</w:t>
      </w:r>
      <w:r>
        <w:t xml:space="preserve"> where δ</w:t>
      </w:r>
      <w:r>
        <w:rPr>
          <w:vertAlign w:val="superscript"/>
        </w:rPr>
        <w:t>13</w:t>
      </w:r>
      <w:r>
        <w:t>C samples were outside of the range of standards.</w:t>
      </w:r>
      <w:bookmarkStart w:id="1" w:name="_GoBack"/>
      <w:bookmarkEnd w:id="1"/>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124EABDF" w:rsidR="009B4DF1" w:rsidRPr="00D87563" w:rsidRDefault="009B4DF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lastRenderedPageBreak/>
        <w:t>total_lipid_mg_per_g</w:t>
      </w:r>
      <w:proofErr w:type="spellEnd"/>
    </w:p>
    <w:p w14:paraId="43620C4E" w14:textId="46B6B6A6" w:rsidR="009B4DF1" w:rsidRPr="00D87563" w:rsidRDefault="009B4DF1" w:rsidP="006B0CD5">
      <w:r w:rsidRPr="00D87563">
        <w:t>Total amount of lipids in a sample in milligrams of Lipid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7345DB3" w:rsidR="009B4DF1" w:rsidRDefault="009B4DF1">
      <w:r w:rsidRPr="00D87563">
        <w:t>Samples were weighed three times and deviation in measurement was calculated. All values are reported in milligrams of Lipid per gram of tissue.</w:t>
      </w:r>
    </w:p>
    <w:p w14:paraId="3EFB703F" w14:textId="4F0E0105" w:rsidR="00ED3B19" w:rsidRDefault="00ED3B19"/>
    <w:p w14:paraId="1BCA79BB" w14:textId="77777777" w:rsidR="00ED3B19" w:rsidRDefault="00ED3B19" w:rsidP="00ED3B19">
      <w:r>
        <w:rPr>
          <w:i/>
        </w:rPr>
        <w:t>comments</w:t>
      </w:r>
    </w:p>
    <w:p w14:paraId="41ACC244" w14:textId="1BA5818C" w:rsidR="00ED3B19" w:rsidRPr="00ED3B19" w:rsidRDefault="00ED3B19" w:rsidP="00ED3B19">
      <w:r>
        <w:t xml:space="preserve">Quality flag column. Two samples spilled during fatty acid extraction. These samples are flagged as such. </w:t>
      </w:r>
    </w:p>
    <w:p w14:paraId="6749F860" w14:textId="77777777" w:rsidR="00ED3B19" w:rsidRPr="00D87563" w:rsidRDefault="00ED3B19"/>
    <w:p w14:paraId="1A548CCC" w14:textId="77777777" w:rsidR="009B4DF1" w:rsidRPr="00D87563" w:rsidRDefault="009B4DF1"/>
    <w:p w14:paraId="00000045" w14:textId="77777777" w:rsidR="009956E8" w:rsidRPr="00D87563" w:rsidRDefault="00BC3E51">
      <w:pPr>
        <w:rPr>
          <w:b/>
        </w:rPr>
      </w:pPr>
      <w:commentRangeStart w:id="2"/>
      <w:r w:rsidRPr="00D87563">
        <w:rPr>
          <w:b/>
        </w:rPr>
        <w:t>Methods</w:t>
      </w:r>
      <w:commentRangeEnd w:id="2"/>
      <w:r w:rsidR="00164694">
        <w:rPr>
          <w:rStyle w:val="CommentReference"/>
          <w:rFonts w:ascii="Arial" w:eastAsia="Arial" w:hAnsi="Arial" w:cs="Arial"/>
          <w:lang w:val="en"/>
        </w:rPr>
        <w:commentReference w:id="2"/>
      </w:r>
    </w:p>
    <w:p w14:paraId="00000048" w14:textId="286F861E" w:rsidR="009956E8" w:rsidRPr="00D87563" w:rsidRDefault="009956E8">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77777777" w:rsidR="00EE46A1" w:rsidRDefault="00EE46A1" w:rsidP="00EE46A1">
      <w:r>
        <w:t>Our workflow for calculating IDW population required five steps. First, we traced polygons and shorelines from satellite imagery for each developed site in Google Earth. 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(R Core Team, 2019), where using the sf package (</w:t>
      </w:r>
      <w:proofErr w:type="spellStart"/>
      <w:r>
        <w:t>Pebesma</w:t>
      </w:r>
      <w:proofErr w:type="spellEnd"/>
      <w:r>
        <w:t>, 2018)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A9EACE7"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77777777" w:rsidR="0077579F" w:rsidRDefault="0077579F" w:rsidP="0077579F">
      <w:r>
        <w:t xml:space="preserve">Water samples for nutrient analyses were collected in 150 mL glass jars that had been washed with phosphate-free soap and rinsed three times with water from the sampling location. Samples were collected in duplicates and immediately frozen at -20°C until processing at the </w:t>
      </w:r>
      <w:proofErr w:type="spellStart"/>
      <w:r w:rsidRPr="002075AA">
        <w:t>A.</w:t>
      </w:r>
      <w:proofErr w:type="gramStart"/>
      <w:r w:rsidRPr="002075AA">
        <w:t>P.Vinogradov</w:t>
      </w:r>
      <w:proofErr w:type="spellEnd"/>
      <w:proofErr w:type="gramEnd"/>
      <w:r w:rsidRPr="002075AA">
        <w:t xml:space="preserve"> Institute of Geochemistry</w:t>
      </w:r>
      <w:r>
        <w:t xml:space="preserve"> (Siberian Branch of the Russian Academy of Sciences, Irkutsk). Samples were not filtered prior to freezing, meaning that nitrogen and ammonium concentrations may potentially include intracellular nitrogen and overestimate nitrogenous forms in the water column. </w:t>
      </w:r>
    </w:p>
    <w:p w14:paraId="1980AB86" w14:textId="77777777" w:rsidR="0077579F" w:rsidRDefault="0077579F" w:rsidP="0077579F"/>
    <w:p w14:paraId="7840FA42" w14:textId="285D2816" w:rsidR="0077579F" w:rsidRDefault="0077579F" w:rsidP="0077579F">
      <w:r>
        <w:lastRenderedPageBreak/>
        <w:t xml:space="preserve">For each water sample, nitrate, ammonium, and total phosphorus concentrations were measured. For ammonium </w:t>
      </w:r>
      <w:r>
        <w:fldChar w:fldCharType="begin"/>
      </w:r>
      <w: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fldChar w:fldCharType="separate"/>
      </w:r>
      <w:r w:rsidRPr="005404FF">
        <w:t>(2016a)</w:t>
      </w:r>
      <w:r>
        <w:fldChar w:fldCharType="end"/>
      </w:r>
      <w:r>
        <w:t xml:space="preserve"> and nitrate </w:t>
      </w:r>
      <w:r>
        <w:fldChar w:fldCharType="begin"/>
      </w:r>
      <w: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fldChar w:fldCharType="separate"/>
      </w:r>
      <w:r w:rsidRPr="005404FF">
        <w:t>(2017)</w:t>
      </w:r>
      <w:r>
        <w:fldChar w:fldCharType="end"/>
      </w:r>
      <w:r>
        <w:t xml:space="preserve"> concentrations, samples were analyzed with a spectrophotometer following the addition of Nessler’s reagent and disulfuric acid respectively. Total phosphorus concentration was measured with a spectrophotometer following the addition of persulfate </w:t>
      </w:r>
      <w:r>
        <w:fldChar w:fldCharType="begin"/>
      </w:r>
      <w: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fldChar w:fldCharType="separate"/>
      </w:r>
      <w:r w:rsidRPr="005404FF">
        <w:t>(2016b)</w:t>
      </w:r>
      <w:r>
        <w:fldChar w:fldCharType="end"/>
      </w:r>
      <w:r>
        <w:t xml:space="preserve">. </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77777777" w:rsidR="0077579F" w:rsidRDefault="0077579F" w:rsidP="0077579F">
      <w:r>
        <w:t xml:space="preserve">Water samples were collected in 1.5 L plastic bottles from a depth of approximately 0.75 m. Within 12 h of collection, three subsamples (up to 150 mL each) were filtered through 25-mm diameter, 0.2 µm pore size nitrocellulose filters. Filters were then placed in a 35 mm petri dish and frozen in the dark until processing. </w:t>
      </w:r>
    </w:p>
    <w:p w14:paraId="6F23F0AF" w14:textId="77777777" w:rsidR="0077579F" w:rsidRDefault="0077579F" w:rsidP="0077579F"/>
    <w:p w14:paraId="3307E91F" w14:textId="5D94FE19" w:rsidR="00C42C3E" w:rsidRDefault="0077579F" w:rsidP="0077579F">
      <w:r>
        <w:t xml:space="preserve">Chlorophyll samples were processed in a manner similar to that of Parson (1963) and Lorenzen (1967). Nitrocellulose filters were ground in 90% acetone, in which chlorophyll extraction was allowed to proceed overnight. Samples were then centrifuged for 15-20 minutes. After centrifugation, absorbance of the chlorophyll extract was measured in a spectrophotometer at 630, 645, 665, and 750 nm. Concentrations were calculated using the formula: </w:t>
      </w:r>
      <m:oMath>
        <m:r>
          <w:rPr>
            <w:rFonts w:ascii="Cambria Math" w:hAnsi="Cambria Math"/>
          </w:rPr>
          <m:t>C = 11.64(</m:t>
        </m:r>
        <m:sSub>
          <m:sSubPr>
            <m:ctrlPr>
              <w:ins w:id="3" w:author="Aaron Galloway" w:date="2020-09-17T15:28:00Z">
                <w:rPr>
                  <w:rFonts w:ascii="Cambria Math" w:hAnsi="Cambria Math"/>
                </w:rPr>
              </w:ins>
            </m:ctrlPr>
          </m:sSubPr>
          <m:e>
            <m:r>
              <w:rPr>
                <w:rFonts w:ascii="Cambria Math" w:hAnsi="Cambria Math"/>
              </w:rPr>
              <m:t>A</m:t>
            </m:r>
          </m:e>
          <m:sub>
            <m:r>
              <w:rPr>
                <w:rFonts w:ascii="Cambria Math" w:hAnsi="Cambria Math"/>
              </w:rPr>
              <m:t>665</m:t>
            </m:r>
          </m:sub>
        </m:sSub>
        <m:r>
          <w:rPr>
            <w:rFonts w:ascii="Cambria Math" w:hAnsi="Cambria Math"/>
          </w:rPr>
          <m:t>-</m:t>
        </m:r>
        <m:sSub>
          <m:sSubPr>
            <m:ctrlPr>
              <w:ins w:id="4" w:author="Aaron Galloway" w:date="2020-09-17T15:28:00Z">
                <w:rPr>
                  <w:rFonts w:ascii="Cambria Math" w:hAnsi="Cambria Math"/>
                </w:rPr>
              </w:ins>
            </m:ctrlPr>
          </m:sSubPr>
          <m:e>
            <m:r>
              <w:rPr>
                <w:rFonts w:ascii="Cambria Math" w:hAnsi="Cambria Math"/>
              </w:rPr>
              <m:t>A</m:t>
            </m:r>
          </m:e>
          <m:sub>
            <m:r>
              <w:rPr>
                <w:rFonts w:ascii="Cambria Math" w:hAnsi="Cambria Math"/>
              </w:rPr>
              <m:t>750</m:t>
            </m:r>
          </m:sub>
        </m:sSub>
        <m:r>
          <w:rPr>
            <w:rFonts w:ascii="Cambria Math" w:hAnsi="Cambria Math"/>
          </w:rPr>
          <m:t>) - 2.16(</m:t>
        </m:r>
        <m:sSub>
          <m:sSubPr>
            <m:ctrlPr>
              <w:ins w:id="5" w:author="Aaron Galloway" w:date="2020-09-17T15:28:00Z">
                <w:rPr>
                  <w:rFonts w:ascii="Cambria Math" w:hAnsi="Cambria Math"/>
                </w:rPr>
              </w:ins>
            </m:ctrlPr>
          </m:sSubPr>
          <m:e>
            <m:r>
              <w:rPr>
                <w:rFonts w:ascii="Cambria Math" w:hAnsi="Cambria Math"/>
              </w:rPr>
              <m:t>A</m:t>
            </m:r>
          </m:e>
          <m:sub>
            <m:r>
              <w:rPr>
                <w:rFonts w:ascii="Cambria Math" w:hAnsi="Cambria Math"/>
              </w:rPr>
              <m:t>645</m:t>
            </m:r>
          </m:sub>
        </m:sSub>
        <m:r>
          <w:rPr>
            <w:rFonts w:ascii="Cambria Math" w:hAnsi="Cambria Math"/>
          </w:rPr>
          <m:t>-</m:t>
        </m:r>
        <m:sSub>
          <m:sSubPr>
            <m:ctrlPr>
              <w:ins w:id="6" w:author="Aaron Galloway" w:date="2020-09-17T15:28:00Z">
                <w:rPr>
                  <w:rFonts w:ascii="Cambria Math" w:hAnsi="Cambria Math"/>
                </w:rPr>
              </w:ins>
            </m:ctrlPr>
          </m:sSubPr>
          <m:e>
            <m:r>
              <w:rPr>
                <w:rFonts w:ascii="Cambria Math" w:hAnsi="Cambria Math"/>
              </w:rPr>
              <m:t>A</m:t>
            </m:r>
          </m:e>
          <m:sub>
            <m:r>
              <w:rPr>
                <w:rFonts w:ascii="Cambria Math" w:hAnsi="Cambria Math"/>
              </w:rPr>
              <m:t>750</m:t>
            </m:r>
          </m:sub>
        </m:sSub>
        <m:r>
          <w:rPr>
            <w:rFonts w:ascii="Cambria Math" w:hAnsi="Cambria Math"/>
          </w:rPr>
          <m:t>) - 0.1(</m:t>
        </m:r>
        <m:sSub>
          <m:sSubPr>
            <m:ctrlPr>
              <w:ins w:id="7" w:author="Aaron Galloway" w:date="2020-09-17T15:28:00Z">
                <w:rPr>
                  <w:rFonts w:ascii="Cambria Math" w:hAnsi="Cambria Math"/>
                </w:rPr>
              </w:ins>
            </m:ctrlPr>
          </m:sSubPr>
          <m:e>
            <m:r>
              <w:rPr>
                <w:rFonts w:ascii="Cambria Math" w:hAnsi="Cambria Math"/>
              </w:rPr>
              <m:t>A</m:t>
            </m:r>
          </m:e>
          <m:sub>
            <m:r>
              <w:rPr>
                <w:rFonts w:ascii="Cambria Math" w:hAnsi="Cambria Math"/>
              </w:rPr>
              <m:t>630</m:t>
            </m:r>
          </m:sub>
        </m:sSub>
        <m:r>
          <w:rPr>
            <w:rFonts w:ascii="Cambria Math" w:hAnsi="Cambria Math"/>
          </w:rPr>
          <m:t>-</m:t>
        </m:r>
        <m:sSub>
          <m:sSubPr>
            <m:ctrlPr>
              <w:ins w:id="8" w:author="Aaron Galloway" w:date="2020-09-17T15:28:00Z">
                <w:rPr>
                  <w:rFonts w:ascii="Cambria Math" w:hAnsi="Cambria Math"/>
                </w:rPr>
              </w:ins>
            </m:ctrlPr>
          </m:sSubPr>
          <m:e>
            <m:r>
              <w:rPr>
                <w:rFonts w:ascii="Cambria Math" w:hAnsi="Cambria Math"/>
              </w:rPr>
              <m:t>A</m:t>
            </m:r>
          </m:e>
          <m:sub>
            <m:r>
              <w:rPr>
                <w:rFonts w:ascii="Cambria Math" w:hAnsi="Cambria Math"/>
              </w:rPr>
              <m:t>750</m:t>
            </m:r>
          </m:sub>
        </m:sSub>
        <m:r>
          <w:rPr>
            <w:rFonts w:ascii="Cambria Math" w:hAnsi="Cambria Math"/>
          </w:rPr>
          <m:t>) / (</m:t>
        </m:r>
        <m:sSub>
          <m:sSubPr>
            <m:ctrlPr>
              <w:ins w:id="9" w:author="Aaron Galloway" w:date="2020-09-17T15:28:00Z">
                <w:rPr>
                  <w:rFonts w:ascii="Cambria Math" w:hAnsi="Cambria Math"/>
                </w:rPr>
              </w:ins>
            </m:ctrlPr>
          </m:sSubPr>
          <m:e>
            <m:r>
              <w:rPr>
                <w:rFonts w:ascii="Cambria Math" w:hAnsi="Cambria Math"/>
              </w:rPr>
              <m:t>V</m:t>
            </m:r>
          </m:e>
          <m:sub>
            <m:r>
              <w:rPr>
                <w:rFonts w:ascii="Cambria Math" w:hAnsi="Cambria Math"/>
              </w:rPr>
              <m:t>2</m:t>
            </m:r>
          </m:sub>
        </m:sSub>
        <m:r>
          <w:rPr>
            <w:rFonts w:ascii="Cambria Math" w:hAnsi="Cambria Math"/>
          </w:rPr>
          <m:t>/</m:t>
        </m:r>
        <m:sSub>
          <m:sSubPr>
            <m:ctrlPr>
              <w:ins w:id="10" w:author="Aaron Galloway" w:date="2020-09-17T15:28:00Z">
                <w:rPr>
                  <w:rFonts w:ascii="Cambria Math" w:hAnsi="Cambria Math"/>
                </w:rPr>
              </w:ins>
            </m:ctrlPr>
          </m:sSubPr>
          <m:e>
            <m:r>
              <w:rPr>
                <w:rFonts w:ascii="Cambria Math" w:hAnsi="Cambria Math"/>
              </w:rPr>
              <m:t>V</m:t>
            </m:r>
          </m:e>
          <m:sub>
            <m:r>
              <w:rPr>
                <w:rFonts w:ascii="Cambria Math" w:hAnsi="Cambria Math"/>
              </w:rPr>
              <m:t>1</m:t>
            </m:r>
          </m:sub>
        </m:sSub>
        <m:r>
          <w:rPr>
            <w:rFonts w:ascii="Cambria Math" w:hAnsi="Cambria Math"/>
          </w:rPr>
          <m:t xml:space="preserve">) </m:t>
        </m:r>
      </m:oMath>
      <w:r>
        <w:t>; where A is the absorbance value of a particular wavelength, V</w:t>
      </w:r>
      <w:r>
        <w:rPr>
          <w:vertAlign w:val="subscript"/>
        </w:rPr>
        <w:t>1</w:t>
      </w:r>
      <w:r>
        <w:t xml:space="preserve"> is the volume of the filtered water, and V</w:t>
      </w:r>
      <w:r>
        <w:rPr>
          <w:vertAlign w:val="subscript"/>
        </w:rPr>
        <w:t>2</w:t>
      </w:r>
      <w:r>
        <w:t xml:space="preserve"> is the volume of extract. 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53F7C198" w14:textId="77777777" w:rsidR="0077579F" w:rsidRDefault="0077579F" w:rsidP="0077579F">
      <w:r>
        <w:t xml:space="preserve">Within 12 h of collection, samples were filtered directly from the amber glass bottle using a single-stream 25-mm GF/F SPE cartridge setup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Cartridges were stored in </w:t>
      </w:r>
      <w:proofErr w:type="spellStart"/>
      <w:r>
        <w:t>Whirlpacks</w:t>
      </w:r>
      <w:proofErr w:type="spellEnd"/>
      <w:r>
        <w:t xml:space="preserve"> at -20°C until analysis for PPCPs following methods of Lee et al. (2016).</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77777777" w:rsidR="00EE46A1" w:rsidRDefault="00EE46A1" w:rsidP="00EE46A1">
      <w:r>
        <w:t xml:space="preserve">At each location, samples were collected 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w:t>
      </w:r>
      <w:r>
        <w:lastRenderedPageBreak/>
        <w:t xml:space="preserve">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74140B5A" w14:textId="3C8553E8" w:rsidR="00012F81" w:rsidRDefault="00EE46A1" w:rsidP="00EE46A1">
      <w:r>
        <w:t xml:space="preserve">Microplastic counting involved visual inspection of the entire GF/F according to Van </w:t>
      </w:r>
      <w:proofErr w:type="spellStart"/>
      <w:r>
        <w:t>Cauwenberghe</w:t>
      </w:r>
      <w:proofErr w:type="spellEnd"/>
      <w:r>
        <w:t xml:space="preserve"> et al. (2015). Visual enumeration was conducted under a stereo microscope with ~100x magnification, and microplastics were classified into one of three categories: fibers, fragments, or beads. For all categories, plastics were defined as observed objects with apparent artificial colors, so as to not enumerate plastics contributed from the sampling bottle itself. Fibers were defined as smooth, long plastics with consistent diameters. Fragments were defined as plastics with irregularly sharp or jagged edges. Beads were defined as spherical plastics. During enumeration, GF/Fs remained in the petri dish to minimize potential for contamination from the air. </w:t>
      </w:r>
    </w:p>
    <w:p w14:paraId="135B9C3C" w14:textId="77777777" w:rsidR="00EE46A1" w:rsidRPr="00D87563" w:rsidRDefault="00EE46A1" w:rsidP="00EE46A1"/>
    <w:p w14:paraId="073D1671" w14:textId="59DAAF49" w:rsidR="00012F81" w:rsidRPr="00D87563" w:rsidRDefault="00012F81" w:rsidP="00012F81">
      <w:r w:rsidRPr="00D87563">
        <w:rPr>
          <w:i/>
        </w:rPr>
        <w:t>Periphyton abundance</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77777777" w:rsidR="00C42C3E" w:rsidRDefault="00C42C3E" w:rsidP="00C42C3E">
      <w:r>
        <w:t xml:space="preserve">Periphyton taxonomic identification and enumeration was performed by subsampling 10 </w:t>
      </w:r>
      <w:proofErr w:type="spellStart"/>
      <w:r>
        <w:t>μL</w:t>
      </w:r>
      <w:proofErr w:type="spellEnd"/>
      <w:r>
        <w:t xml:space="preserve"> aliquots from each preserved sample. Cells, filaments, and colonies were counted for each taxonomic group until at least 300 cells were identified. For all 10 </w:t>
      </w:r>
      <w:proofErr w:type="spellStart"/>
      <w:r>
        <w:t>μL</w:t>
      </w:r>
      <w:proofErr w:type="spellEnd"/>
      <w:r>
        <w:t xml:space="preserve"> aliquots, the entire subsample was counted, even if 300 cells were counted prior to completing the aliquot. Taxa were classified into broad categories consistent with Baikal algal taxonomy (</w:t>
      </w:r>
      <w:proofErr w:type="spellStart"/>
      <w:r>
        <w:t>Izhboldina</w:t>
      </w:r>
      <w:proofErr w:type="spellEnd"/>
      <w:r>
        <w:t xml:space="preserve">, 2007), using coarse groupings to capture general patterns in relative algal abundance. As a result, algal groups consisted of diatoms, </w:t>
      </w:r>
      <w:proofErr w:type="spellStart"/>
      <w:r w:rsidRPr="009F0747">
        <w:rPr>
          <w:i/>
        </w:rPr>
        <w:t>Ulothrix</w:t>
      </w:r>
      <w:proofErr w:type="spellEnd"/>
      <w:r>
        <w:t xml:space="preserve">, </w:t>
      </w:r>
      <w:r w:rsidRPr="00AC75E6">
        <w:rPr>
          <w:i/>
        </w:rPr>
        <w:t>Spirogyra</w:t>
      </w:r>
      <w:r w:rsidRPr="007D3AD5">
        <w:t>,</w:t>
      </w:r>
      <w:r>
        <w:rPr>
          <w:i/>
        </w:rPr>
        <w:t xml:space="preserve"> </w:t>
      </w:r>
      <w:r>
        <w:t xml:space="preserve">and the green algal Order </w:t>
      </w:r>
      <w:proofErr w:type="spellStart"/>
      <w:r>
        <w:t>Tetrasporales</w:t>
      </w:r>
      <w:proofErr w:type="spellEnd"/>
      <w:r>
        <w:t>.</w:t>
      </w:r>
    </w:p>
    <w:p w14:paraId="7119F328" w14:textId="084505A8" w:rsidR="00012F81" w:rsidRPr="00D87563" w:rsidRDefault="00012F81" w:rsidP="00012F81"/>
    <w:p w14:paraId="5AF6BFBE" w14:textId="0AE15169" w:rsidR="00012F81" w:rsidRPr="00D87563" w:rsidRDefault="00012F81" w:rsidP="00012F81">
      <w:pPr>
        <w:rPr>
          <w:i/>
        </w:rPr>
      </w:pPr>
      <w:r w:rsidRPr="00D87563">
        <w:rPr>
          <w:i/>
        </w:rPr>
        <w:t>Benthic macroinvertebrate abundance</w:t>
      </w:r>
    </w:p>
    <w:p w14:paraId="38CC9F98" w14:textId="77777777" w:rsidR="00012F81" w:rsidRPr="00D87563" w:rsidRDefault="00012F81" w:rsidP="00012F81">
      <w:pPr>
        <w:rPr>
          <w:i/>
        </w:rPr>
      </w:pPr>
    </w:p>
    <w:p w14:paraId="48512300" w14:textId="5CC96EDB"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64 </w:t>
      </w:r>
      <w:proofErr w:type="spellStart"/>
      <w:r w:rsidRPr="00D87563">
        <w:t>μm</w:t>
      </w:r>
      <w:proofErr w:type="spellEnd"/>
      <w:r w:rsidRPr="00D87563">
        <w:t xml:space="preserve">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77777777" w:rsidR="00EE46A1" w:rsidRDefault="00EE46A1" w:rsidP="00EE46A1">
      <w:r>
        <w:t>Invertebrate taxonomic identification and enumeration were performed under a stereo microscope. All invertebrates were identified to species with the exception of juveniles (</w:t>
      </w:r>
      <w:proofErr w:type="spellStart"/>
      <w:r>
        <w:t>Taakhteev</w:t>
      </w:r>
      <w:proofErr w:type="spellEnd"/>
      <w:r>
        <w:t xml:space="preserve">, 2015 for amphipods; </w:t>
      </w:r>
      <w:proofErr w:type="spellStart"/>
      <w:r>
        <w:t>Sitnikova</w:t>
      </w:r>
      <w:proofErr w:type="spellEnd"/>
      <w:r>
        <w:t xml:space="preserve">, 2012 for </w:t>
      </w:r>
      <w:proofErr w:type="spellStart"/>
      <w:r>
        <w:t>molluscs</w:t>
      </w:r>
      <w:proofErr w:type="spellEnd"/>
      <w:r>
        <w:t xml:space="preserve">; Table 2). All samples contained oligochaetes and </w:t>
      </w:r>
      <w:proofErr w:type="spellStart"/>
      <w:r>
        <w:t>polychaetes</w:t>
      </w:r>
      <w:proofErr w:type="spellEnd"/>
      <w:r>
        <w:t xml:space="preserve">, but due to poor preservation, these taxa were not counted. Six samples of the 42 collected were not well-preserved and were excluded from further analyses, in order to reduce </w:t>
      </w:r>
      <w:r>
        <w:lastRenderedPageBreak/>
        <w:t xml:space="preserve">errors in identification. </w:t>
      </w:r>
      <w:bookmarkStart w:id="11" w:name="_Hlk53404768"/>
      <w:r>
        <w:t xml:space="preserve">KD-1 and LI-1 </w:t>
      </w:r>
      <w:bookmarkEnd w:id="11"/>
      <w:r>
        <w:t xml:space="preserve">were the only sites with 1 sample counted. </w:t>
      </w:r>
      <w:bookmarkStart w:id="12" w:name="_Hlk53404812"/>
      <w:r>
        <w:t xml:space="preserve">BK-2 and KD-2 </w:t>
      </w:r>
      <w:bookmarkEnd w:id="12"/>
      <w:r>
        <w:t xml:space="preserve">each had two samples counted.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583E1294" w14:textId="6C260458" w:rsidR="00EE46A1" w:rsidRDefault="00EE46A1" w:rsidP="00EE46A1">
      <w:pPr>
        <w:rPr>
          <w:color w:val="212121"/>
          <w:highlight w:val="white"/>
        </w:rPr>
      </w:pPr>
      <w:r>
        <w:rPr>
          <w:color w:val="212121"/>
          <w:highlight w:val="white"/>
        </w:rPr>
        <w:t>Measurements of δ</w:t>
      </w:r>
      <w:r w:rsidRPr="00B420AF">
        <w:rPr>
          <w:color w:val="212121"/>
          <w:highlight w:val="white"/>
          <w:vertAlign w:val="superscript"/>
        </w:rPr>
        <w:t>15</w:t>
      </w:r>
      <w:r>
        <w:rPr>
          <w:color w:val="212121"/>
          <w:highlight w:val="white"/>
        </w:rPr>
        <w:t>N and δ</w:t>
      </w:r>
      <w:r w:rsidRPr="00B420AF">
        <w:rPr>
          <w:color w:val="212121"/>
          <w:highlight w:val="white"/>
          <w:vertAlign w:val="superscript"/>
        </w:rPr>
        <w:t>13</w:t>
      </w:r>
      <w:r>
        <w:rPr>
          <w:color w:val="212121"/>
          <w:highlight w:val="white"/>
        </w:rPr>
        <w:t xml:space="preserve">C were performed on an elemental analyzer-isotope ratio mass spectrometer (EA-IRMS; Finnigan </w:t>
      </w:r>
      <w:proofErr w:type="spellStart"/>
      <w:r>
        <w:rPr>
          <w:color w:val="212121"/>
          <w:highlight w:val="white"/>
        </w:rPr>
        <w:t>DELTAplus</w:t>
      </w:r>
      <w:proofErr w:type="spellEnd"/>
      <w:r>
        <w:rPr>
          <w:color w:val="212121"/>
          <w:highlight w:val="white"/>
        </w:rPr>
        <w:t xml:space="preserve"> XP, Thermo Scientific) at the Large Lakes Observatory, University of Minnesota Duluth. </w:t>
      </w:r>
    </w:p>
    <w:p w14:paraId="60C5360C" w14:textId="53C31E1C" w:rsidR="00B8620B" w:rsidRPr="00D87563" w:rsidRDefault="00B8620B" w:rsidP="00B8620B"/>
    <w:p w14:paraId="600B3E8A" w14:textId="0732F055" w:rsidR="00B8620B" w:rsidRPr="005842AF" w:rsidRDefault="00B8620B" w:rsidP="00C34B40">
      <w:r w:rsidRPr="00D87563">
        <w:rPr>
          <w:i/>
        </w:rPr>
        <w:t>Fatty Acid Analysis</w:t>
      </w:r>
    </w:p>
    <w:p w14:paraId="4457821D" w14:textId="77777777" w:rsidR="005842AF" w:rsidRDefault="005842AF" w:rsidP="005842AF"/>
    <w:p w14:paraId="6C277C2F" w14:textId="77777777"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Schram et al. (2018).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0461328D" w14:textId="19EF7AF7" w:rsidR="00C34B40" w:rsidRDefault="005842AF" w:rsidP="005842AF">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Schram et al. (2018).</w:t>
      </w:r>
    </w:p>
    <w:p w14:paraId="134D144C" w14:textId="77777777" w:rsidR="005842AF" w:rsidRPr="00D87563" w:rsidRDefault="005842AF" w:rsidP="005842AF"/>
    <w:p w14:paraId="00000049" w14:textId="77777777"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3159AF0" w:rsidR="00F84029" w:rsidRPr="00D87563" w:rsidRDefault="004C051D">
      <w:r>
        <w:t>The SIBER</w:t>
      </w:r>
      <w:r w:rsidR="00F84029" w:rsidRPr="00D87563">
        <w:t xml:space="preserve"> 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698372A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lastRenderedPageBreak/>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5BD881E8"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PPCPs analyses </w:t>
      </w:r>
      <w:r w:rsidR="004C051D">
        <w:t>involved</w:t>
      </w:r>
      <w:r w:rsidR="00322753" w:rsidRPr="00D87563">
        <w:t xml:space="preserve"> an internal nicotinamide standard to assess yield.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 xml:space="preserve">Replicate analyses of external standards showed a mean standard deviation of 0.06 ‰ and 0.09 ‰, for δ13C and δ15N, respectively. Finally, fatty acid estimations used </w:t>
      </w:r>
      <w:proofErr w:type="spellStart"/>
      <w:proofErr w:type="gramStart"/>
      <w:r w:rsidR="00322753" w:rsidRPr="00D87563">
        <w:rPr>
          <w:color w:val="212121"/>
        </w:rPr>
        <w:t>a</w:t>
      </w:r>
      <w:proofErr w:type="spellEnd"/>
      <w:proofErr w:type="gramEnd"/>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76D04640" w:rsidR="00322753" w:rsidRPr="00D87563" w:rsidRDefault="00322753">
      <w:r w:rsidRPr="00D87563">
        <w:rPr>
          <w:color w:val="212121"/>
        </w:rPr>
        <w:t>For data reproducibility, we systematically reviewed all R code to format and aggregate source data.</w:t>
      </w:r>
      <w:r w:rsidR="00453730" w:rsidRPr="00D87563">
        <w:rPr>
          <w:color w:val="212121"/>
        </w:rPr>
        <w:t xml:space="preserve"> A</w:t>
      </w:r>
      <w:r w:rsidR="004C051D">
        <w:rPr>
          <w:color w:val="212121"/>
        </w:rPr>
        <w:t xml:space="preserve">n initial </w:t>
      </w:r>
      <w:r w:rsidR="00453730" w:rsidRPr="00D87563">
        <w:rPr>
          <w:color w:val="212121"/>
        </w:rPr>
        <w:t>c</w:t>
      </w:r>
      <w:r w:rsidRPr="00D87563">
        <w:rPr>
          <w:color w:val="212121"/>
        </w:rPr>
        <w:t xml:space="preserve">leaning script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.csv files detailed above</w:t>
      </w:r>
      <w:r w:rsidR="00453730" w:rsidRPr="00D87563">
        <w:rPr>
          <w:color w:val="212121"/>
        </w:rPr>
        <w:t xml:space="preserve">, which are available on the EDI repository. Raw data files are available on the project’s Open Science Framework page (DOI) but are not included in the EDI repository to prevent confusion or incorrect usage. Data hosted on EDI are at the replicate-level but can be aggregated to the sampling-site-level using script 01_data_cleaning.R. In addition to aggregation scripts, five R scripts used for analyses in Meyer et al. (20XX) are also available on the EDI repository within the compressed entity “scripts.tar.gz”. </w:t>
      </w:r>
      <w:r w:rsidR="003B3400" w:rsidRPr="00D87563">
        <w:rPr>
          <w:color w:val="212121"/>
        </w:rPr>
        <w:t>All R code for data aggregation was written by one person (Michael F. Meyer) and then independently review by two others (</w:t>
      </w:r>
      <w:commentRangeStart w:id="13"/>
      <w:r w:rsidR="003B3400" w:rsidRPr="00D87563">
        <w:rPr>
          <w:color w:val="212121"/>
        </w:rPr>
        <w:t>Matthew R. Brousil</w:t>
      </w:r>
      <w:commentRangeEnd w:id="13"/>
      <w:r w:rsidR="005842AF">
        <w:rPr>
          <w:rStyle w:val="CommentReference"/>
          <w:rFonts w:ascii="Arial" w:eastAsia="Arial" w:hAnsi="Arial" w:cs="Arial"/>
          <w:lang w:val="en"/>
        </w:rPr>
        <w:commentReference w:id="13"/>
      </w:r>
      <w:r w:rsidR="00C316F5">
        <w:rPr>
          <w:color w:val="212121"/>
        </w:rPr>
        <w:t xml:space="preserve">  and Kara H. Woo</w:t>
      </w:r>
      <w:r w:rsidR="003B3400" w:rsidRPr="00D87563">
        <w:rPr>
          <w:color w:val="212121"/>
        </w:rPr>
        <w:t>) to confirm that code performed as intended, was well documented, and annotations were complete.</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119D2ADB" w:rsidR="0067747D" w:rsidRPr="00D87563" w:rsidRDefault="00097E8E">
      <w:r w:rsidRPr="00D87563">
        <w:t xml:space="preserve">The SIBER dataset can be applied to a suite of research questions pertaining to ecological responses to human disturbance. We highlight </w:t>
      </w:r>
      <w:r w:rsidR="008A03F1" w:rsidRPr="00D87563">
        <w:t>two</w:t>
      </w:r>
      <w:r w:rsidRPr="00D87563">
        <w:t xml:space="preserve"> main areas for immediate application. </w:t>
      </w:r>
    </w:p>
    <w:p w14:paraId="2B017136" w14:textId="7160F22A" w:rsidR="00097E8E" w:rsidRPr="00D87563" w:rsidRDefault="00097E8E"/>
    <w:p w14:paraId="2F373563" w14:textId="00B79B16" w:rsidR="00097E8E" w:rsidRPr="00D87563" w:rsidRDefault="00097E8E">
      <w:r w:rsidRPr="00D87563">
        <w:t xml:space="preserve">First, SIBER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Baikal’s entirety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Baikal’s only outflow. While </w:t>
      </w:r>
      <w:proofErr w:type="spellStart"/>
      <w:r w:rsidR="000F33B3" w:rsidRPr="00D87563">
        <w:t>Listvyanka’s</w:t>
      </w:r>
      <w:proofErr w:type="spellEnd"/>
      <w:r w:rsidR="000F33B3" w:rsidRPr="00D87563">
        <w:t xml:space="preserve"> permanent population is approximately 2,000 persons, the town is a growing tourism hub, which hosts over 1.2 million tourists per year. Surveys conducted near </w:t>
      </w:r>
      <w:proofErr w:type="spellStart"/>
      <w:r w:rsidR="000F33B3" w:rsidRPr="00D87563">
        <w:t>Listvyanka</w:t>
      </w:r>
      <w:proofErr w:type="spellEnd"/>
      <w:r w:rsidR="000F33B3" w:rsidRPr="00D87563">
        <w:t xml:space="preserve">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xml:space="preserve">. Although wastewater inputs are likely low and are diluted to negligible concentrations offshore, combining monitoring efforts across spatial and temporal scales are necessary to evaluate the spatial and temporal extent </w:t>
      </w:r>
      <w:r w:rsidR="00731556" w:rsidRPr="00D87563">
        <w:t xml:space="preserve">of wastewater entering Baikal. As such, SIBER could compliment previous, current, and future monitoring efforts, where data may be missing. </w:t>
      </w:r>
    </w:p>
    <w:p w14:paraId="34138BF8" w14:textId="6CED7871" w:rsidR="00731556" w:rsidRPr="00D87563" w:rsidRDefault="00731556"/>
    <w:p w14:paraId="0C8AD9FC" w14:textId="18276ED2" w:rsidR="00B94B6D" w:rsidRPr="00D87563" w:rsidRDefault="00731556">
      <w:r w:rsidRPr="00D87563">
        <w:lastRenderedPageBreak/>
        <w:t xml:space="preserve">Second, SIBER contains data useful to expanding freshwater PPCP, microplastic, and associated biological responses across large spatial scales. Recent syntheses of PPCPs’ have reported that studies involving lakes are less abundant in the literature relative to 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Pr="00D87563">
        <w:t xml:space="preserve">, and likewise microplastics studies have noticed freshwater environments being 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For both PPCPs microplastics, toxic responses to even minute concentrations can be expansive and often uncertain</w:t>
      </w:r>
      <w:r w:rsidR="00440591" w:rsidRPr="00D87563">
        <w:t xml:space="preserve">, thereby necessitating synthesis across systems. As a result of PPCPs and microplastics garnering increasing attention worldwide, </w:t>
      </w:r>
      <w:r w:rsidR="00D14AB9">
        <w:t>expansive sampling of PPCPs and microplastics with co-located biological data across multiple spatial scales would be helpful to synthesize biotic responses to micropollutants across systems</w:t>
      </w:r>
      <w:r w:rsidR="00440591" w:rsidRPr="00D87563">
        <w:t>.</w:t>
      </w:r>
      <w:r w:rsidR="008A03F1" w:rsidRPr="00D87563">
        <w:t xml:space="preserve"> Although SIBER constitutes a small number of </w:t>
      </w:r>
      <w:r w:rsidR="00D14AB9">
        <w:t xml:space="preserve">such </w:t>
      </w:r>
      <w:r w:rsidR="008A03F1" w:rsidRPr="00D87563">
        <w:t xml:space="preserve">data that exist, </w:t>
      </w:r>
      <w:r w:rsidR="00D14AB9">
        <w:t>SIBER</w:t>
      </w:r>
      <w:r w:rsidR="008A03F1" w:rsidRPr="00D87563">
        <w:t xml:space="preserve"> data are highly structured and flexible for merging with similar datasets. </w:t>
      </w:r>
      <w:r w:rsidR="00D14AB9">
        <w:t xml:space="preserve">Additionally, SIBER’s sequential, integrated harmonization workflow could be adopted by similar monitoring efforts, thereby facilitating ease of data harmonization and interoperability. Through integration with similar monitoring efforts, </w:t>
      </w:r>
      <w:r w:rsidR="008A03F1" w:rsidRPr="00D87563">
        <w:t xml:space="preserve">SIBER can contribute to global synthesis of emerging contaminant consequences, especially in a region of the world that is often not easily accessible to many researchers. </w:t>
      </w:r>
    </w:p>
    <w:p w14:paraId="6EF9D339" w14:textId="012927A6" w:rsidR="008A03F1" w:rsidRPr="00D87563" w:rsidRDefault="008A03F1"/>
    <w:p w14:paraId="22E2BB30" w14:textId="2082CE93" w:rsidR="008A03F1" w:rsidRPr="00D87563" w:rsidRDefault="008A03F1">
      <w:r w:rsidRPr="00D87563">
        <w:t>Given its potential for future applications, SIBER serves not only as a resource for monitoring wastewater entering Lake Baikal, but also provides data useful to synthesizing spatial extents of emerging contaminants across systems and spatial scales.</w:t>
      </w:r>
    </w:p>
    <w:p w14:paraId="0000004F" w14:textId="77777777" w:rsidR="009956E8" w:rsidRPr="00D87563" w:rsidRDefault="009956E8">
      <w:pPr>
        <w:rPr>
          <w:color w:val="4A86E8"/>
        </w:rPr>
      </w:pPr>
    </w:p>
    <w:p w14:paraId="00000050" w14:textId="77777777" w:rsidR="009956E8" w:rsidRPr="00D87563" w:rsidRDefault="00BC3E51">
      <w:pPr>
        <w:rPr>
          <w:b/>
        </w:rPr>
      </w:pPr>
      <w:commentRangeStart w:id="14"/>
      <w:r w:rsidRPr="00D87563">
        <w:rPr>
          <w:b/>
          <w:i/>
        </w:rPr>
        <w:t xml:space="preserve">Optional section: </w:t>
      </w:r>
      <w:r w:rsidRPr="00D87563">
        <w:rPr>
          <w:b/>
        </w:rPr>
        <w:t xml:space="preserve">Comparison with existing datasets </w:t>
      </w:r>
      <w:commentRangeEnd w:id="14"/>
      <w:r w:rsidR="00164694">
        <w:rPr>
          <w:rStyle w:val="CommentReference"/>
          <w:rFonts w:ascii="Arial" w:eastAsia="Arial" w:hAnsi="Arial" w:cs="Arial"/>
          <w:lang w:val="en"/>
        </w:rPr>
        <w:commentReference w:id="14"/>
      </w:r>
    </w:p>
    <w:p w14:paraId="00000051" w14:textId="77777777" w:rsidR="009956E8" w:rsidRPr="00D87563" w:rsidRDefault="00BC3E51">
      <w:pPr>
        <w:rPr>
          <w:color w:val="4A86E8"/>
        </w:rPr>
      </w:pPr>
      <w:r w:rsidRPr="00D87563">
        <w:rPr>
          <w:color w:val="4A86E8"/>
        </w:rPr>
        <w:t>[Authors are encouraged to compare the dataset with existing datasets if there are others that are similar. It is recommended that the authors describe the components of this dataset that set it apart from already published datasets. This section can also serve to point future researchers to other similar types of data that some may be looking for.]</w:t>
      </w:r>
    </w:p>
    <w:p w14:paraId="00000052" w14:textId="77777777" w:rsidR="009956E8" w:rsidRPr="00D87563" w:rsidRDefault="009956E8"/>
    <w:p w14:paraId="00000053" w14:textId="77777777" w:rsidR="009956E8" w:rsidRPr="00D87563" w:rsidRDefault="00BC3E51">
      <w:pPr>
        <w:rPr>
          <w:b/>
        </w:rPr>
      </w:pPr>
      <w:r w:rsidRPr="00D87563">
        <w:rPr>
          <w:b/>
        </w:rPr>
        <w:t>References</w:t>
      </w:r>
    </w:p>
    <w:p w14:paraId="00000055" w14:textId="2989BFF7" w:rsidR="009956E8" w:rsidRDefault="009956E8">
      <w:pPr>
        <w:jc w:val="both"/>
        <w:rPr>
          <w:color w:val="4A86E8"/>
        </w:rPr>
      </w:pPr>
    </w:p>
    <w:p w14:paraId="04F769C1" w14:textId="77777777" w:rsidR="00045DBB" w:rsidRPr="00045DBB" w:rsidRDefault="00164694" w:rsidP="00045DBB">
      <w:pPr>
        <w:pStyle w:val="Bibliography"/>
      </w:pPr>
      <w:r>
        <w:rPr>
          <w:color w:val="4A86E8"/>
        </w:rPr>
        <w:fldChar w:fldCharType="begin"/>
      </w:r>
      <w:r>
        <w:rPr>
          <w:color w:val="4A86E8"/>
        </w:rPr>
        <w:instrText xml:space="preserve"> ADDIN ZOTERO_BIBL {"uncited":[],"omitted":[],"custom":[]} CSL_BIBLIOGRAPHY </w:instrText>
      </w:r>
      <w:r>
        <w:rPr>
          <w:color w:val="4A86E8"/>
        </w:rPr>
        <w:fldChar w:fldCharType="separate"/>
      </w:r>
      <w:r w:rsidR="00045DBB" w:rsidRPr="00045DBB">
        <w:t xml:space="preserve">Barnes, D. K. A., F. Galgani, R. C. Thompson, and M. Barlaz. 2009. Accumulation and fragmentation of plastic debris in global environments. Philos Trans R Soc Lond B Biol Sci </w:t>
      </w:r>
      <w:r w:rsidR="00045DBB" w:rsidRPr="00045DBB">
        <w:rPr>
          <w:b/>
          <w:bCs/>
        </w:rPr>
        <w:t>364</w:t>
      </w:r>
      <w:r w:rsidR="00045DBB" w:rsidRPr="00045DBB">
        <w:t>: 1985–1998. doi:10.1098/rstb.2008.0205</w:t>
      </w:r>
    </w:p>
    <w:p w14:paraId="22A0BB9A" w14:textId="77777777" w:rsidR="00045DBB" w:rsidRPr="00045DBB" w:rsidRDefault="00045DBB" w:rsidP="00045DBB">
      <w:pPr>
        <w:pStyle w:val="Bibliography"/>
      </w:pPr>
      <w:r w:rsidRPr="00045DBB">
        <w:t xml:space="preserve">Bendz, D., N. A. Paxéus, T. R. Ginn, and F. J. Loge. 2005. Occurrence and fate of pharmaceutically active compounds in the environment, a case study: Höje River in Sweden. Journal of Hazardous Materials </w:t>
      </w:r>
      <w:r w:rsidRPr="00045DBB">
        <w:rPr>
          <w:b/>
          <w:bCs/>
        </w:rPr>
        <w:t>122</w:t>
      </w:r>
      <w:r w:rsidRPr="00045DBB">
        <w:t>: 195–204. doi:10.1016/j.jhazmat.2005.03.012</w:t>
      </w:r>
    </w:p>
    <w:p w14:paraId="0B49B60D" w14:textId="77777777" w:rsidR="00045DBB" w:rsidRPr="00045DBB" w:rsidRDefault="00045DBB" w:rsidP="00045DBB">
      <w:pPr>
        <w:pStyle w:val="Bibliography"/>
      </w:pPr>
      <w:r w:rsidRPr="00045DBB">
        <w:t xml:space="preserve">Brodin, T., J. Fick, M. Jonsson, and J. Klaminder. 2013. Dilute Concentrations of a Psychiatric Drug Alter Behavior of Fish from Natural Populations. Science </w:t>
      </w:r>
      <w:r w:rsidRPr="00045DBB">
        <w:rPr>
          <w:b/>
          <w:bCs/>
        </w:rPr>
        <w:t>339</w:t>
      </w:r>
      <w:r w:rsidRPr="00045DBB">
        <w:t>: 814–815. doi:10.1126/science.1226850</w:t>
      </w:r>
    </w:p>
    <w:p w14:paraId="25D9BF8E" w14:textId="77777777" w:rsidR="00045DBB" w:rsidRPr="00045DBB" w:rsidRDefault="00045DBB" w:rsidP="00045DBB">
      <w:pPr>
        <w:pStyle w:val="Bibliography"/>
      </w:pPr>
      <w:r w:rsidRPr="00045DBB">
        <w:lastRenderedPageBreak/>
        <w:t xml:space="preserve">Camilleri, A. C., and T. Ozersky. 2019. Large variation in periphyton δ13C and δ15N values in the upper Great Lakes: Correlates and implications. Journal of Great Lakes Research </w:t>
      </w:r>
      <w:r w:rsidRPr="00045DBB">
        <w:rPr>
          <w:b/>
          <w:bCs/>
        </w:rPr>
        <w:t>45</w:t>
      </w:r>
      <w:r w:rsidRPr="00045DBB">
        <w:t>: 986–990. doi:10.1016/j.jglr.2019.06.003</w:t>
      </w:r>
    </w:p>
    <w:p w14:paraId="2D967238" w14:textId="77777777" w:rsidR="00045DBB" w:rsidRPr="00045DBB" w:rsidRDefault="00045DBB" w:rsidP="00045DBB">
      <w:pPr>
        <w:pStyle w:val="Bibliography"/>
      </w:pPr>
      <w:r w:rsidRPr="00045DBB">
        <w:t xml:space="preserve">Costanzo, S. D., M. J. O’Donohue, W. C. Dennison, N. R. Loneragan, and M. Thomas. 2001. A New Approach for Detecting and Mapping Sewage Impacts. Marine Pollution Bulletin </w:t>
      </w:r>
      <w:r w:rsidRPr="00045DBB">
        <w:rPr>
          <w:b/>
          <w:bCs/>
        </w:rPr>
        <w:t>42</w:t>
      </w:r>
      <w:r w:rsidRPr="00045DBB">
        <w:t>: 149–156. doi:10.1016/S0025-326X(00)00125-9</w:t>
      </w:r>
    </w:p>
    <w:p w14:paraId="7FA89AB1" w14:textId="77777777" w:rsidR="00045DBB" w:rsidRPr="00045DBB" w:rsidRDefault="00045DBB" w:rsidP="00045DBB">
      <w:pPr>
        <w:pStyle w:val="Bibliography"/>
      </w:pPr>
      <w:r w:rsidRPr="00045DBB">
        <w:t xml:space="preserve">Dalsgaard, J., M. St. John, G. Kattner, D. Müller-Navarra, and W. Hagen. 2003. Fatty acid trophic markers in the pelagic marine environment, p. 225–340. </w:t>
      </w:r>
      <w:r w:rsidRPr="00045DBB">
        <w:rPr>
          <w:i/>
          <w:iCs/>
        </w:rPr>
        <w:t>In</w:t>
      </w:r>
      <w:r w:rsidRPr="00045DBB">
        <w:t xml:space="preserve"> Advances in Marine Biology. Elsevier.</w:t>
      </w:r>
    </w:p>
    <w:p w14:paraId="02437C07" w14:textId="77777777" w:rsidR="00045DBB" w:rsidRPr="00045DBB" w:rsidRDefault="00045DBB" w:rsidP="00045DBB">
      <w:pPr>
        <w:pStyle w:val="Bibliography"/>
      </w:pPr>
      <w:r w:rsidRPr="00045DBB">
        <w:t xml:space="preserve">Edmondson, W. T. 1970. Phosphorus, Nitrogen, and Algae in Lake Washington after Diversion of Sewage. Science </w:t>
      </w:r>
      <w:r w:rsidRPr="00045DBB">
        <w:rPr>
          <w:b/>
          <w:bCs/>
        </w:rPr>
        <w:t>169</w:t>
      </w:r>
      <w:r w:rsidRPr="00045DBB">
        <w:t>: 690–691.</w:t>
      </w:r>
    </w:p>
    <w:p w14:paraId="71F9D89B" w14:textId="77777777" w:rsidR="00045DBB" w:rsidRPr="00045DBB" w:rsidRDefault="00045DBB" w:rsidP="00045DBB">
      <w:pPr>
        <w:pStyle w:val="Bibliography"/>
      </w:pPr>
      <w:r w:rsidRPr="00045DBB">
        <w:t xml:space="preserve">Gartner, A., P. Lavery, and A. J. Smit. 2002. Use of delta N-15 signatures of different functional forms of macroalgae and filter-feeders to reveal temporal and spatial patterns in sewage dispersal. Mar. Ecol.-Prog. Ser. </w:t>
      </w:r>
      <w:r w:rsidRPr="00045DBB">
        <w:rPr>
          <w:b/>
          <w:bCs/>
        </w:rPr>
        <w:t>235</w:t>
      </w:r>
      <w:r w:rsidRPr="00045DBB">
        <w:t>: 63–73. doi:10.3354/meps235063</w:t>
      </w:r>
    </w:p>
    <w:p w14:paraId="18F797C4" w14:textId="77777777" w:rsidR="00045DBB" w:rsidRPr="00045DBB" w:rsidRDefault="00045DBB" w:rsidP="00045DBB">
      <w:pPr>
        <w:pStyle w:val="Bibliography"/>
      </w:pPr>
      <w:r w:rsidRPr="00045DBB">
        <w:t xml:space="preserve">Green, D. S. 2016. Effects of microplastics on European flat oysters, Ostrea edulis and their associated benthic communities. Environmental Pollution </w:t>
      </w:r>
      <w:r w:rsidRPr="00045DBB">
        <w:rPr>
          <w:b/>
          <w:bCs/>
        </w:rPr>
        <w:t>216</w:t>
      </w:r>
      <w:r w:rsidRPr="00045DBB">
        <w:t>: 95–103. doi:10.1016/j.envpol.2016.05.043</w:t>
      </w:r>
    </w:p>
    <w:p w14:paraId="6D860282" w14:textId="77777777" w:rsidR="00045DBB" w:rsidRPr="00045DBB" w:rsidRDefault="00045DBB" w:rsidP="00045DBB">
      <w:pPr>
        <w:pStyle w:val="Bibliography"/>
      </w:pPr>
      <w:r w:rsidRPr="00045DBB">
        <w:t xml:space="preserve">Hall, R. I., P. R. Leavitt, R. Quinlan, A. S. Dixit, and J. P. Smol. 1999. Effects of agriculture, urbanization, and climate on water quality in the northern Great Plains. Limnology and Oceanography </w:t>
      </w:r>
      <w:r w:rsidRPr="00045DBB">
        <w:rPr>
          <w:b/>
          <w:bCs/>
        </w:rPr>
        <w:t>44</w:t>
      </w:r>
      <w:r w:rsidRPr="00045DBB">
        <w:t>: 739–756. doi:10.4319/lo.1999.44.3_part_2.0739</w:t>
      </w:r>
    </w:p>
    <w:p w14:paraId="491B19EE" w14:textId="77777777" w:rsidR="00045DBB" w:rsidRPr="00045DBB" w:rsidRDefault="00045DBB" w:rsidP="00045DBB">
      <w:pPr>
        <w:pStyle w:val="Bibliography"/>
      </w:pPr>
      <w:r w:rsidRPr="00045DBB">
        <w:t xml:space="preserve">Hampton, S. E., S. C. Fradkin, P. R. Leavitt, and E. E. Rosenberger. 2011. Disproportionate importance of nearshore habitat for the food web of a deep oligotrophic lake. Marine and Freshwater Research </w:t>
      </w:r>
      <w:r w:rsidRPr="00045DBB">
        <w:rPr>
          <w:b/>
          <w:bCs/>
        </w:rPr>
        <w:t>62</w:t>
      </w:r>
      <w:r w:rsidRPr="00045DBB">
        <w:t>: 350. doi:10.1071/MF10229</w:t>
      </w:r>
    </w:p>
    <w:p w14:paraId="2FBE9E19" w14:textId="77777777" w:rsidR="00045DBB" w:rsidRPr="00045DBB" w:rsidRDefault="00045DBB" w:rsidP="00045DBB">
      <w:pPr>
        <w:pStyle w:val="Bibliography"/>
      </w:pPr>
      <w:r w:rsidRPr="00045DBB">
        <w:lastRenderedPageBreak/>
        <w:t xml:space="preserve">Hampton, S. E., S. McGowan, T. Ozersky, and others. 2018. Recent ecological change in ancient lakes. Limnology and Oceanography </w:t>
      </w:r>
      <w:r w:rsidRPr="00045DBB">
        <w:rPr>
          <w:b/>
          <w:bCs/>
        </w:rPr>
        <w:t>63</w:t>
      </w:r>
      <w:r w:rsidRPr="00045DBB">
        <w:t>: 2277–2304. doi:10.1002/lno.10938</w:t>
      </w:r>
    </w:p>
    <w:p w14:paraId="3EC3E85E" w14:textId="77777777" w:rsidR="00045DBB" w:rsidRPr="00045DBB" w:rsidRDefault="00045DBB" w:rsidP="00045DBB">
      <w:pPr>
        <w:pStyle w:val="Bibliography"/>
      </w:pPr>
      <w:r w:rsidRPr="00045DBB">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sidRPr="00045DBB">
        <w:rPr>
          <w:b/>
          <w:bCs/>
        </w:rPr>
        <w:t>586</w:t>
      </w:r>
      <w:r w:rsidRPr="00045DBB">
        <w:t>: 127–141. doi:10.1016/j.scitotenv.2017.01.190</w:t>
      </w:r>
    </w:p>
    <w:p w14:paraId="7CB63C54" w14:textId="77777777" w:rsidR="00045DBB" w:rsidRPr="00045DBB" w:rsidRDefault="00045DBB" w:rsidP="00045DBB">
      <w:pPr>
        <w:pStyle w:val="Bibliography"/>
      </w:pPr>
      <w:r w:rsidRPr="00045DBB">
        <w:t xml:space="preserve">Jeppesen, E., M. Søndergaard, J. P. Jensen, and others. 2005. Lake responses to reduced nutrient loading – an analysis of contemporary long-term data from 35 case studies. Freshwater Biology </w:t>
      </w:r>
      <w:r w:rsidRPr="00045DBB">
        <w:rPr>
          <w:b/>
          <w:bCs/>
        </w:rPr>
        <w:t>50</w:t>
      </w:r>
      <w:r w:rsidRPr="00045DBB">
        <w:t>: 1747–1771. doi:10.1111/j.1365-2427.2005.01415.x</w:t>
      </w:r>
    </w:p>
    <w:p w14:paraId="76356F14" w14:textId="77777777" w:rsidR="00045DBB" w:rsidRPr="00045DBB" w:rsidRDefault="00045DBB" w:rsidP="00045DBB">
      <w:pPr>
        <w:pStyle w:val="Bibliography"/>
      </w:pPr>
      <w:r w:rsidRPr="00045DBB">
        <w:t>Kozhova, O. M., and L. R. Izmest’eva. 1998. Lake Baikal: Evolution and Biodiversity, Backhuys Publishers.</w:t>
      </w:r>
    </w:p>
    <w:p w14:paraId="7AF3492C" w14:textId="77777777" w:rsidR="00045DBB" w:rsidRPr="00045DBB" w:rsidRDefault="00045DBB" w:rsidP="00045DBB">
      <w:pPr>
        <w:pStyle w:val="Bibliography"/>
      </w:pPr>
      <w:r w:rsidRPr="00045DBB">
        <w:t xml:space="preserve">Kravtsova, L. S., L. A. Izhboldina, I. V. Khanaev, and others. 2014. Nearshore benthic blooms of filamentous green algae in Lake Baikal. Journal of Great Lakes Research </w:t>
      </w:r>
      <w:r w:rsidRPr="00045DBB">
        <w:rPr>
          <w:b/>
          <w:bCs/>
        </w:rPr>
        <w:t>40</w:t>
      </w:r>
      <w:r w:rsidRPr="00045DBB">
        <w:t>: 441–448. doi:10.1016/j.jglr.2014.02.019</w:t>
      </w:r>
    </w:p>
    <w:p w14:paraId="624B2760" w14:textId="77777777" w:rsidR="00045DBB" w:rsidRPr="00045DBB" w:rsidRDefault="00045DBB" w:rsidP="00045DBB">
      <w:pPr>
        <w:pStyle w:val="Bibliography"/>
      </w:pPr>
      <w:r w:rsidRPr="00045DBB">
        <w:t xml:space="preserve">Lapointe, B. E., L. W. Herren, D. D. Debortoli, and M. A. Vogel. 2015. Evidence of sewage-driven eutrophication and harmful algal blooms in Florida’s Indian River Lagoon. Harmful Algae </w:t>
      </w:r>
      <w:r w:rsidRPr="00045DBB">
        <w:rPr>
          <w:b/>
          <w:bCs/>
        </w:rPr>
        <w:t>43</w:t>
      </w:r>
      <w:r w:rsidRPr="00045DBB">
        <w:t>: 82–102. doi:10.1016/j.hal.2015.01.004</w:t>
      </w:r>
    </w:p>
    <w:p w14:paraId="78327A98" w14:textId="77777777" w:rsidR="00045DBB" w:rsidRPr="00045DBB" w:rsidRDefault="00045DBB" w:rsidP="00045DBB">
      <w:pPr>
        <w:pStyle w:val="Bibliography"/>
      </w:pPr>
      <w:r w:rsidRPr="00045DBB">
        <w:t xml:space="preserve">Meyer, M. F., S. G. Labou, A. N. Cramer, M. R. Brousil, and B. T. Luff. 2020. The global lake area, climate, and population dataset. Scientific Data </w:t>
      </w:r>
      <w:r w:rsidRPr="00045DBB">
        <w:rPr>
          <w:b/>
          <w:bCs/>
        </w:rPr>
        <w:t>7</w:t>
      </w:r>
      <w:r w:rsidRPr="00045DBB">
        <w:t>: 174. doi:10.1038/s41597-020-0517-4</w:t>
      </w:r>
    </w:p>
    <w:p w14:paraId="43960890" w14:textId="77777777" w:rsidR="00045DBB" w:rsidRPr="00045DBB" w:rsidRDefault="00045DBB" w:rsidP="00045DBB">
      <w:pPr>
        <w:pStyle w:val="Bibliography"/>
      </w:pPr>
      <w:r w:rsidRPr="00045DBB">
        <w:t xml:space="preserve">Meyer, M. F., S. M. Powers, and S. E. Hampton. 2019. An Evidence Synthesis of Pharmaceuticals and Personal Care Products (PPCPs) in the Environment: Imbalances among Compounds, </w:t>
      </w:r>
      <w:r w:rsidRPr="00045DBB">
        <w:lastRenderedPageBreak/>
        <w:t xml:space="preserve">Sewage Treatment Techniques, and Ecosystem Types. Environ. Sci. Technol. </w:t>
      </w:r>
      <w:r w:rsidRPr="00045DBB">
        <w:rPr>
          <w:b/>
          <w:bCs/>
        </w:rPr>
        <w:t>53</w:t>
      </w:r>
      <w:r w:rsidRPr="00045DBB">
        <w:t>: 12961–12973. doi:10.1021/acs.est.9b02966</w:t>
      </w:r>
    </w:p>
    <w:p w14:paraId="6DD35327" w14:textId="77777777" w:rsidR="00045DBB" w:rsidRPr="00045DBB" w:rsidRDefault="00045DBB" w:rsidP="00045DBB">
      <w:pPr>
        <w:pStyle w:val="Bibliography"/>
      </w:pPr>
      <w:r w:rsidRPr="00045DBB">
        <w:t xml:space="preserve">Moore, J. W., D. E. Schindler, M. D. Scheuerell, D. Smith, and J. Frodge. 2003. Lake eutrophication at the urban fringe, Seattle region, USA. AMBIO: A Journal of the Human Environment </w:t>
      </w:r>
      <w:r w:rsidRPr="00045DBB">
        <w:rPr>
          <w:b/>
          <w:bCs/>
        </w:rPr>
        <w:t>32</w:t>
      </w:r>
      <w:r w:rsidRPr="00045DBB">
        <w:t>: 13–18.</w:t>
      </w:r>
    </w:p>
    <w:p w14:paraId="5F29ED03" w14:textId="77777777" w:rsidR="00045DBB" w:rsidRPr="00045DBB" w:rsidRDefault="00045DBB" w:rsidP="00045DBB">
      <w:pPr>
        <w:pStyle w:val="Bibliography"/>
      </w:pPr>
      <w:r w:rsidRPr="00045DBB">
        <w:t xml:space="preserve">O’Donnell, D. R., P. Wilburn, E. A. Silow, L. Y. Yampolsky, and E. Litchman. 2017. Nitrogen and phosphorus colimitation of phytoplankton in Lake Baikal: Insights from a spatial survey and nutrient enrichment experiments. Limnology and Oceanography </w:t>
      </w:r>
      <w:r w:rsidRPr="00045DBB">
        <w:rPr>
          <w:b/>
          <w:bCs/>
        </w:rPr>
        <w:t>62</w:t>
      </w:r>
      <w:r w:rsidRPr="00045DBB">
        <w:t>: 1383–1392. doi:10.1002/lno.10505</w:t>
      </w:r>
    </w:p>
    <w:p w14:paraId="66767104" w14:textId="77777777" w:rsidR="00045DBB" w:rsidRPr="00045DBB" w:rsidRDefault="00045DBB" w:rsidP="00045DBB">
      <w:pPr>
        <w:pStyle w:val="Bibliography"/>
      </w:pPr>
      <w:r w:rsidRPr="00045DBB">
        <w:t xml:space="preserve">Powers, S. M., T. W. Bruulsema, T. P. Burt, and others. 2016. Long-term accumulation and transport of anthropogenic phosphorus in three river basins. Nature Geoscience </w:t>
      </w:r>
      <w:r w:rsidRPr="00045DBB">
        <w:rPr>
          <w:b/>
          <w:bCs/>
        </w:rPr>
        <w:t>9</w:t>
      </w:r>
      <w:r w:rsidRPr="00045DBB">
        <w:t>: 353–356. doi:10.1038/ngeo2693</w:t>
      </w:r>
    </w:p>
    <w:p w14:paraId="68DA99FE" w14:textId="77777777" w:rsidR="00045DBB" w:rsidRPr="00045DBB" w:rsidRDefault="00045DBB" w:rsidP="00045DBB">
      <w:pPr>
        <w:pStyle w:val="Bibliography"/>
      </w:pPr>
      <w:r w:rsidRPr="00045DBB">
        <w:t xml:space="preserve">Richmond, E. K., M. R. Grace, J. J. Kelly, A. J. Reisinger, E. J. Rosi, and D. M. Walters. 2017. Pharmaceuticals and personal care products (PPCPs) are ecological disrupting compounds (EcoDC). Elem Sci Anth </w:t>
      </w:r>
      <w:r w:rsidRPr="00045DBB">
        <w:rPr>
          <w:b/>
          <w:bCs/>
        </w:rPr>
        <w:t>5</w:t>
      </w:r>
      <w:r w:rsidRPr="00045DBB">
        <w:t>: 66. doi:10.1525/elementa.252</w:t>
      </w:r>
    </w:p>
    <w:p w14:paraId="25528290" w14:textId="77777777" w:rsidR="00045DBB" w:rsidRPr="00045DBB" w:rsidRDefault="00045DBB" w:rsidP="00045DBB">
      <w:pPr>
        <w:pStyle w:val="Bibliography"/>
      </w:pPr>
      <w:r w:rsidRPr="00045DBB">
        <w:t xml:space="preserve">Richmond, E. K., E. J. Rosi, D. M. Walters, J. Fick, S. K. Hamilton, T. Brodin, A. Sundelin, and M. R. Grace. 2018. A diverse suite of pharmaceuticals contaminates stream and riparian food webs. Nature Communications </w:t>
      </w:r>
      <w:r w:rsidRPr="00045DBB">
        <w:rPr>
          <w:b/>
          <w:bCs/>
        </w:rPr>
        <w:t>9</w:t>
      </w:r>
      <w:r w:rsidRPr="00045DBB">
        <w:t>: 4491. doi:10.1038/s41467-018-06822-w</w:t>
      </w:r>
    </w:p>
    <w:p w14:paraId="69678741" w14:textId="77777777" w:rsidR="00045DBB" w:rsidRPr="00045DBB" w:rsidRDefault="00045DBB" w:rsidP="00045DBB">
      <w:pPr>
        <w:pStyle w:val="Bibliography"/>
      </w:pPr>
      <w:r w:rsidRPr="00045DBB">
        <w:t xml:space="preserve">Romera-Castillo, C., M. Pinto, T. M. Langer, X. A. Álvarez-Salgado, and G. J. Herndl. 2018. Dissolved organic carbon leaching from plastics stimulates microbial activity in the ocean. Nat Commun </w:t>
      </w:r>
      <w:r w:rsidRPr="00045DBB">
        <w:rPr>
          <w:b/>
          <w:bCs/>
        </w:rPr>
        <w:t>9</w:t>
      </w:r>
      <w:r w:rsidRPr="00045DBB">
        <w:t>: 1–7. doi:10.1038/s41467-018-03798-5</w:t>
      </w:r>
    </w:p>
    <w:p w14:paraId="43BCCA9D" w14:textId="77777777" w:rsidR="00045DBB" w:rsidRPr="00045DBB" w:rsidRDefault="00045DBB" w:rsidP="00045DBB">
      <w:pPr>
        <w:pStyle w:val="Bibliography"/>
      </w:pPr>
      <w:r w:rsidRPr="00045DBB">
        <w:lastRenderedPageBreak/>
        <w:t xml:space="preserve">Rosenberger, E. E., S. E. Hampton, S. C. Fradkin, and B. P. Kennedy. 2008. Effects of shoreline development on the nearshore environment in large deep oligotrophic lakes. Freshwater Biology </w:t>
      </w:r>
      <w:r w:rsidRPr="00045DBB">
        <w:rPr>
          <w:b/>
          <w:bCs/>
        </w:rPr>
        <w:t>53</w:t>
      </w:r>
      <w:r w:rsidRPr="00045DBB">
        <w:t>: 1673–1691. doi:10.1111/j.1365-2427.2008.01990.x</w:t>
      </w:r>
    </w:p>
    <w:p w14:paraId="3CB5C87F" w14:textId="77777777" w:rsidR="00045DBB" w:rsidRPr="00045DBB" w:rsidRDefault="00045DBB" w:rsidP="00045DBB">
      <w:pPr>
        <w:pStyle w:val="Bibliography"/>
      </w:pPr>
      <w:r w:rsidRPr="00045DBB">
        <w:t xml:space="preserve">Rosi-Marshall, E. J., and T. V. Royer. 2012. Pharmaceutical Compounds and Ecosystem Function: An Emerging Research Challenge for Aquatic Ecologists. Ecosystems </w:t>
      </w:r>
      <w:r w:rsidRPr="00045DBB">
        <w:rPr>
          <w:b/>
          <w:bCs/>
        </w:rPr>
        <w:t>15</w:t>
      </w:r>
      <w:r w:rsidRPr="00045DBB">
        <w:t>: 867–880. doi:10.1007/s10021-012-9553-z</w:t>
      </w:r>
    </w:p>
    <w:p w14:paraId="24D97359" w14:textId="77777777" w:rsidR="00045DBB" w:rsidRPr="00045DBB" w:rsidRDefault="00045DBB" w:rsidP="00045DBB">
      <w:pPr>
        <w:pStyle w:val="Bibliography"/>
      </w:pPr>
      <w:r w:rsidRPr="00045DBB">
        <w:t xml:space="preserve">Sargent, J. R., and S. Falk-Petersen. 1988. The lipid biochemistry of calanoid copepods. Hydrobiologia </w:t>
      </w:r>
      <w:r w:rsidRPr="00045DBB">
        <w:rPr>
          <w:b/>
          <w:bCs/>
        </w:rPr>
        <w:t>167–168</w:t>
      </w:r>
      <w:r w:rsidRPr="00045DBB">
        <w:t>: 101–114. doi:10.1007/BF00026297</w:t>
      </w:r>
    </w:p>
    <w:p w14:paraId="452AF48C" w14:textId="77777777" w:rsidR="00045DBB" w:rsidRPr="00045DBB" w:rsidRDefault="00045DBB" w:rsidP="00045DBB">
      <w:pPr>
        <w:pStyle w:val="Bibliography"/>
      </w:pPr>
      <w:r w:rsidRPr="00045DBB">
        <w:t xml:space="preserve">Setälä, O., V. Fleming-Lehtinen, and M. Lehtiniemi. 2014. Ingestion and transfer of microplastics in the planktonic food web. Environmental Pollution </w:t>
      </w:r>
      <w:r w:rsidRPr="00045DBB">
        <w:rPr>
          <w:b/>
          <w:bCs/>
        </w:rPr>
        <w:t>185</w:t>
      </w:r>
      <w:r w:rsidRPr="00045DBB">
        <w:t>: 77–83. doi:10.1016/j.envpol.2013.10.013</w:t>
      </w:r>
    </w:p>
    <w:p w14:paraId="1BF4892F" w14:textId="77777777" w:rsidR="00045DBB" w:rsidRPr="00045DBB" w:rsidRDefault="00045DBB" w:rsidP="00045DBB">
      <w:pPr>
        <w:pStyle w:val="Bibliography"/>
      </w:pPr>
      <w:r w:rsidRPr="00045DBB">
        <w:t xml:space="preserve">Taipale, S., U. Strandberg, E. Peltomaa, A. W. E. Galloway, A. Ojala, and M. T. Brett. 2013. Fatty acid composition as biomarkers of freshwater microalgae: analysis of 37 strains of microalgae in 22 genera and in seven classes. Aquatic Microbial Ecology </w:t>
      </w:r>
      <w:r w:rsidRPr="00045DBB">
        <w:rPr>
          <w:b/>
          <w:bCs/>
        </w:rPr>
        <w:t>71</w:t>
      </w:r>
      <w:r w:rsidRPr="00045DBB">
        <w:t>: 165–178. doi:10.3354/ame01671</w:t>
      </w:r>
    </w:p>
    <w:p w14:paraId="0F3FA040" w14:textId="77777777" w:rsidR="00045DBB" w:rsidRPr="00045DBB" w:rsidRDefault="00045DBB" w:rsidP="00045DBB">
      <w:pPr>
        <w:pStyle w:val="Bibliography"/>
      </w:pPr>
      <w:r w:rsidRPr="00045DBB">
        <w:t>Timoshkin, O. A., M. V. Moore, N. N. Kulikova, and others. 2018. Groundwater contamination by sewage causes benthic algal outbreaks in the littoral zone of Lake Baikal (East Siberia). Journal of Great Lakes Research. doi:10.1016/j.jglr.2018.01.008</w:t>
      </w:r>
    </w:p>
    <w:p w14:paraId="16F3785E" w14:textId="77777777" w:rsidR="00045DBB" w:rsidRPr="00045DBB" w:rsidRDefault="00045DBB" w:rsidP="00045DBB">
      <w:pPr>
        <w:pStyle w:val="Bibliography"/>
      </w:pPr>
      <w:r w:rsidRPr="00045DBB">
        <w:t xml:space="preserve">Timoshkin, O. A., D. P. Samsonov, M. Yamamuro, and others. 2016. Rapid ecological change in the coastal zone of Lake Baikal (East Siberia): Is the site of the world’s greatest freshwater biodiversity in danger? Journal of Great Lakes Research </w:t>
      </w:r>
      <w:r w:rsidRPr="00045DBB">
        <w:rPr>
          <w:b/>
          <w:bCs/>
        </w:rPr>
        <w:t>42</w:t>
      </w:r>
      <w:r w:rsidRPr="00045DBB">
        <w:t>: 487–497. doi:10.1016/j.jglr.2016.02.011</w:t>
      </w:r>
    </w:p>
    <w:p w14:paraId="155D5BB5" w14:textId="77777777" w:rsidR="00045DBB" w:rsidRPr="00045DBB" w:rsidRDefault="00045DBB" w:rsidP="00045DBB">
      <w:pPr>
        <w:pStyle w:val="Bibliography"/>
      </w:pPr>
      <w:r w:rsidRPr="00045DBB">
        <w:lastRenderedPageBreak/>
        <w:t xml:space="preserve">Tong, Y., M. Wang, J. Peñuelas, and others. 2020. Improvement in municipal wastewater treatment alters lake nitrogen to phosphorus ratios in populated regions. Proc Natl Acad Sci USA </w:t>
      </w:r>
      <w:r w:rsidRPr="00045DBB">
        <w:rPr>
          <w:b/>
          <w:bCs/>
        </w:rPr>
        <w:t>117</w:t>
      </w:r>
      <w:r w:rsidRPr="00045DBB">
        <w:t>: 11566–11572. doi:10.1073/pnas.1920759117</w:t>
      </w:r>
    </w:p>
    <w:p w14:paraId="3993F304" w14:textId="77777777" w:rsidR="00045DBB" w:rsidRPr="00045DBB" w:rsidRDefault="00045DBB" w:rsidP="00045DBB">
      <w:pPr>
        <w:pStyle w:val="Bibliography"/>
      </w:pPr>
      <w:r w:rsidRPr="00045DBB">
        <w:t xml:space="preserve">Turetsky, M. R., R. K. Wieder, C. J. Williams, and D. H. Vitt. 2000. Organic matter accumulation, peat chemistry, and permafrost melting in peatlands of boreal Alberta. Écoscience </w:t>
      </w:r>
      <w:r w:rsidRPr="00045DBB">
        <w:rPr>
          <w:b/>
          <w:bCs/>
        </w:rPr>
        <w:t>7</w:t>
      </w:r>
      <w:r w:rsidRPr="00045DBB">
        <w:t>: 115–122. doi:10.1080/11956860.2000.11682608</w:t>
      </w:r>
    </w:p>
    <w:p w14:paraId="7BDEA622" w14:textId="77777777" w:rsidR="00045DBB" w:rsidRPr="00045DBB" w:rsidRDefault="00045DBB" w:rsidP="00045DBB">
      <w:pPr>
        <w:pStyle w:val="Bibliography"/>
      </w:pPr>
      <w:r w:rsidRPr="00045DBB">
        <w:t xml:space="preserve">Vendel, A. L., F. Bessa, V. E. N. Alves, A. L. A. Amorim, J. Patrício, and A. R. T. Palma. 2017. Widespread microplastic ingestion by fish assemblages in tropical estuaries subjected to anthropogenic pressures. Marine Pollution Bulletin </w:t>
      </w:r>
      <w:r w:rsidRPr="00045DBB">
        <w:rPr>
          <w:b/>
          <w:bCs/>
        </w:rPr>
        <w:t>117</w:t>
      </w:r>
      <w:r w:rsidRPr="00045DBB">
        <w:t>: 448–455. doi:10.1016/j.marpolbul.2017.01.081</w:t>
      </w:r>
    </w:p>
    <w:p w14:paraId="279863B5" w14:textId="77777777" w:rsidR="00045DBB" w:rsidRPr="00045DBB" w:rsidRDefault="00045DBB" w:rsidP="00045DBB">
      <w:pPr>
        <w:pStyle w:val="Bibliography"/>
      </w:pPr>
      <w:r w:rsidRPr="00045DBB">
        <w:t xml:space="preserve">Volkova, E. A., N. A. Bondarenko, and O. A. Timoshkin. 2018. Morphotaxonomy, distribution and abundance of </w:t>
      </w:r>
      <w:r w:rsidRPr="00045DBB">
        <w:rPr>
          <w:i/>
          <w:iCs/>
        </w:rPr>
        <w:t>Spirogyra</w:t>
      </w:r>
      <w:r w:rsidRPr="00045DBB">
        <w:t xml:space="preserve"> (Zygnematophyceae, Charophyta) in Lake Baikal, East Siberia. Phycologia </w:t>
      </w:r>
      <w:r w:rsidRPr="00045DBB">
        <w:rPr>
          <w:b/>
          <w:bCs/>
        </w:rPr>
        <w:t>57</w:t>
      </w:r>
      <w:r w:rsidRPr="00045DBB">
        <w:t>: 298–308. doi:10.2216/17-69.1</w:t>
      </w:r>
    </w:p>
    <w:p w14:paraId="1C35EC40" w14:textId="77777777" w:rsidR="00045DBB" w:rsidRPr="00045DBB" w:rsidRDefault="00045DBB" w:rsidP="00045DBB">
      <w:pPr>
        <w:pStyle w:val="Bibliography"/>
      </w:pPr>
      <w:r w:rsidRPr="00045DBB">
        <w:t xml:space="preserve">Wickham, H. 2014. Tidy Data. Journal of Statistical Software </w:t>
      </w:r>
      <w:r w:rsidRPr="00045DBB">
        <w:rPr>
          <w:b/>
          <w:bCs/>
        </w:rPr>
        <w:t>59</w:t>
      </w:r>
      <w:r w:rsidRPr="00045DBB">
        <w:t>: 1–23. doi:10.18637/jss.v059.i10</w:t>
      </w:r>
    </w:p>
    <w:p w14:paraId="5BB51064" w14:textId="77777777" w:rsidR="00045DBB" w:rsidRPr="00045DBB" w:rsidRDefault="00045DBB" w:rsidP="00045DBB">
      <w:pPr>
        <w:pStyle w:val="Bibliography"/>
      </w:pPr>
      <w:r w:rsidRPr="00045DBB">
        <w:t xml:space="preserve">Yoshida, T., T. Sekino, M. Genkai-Kato, and others. 2003. Seasonal dynamics of primary production in the pelagic zone of southern Lake Baikal. Limnology </w:t>
      </w:r>
      <w:r w:rsidRPr="00045DBB">
        <w:rPr>
          <w:b/>
          <w:bCs/>
        </w:rPr>
        <w:t>4</w:t>
      </w:r>
      <w:r w:rsidRPr="00045DBB">
        <w:t>: 53–62. doi:10.1007/s10201-002-0089-3</w:t>
      </w:r>
    </w:p>
    <w:p w14:paraId="4C42AE8F" w14:textId="77777777" w:rsidR="00045DBB" w:rsidRPr="00045DBB" w:rsidRDefault="00045DBB" w:rsidP="00045DBB">
      <w:pPr>
        <w:pStyle w:val="Bibliography"/>
      </w:pPr>
      <w:r w:rsidRPr="00045DBB">
        <w:t>2016a. Methods for determination of nitrogen-containing matters (with corrections) (Методы определения азотсодержащих веществ (с Поправками)).</w:t>
      </w:r>
    </w:p>
    <w:p w14:paraId="352F82CF" w14:textId="77777777" w:rsidR="00045DBB" w:rsidRPr="00045DBB" w:rsidRDefault="00045DBB" w:rsidP="00045DBB">
      <w:pPr>
        <w:pStyle w:val="Bibliography"/>
      </w:pPr>
      <w:r w:rsidRPr="00045DBB">
        <w:t>2016b. Methods for determination of phosphorus-containing matters (with corrections) (Методы определения фосфорсодержащих веществ).</w:t>
      </w:r>
    </w:p>
    <w:p w14:paraId="7ABA1763" w14:textId="77777777" w:rsidR="00045DBB" w:rsidRPr="00045DBB" w:rsidRDefault="00045DBB" w:rsidP="00045DBB">
      <w:pPr>
        <w:pStyle w:val="Bibliography"/>
      </w:pPr>
      <w:r w:rsidRPr="00045DBB">
        <w:t xml:space="preserve">2017. Nitrate concentration in waters: Photometric methods with Giress reagent following stabilization in a cadmium reducer (Массовая концентрация нитратного азота в водах: </w:t>
      </w:r>
      <w:r w:rsidRPr="00045DBB">
        <w:lastRenderedPageBreak/>
        <w:t>Методика измерений фотометрическим методом с реактивом Грисса после восстановления в камиевом редукторе).</w:t>
      </w:r>
    </w:p>
    <w:p w14:paraId="24962C44" w14:textId="50202926"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00000056" w14:textId="77777777" w:rsidR="009956E8" w:rsidRPr="00D87563" w:rsidRDefault="00BC3E51">
      <w:pPr>
        <w:rPr>
          <w:b/>
        </w:rPr>
      </w:pPr>
      <w:r w:rsidRPr="00D87563">
        <w:rPr>
          <w:b/>
        </w:rPr>
        <w:t>Acknowledgements</w:t>
      </w:r>
    </w:p>
    <w:p w14:paraId="00000057" w14:textId="38404F19" w:rsidR="009956E8" w:rsidRPr="00D87563" w:rsidRDefault="009956E8"/>
    <w:p w14:paraId="0000005E" w14:textId="2425F7F0" w:rsidR="009956E8" w:rsidRPr="00D87563" w:rsidRDefault="00FB2C2B" w:rsidP="00FB2C2B">
      <w:pPr>
        <w:rPr>
          <w:color w:val="4A86E8"/>
        </w:rPr>
      </w:pPr>
      <w:r>
        <w:t xml:space="preserve">We would like to thank the faculty, students, staff, and mariners of the Irkutsk State University’s Biological Research Institute </w:t>
      </w:r>
      <w:proofErr w:type="spellStart"/>
      <w:r>
        <w:t>Biostation</w:t>
      </w:r>
      <w:proofErr w:type="spellEnd"/>
      <w:r>
        <w:t xml:space="preserve"> for their expert field, taxonomic, and laboratory support; Marianne Moore and Bart De </w:t>
      </w:r>
      <w:proofErr w:type="spellStart"/>
      <w:r>
        <w:t>Stasio</w:t>
      </w:r>
      <w:proofErr w:type="spellEnd"/>
      <w:r>
        <w:t xml:space="preserve"> for helpful advice; the researchers and students of the Siberian Branch of the Russian Academy of Sciences Limnological Institute for expert taxonomic and logistical assistance.</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headerReference w:type="even" r:id="rId9"/>
          <w:headerReference w:type="default" r:id="rId10"/>
          <w:footerReference w:type="even" r:id="rId11"/>
          <w:footerReference w:type="default" r:id="rId12"/>
          <w:headerReference w:type="first" r:id="rId13"/>
          <w:pgSz w:w="12240" w:h="15840"/>
          <w:pgMar w:top="1440" w:right="1440" w:bottom="1440" w:left="1170" w:header="720" w:footer="720" w:gutter="0"/>
          <w:pgNumType w:start="1"/>
          <w:cols w:space="720"/>
        </w:sectPr>
      </w:pPr>
    </w:p>
    <w:p w14:paraId="00000061" w14:textId="483A53BB" w:rsidR="009956E8" w:rsidRPr="00D87563" w:rsidRDefault="00E11F1F">
      <w:r w:rsidRPr="00D87563">
        <w:rPr>
          <w:noProof/>
        </w:rPr>
        <w:lastRenderedPageBreak/>
        <w:drawing>
          <wp:inline distT="0" distB="0" distL="0" distR="0" wp14:anchorId="00AAFF6F" wp14:editId="10CA6510">
            <wp:extent cx="8229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kal_map_data_pap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4114800"/>
                    </a:xfrm>
                    <a:prstGeom prst="rect">
                      <a:avLst/>
                    </a:prstGeom>
                  </pic:spPr>
                </pic:pic>
              </a:graphicData>
            </a:graphic>
          </wp:inline>
        </w:drawing>
      </w:r>
    </w:p>
    <w:p w14:paraId="00000062" w14:textId="77777777" w:rsidR="009956E8" w:rsidRPr="00D87563" w:rsidRDefault="009956E8"/>
    <w:p w14:paraId="2ED7F50B" w14:textId="7C722B00" w:rsidR="00B10381" w:rsidRDefault="004B0121">
      <w:r w:rsidRPr="00D87563">
        <w:t xml:space="preserve">Figure 1: </w:t>
      </w:r>
      <w:r w:rsidR="00E11F1F" w:rsidRPr="00D87563">
        <w:t xml:space="preserve">Map of all sampling locations with sites labeled with 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 xml:space="preserve">Littoral sampling locations were all 8.9-20.75 m from shore and at a depth approximately of 0.75 m, whereas pelagic sites were approximately 2-5 km from shore and ranged in depth from 900 to 1300 m. </w:t>
      </w:r>
    </w:p>
    <w:p w14:paraId="42E8910B" w14:textId="77777777" w:rsidR="00B10381" w:rsidRDefault="00B10381">
      <w:r>
        <w:br w:type="page"/>
      </w:r>
    </w:p>
    <w:p w14:paraId="23D6A484" w14:textId="77777777" w:rsidR="00B10381" w:rsidRPr="00D87563" w:rsidRDefault="00B10381"/>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80"/>
        <w:gridCol w:w="880"/>
        <w:gridCol w:w="863"/>
        <w:gridCol w:w="1582"/>
      </w:tblGrid>
      <w:tr w:rsidR="00B10381" w14:paraId="741FBC3D" w14:textId="77777777" w:rsidTr="001C3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06C3"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22D46"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FA662"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EA9CF"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r>
      <w:tr w:rsidR="00B10381" w14:paraId="439871A7" w14:textId="77777777" w:rsidTr="001C34C6">
        <w:tc>
          <w:tcPr>
            <w:tcW w:w="0" w:type="auto"/>
            <w:tcBorders>
              <w:top w:val="single" w:sz="8" w:space="0" w:color="000000"/>
              <w:left w:val="single" w:sz="8" w:space="0" w:color="000000"/>
            </w:tcBorders>
            <w:tcMar>
              <w:top w:w="100" w:type="dxa"/>
              <w:left w:w="100" w:type="dxa"/>
              <w:bottom w:w="100" w:type="dxa"/>
              <w:right w:w="100" w:type="dxa"/>
            </w:tcMar>
          </w:tcPr>
          <w:p w14:paraId="00856188"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17FB4B24"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1E7E686B"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27882A8"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r>
      <w:tr w:rsidR="00B10381" w14:paraId="3A55552F" w14:textId="77777777" w:rsidTr="001C34C6">
        <w:tc>
          <w:tcPr>
            <w:tcW w:w="0" w:type="auto"/>
            <w:tcBorders>
              <w:left w:val="single" w:sz="8" w:space="0" w:color="000000"/>
            </w:tcBorders>
            <w:tcMar>
              <w:top w:w="100" w:type="dxa"/>
              <w:left w:w="100" w:type="dxa"/>
              <w:bottom w:w="100" w:type="dxa"/>
              <w:right w:w="100" w:type="dxa"/>
            </w:tcMar>
          </w:tcPr>
          <w:p w14:paraId="4A4CDDEC"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01EA80CD"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1C5BF8B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0F6044F8"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r>
      <w:tr w:rsidR="00B10381" w14:paraId="32CB1B9E" w14:textId="77777777" w:rsidTr="001C34C6">
        <w:tc>
          <w:tcPr>
            <w:tcW w:w="0" w:type="auto"/>
            <w:tcBorders>
              <w:left w:val="single" w:sz="8" w:space="0" w:color="000000"/>
            </w:tcBorders>
            <w:tcMar>
              <w:top w:w="100" w:type="dxa"/>
              <w:left w:w="100" w:type="dxa"/>
              <w:bottom w:w="100" w:type="dxa"/>
              <w:right w:w="100" w:type="dxa"/>
            </w:tcMar>
          </w:tcPr>
          <w:p w14:paraId="76B1CD67"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1E21E6C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59E10D2"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6BF7FD3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r>
      <w:tr w:rsidR="00B10381" w14:paraId="603B9053" w14:textId="77777777" w:rsidTr="001C34C6">
        <w:tc>
          <w:tcPr>
            <w:tcW w:w="0" w:type="auto"/>
            <w:tcBorders>
              <w:left w:val="single" w:sz="8" w:space="0" w:color="000000"/>
            </w:tcBorders>
            <w:tcMar>
              <w:top w:w="100" w:type="dxa"/>
              <w:left w:w="100" w:type="dxa"/>
              <w:bottom w:w="100" w:type="dxa"/>
              <w:right w:w="100" w:type="dxa"/>
            </w:tcMar>
          </w:tcPr>
          <w:p w14:paraId="34EF40E2"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5998F8B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5C8968EE"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E8B4901"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r>
      <w:tr w:rsidR="00B10381" w14:paraId="299D65C2" w14:textId="77777777" w:rsidTr="001C34C6">
        <w:tc>
          <w:tcPr>
            <w:tcW w:w="0" w:type="auto"/>
            <w:tcBorders>
              <w:left w:val="single" w:sz="8" w:space="0" w:color="000000"/>
            </w:tcBorders>
            <w:tcMar>
              <w:top w:w="100" w:type="dxa"/>
              <w:left w:w="100" w:type="dxa"/>
              <w:bottom w:w="100" w:type="dxa"/>
              <w:right w:w="100" w:type="dxa"/>
            </w:tcMar>
          </w:tcPr>
          <w:p w14:paraId="681CA467"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2DDC04F8"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6CB77A1A"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55D439BF"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r>
      <w:tr w:rsidR="00B10381" w14:paraId="5893DB6D" w14:textId="77777777" w:rsidTr="001C34C6">
        <w:tc>
          <w:tcPr>
            <w:tcW w:w="0" w:type="auto"/>
            <w:tcBorders>
              <w:left w:val="single" w:sz="8" w:space="0" w:color="000000"/>
            </w:tcBorders>
            <w:tcMar>
              <w:top w:w="100" w:type="dxa"/>
              <w:left w:w="100" w:type="dxa"/>
              <w:bottom w:w="100" w:type="dxa"/>
              <w:right w:w="100" w:type="dxa"/>
            </w:tcMar>
          </w:tcPr>
          <w:p w14:paraId="16558A7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6AAC9EAF"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7B50A205"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5F64A315"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r>
      <w:tr w:rsidR="00B10381" w14:paraId="6C829B7F" w14:textId="77777777" w:rsidTr="001C34C6">
        <w:tc>
          <w:tcPr>
            <w:tcW w:w="0" w:type="auto"/>
            <w:tcBorders>
              <w:left w:val="single" w:sz="8" w:space="0" w:color="000000"/>
            </w:tcBorders>
            <w:tcMar>
              <w:top w:w="100" w:type="dxa"/>
              <w:left w:w="100" w:type="dxa"/>
              <w:bottom w:w="100" w:type="dxa"/>
              <w:right w:w="100" w:type="dxa"/>
            </w:tcMar>
          </w:tcPr>
          <w:p w14:paraId="3B55D75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6731F56C"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02A11684"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78E9771A"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B10381" w14:paraId="329BBF6D" w14:textId="77777777" w:rsidTr="001C34C6">
        <w:tc>
          <w:tcPr>
            <w:tcW w:w="0" w:type="auto"/>
            <w:tcBorders>
              <w:left w:val="single" w:sz="8" w:space="0" w:color="000000"/>
            </w:tcBorders>
            <w:tcMar>
              <w:top w:w="100" w:type="dxa"/>
              <w:left w:w="100" w:type="dxa"/>
              <w:bottom w:w="100" w:type="dxa"/>
              <w:right w:w="100" w:type="dxa"/>
            </w:tcMar>
          </w:tcPr>
          <w:p w14:paraId="69943C1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76D1256D"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5095AADA"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8C84889"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r>
      <w:tr w:rsidR="00B10381" w14:paraId="4E77290D" w14:textId="77777777" w:rsidTr="001C34C6">
        <w:tc>
          <w:tcPr>
            <w:tcW w:w="0" w:type="auto"/>
            <w:tcBorders>
              <w:left w:val="single" w:sz="8" w:space="0" w:color="000000"/>
            </w:tcBorders>
            <w:tcMar>
              <w:top w:w="100" w:type="dxa"/>
              <w:left w:w="100" w:type="dxa"/>
              <w:bottom w:w="100" w:type="dxa"/>
              <w:right w:w="100" w:type="dxa"/>
            </w:tcMar>
          </w:tcPr>
          <w:p w14:paraId="1C0B8E78"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02654B38"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03034A9C"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3051FD0B"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r>
      <w:tr w:rsidR="00B10381" w14:paraId="29486473" w14:textId="77777777" w:rsidTr="001C34C6">
        <w:tc>
          <w:tcPr>
            <w:tcW w:w="0" w:type="auto"/>
            <w:tcBorders>
              <w:left w:val="single" w:sz="8" w:space="0" w:color="000000"/>
            </w:tcBorders>
            <w:tcMar>
              <w:top w:w="100" w:type="dxa"/>
              <w:left w:w="100" w:type="dxa"/>
              <w:bottom w:w="100" w:type="dxa"/>
              <w:right w:w="100" w:type="dxa"/>
            </w:tcMar>
          </w:tcPr>
          <w:p w14:paraId="4C6EB35C"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DE3AFE1"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2DF345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37E6B848"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r>
      <w:tr w:rsidR="00B10381" w14:paraId="1B0CC13C" w14:textId="77777777" w:rsidTr="001C34C6">
        <w:tc>
          <w:tcPr>
            <w:tcW w:w="0" w:type="auto"/>
            <w:tcBorders>
              <w:left w:val="single" w:sz="8" w:space="0" w:color="000000"/>
            </w:tcBorders>
            <w:tcMar>
              <w:top w:w="100" w:type="dxa"/>
              <w:left w:w="100" w:type="dxa"/>
              <w:bottom w:w="100" w:type="dxa"/>
              <w:right w:w="100" w:type="dxa"/>
            </w:tcMar>
          </w:tcPr>
          <w:p w14:paraId="59425B01"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61AA1D49"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5632774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915A425"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r>
      <w:tr w:rsidR="00B10381" w14:paraId="44DC76D9" w14:textId="77777777" w:rsidTr="001C34C6">
        <w:tc>
          <w:tcPr>
            <w:tcW w:w="0" w:type="auto"/>
            <w:tcBorders>
              <w:left w:val="single" w:sz="8" w:space="0" w:color="000000"/>
            </w:tcBorders>
            <w:tcMar>
              <w:top w:w="100" w:type="dxa"/>
              <w:left w:w="100" w:type="dxa"/>
              <w:bottom w:w="100" w:type="dxa"/>
              <w:right w:w="100" w:type="dxa"/>
            </w:tcMar>
          </w:tcPr>
          <w:p w14:paraId="535DE01B"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536B4652"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575A1D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1CCD833A"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r>
      <w:tr w:rsidR="00B10381" w14:paraId="58A30433" w14:textId="77777777" w:rsidTr="001C34C6">
        <w:tc>
          <w:tcPr>
            <w:tcW w:w="0" w:type="auto"/>
            <w:tcBorders>
              <w:left w:val="single" w:sz="8" w:space="0" w:color="000000"/>
            </w:tcBorders>
            <w:tcMar>
              <w:top w:w="100" w:type="dxa"/>
              <w:left w:w="100" w:type="dxa"/>
              <w:bottom w:w="100" w:type="dxa"/>
              <w:right w:w="100" w:type="dxa"/>
            </w:tcMar>
          </w:tcPr>
          <w:p w14:paraId="58C83254"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33FB602"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E361703"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C1D8EFA"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r>
      <w:tr w:rsidR="00B10381" w14:paraId="0B840443" w14:textId="77777777" w:rsidTr="001C34C6">
        <w:tc>
          <w:tcPr>
            <w:tcW w:w="0" w:type="auto"/>
            <w:tcBorders>
              <w:left w:val="single" w:sz="8" w:space="0" w:color="000000"/>
            </w:tcBorders>
            <w:tcMar>
              <w:top w:w="100" w:type="dxa"/>
              <w:left w:w="100" w:type="dxa"/>
              <w:bottom w:w="100" w:type="dxa"/>
              <w:right w:w="100" w:type="dxa"/>
            </w:tcMar>
          </w:tcPr>
          <w:p w14:paraId="00E50C5F"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6E1844F1"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3419C6BE"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5BEA2955"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r>
      <w:tr w:rsidR="00B10381" w14:paraId="79771503" w14:textId="77777777" w:rsidTr="001C34C6">
        <w:tc>
          <w:tcPr>
            <w:tcW w:w="0" w:type="auto"/>
            <w:tcBorders>
              <w:left w:val="single" w:sz="8" w:space="0" w:color="000000"/>
            </w:tcBorders>
            <w:tcMar>
              <w:top w:w="100" w:type="dxa"/>
              <w:left w:w="100" w:type="dxa"/>
              <w:bottom w:w="100" w:type="dxa"/>
              <w:right w:w="100" w:type="dxa"/>
            </w:tcMar>
          </w:tcPr>
          <w:p w14:paraId="62A43D0E"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51C71D33"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5EB80292"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54477B19"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r>
      <w:tr w:rsidR="00B10381" w14:paraId="2F32D430" w14:textId="77777777" w:rsidTr="001C34C6">
        <w:tc>
          <w:tcPr>
            <w:tcW w:w="0" w:type="auto"/>
            <w:tcBorders>
              <w:left w:val="single" w:sz="8" w:space="0" w:color="000000"/>
            </w:tcBorders>
            <w:tcMar>
              <w:top w:w="100" w:type="dxa"/>
              <w:left w:w="100" w:type="dxa"/>
              <w:bottom w:w="100" w:type="dxa"/>
              <w:right w:w="100" w:type="dxa"/>
            </w:tcMar>
          </w:tcPr>
          <w:p w14:paraId="686E168A"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62638F1C"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2076235A"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6F370909"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B10381" w14:paraId="3DCA7CC4" w14:textId="77777777" w:rsidTr="001C34C6">
        <w:tc>
          <w:tcPr>
            <w:tcW w:w="0" w:type="auto"/>
            <w:tcBorders>
              <w:left w:val="single" w:sz="8" w:space="0" w:color="000000"/>
            </w:tcBorders>
            <w:tcMar>
              <w:top w:w="100" w:type="dxa"/>
              <w:left w:w="100" w:type="dxa"/>
              <w:bottom w:w="100" w:type="dxa"/>
              <w:right w:w="100" w:type="dxa"/>
            </w:tcMar>
          </w:tcPr>
          <w:p w14:paraId="4C030ADB"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BC45019"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25418F13"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5F1A8406"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r>
    </w:tbl>
    <w:p w14:paraId="00000064" w14:textId="0345671D" w:rsidR="009956E8" w:rsidRDefault="009956E8"/>
    <w:p w14:paraId="1891875A" w14:textId="7E1E4DCF" w:rsidR="00B10381" w:rsidRPr="00B10381" w:rsidRDefault="00B10381">
      <w:pPr>
        <w:rPr>
          <w:sz w:val="22"/>
          <w:szCs w:val="22"/>
        </w:rPr>
      </w:pPr>
      <w:r w:rsidRPr="00B10381">
        <w:rPr>
          <w:sz w:val="22"/>
          <w:szCs w:val="22"/>
        </w:rPr>
        <w:t>Table 1:</w:t>
      </w:r>
      <w:r>
        <w:rPr>
          <w:sz w:val="22"/>
          <w:szCs w:val="22"/>
        </w:rPr>
        <w:t xml:space="preserve"> Locational and </w:t>
      </w:r>
      <w:r w:rsidRPr="00B10381">
        <w:rPr>
          <w:sz w:val="22"/>
          <w:szCs w:val="22"/>
        </w:rPr>
        <w:t>depth information for each of the 17 sampling stations. “OS” refers to pelagic locations (i.e., “Offshore”), whereas other site abbreviations refer to littoral sampling locations.</w:t>
      </w:r>
    </w:p>
    <w:p w14:paraId="00000065" w14:textId="77777777" w:rsidR="009956E8" w:rsidRPr="00D87563" w:rsidRDefault="009956E8"/>
    <w:p w14:paraId="00000066" w14:textId="3EB1661C" w:rsidR="009956E8" w:rsidRPr="00D87563" w:rsidRDefault="009956E8">
      <w:pPr>
        <w:jc w:val="center"/>
        <w:rPr>
          <w:strike/>
        </w:rPr>
      </w:pPr>
    </w:p>
    <w:sectPr w:rsidR="009956E8" w:rsidRPr="00D87563" w:rsidSect="004B0121">
      <w:pgSz w:w="15840" w:h="12240" w:orient="landscape"/>
      <w:pgMar w:top="117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eyer, Michael Frederick" w:date="2020-08-27T10:41:00Z" w:initials="MMF">
    <w:p w14:paraId="2A75E415" w14:textId="6BDFBAEF" w:rsidR="0077579F" w:rsidRDefault="00192EF6" w:rsidP="0077579F">
      <w:pPr>
        <w:pStyle w:val="CommentText"/>
      </w:pPr>
      <w:r>
        <w:rPr>
          <w:rStyle w:val="CommentReference"/>
        </w:rPr>
        <w:annotationRef/>
      </w:r>
      <w:r>
        <w:t xml:space="preserve">This is the section that I am most unsure of. </w:t>
      </w:r>
    </w:p>
    <w:p w14:paraId="01135B8A" w14:textId="5EAB6239" w:rsidR="0077579F" w:rsidRDefault="0077579F" w:rsidP="0077579F">
      <w:pPr>
        <w:pStyle w:val="CommentText"/>
      </w:pPr>
    </w:p>
    <w:p w14:paraId="6FE3FB2C" w14:textId="51696258" w:rsidR="0077579F" w:rsidRDefault="0077579F" w:rsidP="0077579F">
      <w:pPr>
        <w:pStyle w:val="CommentText"/>
      </w:pPr>
      <w:r>
        <w:t xml:space="preserve">Some text is pasted from the analytics </w:t>
      </w:r>
      <w:proofErr w:type="spellStart"/>
      <w:r>
        <w:t>ms</w:t>
      </w:r>
      <w:proofErr w:type="spellEnd"/>
      <w:r>
        <w:t xml:space="preserve">, but I did my best to at least cut text so most sentences read differently. </w:t>
      </w:r>
    </w:p>
    <w:p w14:paraId="4D59E294" w14:textId="101F1DB2" w:rsidR="00192EF6" w:rsidRDefault="00192EF6">
      <w:pPr>
        <w:pStyle w:val="CommentText"/>
      </w:pPr>
    </w:p>
  </w:comment>
  <w:comment w:id="13" w:author="Meyer, Michael Frederick" w:date="2020-10-12T14:35:00Z" w:initials="MMF">
    <w:p w14:paraId="6BFB26C0" w14:textId="6E729E70" w:rsidR="00192EF6" w:rsidRDefault="00192EF6">
      <w:pPr>
        <w:pStyle w:val="CommentText"/>
      </w:pPr>
      <w:r>
        <w:rPr>
          <w:rStyle w:val="CommentReference"/>
        </w:rPr>
        <w:annotationRef/>
      </w:r>
      <w:r>
        <w:t>Matt has completed hi</w:t>
      </w:r>
      <w:r w:rsidR="00C316F5">
        <w:t xml:space="preserve">s review and I am including his edits with some of my own before sending to Kara. </w:t>
      </w:r>
    </w:p>
  </w:comment>
  <w:comment w:id="14" w:author="Meyer, Michael Frederick" w:date="2020-08-27T10:43:00Z" w:initials="MMF">
    <w:p w14:paraId="174716F2" w14:textId="27E7C440" w:rsidR="00192EF6" w:rsidRDefault="00192EF6">
      <w:pPr>
        <w:pStyle w:val="CommentText"/>
      </w:pPr>
      <w:r>
        <w:rPr>
          <w:rStyle w:val="CommentReference"/>
        </w:rPr>
        <w:annotationRef/>
      </w:r>
      <w:r w:rsidR="00B10381">
        <w:t>Not sure we got this one. Maybe a nod to water quality portal? But as far as I know, there are no other existing datasets….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59E294" w15:done="0"/>
  <w15:commentEx w15:paraId="6BFB26C0" w15:done="0"/>
  <w15:commentEx w15:paraId="174716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59E294" w16cid:durableId="22F20C56"/>
  <w16cid:commentId w16cid:paraId="6BFB26C0" w16cid:durableId="232EE823"/>
  <w16cid:commentId w16cid:paraId="174716F2" w16cid:durableId="22F20C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7BD61" w14:textId="77777777" w:rsidR="00641685" w:rsidRDefault="00641685">
      <w:r>
        <w:separator/>
      </w:r>
    </w:p>
  </w:endnote>
  <w:endnote w:type="continuationSeparator" w:id="0">
    <w:p w14:paraId="7A43BBF0" w14:textId="77777777" w:rsidR="00641685" w:rsidRDefault="00641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192EF6" w:rsidRDefault="00192EF6">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192EF6" w:rsidRDefault="00192EF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192EF6" w:rsidRDefault="00192EF6">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192EF6" w:rsidRDefault="00192EF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E6A249" w14:textId="77777777" w:rsidR="00641685" w:rsidRDefault="00641685">
      <w:r>
        <w:separator/>
      </w:r>
    </w:p>
  </w:footnote>
  <w:footnote w:type="continuationSeparator" w:id="0">
    <w:p w14:paraId="616D65FC" w14:textId="77777777" w:rsidR="00641685" w:rsidRDefault="006416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192EF6" w:rsidRDefault="00192EF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7777777" w:rsidR="00192EF6" w:rsidRDefault="00192EF6">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r>
      <w:rPr>
        <w:rFonts w:ascii="Calibri" w:eastAsia="Calibri" w:hAnsi="Calibri" w:cs="Calibri"/>
        <w:i/>
        <w:sz w:val="18"/>
        <w:szCs w:val="18"/>
      </w:rPr>
      <w:t>Limnology &amp; Oceanography Letters: Data Article Template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192EF6" w:rsidRDefault="00192EF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Aaron Galloway">
    <w15:presenceInfo w15:providerId="Windows Live" w15:userId="897f2e2594ad23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12F81"/>
    <w:rsid w:val="00031A36"/>
    <w:rsid w:val="00045DBB"/>
    <w:rsid w:val="00047794"/>
    <w:rsid w:val="00087094"/>
    <w:rsid w:val="00097E8E"/>
    <w:rsid w:val="000C3774"/>
    <w:rsid w:val="000D39B9"/>
    <w:rsid w:val="000D7242"/>
    <w:rsid w:val="000F040B"/>
    <w:rsid w:val="000F33B3"/>
    <w:rsid w:val="000F6074"/>
    <w:rsid w:val="00132A72"/>
    <w:rsid w:val="00164694"/>
    <w:rsid w:val="001769E5"/>
    <w:rsid w:val="00192EF6"/>
    <w:rsid w:val="00193C4A"/>
    <w:rsid w:val="001F692E"/>
    <w:rsid w:val="002862B7"/>
    <w:rsid w:val="002A508A"/>
    <w:rsid w:val="002F0AC7"/>
    <w:rsid w:val="00322753"/>
    <w:rsid w:val="00334E01"/>
    <w:rsid w:val="00342554"/>
    <w:rsid w:val="00354123"/>
    <w:rsid w:val="003925D1"/>
    <w:rsid w:val="0039718C"/>
    <w:rsid w:val="003B3400"/>
    <w:rsid w:val="003F3A49"/>
    <w:rsid w:val="00434D3F"/>
    <w:rsid w:val="00440591"/>
    <w:rsid w:val="00453730"/>
    <w:rsid w:val="004808AA"/>
    <w:rsid w:val="00487E5A"/>
    <w:rsid w:val="004B0121"/>
    <w:rsid w:val="004B30F1"/>
    <w:rsid w:val="004C051D"/>
    <w:rsid w:val="004E3300"/>
    <w:rsid w:val="00570225"/>
    <w:rsid w:val="005842AF"/>
    <w:rsid w:val="005A6157"/>
    <w:rsid w:val="005B6D06"/>
    <w:rsid w:val="00606362"/>
    <w:rsid w:val="00625B3E"/>
    <w:rsid w:val="00641685"/>
    <w:rsid w:val="00641893"/>
    <w:rsid w:val="0066218C"/>
    <w:rsid w:val="0067747D"/>
    <w:rsid w:val="006846A1"/>
    <w:rsid w:val="006A1C88"/>
    <w:rsid w:val="006B0CD5"/>
    <w:rsid w:val="006B2FFE"/>
    <w:rsid w:val="006B5814"/>
    <w:rsid w:val="006D3FA9"/>
    <w:rsid w:val="006F13A3"/>
    <w:rsid w:val="007153E8"/>
    <w:rsid w:val="00721DFB"/>
    <w:rsid w:val="00731556"/>
    <w:rsid w:val="007408C0"/>
    <w:rsid w:val="0077579F"/>
    <w:rsid w:val="007856D6"/>
    <w:rsid w:val="007B6309"/>
    <w:rsid w:val="008615DC"/>
    <w:rsid w:val="008949B7"/>
    <w:rsid w:val="008A03F1"/>
    <w:rsid w:val="008F7B2D"/>
    <w:rsid w:val="009574CD"/>
    <w:rsid w:val="00981DF3"/>
    <w:rsid w:val="009956E8"/>
    <w:rsid w:val="009A07E9"/>
    <w:rsid w:val="009A29EA"/>
    <w:rsid w:val="009B4DF1"/>
    <w:rsid w:val="009C6B31"/>
    <w:rsid w:val="009D204F"/>
    <w:rsid w:val="009F6610"/>
    <w:rsid w:val="00A428AE"/>
    <w:rsid w:val="00A8400F"/>
    <w:rsid w:val="00A8718B"/>
    <w:rsid w:val="00AB4A75"/>
    <w:rsid w:val="00AB72AA"/>
    <w:rsid w:val="00AD5653"/>
    <w:rsid w:val="00AE45BA"/>
    <w:rsid w:val="00AF60F8"/>
    <w:rsid w:val="00AF6302"/>
    <w:rsid w:val="00B10381"/>
    <w:rsid w:val="00B1439B"/>
    <w:rsid w:val="00B22E05"/>
    <w:rsid w:val="00B853E5"/>
    <w:rsid w:val="00B8620B"/>
    <w:rsid w:val="00B94B6D"/>
    <w:rsid w:val="00BA2B15"/>
    <w:rsid w:val="00BB005D"/>
    <w:rsid w:val="00BC3E51"/>
    <w:rsid w:val="00BC6A79"/>
    <w:rsid w:val="00BE6C57"/>
    <w:rsid w:val="00C316F5"/>
    <w:rsid w:val="00C34B40"/>
    <w:rsid w:val="00C42C3E"/>
    <w:rsid w:val="00C900D5"/>
    <w:rsid w:val="00CB7741"/>
    <w:rsid w:val="00D14AB9"/>
    <w:rsid w:val="00D219F9"/>
    <w:rsid w:val="00D42F9E"/>
    <w:rsid w:val="00D46E53"/>
    <w:rsid w:val="00D87563"/>
    <w:rsid w:val="00DC22BF"/>
    <w:rsid w:val="00DC792B"/>
    <w:rsid w:val="00DF136B"/>
    <w:rsid w:val="00DF5D3F"/>
    <w:rsid w:val="00E11F1F"/>
    <w:rsid w:val="00E233D9"/>
    <w:rsid w:val="00E47643"/>
    <w:rsid w:val="00EB2152"/>
    <w:rsid w:val="00EB500E"/>
    <w:rsid w:val="00ED3B19"/>
    <w:rsid w:val="00EE46A1"/>
    <w:rsid w:val="00F04096"/>
    <w:rsid w:val="00F15F8B"/>
    <w:rsid w:val="00F3782F"/>
    <w:rsid w:val="00F84029"/>
    <w:rsid w:val="00F938EC"/>
    <w:rsid w:val="00FB2C2B"/>
    <w:rsid w:val="00FE6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53E8"/>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styleId="UnresolvedMention">
    <w:name w:val="Unresolved Mention"/>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eader" Target="header3.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2297</TotalTime>
  <Pages>31</Pages>
  <Words>22871</Words>
  <Characters>130367</Characters>
  <Application>Microsoft Office Word</Application>
  <DocSecurity>0</DocSecurity>
  <Lines>1086</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12</cp:revision>
  <dcterms:created xsi:type="dcterms:W3CDTF">2020-08-27T19:42:00Z</dcterms:created>
  <dcterms:modified xsi:type="dcterms:W3CDTF">2020-10-15T01:31:00Z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id="uv3UZnpy"/&gt;&lt;style id="http://www.zotero.org/styles/limnology-and-oceanography" hasBibliography="1" bibliographyStyleHasBeenSet="1"/&gt;&lt;prefs&gt;&lt;pref name="fieldType" value="Field"/&gt;&lt;/prefs&gt;&lt;/data&gt;</vt:lpwstr>
  </property>
</Properties>
</file>