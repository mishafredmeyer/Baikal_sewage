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3C81E913" w:rsidR="009956E8" w:rsidRPr="00D87563" w:rsidRDefault="00097E8E" w:rsidP="006B0CD5">
      <w:pPr>
        <w:jc w:val="center"/>
      </w:pPr>
      <w:r w:rsidRPr="00D87563">
        <w:t xml:space="preserve">The Sewage-Indicator-Baikal-Ecological-Response (SIBER) dataset: </w:t>
      </w:r>
      <w:r w:rsidR="00641893" w:rsidRPr="00D87563">
        <w:t xml:space="preserve">Co-located sewage pollution, periphyton, and benthic macroinvertebrate community and </w:t>
      </w:r>
      <w:proofErr w:type="spellStart"/>
      <w:r w:rsidR="00641893" w:rsidRPr="00D87563">
        <w:t>foodweb</w:t>
      </w:r>
      <w:proofErr w:type="spellEnd"/>
      <w:r w:rsidR="00641893" w:rsidRPr="00D87563">
        <w:t xml:space="preserve"> dataset from Lake Baikal (Siberia)</w:t>
      </w:r>
    </w:p>
    <w:p w14:paraId="2C3F1904" w14:textId="77777777" w:rsidR="00641893" w:rsidRPr="00D87563" w:rsidRDefault="00641893" w:rsidP="00641893">
      <w:r w:rsidRPr="00D87563">
        <w:t>Michael F. Meyer</w:t>
      </w:r>
      <w:r w:rsidRPr="00D87563">
        <w:rPr>
          <w:vertAlign w:val="superscript"/>
        </w:rPr>
        <w:t>1</w:t>
      </w:r>
      <w:r w:rsidRPr="00D87563">
        <w:t>*</w:t>
      </w:r>
    </w:p>
    <w:p w14:paraId="0BAF6CDF" w14:textId="77777777" w:rsidR="00641893" w:rsidRPr="00D87563" w:rsidRDefault="00641893" w:rsidP="00641893">
      <w:r w:rsidRPr="00D87563">
        <w:t>Stephanie E. Hampton</w:t>
      </w:r>
      <w:r w:rsidRPr="00D87563">
        <w:rPr>
          <w:vertAlign w:val="superscript"/>
        </w:rPr>
        <w:t>2</w:t>
      </w:r>
    </w:p>
    <w:p w14:paraId="63F06640" w14:textId="77777777" w:rsidR="00641893" w:rsidRPr="00D87563" w:rsidRDefault="00641893" w:rsidP="00641893">
      <w:pPr>
        <w:rPr>
          <w:vertAlign w:val="superscript"/>
        </w:rPr>
      </w:pPr>
      <w:r w:rsidRPr="00D87563">
        <w:t>Ted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42BA8EAE" w14:textId="77777777" w:rsidR="00641893" w:rsidRPr="00D87563" w:rsidRDefault="00641893" w:rsidP="00641893">
      <w:pPr>
        <w:rPr>
          <w:vertAlign w:val="superscript"/>
        </w:rPr>
      </w:pPr>
      <w:r w:rsidRPr="00D87563">
        <w:t>Emma J. Rosi</w:t>
      </w:r>
      <w:r w:rsidRPr="00D87563">
        <w:rPr>
          <w:vertAlign w:val="superscript"/>
        </w:rPr>
        <w:t>5</w:t>
      </w:r>
    </w:p>
    <w:p w14:paraId="0A008F0B" w14:textId="77777777" w:rsidR="00641893" w:rsidRPr="00D87563" w:rsidRDefault="00641893" w:rsidP="00641893">
      <w:pPr>
        <w:rPr>
          <w:vertAlign w:val="superscript"/>
        </w:rPr>
      </w:pPr>
      <w:r w:rsidRPr="00D87563">
        <w:t>Maxim A. Timofeyev</w:t>
      </w:r>
      <w:r w:rsidRPr="00D87563">
        <w:rPr>
          <w:vertAlign w:val="superscript"/>
        </w:rPr>
        <w:t>6</w:t>
      </w:r>
    </w:p>
    <w:p w14:paraId="527C46B4" w14:textId="77777777" w:rsidR="00641893" w:rsidRPr="00D87563" w:rsidRDefault="00641893" w:rsidP="00641893">
      <w:pPr>
        <w:rPr>
          <w:vertAlign w:val="superscript"/>
        </w:rPr>
      </w:pPr>
      <w:proofErr w:type="spellStart"/>
      <w:r w:rsidRPr="00D87563">
        <w:t>Yulia</w:t>
      </w:r>
      <w:proofErr w:type="spellEnd"/>
      <w:r w:rsidRPr="00D87563">
        <w:t xml:space="preserve"> M. Zaitseva</w:t>
      </w:r>
      <w:r w:rsidRPr="00D87563">
        <w:rPr>
          <w:vertAlign w:val="superscript"/>
        </w:rPr>
        <w:t>7</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1DFB134D" w14:textId="77777777" w:rsidR="00641893" w:rsidRPr="00D87563" w:rsidRDefault="00641893" w:rsidP="00641893">
      <w:pPr>
        <w:rPr>
          <w:vertAlign w:val="superscript"/>
        </w:rPr>
      </w:pPr>
      <w:r w:rsidRPr="00D87563">
        <w:t>Nina A. Bondarenko</w:t>
      </w:r>
      <w:r w:rsidRPr="00D87563">
        <w:rPr>
          <w:vertAlign w:val="superscript"/>
        </w:rPr>
        <w:t>7</w:t>
      </w:r>
    </w:p>
    <w:p w14:paraId="4420225A" w14:textId="77777777" w:rsidR="00641893" w:rsidRPr="00D87563" w:rsidRDefault="00641893" w:rsidP="00641893">
      <w:pPr>
        <w:rPr>
          <w:vertAlign w:val="superscript"/>
        </w:rPr>
      </w:pPr>
      <w:r w:rsidRPr="00D87563">
        <w:t>Aaron Galloway</w:t>
      </w:r>
      <w:r w:rsidRPr="00D87563">
        <w:rPr>
          <w:vertAlign w:val="superscript"/>
        </w:rPr>
        <w:t>8</w:t>
      </w:r>
    </w:p>
    <w:p w14:paraId="1FD2A513" w14:textId="77777777" w:rsidR="00641893" w:rsidRPr="00D87563" w:rsidRDefault="00641893" w:rsidP="00641893">
      <w:r w:rsidRPr="00D87563">
        <w:t>Julie Schram</w:t>
      </w:r>
      <w:r w:rsidRPr="00D87563">
        <w:rPr>
          <w:vertAlign w:val="superscript"/>
        </w:rPr>
        <w:t>8</w:t>
      </w:r>
    </w:p>
    <w:p w14:paraId="6F137D3A" w14:textId="77777777" w:rsidR="00641893" w:rsidRPr="00D87563" w:rsidRDefault="00641893" w:rsidP="00641893">
      <w:r w:rsidRPr="00D87563">
        <w:t>Matthew R. Brousil</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1D9B0B85" w14:textId="77777777" w:rsidR="00641893" w:rsidRPr="00D87563" w:rsidRDefault="00641893" w:rsidP="00641893">
      <w:r w:rsidRPr="00D87563">
        <w:rPr>
          <w:vertAlign w:val="superscript"/>
        </w:rPr>
        <w:t>5.</w:t>
      </w:r>
      <w:r w:rsidRPr="00D87563">
        <w:t xml:space="preserve"> Cary Institute of Ecosystem Studies, Millbrook, NY,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04E8D54D" w:rsidR="00C900D5" w:rsidRDefault="00C900D5">
      <w:pPr>
        <w:ind w:right="-450"/>
      </w:pPr>
      <w:r>
        <w:t>Conceptualized the project:</w:t>
      </w:r>
    </w:p>
    <w:p w14:paraId="00000017" w14:textId="2B756083" w:rsidR="009956E8" w:rsidRDefault="00981DF3">
      <w:pPr>
        <w:ind w:right="-450"/>
      </w:pPr>
      <w:r>
        <w:t>Collected samples in the field:</w:t>
      </w:r>
    </w:p>
    <w:p w14:paraId="682C8974" w14:textId="64C84B77" w:rsidR="00981DF3" w:rsidRDefault="00C900D5">
      <w:pPr>
        <w:ind w:right="-450"/>
      </w:pPr>
      <w:r>
        <w:t>Processed samples:</w:t>
      </w:r>
    </w:p>
    <w:p w14:paraId="7303F928" w14:textId="711A4CA4" w:rsidR="00C900D5" w:rsidRDefault="00C900D5">
      <w:pPr>
        <w:ind w:right="-450"/>
      </w:pPr>
      <w:r>
        <w:t>Wrote and Reviewed R scripts:</w:t>
      </w:r>
    </w:p>
    <w:p w14:paraId="729293AC" w14:textId="219FBBC7" w:rsidR="00C900D5" w:rsidRDefault="00C900D5">
      <w:pPr>
        <w:ind w:right="-450"/>
      </w:pPr>
      <w:r>
        <w:t>Data management:</w:t>
      </w:r>
    </w:p>
    <w:p w14:paraId="57FFDC43" w14:textId="3888C3FE" w:rsidR="00C900D5" w:rsidRDefault="00C900D5">
      <w:pPr>
        <w:ind w:right="-450"/>
      </w:pPr>
      <w:r>
        <w:t>Wrote and edited the manuscript:</w:t>
      </w:r>
    </w:p>
    <w:p w14:paraId="71D3C7B4" w14:textId="23E44D24" w:rsidR="00C900D5" w:rsidRDefault="00C900D5">
      <w:pPr>
        <w:ind w:right="-450"/>
      </w:pPr>
      <w:r>
        <w:t>Approved the final manuscript:</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49AC0AC9"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0AA99CE1" w:rsidR="009956E8" w:rsidRPr="003F3A49" w:rsidRDefault="00BC3E51" w:rsidP="003F3A49">
      <w:r w:rsidRPr="00D87563">
        <w:rPr>
          <w:b/>
        </w:rPr>
        <w:t>Abstract (</w:t>
      </w:r>
      <w:r w:rsidR="00EB500E" w:rsidRPr="00D87563">
        <w:rPr>
          <w:b/>
        </w:rPr>
        <w:t>1</w:t>
      </w:r>
      <w:r w:rsidR="00BE6C57">
        <w:rPr>
          <w:b/>
        </w:rPr>
        <w:t>4</w:t>
      </w:r>
      <w:r w:rsidR="00045DBB">
        <w:rPr>
          <w:b/>
        </w:rPr>
        <w:t>9</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422CC9FF" w:rsidR="009956E8" w:rsidRPr="00D87563" w:rsidRDefault="00342554">
      <w:r w:rsidRPr="00D87563">
        <w:rPr>
          <w:highlight w:val="white"/>
        </w:rPr>
        <w:t xml:space="preserve">Treated and untreated sewage released from lakeside development can introduce </w:t>
      </w:r>
      <w:r w:rsidR="002A508A" w:rsidRPr="00D87563">
        <w:rPr>
          <w:highlight w:val="white"/>
        </w:rPr>
        <w:t xml:space="preserve">nutrients and </w:t>
      </w:r>
      <w:r w:rsidR="00F15F8B">
        <w:rPr>
          <w:highlight w:val="white"/>
        </w:rPr>
        <w:t>micro</w:t>
      </w:r>
      <w:r w:rsidRPr="00D87563">
        <w:rPr>
          <w:highlight w:val="white"/>
        </w:rPr>
        <w:t xml:space="preserve">pollutants </w:t>
      </w:r>
      <w:r w:rsidR="00192EF6">
        <w:rPr>
          <w:highlight w:val="white"/>
        </w:rPr>
        <w:t>and restructure</w:t>
      </w:r>
      <w:r w:rsidRPr="00D87563">
        <w:rPr>
          <w:highlight w:val="white"/>
        </w:rPr>
        <w:t xml:space="preserve"> aquatic </w:t>
      </w:r>
      <w:r w:rsidR="00192EF6">
        <w:rPr>
          <w:highlight w:val="white"/>
        </w:rPr>
        <w:t>eco</w:t>
      </w:r>
      <w:r w:rsidRPr="00D87563">
        <w:rPr>
          <w:highlight w:val="white"/>
        </w:rPr>
        <w:t>systems</w:t>
      </w:r>
      <w:r w:rsidR="00AD5653" w:rsidRPr="00D87563">
        <w:rPr>
          <w:highlight w:val="white"/>
        </w:rPr>
        <w:t xml:space="preserve">. Lake Baikal, the world’s most ancient, biodiverse, and voluminous lake, has been experiencing localized sewage pollution from lakeside settlements, near which increasing filamentous algal abundance has suggested that littoral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relative abundance </w:t>
      </w:r>
      <w:r w:rsidR="00721DFB" w:rsidRPr="00D87563">
        <w:rPr>
          <w:highlight w:val="white"/>
        </w:rPr>
        <w:t>and</w:t>
      </w:r>
      <w:r w:rsidR="00AD5653" w:rsidRPr="00D87563">
        <w:rPr>
          <w:highlight w:val="white"/>
        </w:rPr>
        <w:t xml:space="preserve"> indicators of food web structure (stable isotopes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are retained throughout all data files to facilitate interoperability among the dataset’s 125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 these data can supplement continued monitoring efforts. For lakes</w:t>
      </w:r>
      <w:r w:rsidR="00045DBB">
        <w:rPr>
          <w:highlight w:val="white"/>
        </w:rPr>
        <w:t xml:space="preserve"> worldwide</w:t>
      </w:r>
      <w:r w:rsidR="002A508A" w:rsidRPr="00D87563">
        <w:rPr>
          <w:highlight w:val="white"/>
        </w:rPr>
        <w:t>, these data can help synthesize sewage prevalence, intensity, and ecological consequences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4C15A2DC"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As such, effective sewage monitoring can require merging a suite of chemical, biological, and ecological data to synthesize locations and timing of inputs as well as associated shifts in local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43708B2A" w:rsidR="00B1439B" w:rsidRPr="00D87563" w:rsidRDefault="00DC22BF">
      <w:pPr>
        <w:rPr>
          <w:highlight w:val="white"/>
        </w:rPr>
      </w:pPr>
      <w:r w:rsidRPr="00D87563">
        <w:t>While ecological consequences can be stark</w:t>
      </w:r>
      <w:r w:rsidR="00087094" w:rsidRPr="00D87563">
        <w:t xml:space="preserve">, definitively identifying </w:t>
      </w:r>
      <w:r w:rsidRPr="00D87563">
        <w:t xml:space="preserve">sewage pollution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w:t>
      </w:r>
      <w:r w:rsidR="00087094" w:rsidRPr="00D87563">
        <w:lastRenderedPageBreak/>
        <w:t xml:space="preserve">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preferentially 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BB005D">
        <w:rPr>
          <w:highlight w:val="white"/>
        </w:rPr>
        <w:t xml:space="preserve"> </w:t>
      </w:r>
      <w:r w:rsidR="00AF60F8" w:rsidRPr="00D87563">
        <w:rPr>
          <w:highlight w:val="white"/>
        </w:rPr>
        <w:t>and even cause deleterious effects, acutely dangerous concentrations are not common in most environmental systems, although chronic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minute concentrations (e.g., ug/L) can disrupt ecological processes, such as </w:t>
      </w:r>
      <w:r w:rsidR="00193C4A">
        <w:rPr>
          <w:highlight w:val="white"/>
        </w:rPr>
        <w:t>oxazepam increasing feeding rate and decreasing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93C4A">
        <w:rPr>
          <w:highlight w:val="white"/>
        </w:rPr>
        <w:t xml:space="preserve"> </w:t>
      </w:r>
      <w:r w:rsidR="00AF60F8" w:rsidRPr="00D87563">
        <w:rPr>
          <w:highlight w:val="white"/>
        </w:rPr>
        <w:t>or microplastics releasing dissolved organic carbon for 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 xml:space="preserve">. </w:t>
      </w:r>
    </w:p>
    <w:p w14:paraId="5714D2B1" w14:textId="54E3AA83" w:rsidR="00AF60F8" w:rsidRPr="00D87563" w:rsidRDefault="00AF60F8"/>
    <w:p w14:paraId="5BC7CC7B" w14:textId="4153B58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 and macroinvertebrate communities often respond most markedly, as their physical proximity to the shoreline puts them closer to the source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w:t>
      </w:r>
      <w:proofErr w:type="spellStart"/>
      <w:r w:rsidR="007856D6" w:rsidRPr="00D87563">
        <w:t>foodwebs</w:t>
      </w:r>
      <w:proofErr w:type="spellEnd"/>
      <w:r w:rsidR="007856D6" w:rsidRPr="00D87563">
        <w:t xml:space="preserve"> can also restructure to include different </w:t>
      </w:r>
      <w:r w:rsidR="00AB4A75" w:rsidRPr="00D87563">
        <w:t>feeding</w:t>
      </w:r>
      <w:r w:rsidR="007856D6" w:rsidRPr="00D87563">
        <w:t xml:space="preserve"> groups, such as detritivores, or altered </w:t>
      </w:r>
      <w:r w:rsidR="00D219F9" w:rsidRPr="00D87563">
        <w:t>nutritional value</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6E58A940"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frequently observed 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 xml:space="preserve">In instances where data are available, efficiently merging disparate data into a single, analytically-friendly format can be challenging and require extensive computational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709E6C95" w14:textId="1B5111A8" w:rsidR="00BA2B15" w:rsidRPr="00D87563" w:rsidRDefault="006A1C88">
      <w:r w:rsidRPr="00D87563">
        <w:t xml:space="preserve">To offer a template for harmonizing sewage indicator and biological data, we </w:t>
      </w:r>
      <w:r w:rsidR="00097E8E" w:rsidRPr="00D87563">
        <w:t>present the Sewage-Indicator-Baikal-Ecological-Responses (SIBER) dataset,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Pr="00D87563">
        <w:t xml:space="preserve">, with the majority of Baikal’s biodiversity occurring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r w:rsidR="00097E8E" w:rsidRPr="00D87563">
        <w:t>SIBER</w:t>
      </w:r>
      <w:r w:rsidR="00D42F9E" w:rsidRPr="00D87563">
        <w:t xml:space="preserve"> consists of over </w:t>
      </w:r>
      <w:r w:rsidR="00E47643" w:rsidRPr="00D87563">
        <w:t>125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097E8E" w:rsidRPr="00D87563">
        <w:t>SIBER</w:t>
      </w:r>
      <w:r w:rsidR="00E47643" w:rsidRPr="00D87563">
        <w:t xml:space="preserve">’s interoperability, reproducibility, and extensive variable content, the dataset is well poised for future reuse as supporting evidence of sewage pollution in Lake Baikal. Additionally, </w:t>
      </w:r>
      <w:r w:rsidR="00097E8E" w:rsidRPr="00D87563">
        <w:t>SIBER</w:t>
      </w:r>
      <w:r w:rsidR="00E47643" w:rsidRPr="00D87563">
        <w:t>’s</w:t>
      </w:r>
      <w:r w:rsidR="00E233D9" w:rsidRPr="00D87563">
        <w:t xml:space="preserve"> flexibility and consistent structure enables </w:t>
      </w:r>
      <w:r w:rsidR="00E233D9" w:rsidRPr="00D87563">
        <w:lastRenderedPageBreak/>
        <w:t xml:space="preserve">it to be merged with similar datasets, so as to synthesize biological responses to sewage across systems and scales. </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6621E72C" w14:textId="77777777" w:rsidR="00E233D9" w:rsidRPr="00D87563" w:rsidRDefault="00E233D9"/>
    <w:p w14:paraId="00000043" w14:textId="2130AABB" w:rsidR="009956E8" w:rsidRPr="00D87563" w:rsidRDefault="00E233D9">
      <w:r w:rsidRPr="00D87563">
        <w:t xml:space="preserve">The final </w:t>
      </w:r>
      <w:r w:rsidR="00097E8E" w:rsidRPr="00D87563">
        <w:t xml:space="preserve">SIBER </w:t>
      </w:r>
      <w:r w:rsidRPr="00D87563">
        <w:t xml:space="preserve">data are openly accessible from the Environmental Data Initiative (EDI). Data are provided as </w:t>
      </w:r>
      <w:r w:rsidR="000D39B9" w:rsidRPr="00D87563">
        <w:t>11</w:t>
      </w:r>
      <w:r w:rsidRPr="00D87563">
        <w:t xml:space="preserve"> separate </w:t>
      </w:r>
      <w:r w:rsidR="000D39B9" w:rsidRPr="00D87563">
        <w:t>CSV</w:t>
      </w:r>
      <w:r w:rsidRPr="00D87563">
        <w:t xml:space="preserve"> files, each structed in a tabular format and containing a “site” column that can be used to merge tables. The repository also contains a compressed folder of R scripts, which were used in the main analysis of the dataset (analysis_scripts.tar.gz) and described in detail in the companion manuscript (Meyer et al., 20XX). Future users wishing to use the data are encouraged to cite both the EDI data product as well as the data paper.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0" w:name="_Hlk53592269"/>
      <w:r w:rsidRPr="00D87563">
        <w:rPr>
          <w:i/>
        </w:rPr>
        <w:t>_</w:t>
      </w:r>
      <w:bookmarkEnd w:id="0"/>
      <w:r w:rsidRPr="00D87563">
        <w:rPr>
          <w:i/>
        </w:rPr>
        <w:t>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lastRenderedPageBreak/>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lastRenderedPageBreak/>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lastRenderedPageBreak/>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A12CCBF" w:rsidR="009A29EA" w:rsidRPr="00D87563" w:rsidRDefault="009A29EA" w:rsidP="00AF6302">
      <w:r w:rsidRPr="00D87563">
        <w:t>Mollusk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lastRenderedPageBreak/>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3885EA3A" w:rsidR="009A29EA" w:rsidRPr="00D87563" w:rsidRDefault="00354123" w:rsidP="00AF6302">
      <w:r w:rsidRPr="00D87563">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93B0CF4" w:rsidR="009A29EA" w:rsidRPr="00D87563" w:rsidRDefault="00354123" w:rsidP="00AF6302">
      <w:r w:rsidRPr="00D87563">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lastRenderedPageBreak/>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lastRenderedPageBreak/>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lastRenderedPageBreak/>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lastRenderedPageBreak/>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05C2FF13" w14:textId="77777777" w:rsidR="00A428AE" w:rsidRPr="00D87563" w:rsidRDefault="00A428AE" w:rsidP="00AF6302"/>
    <w:p w14:paraId="64813C1F" w14:textId="77777777" w:rsidR="00A428AE" w:rsidRPr="00D87563" w:rsidRDefault="00A428AE" w:rsidP="00AF6302">
      <w:pPr>
        <w:rPr>
          <w:i/>
        </w:rPr>
      </w:pPr>
      <w:proofErr w:type="spellStart"/>
      <w:r w:rsidRPr="00D87563">
        <w:rPr>
          <w:i/>
        </w:rPr>
        <w:t>lyngbya</w:t>
      </w:r>
      <w:proofErr w:type="spellEnd"/>
    </w:p>
    <w:p w14:paraId="4CEC65B3" w14:textId="34FDAB63" w:rsidR="00A428AE" w:rsidRPr="00D87563" w:rsidRDefault="00A428AE" w:rsidP="00AF6302">
      <w:r w:rsidRPr="00D87563">
        <w:t xml:space="preserve">Number of </w:t>
      </w:r>
      <w:proofErr w:type="spellStart"/>
      <w:r w:rsidRPr="00D87563">
        <w:rPr>
          <w:i/>
        </w:rPr>
        <w:t>Lyngbya</w:t>
      </w:r>
      <w:proofErr w:type="spellEnd"/>
      <w:r w:rsidRPr="00D87563">
        <w:rPr>
          <w:i/>
        </w:rPr>
        <w:t xml:space="preserve"> spp.</w:t>
      </w:r>
      <w:r w:rsidRPr="00D87563">
        <w:t xml:space="preserve">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lastRenderedPageBreak/>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lastRenderedPageBreak/>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6749F860" w14:textId="77777777" w:rsidR="00ED3B19" w:rsidRPr="00D87563" w:rsidRDefault="00ED3B19"/>
    <w:p w14:paraId="1A548CCC" w14:textId="77777777" w:rsidR="009B4DF1" w:rsidRPr="00D87563" w:rsidRDefault="009B4DF1"/>
    <w:p w14:paraId="00000045" w14:textId="77777777" w:rsidR="009956E8" w:rsidRPr="00D87563" w:rsidRDefault="00BC3E51">
      <w:pPr>
        <w:rPr>
          <w:b/>
        </w:rPr>
      </w:pPr>
      <w:commentRangeStart w:id="1"/>
      <w:r w:rsidRPr="00D87563">
        <w:rPr>
          <w:b/>
        </w:rPr>
        <w:t>Methods</w:t>
      </w:r>
      <w:commentRangeEnd w:id="1"/>
      <w:r w:rsidR="00164694">
        <w:rPr>
          <w:rStyle w:val="CommentReference"/>
          <w:rFonts w:ascii="Arial" w:eastAsia="Arial" w:hAnsi="Arial" w:cs="Arial"/>
          <w:lang w:val="en"/>
        </w:rPr>
        <w:commentReference w:id="1"/>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lastRenderedPageBreak/>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ins w:id="2" w:author="Aaron Galloway" w:date="2020-09-17T15:28:00Z">
                <w:rPr>
                  <w:rFonts w:ascii="Cambria Math" w:hAnsi="Cambria Math"/>
                </w:rPr>
              </w:ins>
            </m:ctrlPr>
          </m:sSubPr>
          <m:e>
            <m:r>
              <w:rPr>
                <w:rFonts w:ascii="Cambria Math" w:hAnsi="Cambria Math"/>
              </w:rPr>
              <m:t>A</m:t>
            </m:r>
          </m:e>
          <m:sub>
            <m:r>
              <w:rPr>
                <w:rFonts w:ascii="Cambria Math" w:hAnsi="Cambria Math"/>
              </w:rPr>
              <m:t>665</m:t>
            </m:r>
          </m:sub>
        </m:sSub>
        <m:r>
          <w:rPr>
            <w:rFonts w:ascii="Cambria Math" w:hAnsi="Cambria Math"/>
          </w:rPr>
          <m:t>-</m:t>
        </m:r>
        <m:sSub>
          <m:sSubPr>
            <m:ctrlPr>
              <w:ins w:id="3"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- 2.16(</m:t>
        </m:r>
        <m:sSub>
          <m:sSubPr>
            <m:ctrlPr>
              <w:ins w:id="4" w:author="Aaron Galloway" w:date="2020-09-17T15:28:00Z">
                <w:rPr>
                  <w:rFonts w:ascii="Cambria Math" w:hAnsi="Cambria Math"/>
                </w:rPr>
              </w:ins>
            </m:ctrlPr>
          </m:sSubPr>
          <m:e>
            <m:r>
              <w:rPr>
                <w:rFonts w:ascii="Cambria Math" w:hAnsi="Cambria Math"/>
              </w:rPr>
              <m:t>A</m:t>
            </m:r>
          </m:e>
          <m:sub>
            <m:r>
              <w:rPr>
                <w:rFonts w:ascii="Cambria Math" w:hAnsi="Cambria Math"/>
              </w:rPr>
              <m:t>645</m:t>
            </m:r>
          </m:sub>
        </m:sSub>
        <m:r>
          <w:rPr>
            <w:rFonts w:ascii="Cambria Math" w:hAnsi="Cambria Math"/>
          </w:rPr>
          <m:t>-</m:t>
        </m:r>
        <m:sSub>
          <m:sSubPr>
            <m:ctrlPr>
              <w:ins w:id="5"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- 0.1(</m:t>
        </m:r>
        <m:sSub>
          <m:sSubPr>
            <m:ctrlPr>
              <w:ins w:id="6" w:author="Aaron Galloway" w:date="2020-09-17T15:28:00Z">
                <w:rPr>
                  <w:rFonts w:ascii="Cambria Math" w:hAnsi="Cambria Math"/>
                </w:rPr>
              </w:ins>
            </m:ctrlPr>
          </m:sSubPr>
          <m:e>
            <m:r>
              <w:rPr>
                <w:rFonts w:ascii="Cambria Math" w:hAnsi="Cambria Math"/>
              </w:rPr>
              <m:t>A</m:t>
            </m:r>
          </m:e>
          <m:sub>
            <m:r>
              <w:rPr>
                <w:rFonts w:ascii="Cambria Math" w:hAnsi="Cambria Math"/>
              </w:rPr>
              <m:t>630</m:t>
            </m:r>
          </m:sub>
        </m:sSub>
        <m:r>
          <w:rPr>
            <w:rFonts w:ascii="Cambria Math" w:hAnsi="Cambria Math"/>
          </w:rPr>
          <m:t>-</m:t>
        </m:r>
        <m:sSub>
          <m:sSubPr>
            <m:ctrlPr>
              <w:ins w:id="7" w:author="Aaron Galloway" w:date="2020-09-17T15:28:00Z">
                <w:rPr>
                  <w:rFonts w:ascii="Cambria Math" w:hAnsi="Cambria Math"/>
                </w:rPr>
              </w:ins>
            </m:ctrlPr>
          </m:sSubPr>
          <m:e>
            <m:r>
              <w:rPr>
                <w:rFonts w:ascii="Cambria Math" w:hAnsi="Cambria Math"/>
              </w:rPr>
              <m:t>A</m:t>
            </m:r>
          </m:e>
          <m:sub>
            <m:r>
              <w:rPr>
                <w:rFonts w:ascii="Cambria Math" w:hAnsi="Cambria Math"/>
              </w:rPr>
              <m:t>750</m:t>
            </m:r>
          </m:sub>
        </m:sSub>
        <m:r>
          <w:rPr>
            <w:rFonts w:ascii="Cambria Math" w:hAnsi="Cambria Math"/>
          </w:rPr>
          <m:t>) / (</m:t>
        </m:r>
        <m:sSub>
          <m:sSubPr>
            <m:ctrlPr>
              <w:ins w:id="8" w:author="Aaron Galloway" w:date="2020-09-17T15:28:00Z">
                <w:rPr>
                  <w:rFonts w:ascii="Cambria Math" w:hAnsi="Cambria Math"/>
                </w:rPr>
              </w:ins>
            </m:ctrlPr>
          </m:sSubPr>
          <m:e>
            <m:r>
              <w:rPr>
                <w:rFonts w:ascii="Cambria Math" w:hAnsi="Cambria Math"/>
              </w:rPr>
              <m:t>V</m:t>
            </m:r>
          </m:e>
          <m:sub>
            <m:r>
              <w:rPr>
                <w:rFonts w:ascii="Cambria Math" w:hAnsi="Cambria Math"/>
              </w:rPr>
              <m:t>2</m:t>
            </m:r>
          </m:sub>
        </m:sSub>
        <m:r>
          <w:rPr>
            <w:rFonts w:ascii="Cambria Math" w:hAnsi="Cambria Math"/>
          </w:rPr>
          <m:t>/</m:t>
        </m:r>
        <m:sSub>
          <m:sSubPr>
            <m:ctrlPr>
              <w:ins w:id="9" w:author="Aaron Galloway" w:date="2020-09-17T15:28:00Z">
                <w:rPr>
                  <w:rFonts w:ascii="Cambria Math" w:hAnsi="Cambria Math"/>
                </w:rPr>
              </w:ins>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w:t>
      </w:r>
      <w:r>
        <w:lastRenderedPageBreak/>
        <w:t xml:space="preserve">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3C8553E8"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w:t>
      </w:r>
      <w:r>
        <w:lastRenderedPageBreak/>
        <w:t xml:space="preserve">errors in identification. </w:t>
      </w:r>
      <w:bookmarkStart w:id="10" w:name="_Hlk53404768"/>
      <w:r>
        <w:t xml:space="preserve">KD-1 and LI-1 </w:t>
      </w:r>
      <w:bookmarkEnd w:id="10"/>
      <w:r>
        <w:t xml:space="preserve">were the only sites with 1 sample counted. </w:t>
      </w:r>
      <w:bookmarkStart w:id="11" w:name="_Hlk53404812"/>
      <w:r>
        <w:t xml:space="preserve">BK-2 and KD-2 </w:t>
      </w:r>
      <w:bookmarkEnd w:id="11"/>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134D144C" w14:textId="77777777" w:rsidR="005842AF" w:rsidRPr="00D87563" w:rsidRDefault="005842AF" w:rsidP="005842AF"/>
    <w:p w14:paraId="00000049" w14:textId="77777777"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3159AF0" w:rsidR="00F84029" w:rsidRPr="00D87563" w:rsidRDefault="004C051D">
      <w:r>
        <w:t>The SIBER</w:t>
      </w:r>
      <w:r w:rsidR="00F84029" w:rsidRPr="00D87563">
        <w:t xml:space="preserve"> 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lastRenderedPageBreak/>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5BD881E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respectively. Finally, fatty acid estimations used </w:t>
      </w:r>
      <w:proofErr w:type="spellStart"/>
      <w:proofErr w:type="gramStart"/>
      <w:r w:rsidR="00322753" w:rsidRPr="00D87563">
        <w:rPr>
          <w:color w:val="212121"/>
        </w:rPr>
        <w:t>a</w:t>
      </w:r>
      <w:proofErr w:type="spellEnd"/>
      <w:proofErr w:type="gramEnd"/>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76D04640"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five R scripts used for analyses in Meyer et al. (20XX) are also available on the EDI repository within the compressed entity “scripts.tar.gz”. </w:t>
      </w:r>
      <w:r w:rsidR="003B3400" w:rsidRPr="00D87563">
        <w:rPr>
          <w:color w:val="212121"/>
        </w:rPr>
        <w:t>All R code for data aggregation was written by one person (Michael F. Meyer) and then independently review by two others (</w:t>
      </w:r>
      <w:commentRangeStart w:id="12"/>
      <w:r w:rsidR="003B3400" w:rsidRPr="00D87563">
        <w:rPr>
          <w:color w:val="212121"/>
        </w:rPr>
        <w:t>Matthew R. Brousil</w:t>
      </w:r>
      <w:commentRangeEnd w:id="12"/>
      <w:r w:rsidR="005842AF">
        <w:rPr>
          <w:rStyle w:val="CommentReference"/>
          <w:rFonts w:ascii="Arial" w:eastAsia="Arial" w:hAnsi="Arial" w:cs="Arial"/>
          <w:lang w:val="en"/>
        </w:rPr>
        <w:commentReference w:id="12"/>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119D2ADB" w:rsidR="0067747D" w:rsidRPr="00D87563" w:rsidRDefault="00097E8E">
      <w:r w:rsidRPr="00D87563">
        <w:t xml:space="preserve">The SIBER dataset can be applied to a suite of research questions pertaining to ecological responses to human disturbance. We highlight </w:t>
      </w:r>
      <w:r w:rsidR="008A03F1" w:rsidRPr="00D87563">
        <w:t>two</w:t>
      </w:r>
      <w:r w:rsidRPr="00D87563">
        <w:t xml:space="preserve"> main areas for immediate application. </w:t>
      </w:r>
    </w:p>
    <w:p w14:paraId="2B017136" w14:textId="7160F22A" w:rsidR="00097E8E" w:rsidRPr="00D87563" w:rsidRDefault="00097E8E"/>
    <w:p w14:paraId="2F373563" w14:textId="00B79B16" w:rsidR="00097E8E" w:rsidRPr="00D87563" w:rsidRDefault="00097E8E">
      <w:r w:rsidRPr="00D87563">
        <w:t xml:space="preserve">First, SIBER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diluted to negligible concentrations offshore, combining monitoring efforts across spatial and temporal scales are necessary to evaluate the spatial and temporal extent </w:t>
      </w:r>
      <w:r w:rsidR="00731556" w:rsidRPr="00D87563">
        <w:t xml:space="preserve">of wastewater entering Baikal. As such, SIBER could compliment previous, current, and future monitoring efforts, where data may be missing. </w:t>
      </w:r>
    </w:p>
    <w:p w14:paraId="34138BF8" w14:textId="6CED7871" w:rsidR="00731556" w:rsidRPr="00D87563" w:rsidRDefault="00731556"/>
    <w:p w14:paraId="541A9B5D" w14:textId="77777777" w:rsidR="00AC71C2" w:rsidRDefault="00731556">
      <w:r w:rsidRPr="00D87563">
        <w:lastRenderedPageBreak/>
        <w:t xml:space="preserve">Second, SIBER contains data useful to expanding freshwater PPCP, microplastic, and associated biological responses across large spatial scales. Recent syntheses of PPCPs’ have reported that studies involving lakes are less abundant in the literature relative to 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Pr="00D87563">
        <w:t xml:space="preserve">, and likewise microplastics studies have noticed freshwater environments being 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can be expansive and often </w:t>
      </w:r>
      <w:r w:rsidR="00AC71C2">
        <w:t xml:space="preserve">are </w:t>
      </w:r>
    </w:p>
    <w:p w14:paraId="0C8AD9FC" w14:textId="2D0706DB" w:rsidR="00B94B6D" w:rsidRPr="00D87563" w:rsidRDefault="00731556">
      <w:r w:rsidRPr="00D87563">
        <w:t>uncertain</w:t>
      </w:r>
      <w:r w:rsidR="00440591" w:rsidRPr="00D87563">
        <w:t xml:space="preserve">, thereby necessitating synthesis across systems. As a result of PPCPs and microplastics garnering increasing attention worldwide, </w:t>
      </w:r>
      <w:r w:rsidR="00D14AB9">
        <w:t>expansive sampling of PPCPs and microplastics with co-located biological data across multiple spatial scales would be helpful to synthesize biotic responses to micropollutants across systems</w:t>
      </w:r>
      <w:r w:rsidR="00440591" w:rsidRPr="00D87563">
        <w:t>.</w:t>
      </w:r>
      <w:r w:rsidR="008A03F1" w:rsidRPr="00D87563">
        <w:t xml:space="preserve"> Although SIBER constitutes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D14AB9">
        <w:t>SIBER</w:t>
      </w:r>
      <w:r w:rsidR="008A03F1" w:rsidRPr="00D87563">
        <w:t xml:space="preserve"> data are highly structured and flexible for merging with similar datasets. </w:t>
      </w:r>
      <w:r w:rsidR="00D14AB9">
        <w:t>Additionally, SIBER’s sequential</w:t>
      </w:r>
      <w:r w:rsidR="00AC71C2">
        <w:t xml:space="preserve"> </w:t>
      </w:r>
      <w:r w:rsidR="00D14AB9">
        <w:t xml:space="preserve">harmonization workflow could be adopted by similar monitoring efforts, thereby facilitating ease of data harmonization and interoperability. Through integration with similar monitoring efforts, </w:t>
      </w:r>
      <w:r w:rsidR="008A03F1" w:rsidRPr="00D87563">
        <w:t xml:space="preserve">SIBER can contribute to global synthesis of emerging contaminant consequences, especially in a region of the world that is often not easily accessible to many researchers. </w:t>
      </w:r>
    </w:p>
    <w:p w14:paraId="0000004F" w14:textId="77777777" w:rsidR="009956E8" w:rsidRPr="00D87563" w:rsidRDefault="009956E8">
      <w:pPr>
        <w:rPr>
          <w:color w:val="4A86E8"/>
        </w:rPr>
      </w:pPr>
    </w:p>
    <w:p w14:paraId="00000050" w14:textId="77777777" w:rsidR="009956E8" w:rsidRPr="00D87563" w:rsidRDefault="00BC3E51">
      <w:pPr>
        <w:rPr>
          <w:b/>
        </w:rPr>
      </w:pPr>
      <w:commentRangeStart w:id="13"/>
      <w:r w:rsidRPr="00D87563">
        <w:rPr>
          <w:b/>
          <w:i/>
        </w:rPr>
        <w:t xml:space="preserve">Optional section: </w:t>
      </w:r>
      <w:r w:rsidRPr="00D87563">
        <w:rPr>
          <w:b/>
        </w:rPr>
        <w:t xml:space="preserve">Comparison with existing datasets </w:t>
      </w:r>
      <w:commentRangeEnd w:id="13"/>
      <w:r w:rsidR="00164694">
        <w:rPr>
          <w:rStyle w:val="CommentReference"/>
          <w:rFonts w:ascii="Arial" w:eastAsia="Arial" w:hAnsi="Arial" w:cs="Arial"/>
          <w:lang w:val="en"/>
        </w:rPr>
        <w:commentReference w:id="13"/>
      </w:r>
    </w:p>
    <w:p w14:paraId="00000051" w14:textId="77777777" w:rsidR="009956E8" w:rsidRPr="00D87563" w:rsidRDefault="00BC3E51">
      <w:pPr>
        <w:rPr>
          <w:color w:val="4A86E8"/>
        </w:rPr>
      </w:pPr>
      <w:r w:rsidRPr="00D87563">
        <w:rPr>
          <w:color w:val="4A86E8"/>
        </w:rPr>
        <w:t>[Authors are encouraged to compare the dataset with existing datasets if there are others that are similar. It is recommended that the authors describe the components of this dataset that set it apart from already published datasets. This section can also serve to point future researchers to other similar types of data that some may be looking for.]</w:t>
      </w:r>
    </w:p>
    <w:p w14:paraId="00000052" w14:textId="77777777" w:rsidR="009956E8" w:rsidRPr="00D87563" w:rsidRDefault="009956E8"/>
    <w:p w14:paraId="00000053" w14:textId="77777777" w:rsidR="009956E8" w:rsidRPr="00D87563" w:rsidRDefault="00BC3E51">
      <w:pPr>
        <w:rPr>
          <w:b/>
        </w:rPr>
      </w:pPr>
      <w:r w:rsidRPr="00D87563">
        <w:rPr>
          <w:b/>
        </w:rPr>
        <w:t>References</w:t>
      </w:r>
    </w:p>
    <w:p w14:paraId="00000055" w14:textId="2989BFF7" w:rsidR="009956E8" w:rsidRDefault="009956E8">
      <w:pPr>
        <w:jc w:val="both"/>
        <w:rPr>
          <w:color w:val="4A86E8"/>
        </w:rPr>
      </w:pPr>
    </w:p>
    <w:p w14:paraId="04F769C1" w14:textId="77777777" w:rsidR="00045DBB" w:rsidRPr="00045DBB" w:rsidRDefault="00164694" w:rsidP="00045DBB">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045DBB" w:rsidRPr="00045DBB">
        <w:t xml:space="preserve">Barnes, D. K. A., F. Galgani, R. C. Thompson, and M. Barlaz. 2009. Accumulation and fragmentation of plastic debris in global environments. Philos Trans R Soc Lond B Biol Sci </w:t>
      </w:r>
      <w:r w:rsidR="00045DBB" w:rsidRPr="00045DBB">
        <w:rPr>
          <w:b/>
          <w:bCs/>
        </w:rPr>
        <w:t>364</w:t>
      </w:r>
      <w:r w:rsidR="00045DBB" w:rsidRPr="00045DBB">
        <w:t>: 1985–1998. doi:10.1098/rstb.2008.0205</w:t>
      </w:r>
    </w:p>
    <w:p w14:paraId="22A0BB9A" w14:textId="77777777" w:rsidR="00045DBB" w:rsidRPr="00045DBB" w:rsidRDefault="00045DBB" w:rsidP="00045DBB">
      <w:pPr>
        <w:pStyle w:val="Bibliography"/>
      </w:pPr>
      <w:r w:rsidRPr="00045DBB">
        <w:t xml:space="preserve">Bendz, D., N. A. Paxéus, T. R. Ginn, and F. J. Loge. 2005. Occurrence and fate of pharmaceutically active compounds in the environment, a case study: Höje River in Sweden. Journal of Hazardous Materials </w:t>
      </w:r>
      <w:r w:rsidRPr="00045DBB">
        <w:rPr>
          <w:b/>
          <w:bCs/>
        </w:rPr>
        <w:t>122</w:t>
      </w:r>
      <w:r w:rsidRPr="00045DBB">
        <w:t>: 195–204. doi:10.1016/j.jhazmat.2005.03.012</w:t>
      </w:r>
    </w:p>
    <w:p w14:paraId="0B49B60D" w14:textId="77777777" w:rsidR="00045DBB" w:rsidRPr="00045DBB" w:rsidRDefault="00045DBB" w:rsidP="00045DBB">
      <w:pPr>
        <w:pStyle w:val="Bibliography"/>
      </w:pPr>
      <w:r w:rsidRPr="00045DBB">
        <w:t xml:space="preserve">Brodin, T., J. Fick, M. Jonsson, and J. Klaminder. 2013. Dilute Concentrations of a Psychiatric Drug Alter Behavior of Fish from Natural Populations. Science </w:t>
      </w:r>
      <w:r w:rsidRPr="00045DBB">
        <w:rPr>
          <w:b/>
          <w:bCs/>
        </w:rPr>
        <w:t>339</w:t>
      </w:r>
      <w:r w:rsidRPr="00045DBB">
        <w:t>: 814–815. doi:10.1126/science.1226850</w:t>
      </w:r>
    </w:p>
    <w:p w14:paraId="25D9BF8E" w14:textId="77777777" w:rsidR="00045DBB" w:rsidRPr="00045DBB" w:rsidRDefault="00045DBB" w:rsidP="00045DBB">
      <w:pPr>
        <w:pStyle w:val="Bibliography"/>
      </w:pPr>
      <w:r w:rsidRPr="00045DBB">
        <w:lastRenderedPageBreak/>
        <w:t xml:space="preserve">Camilleri, A. C., and T. Ozersky. 2019. Large variation in periphyton δ13C and δ15N values in the upper Great Lakes: Correlates and implications. Journal of Great Lakes Research </w:t>
      </w:r>
      <w:r w:rsidRPr="00045DBB">
        <w:rPr>
          <w:b/>
          <w:bCs/>
        </w:rPr>
        <w:t>45</w:t>
      </w:r>
      <w:r w:rsidRPr="00045DBB">
        <w:t>: 986–990. doi:10.1016/j.jglr.2019.06.003</w:t>
      </w:r>
    </w:p>
    <w:p w14:paraId="2D967238" w14:textId="77777777" w:rsidR="00045DBB" w:rsidRPr="00045DBB" w:rsidRDefault="00045DBB" w:rsidP="00045DBB">
      <w:pPr>
        <w:pStyle w:val="Bibliography"/>
      </w:pPr>
      <w:r w:rsidRPr="00045DBB">
        <w:t xml:space="preserve">Costanzo, S. D., M. J. O’Donohue, W. C. Dennison, N. R. Loneragan, and M. Thomas. 2001. A New Approach for Detecting and Mapping Sewage Impacts. Marine Pollution Bulletin </w:t>
      </w:r>
      <w:r w:rsidRPr="00045DBB">
        <w:rPr>
          <w:b/>
          <w:bCs/>
        </w:rPr>
        <w:t>42</w:t>
      </w:r>
      <w:r w:rsidRPr="00045DBB">
        <w:t>: 149–156. doi:10.1016/S0025-326X(00)00125-9</w:t>
      </w:r>
    </w:p>
    <w:p w14:paraId="7FA89AB1" w14:textId="77777777" w:rsidR="00045DBB" w:rsidRPr="00045DBB" w:rsidRDefault="00045DBB" w:rsidP="00045DBB">
      <w:pPr>
        <w:pStyle w:val="Bibliography"/>
      </w:pPr>
      <w:r w:rsidRPr="00045DBB">
        <w:t xml:space="preserve">Dalsgaard, J., M. St. John, G. Kattner, D. Müller-Navarra, and W. Hagen. 2003. Fatty acid trophic markers in the pelagic marine environment, p. 225–340. </w:t>
      </w:r>
      <w:r w:rsidRPr="00045DBB">
        <w:rPr>
          <w:i/>
          <w:iCs/>
        </w:rPr>
        <w:t>In</w:t>
      </w:r>
      <w:r w:rsidRPr="00045DBB">
        <w:t xml:space="preserve"> Advances in Marine Biology. Elsevier.</w:t>
      </w:r>
    </w:p>
    <w:p w14:paraId="02437C07" w14:textId="77777777" w:rsidR="00045DBB" w:rsidRPr="00045DBB" w:rsidRDefault="00045DBB" w:rsidP="00045DBB">
      <w:pPr>
        <w:pStyle w:val="Bibliography"/>
      </w:pPr>
      <w:r w:rsidRPr="00045DBB">
        <w:t xml:space="preserve">Edmondson, W. T. 1970. Phosphorus, Nitrogen, and Algae in Lake Washington after Diversion of Sewage. Science </w:t>
      </w:r>
      <w:r w:rsidRPr="00045DBB">
        <w:rPr>
          <w:b/>
          <w:bCs/>
        </w:rPr>
        <w:t>169</w:t>
      </w:r>
      <w:r w:rsidRPr="00045DBB">
        <w:t>: 690–691.</w:t>
      </w:r>
    </w:p>
    <w:p w14:paraId="71F9D89B" w14:textId="77777777" w:rsidR="00045DBB" w:rsidRPr="00045DBB" w:rsidRDefault="00045DBB" w:rsidP="00045DBB">
      <w:pPr>
        <w:pStyle w:val="Bibliography"/>
      </w:pPr>
      <w:r w:rsidRPr="00045DBB">
        <w:t xml:space="preserve">Gartner, A., P. Lavery, and A. J. Smit. 2002. Use of delta N-15 signatures of different functional forms of macroalgae and filter-feeders to reveal temporal and spatial patterns in sewage dispersal. Mar. Ecol.-Prog. Ser. </w:t>
      </w:r>
      <w:r w:rsidRPr="00045DBB">
        <w:rPr>
          <w:b/>
          <w:bCs/>
        </w:rPr>
        <w:t>235</w:t>
      </w:r>
      <w:r w:rsidRPr="00045DBB">
        <w:t>: 63–73. doi:10.3354/meps235063</w:t>
      </w:r>
    </w:p>
    <w:p w14:paraId="18F797C4" w14:textId="77777777" w:rsidR="00045DBB" w:rsidRPr="00045DBB" w:rsidRDefault="00045DBB" w:rsidP="00045DBB">
      <w:pPr>
        <w:pStyle w:val="Bibliography"/>
      </w:pPr>
      <w:r w:rsidRPr="00045DBB">
        <w:t xml:space="preserve">Green, D. S. 2016. Effects of microplastics on European flat oysters, Ostrea edulis and their associated benthic communities. Environmental Pollution </w:t>
      </w:r>
      <w:r w:rsidRPr="00045DBB">
        <w:rPr>
          <w:b/>
          <w:bCs/>
        </w:rPr>
        <w:t>216</w:t>
      </w:r>
      <w:r w:rsidRPr="00045DBB">
        <w:t>: 95–103. doi:10.1016/j.envpol.2016.05.043</w:t>
      </w:r>
    </w:p>
    <w:p w14:paraId="6D860282" w14:textId="77777777" w:rsidR="00045DBB" w:rsidRPr="00045DBB" w:rsidRDefault="00045DBB" w:rsidP="00045DBB">
      <w:pPr>
        <w:pStyle w:val="Bibliography"/>
      </w:pPr>
      <w:r w:rsidRPr="00045DBB">
        <w:t xml:space="preserve">Hall, R. I., P. R. Leavitt, R. Quinlan, A. S. Dixit, and J. P. Smol. 1999. Effects of agriculture, urbanization, and climate on water quality in the northern Great Plains. Limnology and Oceanography </w:t>
      </w:r>
      <w:r w:rsidRPr="00045DBB">
        <w:rPr>
          <w:b/>
          <w:bCs/>
        </w:rPr>
        <w:t>44</w:t>
      </w:r>
      <w:r w:rsidRPr="00045DBB">
        <w:t>: 739–756. doi:10.4319/lo.1999.44.3_part_2.0739</w:t>
      </w:r>
    </w:p>
    <w:p w14:paraId="491B19EE" w14:textId="77777777" w:rsidR="00045DBB" w:rsidRPr="00045DBB" w:rsidRDefault="00045DBB" w:rsidP="00045DBB">
      <w:pPr>
        <w:pStyle w:val="Bibliography"/>
      </w:pPr>
      <w:r w:rsidRPr="00045DBB">
        <w:t xml:space="preserve">Hampton, S. E., S. C. Fradkin, P. R. Leavitt, and E. E. Rosenberger. 2011. Disproportionate importance of nearshore habitat for the food web of a deep oligotrophic lake. Marine and Freshwater Research </w:t>
      </w:r>
      <w:r w:rsidRPr="00045DBB">
        <w:rPr>
          <w:b/>
          <w:bCs/>
        </w:rPr>
        <w:t>62</w:t>
      </w:r>
      <w:r w:rsidRPr="00045DBB">
        <w:t>: 350. doi:10.1071/MF10229</w:t>
      </w:r>
    </w:p>
    <w:p w14:paraId="2FBE9E19" w14:textId="77777777" w:rsidR="00045DBB" w:rsidRPr="00045DBB" w:rsidRDefault="00045DBB" w:rsidP="00045DBB">
      <w:pPr>
        <w:pStyle w:val="Bibliography"/>
      </w:pPr>
      <w:r w:rsidRPr="00045DBB">
        <w:lastRenderedPageBreak/>
        <w:t xml:space="preserve">Hampton, S. E., S. McGowan, T. Ozersky, and others. 2018. Recent ecological change in ancient lakes. Limnology and Oceanography </w:t>
      </w:r>
      <w:r w:rsidRPr="00045DBB">
        <w:rPr>
          <w:b/>
          <w:bCs/>
        </w:rPr>
        <w:t>63</w:t>
      </w:r>
      <w:r w:rsidRPr="00045DBB">
        <w:t>: 2277–2304. doi:10.1002/lno.10938</w:t>
      </w:r>
    </w:p>
    <w:p w14:paraId="3EC3E85E" w14:textId="77777777" w:rsidR="00045DBB" w:rsidRPr="00045DBB" w:rsidRDefault="00045DBB" w:rsidP="00045DBB">
      <w:pPr>
        <w:pStyle w:val="Bibliography"/>
      </w:pPr>
      <w:r w:rsidRPr="00045DBB">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045DBB">
        <w:rPr>
          <w:b/>
          <w:bCs/>
        </w:rPr>
        <w:t>586</w:t>
      </w:r>
      <w:r w:rsidRPr="00045DBB">
        <w:t>: 127–141. doi:10.1016/j.scitotenv.2017.01.190</w:t>
      </w:r>
    </w:p>
    <w:p w14:paraId="7CB63C54" w14:textId="77777777" w:rsidR="00045DBB" w:rsidRPr="00045DBB" w:rsidRDefault="00045DBB" w:rsidP="00045DBB">
      <w:pPr>
        <w:pStyle w:val="Bibliography"/>
      </w:pPr>
      <w:r w:rsidRPr="00045DBB">
        <w:t xml:space="preserve">Jeppesen, E., M. Søndergaard, J. P. Jensen, and others. 2005. Lake responses to reduced nutrient loading – an analysis of contemporary long-term data from 35 case studies. Freshwater Biology </w:t>
      </w:r>
      <w:r w:rsidRPr="00045DBB">
        <w:rPr>
          <w:b/>
          <w:bCs/>
        </w:rPr>
        <w:t>50</w:t>
      </w:r>
      <w:r w:rsidRPr="00045DBB">
        <w:t>: 1747–1771. doi:10.1111/j.1365-2427.2005.01415.x</w:t>
      </w:r>
    </w:p>
    <w:p w14:paraId="76356F14" w14:textId="77777777" w:rsidR="00045DBB" w:rsidRPr="00045DBB" w:rsidRDefault="00045DBB" w:rsidP="00045DBB">
      <w:pPr>
        <w:pStyle w:val="Bibliography"/>
      </w:pPr>
      <w:r w:rsidRPr="00045DBB">
        <w:t>Kozhova, O. M., and L. R. Izmest’eva. 1998. Lake Baikal: Evolution and Biodiversity, Backhuys Publishers.</w:t>
      </w:r>
    </w:p>
    <w:p w14:paraId="7AF3492C" w14:textId="77777777" w:rsidR="00045DBB" w:rsidRPr="00045DBB" w:rsidRDefault="00045DBB" w:rsidP="00045DBB">
      <w:pPr>
        <w:pStyle w:val="Bibliography"/>
      </w:pPr>
      <w:r w:rsidRPr="00045DBB">
        <w:t xml:space="preserve">Kravtsova, L. S., L. A. Izhboldina, I. V. Khanaev, and others. 2014. Nearshore benthic blooms of filamentous green algae in Lake Baikal. Journal of Great Lakes Research </w:t>
      </w:r>
      <w:r w:rsidRPr="00045DBB">
        <w:rPr>
          <w:b/>
          <w:bCs/>
        </w:rPr>
        <w:t>40</w:t>
      </w:r>
      <w:r w:rsidRPr="00045DBB">
        <w:t>: 441–448. doi:10.1016/j.jglr.2014.02.019</w:t>
      </w:r>
    </w:p>
    <w:p w14:paraId="624B2760" w14:textId="77777777" w:rsidR="00045DBB" w:rsidRPr="00045DBB" w:rsidRDefault="00045DBB" w:rsidP="00045DBB">
      <w:pPr>
        <w:pStyle w:val="Bibliography"/>
      </w:pPr>
      <w:r w:rsidRPr="00045DBB">
        <w:t xml:space="preserve">Lapointe, B. E., L. W. Herren, D. D. Debortoli, and M. A. Vogel. 2015. Evidence of sewage-driven eutrophication and harmful algal blooms in Florida’s Indian River Lagoon. Harmful Algae </w:t>
      </w:r>
      <w:r w:rsidRPr="00045DBB">
        <w:rPr>
          <w:b/>
          <w:bCs/>
        </w:rPr>
        <w:t>43</w:t>
      </w:r>
      <w:r w:rsidRPr="00045DBB">
        <w:t>: 82–102. doi:10.1016/j.hal.2015.01.004</w:t>
      </w:r>
    </w:p>
    <w:p w14:paraId="78327A98" w14:textId="77777777" w:rsidR="00045DBB" w:rsidRPr="00045DBB" w:rsidRDefault="00045DBB" w:rsidP="00045DBB">
      <w:pPr>
        <w:pStyle w:val="Bibliography"/>
      </w:pPr>
      <w:r w:rsidRPr="00045DBB">
        <w:t xml:space="preserve">Meyer, M. F., S. G. Labou, A. N. Cramer, M. R. Brousil, and B. T. Luff. 2020. The global lake area, climate, and population dataset. Scientific Data </w:t>
      </w:r>
      <w:r w:rsidRPr="00045DBB">
        <w:rPr>
          <w:b/>
          <w:bCs/>
        </w:rPr>
        <w:t>7</w:t>
      </w:r>
      <w:r w:rsidRPr="00045DBB">
        <w:t>: 174. doi:10.1038/s41597-020-0517-4</w:t>
      </w:r>
    </w:p>
    <w:p w14:paraId="43960890" w14:textId="77777777" w:rsidR="00045DBB" w:rsidRPr="00045DBB" w:rsidRDefault="00045DBB" w:rsidP="00045DBB">
      <w:pPr>
        <w:pStyle w:val="Bibliography"/>
      </w:pPr>
      <w:r w:rsidRPr="00045DBB">
        <w:t xml:space="preserve">Meyer, M. F., S. M. Powers, and S. E. Hampton. 2019. An Evidence Synthesis of Pharmaceuticals and Personal Care Products (PPCPs) in the Environment: Imbalances among Compounds, </w:t>
      </w:r>
      <w:r w:rsidRPr="00045DBB">
        <w:lastRenderedPageBreak/>
        <w:t xml:space="preserve">Sewage Treatment Techniques, and Ecosystem Types. Environ. Sci. Technol. </w:t>
      </w:r>
      <w:r w:rsidRPr="00045DBB">
        <w:rPr>
          <w:b/>
          <w:bCs/>
        </w:rPr>
        <w:t>53</w:t>
      </w:r>
      <w:r w:rsidRPr="00045DBB">
        <w:t>: 12961–12973. doi:10.1021/acs.est.9b02966</w:t>
      </w:r>
    </w:p>
    <w:p w14:paraId="6DD35327" w14:textId="77777777" w:rsidR="00045DBB" w:rsidRPr="00045DBB" w:rsidRDefault="00045DBB" w:rsidP="00045DBB">
      <w:pPr>
        <w:pStyle w:val="Bibliography"/>
      </w:pPr>
      <w:r w:rsidRPr="00045DBB">
        <w:t xml:space="preserve">Moore, J. W., D. E. Schindler, M. D. Scheuerell, D. Smith, and J. Frodge. 2003. Lake eutrophication at the urban fringe, Seattle region, USA. AMBIO: A Journal of the Human Environment </w:t>
      </w:r>
      <w:r w:rsidRPr="00045DBB">
        <w:rPr>
          <w:b/>
          <w:bCs/>
        </w:rPr>
        <w:t>32</w:t>
      </w:r>
      <w:r w:rsidRPr="00045DBB">
        <w:t>: 13–18.</w:t>
      </w:r>
    </w:p>
    <w:p w14:paraId="5F29ED03" w14:textId="77777777" w:rsidR="00045DBB" w:rsidRPr="00045DBB" w:rsidRDefault="00045DBB" w:rsidP="00045DBB">
      <w:pPr>
        <w:pStyle w:val="Bibliography"/>
      </w:pPr>
      <w:r w:rsidRPr="00045DBB">
        <w:t xml:space="preserve">O’Donnell, D. R., P. Wilburn, E. A. Silow, L. Y. Yampolsky, and E. Litchman. 2017. Nitrogen and phosphorus colimitation of phytoplankton in Lake Baikal: Insights from a spatial survey and nutrient enrichment experiments. Limnology and Oceanography </w:t>
      </w:r>
      <w:r w:rsidRPr="00045DBB">
        <w:rPr>
          <w:b/>
          <w:bCs/>
        </w:rPr>
        <w:t>62</w:t>
      </w:r>
      <w:r w:rsidRPr="00045DBB">
        <w:t>: 1383–1392. doi:10.1002/lno.10505</w:t>
      </w:r>
    </w:p>
    <w:p w14:paraId="66767104" w14:textId="77777777" w:rsidR="00045DBB" w:rsidRPr="00045DBB" w:rsidRDefault="00045DBB" w:rsidP="00045DBB">
      <w:pPr>
        <w:pStyle w:val="Bibliography"/>
      </w:pPr>
      <w:r w:rsidRPr="00045DBB">
        <w:t xml:space="preserve">Powers, S. M., T. W. Bruulsema, T. P. Burt, and others. 2016. Long-term accumulation and transport of anthropogenic phosphorus in three river basins. Nature Geoscience </w:t>
      </w:r>
      <w:r w:rsidRPr="00045DBB">
        <w:rPr>
          <w:b/>
          <w:bCs/>
        </w:rPr>
        <w:t>9</w:t>
      </w:r>
      <w:r w:rsidRPr="00045DBB">
        <w:t>: 353–356. doi:10.1038/ngeo2693</w:t>
      </w:r>
    </w:p>
    <w:p w14:paraId="68DA99FE" w14:textId="77777777" w:rsidR="00045DBB" w:rsidRPr="00045DBB" w:rsidRDefault="00045DBB" w:rsidP="00045DBB">
      <w:pPr>
        <w:pStyle w:val="Bibliography"/>
      </w:pPr>
      <w:r w:rsidRPr="00045DBB">
        <w:t xml:space="preserve">Richmond, E. K., M. R. Grace, J. J. Kelly, A. J. Reisinger, E. J. Rosi, and D. M. Walters. 2017. Pharmaceuticals and personal care products (PPCPs) are ecological disrupting compounds (EcoDC). Elem Sci Anth </w:t>
      </w:r>
      <w:r w:rsidRPr="00045DBB">
        <w:rPr>
          <w:b/>
          <w:bCs/>
        </w:rPr>
        <w:t>5</w:t>
      </w:r>
      <w:r w:rsidRPr="00045DBB">
        <w:t>: 66. doi:10.1525/elementa.252</w:t>
      </w:r>
    </w:p>
    <w:p w14:paraId="25528290" w14:textId="77777777" w:rsidR="00045DBB" w:rsidRPr="00045DBB" w:rsidRDefault="00045DBB" w:rsidP="00045DBB">
      <w:pPr>
        <w:pStyle w:val="Bibliography"/>
      </w:pPr>
      <w:r w:rsidRPr="00045DBB">
        <w:t xml:space="preserve">Richmond, E. K., E. J. Rosi, D. M. Walters, J. Fick, S. K. Hamilton, T. Brodin, A. Sundelin, and M. R. Grace. 2018. A diverse suite of pharmaceuticals contaminates stream and riparian food webs. Nature Communications </w:t>
      </w:r>
      <w:r w:rsidRPr="00045DBB">
        <w:rPr>
          <w:b/>
          <w:bCs/>
        </w:rPr>
        <w:t>9</w:t>
      </w:r>
      <w:r w:rsidRPr="00045DBB">
        <w:t>: 4491. doi:10.1038/s41467-018-06822-w</w:t>
      </w:r>
    </w:p>
    <w:p w14:paraId="69678741" w14:textId="77777777" w:rsidR="00045DBB" w:rsidRPr="00045DBB" w:rsidRDefault="00045DBB" w:rsidP="00045DBB">
      <w:pPr>
        <w:pStyle w:val="Bibliography"/>
      </w:pPr>
      <w:r w:rsidRPr="00045DBB">
        <w:t xml:space="preserve">Romera-Castillo, C., M. Pinto, T. M. Langer, X. A. Álvarez-Salgado, and G. J. Herndl. 2018. Dissolved organic carbon leaching from plastics stimulates microbial activity in the ocean. Nat Commun </w:t>
      </w:r>
      <w:r w:rsidRPr="00045DBB">
        <w:rPr>
          <w:b/>
          <w:bCs/>
        </w:rPr>
        <w:t>9</w:t>
      </w:r>
      <w:r w:rsidRPr="00045DBB">
        <w:t>: 1–7. doi:10.1038/s41467-018-03798-5</w:t>
      </w:r>
    </w:p>
    <w:p w14:paraId="43BCCA9D" w14:textId="77777777" w:rsidR="00045DBB" w:rsidRPr="00045DBB" w:rsidRDefault="00045DBB" w:rsidP="00045DBB">
      <w:pPr>
        <w:pStyle w:val="Bibliography"/>
      </w:pPr>
      <w:r w:rsidRPr="00045DBB">
        <w:lastRenderedPageBreak/>
        <w:t xml:space="preserve">Rosenberger, E. E., S. E. Hampton, S. C. Fradkin, and B. P. Kennedy. 2008. Effects of shoreline development on the nearshore environment in large deep oligotrophic lakes. Freshwater Biology </w:t>
      </w:r>
      <w:r w:rsidRPr="00045DBB">
        <w:rPr>
          <w:b/>
          <w:bCs/>
        </w:rPr>
        <w:t>53</w:t>
      </w:r>
      <w:r w:rsidRPr="00045DBB">
        <w:t>: 1673–1691. doi:10.1111/j.1365-2427.2008.01990.x</w:t>
      </w:r>
    </w:p>
    <w:p w14:paraId="3CB5C87F" w14:textId="77777777" w:rsidR="00045DBB" w:rsidRPr="00045DBB" w:rsidRDefault="00045DBB" w:rsidP="00045DBB">
      <w:pPr>
        <w:pStyle w:val="Bibliography"/>
      </w:pPr>
      <w:r w:rsidRPr="00045DBB">
        <w:t xml:space="preserve">Rosi-Marshall, E. J., and T. V. Royer. 2012. Pharmaceutical Compounds and Ecosystem Function: An Emerging Research Challenge for Aquatic Ecologists. Ecosystems </w:t>
      </w:r>
      <w:r w:rsidRPr="00045DBB">
        <w:rPr>
          <w:b/>
          <w:bCs/>
        </w:rPr>
        <w:t>15</w:t>
      </w:r>
      <w:r w:rsidRPr="00045DBB">
        <w:t>: 867–880. doi:10.1007/s10021-012-9553-z</w:t>
      </w:r>
    </w:p>
    <w:p w14:paraId="24D97359" w14:textId="77777777" w:rsidR="00045DBB" w:rsidRPr="00045DBB" w:rsidRDefault="00045DBB" w:rsidP="00045DBB">
      <w:pPr>
        <w:pStyle w:val="Bibliography"/>
      </w:pPr>
      <w:r w:rsidRPr="00045DBB">
        <w:t xml:space="preserve">Sargent, J. R., and S. Falk-Petersen. 1988. The lipid biochemistry of calanoid copepods. Hydrobiologia </w:t>
      </w:r>
      <w:r w:rsidRPr="00045DBB">
        <w:rPr>
          <w:b/>
          <w:bCs/>
        </w:rPr>
        <w:t>167–168</w:t>
      </w:r>
      <w:r w:rsidRPr="00045DBB">
        <w:t>: 101–114. doi:10.1007/BF00026297</w:t>
      </w:r>
    </w:p>
    <w:p w14:paraId="452AF48C" w14:textId="77777777" w:rsidR="00045DBB" w:rsidRPr="00045DBB" w:rsidRDefault="00045DBB" w:rsidP="00045DBB">
      <w:pPr>
        <w:pStyle w:val="Bibliography"/>
      </w:pPr>
      <w:r w:rsidRPr="00045DBB">
        <w:t xml:space="preserve">Setälä, O., V. Fleming-Lehtinen, and M. Lehtiniemi. 2014. Ingestion and transfer of microplastics in the planktonic food web. Environmental Pollution </w:t>
      </w:r>
      <w:r w:rsidRPr="00045DBB">
        <w:rPr>
          <w:b/>
          <w:bCs/>
        </w:rPr>
        <w:t>185</w:t>
      </w:r>
      <w:r w:rsidRPr="00045DBB">
        <w:t>: 77–83. doi:10.1016/j.envpol.2013.10.013</w:t>
      </w:r>
    </w:p>
    <w:p w14:paraId="1BF4892F" w14:textId="77777777" w:rsidR="00045DBB" w:rsidRPr="00045DBB" w:rsidRDefault="00045DBB" w:rsidP="00045DBB">
      <w:pPr>
        <w:pStyle w:val="Bibliography"/>
      </w:pPr>
      <w:r w:rsidRPr="00045DBB">
        <w:t xml:space="preserve">Taipale, S., U. Strandberg, E. Peltomaa, A. W. E. Galloway, A. Ojala, and M. T. Brett. 2013. Fatty acid composition as biomarkers of freshwater microalgae: analysis of 37 strains of microalgae in 22 genera and in seven classes. Aquatic Microbial Ecology </w:t>
      </w:r>
      <w:r w:rsidRPr="00045DBB">
        <w:rPr>
          <w:b/>
          <w:bCs/>
        </w:rPr>
        <w:t>71</w:t>
      </w:r>
      <w:r w:rsidRPr="00045DBB">
        <w:t>: 165–178. doi:10.3354/ame01671</w:t>
      </w:r>
    </w:p>
    <w:p w14:paraId="0F3FA040" w14:textId="77777777" w:rsidR="00045DBB" w:rsidRPr="00045DBB" w:rsidRDefault="00045DBB" w:rsidP="00045DBB">
      <w:pPr>
        <w:pStyle w:val="Bibliography"/>
      </w:pPr>
      <w:r w:rsidRPr="00045DBB">
        <w:t>Timoshkin, O. A., M. V. Moore, N. N. Kulikova, and others. 2018. Groundwater contamination by sewage causes benthic algal outbreaks in the littoral zone of Lake Baikal (East Siberia). Journal of Great Lakes Research. doi:10.1016/j.jglr.2018.01.008</w:t>
      </w:r>
    </w:p>
    <w:p w14:paraId="16F3785E" w14:textId="77777777" w:rsidR="00045DBB" w:rsidRPr="00045DBB" w:rsidRDefault="00045DBB" w:rsidP="00045DBB">
      <w:pPr>
        <w:pStyle w:val="Bibliography"/>
      </w:pPr>
      <w:r w:rsidRPr="00045DBB">
        <w:t xml:space="preserve">Timoshkin, O. A., D. P. Samsonov, M. Yamamuro, and others. 2016. Rapid ecological change in the coastal zone of Lake Baikal (East Siberia): Is the site of the world’s greatest freshwater biodiversity in danger? Journal of Great Lakes Research </w:t>
      </w:r>
      <w:r w:rsidRPr="00045DBB">
        <w:rPr>
          <w:b/>
          <w:bCs/>
        </w:rPr>
        <w:t>42</w:t>
      </w:r>
      <w:r w:rsidRPr="00045DBB">
        <w:t>: 487–497. doi:10.1016/j.jglr.2016.02.011</w:t>
      </w:r>
    </w:p>
    <w:p w14:paraId="155D5BB5" w14:textId="77777777" w:rsidR="00045DBB" w:rsidRPr="00045DBB" w:rsidRDefault="00045DBB" w:rsidP="00045DBB">
      <w:pPr>
        <w:pStyle w:val="Bibliography"/>
      </w:pPr>
      <w:r w:rsidRPr="00045DBB">
        <w:lastRenderedPageBreak/>
        <w:t xml:space="preserve">Tong, Y., M. Wang, J. Peñuelas, and others. 2020. Improvement in municipal wastewater treatment alters lake nitrogen to phosphorus ratios in populated regions. Proc Natl Acad Sci USA </w:t>
      </w:r>
      <w:r w:rsidRPr="00045DBB">
        <w:rPr>
          <w:b/>
          <w:bCs/>
        </w:rPr>
        <w:t>117</w:t>
      </w:r>
      <w:r w:rsidRPr="00045DBB">
        <w:t>: 11566–11572. doi:10.1073/pnas.1920759117</w:t>
      </w:r>
    </w:p>
    <w:p w14:paraId="3993F304" w14:textId="77777777" w:rsidR="00045DBB" w:rsidRPr="00045DBB" w:rsidRDefault="00045DBB" w:rsidP="00045DBB">
      <w:pPr>
        <w:pStyle w:val="Bibliography"/>
      </w:pPr>
      <w:r w:rsidRPr="00045DBB">
        <w:t xml:space="preserve">Turetsky, M. R., R. K. Wieder, C. J. Williams, and D. H. Vitt. 2000. Organic matter accumulation, peat chemistry, and permafrost melting in peatlands of boreal Alberta. Écoscience </w:t>
      </w:r>
      <w:r w:rsidRPr="00045DBB">
        <w:rPr>
          <w:b/>
          <w:bCs/>
        </w:rPr>
        <w:t>7</w:t>
      </w:r>
      <w:r w:rsidRPr="00045DBB">
        <w:t>: 115–122. doi:10.1080/11956860.2000.11682608</w:t>
      </w:r>
    </w:p>
    <w:p w14:paraId="7BDEA622" w14:textId="77777777" w:rsidR="00045DBB" w:rsidRPr="00045DBB" w:rsidRDefault="00045DBB" w:rsidP="00045DBB">
      <w:pPr>
        <w:pStyle w:val="Bibliography"/>
      </w:pPr>
      <w:r w:rsidRPr="00045DBB">
        <w:t xml:space="preserve">Vendel, A. L., F. Bessa, V. E. N. Alves, A. L. A. Amorim, J. Patrício, and A. R. T. Palma. 2017. Widespread microplastic ingestion by fish assemblages in tropical estuaries subjected to anthropogenic pressures. Marine Pollution Bulletin </w:t>
      </w:r>
      <w:r w:rsidRPr="00045DBB">
        <w:rPr>
          <w:b/>
          <w:bCs/>
        </w:rPr>
        <w:t>117</w:t>
      </w:r>
      <w:r w:rsidRPr="00045DBB">
        <w:t>: 448–455. doi:10.1016/j.marpolbul.2017.01.081</w:t>
      </w:r>
    </w:p>
    <w:p w14:paraId="279863B5" w14:textId="77777777" w:rsidR="00045DBB" w:rsidRPr="00045DBB" w:rsidRDefault="00045DBB" w:rsidP="00045DBB">
      <w:pPr>
        <w:pStyle w:val="Bibliography"/>
      </w:pPr>
      <w:r w:rsidRPr="00045DBB">
        <w:t xml:space="preserve">Volkova, E. A., N. A. Bondarenko, and O. A. Timoshkin. 2018. Morphotaxonomy, distribution and abundance of </w:t>
      </w:r>
      <w:r w:rsidRPr="00045DBB">
        <w:rPr>
          <w:i/>
          <w:iCs/>
        </w:rPr>
        <w:t>Spirogyra</w:t>
      </w:r>
      <w:r w:rsidRPr="00045DBB">
        <w:t xml:space="preserve"> (Zygnematophyceae, Charophyta) in Lake Baikal, East Siberia. Phycologia </w:t>
      </w:r>
      <w:r w:rsidRPr="00045DBB">
        <w:rPr>
          <w:b/>
          <w:bCs/>
        </w:rPr>
        <w:t>57</w:t>
      </w:r>
      <w:r w:rsidRPr="00045DBB">
        <w:t>: 298–308. doi:10.2216/17-69.1</w:t>
      </w:r>
    </w:p>
    <w:p w14:paraId="1C35EC40" w14:textId="77777777" w:rsidR="00045DBB" w:rsidRPr="00045DBB" w:rsidRDefault="00045DBB" w:rsidP="00045DBB">
      <w:pPr>
        <w:pStyle w:val="Bibliography"/>
      </w:pPr>
      <w:r w:rsidRPr="00045DBB">
        <w:t xml:space="preserve">Wickham, H. 2014. Tidy Data. Journal of Statistical Software </w:t>
      </w:r>
      <w:r w:rsidRPr="00045DBB">
        <w:rPr>
          <w:b/>
          <w:bCs/>
        </w:rPr>
        <w:t>59</w:t>
      </w:r>
      <w:r w:rsidRPr="00045DBB">
        <w:t>: 1–23. doi:10.18637/jss.v059.i10</w:t>
      </w:r>
    </w:p>
    <w:p w14:paraId="5BB51064" w14:textId="77777777" w:rsidR="00045DBB" w:rsidRPr="00045DBB" w:rsidRDefault="00045DBB" w:rsidP="00045DBB">
      <w:pPr>
        <w:pStyle w:val="Bibliography"/>
      </w:pPr>
      <w:r w:rsidRPr="00045DBB">
        <w:t xml:space="preserve">Yoshida, T., T. Sekino, M. Genkai-Kato, and others. 2003. Seasonal dynamics of primary production in the pelagic zone of southern Lake Baikal. Limnology </w:t>
      </w:r>
      <w:r w:rsidRPr="00045DBB">
        <w:rPr>
          <w:b/>
          <w:bCs/>
        </w:rPr>
        <w:t>4</w:t>
      </w:r>
      <w:r w:rsidRPr="00045DBB">
        <w:t>: 53–62. doi:10.1007/s10201-002-0089-3</w:t>
      </w:r>
    </w:p>
    <w:p w14:paraId="4C42AE8F" w14:textId="77777777" w:rsidR="00045DBB" w:rsidRPr="00045DBB" w:rsidRDefault="00045DBB" w:rsidP="00045DBB">
      <w:pPr>
        <w:pStyle w:val="Bibliography"/>
      </w:pPr>
      <w:r w:rsidRPr="00045DBB">
        <w:t>2016a. Methods for determination of nitrogen-containing matters (with corrections) (Методы определения азотсодержащих веществ (с Поправками)).</w:t>
      </w:r>
    </w:p>
    <w:p w14:paraId="352F82CF" w14:textId="77777777" w:rsidR="00045DBB" w:rsidRPr="00045DBB" w:rsidRDefault="00045DBB" w:rsidP="00045DBB">
      <w:pPr>
        <w:pStyle w:val="Bibliography"/>
      </w:pPr>
      <w:r w:rsidRPr="00045DBB">
        <w:t>2016b. Methods for determination of phosphorus-containing matters (with corrections) (Методы определения фосфорсодержащих веществ).</w:t>
      </w:r>
    </w:p>
    <w:p w14:paraId="7ABA1763" w14:textId="77777777" w:rsidR="00045DBB" w:rsidRPr="00045DBB" w:rsidRDefault="00045DBB" w:rsidP="00045DBB">
      <w:pPr>
        <w:pStyle w:val="Bibliography"/>
      </w:pPr>
      <w:r w:rsidRPr="00045DBB">
        <w:t xml:space="preserve">2017. Nitrate concentration in waters: Photometric methods with Giress reagent following stabilization in a cadmium reducer (Массовая концентрация нитратного азота в водах: </w:t>
      </w:r>
      <w:r w:rsidRPr="00045DBB">
        <w:lastRenderedPageBreak/>
        <w:t>Методика измерений фотометрическим методом с реактивом Грисса после восстановления в камиевом редукторе).</w:t>
      </w:r>
    </w:p>
    <w:p w14:paraId="24962C44" w14:textId="5020292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00000056" w14:textId="77777777" w:rsidR="009956E8" w:rsidRPr="00D87563" w:rsidRDefault="00BC3E51">
      <w:pPr>
        <w:rPr>
          <w:b/>
        </w:rPr>
      </w:pPr>
      <w:r w:rsidRPr="00D87563">
        <w:rPr>
          <w:b/>
        </w:rPr>
        <w:t>Acknowledgements</w:t>
      </w:r>
    </w:p>
    <w:p w14:paraId="00000057" w14:textId="38404F19" w:rsidR="009956E8" w:rsidRPr="00D87563" w:rsidRDefault="009956E8"/>
    <w:p w14:paraId="0000005E" w14:textId="2425F7F0"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9"/>
          <w:headerReference w:type="default" r:id="rId10"/>
          <w:footerReference w:type="even" r:id="rId11"/>
          <w:footerReference w:type="default" r:id="rId12"/>
          <w:headerReference w:type="first" r:id="rId13"/>
          <w:pgSz w:w="12240" w:h="15840"/>
          <w:pgMar w:top="1440" w:right="1440" w:bottom="1440" w:left="1170" w:header="720" w:footer="720" w:gutter="0"/>
          <w:pgNumType w:start="1"/>
          <w:cols w:space="720"/>
        </w:sectPr>
      </w:pPr>
    </w:p>
    <w:p w14:paraId="00000061" w14:textId="483A53BB" w:rsidR="009956E8" w:rsidRPr="00D87563" w:rsidRDefault="00E11F1F">
      <w:r w:rsidRPr="00D87563">
        <w:rPr>
          <w:noProof/>
        </w:rPr>
        <w:lastRenderedPageBreak/>
        <w:drawing>
          <wp:inline distT="0" distB="0" distL="0" distR="0" wp14:anchorId="00AAFF6F" wp14:editId="10CA6510">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00000062" w14:textId="77777777" w:rsidR="009956E8" w:rsidRPr="00D87563" w:rsidRDefault="009956E8"/>
    <w:p w14:paraId="2ED7F50B" w14:textId="7C722B00" w:rsidR="00B10381" w:rsidRDefault="004B0121">
      <w:r w:rsidRPr="00D87563">
        <w:t xml:space="preserve">Figure 1: </w:t>
      </w:r>
      <w:r w:rsidR="00E11F1F" w:rsidRPr="00D87563">
        <w:t xml:space="preserve">Map of all sampling locations with sites labeled with 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80"/>
        <w:gridCol w:w="880"/>
        <w:gridCol w:w="863"/>
        <w:gridCol w:w="1582"/>
      </w:tblGrid>
      <w:tr w:rsidR="00B10381" w14:paraId="741FBC3D" w14:textId="77777777" w:rsidTr="001C3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06C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22D46"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A66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EA9C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r>
      <w:tr w:rsidR="00B10381" w14:paraId="439871A7" w14:textId="77777777" w:rsidTr="001C34C6">
        <w:tc>
          <w:tcPr>
            <w:tcW w:w="0" w:type="auto"/>
            <w:tcBorders>
              <w:top w:val="single" w:sz="8" w:space="0" w:color="000000"/>
              <w:left w:val="single" w:sz="8" w:space="0" w:color="000000"/>
            </w:tcBorders>
            <w:tcMar>
              <w:top w:w="100" w:type="dxa"/>
              <w:left w:w="100" w:type="dxa"/>
              <w:bottom w:w="100" w:type="dxa"/>
              <w:right w:w="100" w:type="dxa"/>
            </w:tcMar>
          </w:tcPr>
          <w:p w14:paraId="0085618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17FB4B2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1E7E686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27882A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3A55552F" w14:textId="77777777" w:rsidTr="001C34C6">
        <w:tc>
          <w:tcPr>
            <w:tcW w:w="0" w:type="auto"/>
            <w:tcBorders>
              <w:left w:val="single" w:sz="8" w:space="0" w:color="000000"/>
            </w:tcBorders>
            <w:tcMar>
              <w:top w:w="100" w:type="dxa"/>
              <w:left w:w="100" w:type="dxa"/>
              <w:bottom w:w="100" w:type="dxa"/>
              <w:right w:w="100" w:type="dxa"/>
            </w:tcMar>
          </w:tcPr>
          <w:p w14:paraId="4A4CDDE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01EA80CD"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1C5BF8B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0F6044F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r>
      <w:tr w:rsidR="00B10381" w14:paraId="32CB1B9E" w14:textId="77777777" w:rsidTr="001C34C6">
        <w:tc>
          <w:tcPr>
            <w:tcW w:w="0" w:type="auto"/>
            <w:tcBorders>
              <w:left w:val="single" w:sz="8" w:space="0" w:color="000000"/>
            </w:tcBorders>
            <w:tcMar>
              <w:top w:w="100" w:type="dxa"/>
              <w:left w:w="100" w:type="dxa"/>
              <w:bottom w:w="100" w:type="dxa"/>
              <w:right w:w="100" w:type="dxa"/>
            </w:tcMar>
          </w:tcPr>
          <w:p w14:paraId="76B1CD67"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1E21E6C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59E10D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6BF7FD3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r>
      <w:tr w:rsidR="00B10381" w14:paraId="603B9053" w14:textId="77777777" w:rsidTr="001C34C6">
        <w:tc>
          <w:tcPr>
            <w:tcW w:w="0" w:type="auto"/>
            <w:tcBorders>
              <w:left w:val="single" w:sz="8" w:space="0" w:color="000000"/>
            </w:tcBorders>
            <w:tcMar>
              <w:top w:w="100" w:type="dxa"/>
              <w:left w:w="100" w:type="dxa"/>
              <w:bottom w:w="100" w:type="dxa"/>
              <w:right w:w="100" w:type="dxa"/>
            </w:tcMar>
          </w:tcPr>
          <w:p w14:paraId="34EF40E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5998F8B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5C8968E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E8B490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r>
      <w:tr w:rsidR="00B10381" w14:paraId="299D65C2" w14:textId="77777777" w:rsidTr="001C34C6">
        <w:tc>
          <w:tcPr>
            <w:tcW w:w="0" w:type="auto"/>
            <w:tcBorders>
              <w:left w:val="single" w:sz="8" w:space="0" w:color="000000"/>
            </w:tcBorders>
            <w:tcMar>
              <w:top w:w="100" w:type="dxa"/>
              <w:left w:w="100" w:type="dxa"/>
              <w:bottom w:w="100" w:type="dxa"/>
              <w:right w:w="100" w:type="dxa"/>
            </w:tcMar>
          </w:tcPr>
          <w:p w14:paraId="681CA467"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2DDC04F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6CB77A1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55D439B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r>
      <w:tr w:rsidR="00B10381" w14:paraId="5893DB6D" w14:textId="77777777" w:rsidTr="001C34C6">
        <w:tc>
          <w:tcPr>
            <w:tcW w:w="0" w:type="auto"/>
            <w:tcBorders>
              <w:left w:val="single" w:sz="8" w:space="0" w:color="000000"/>
            </w:tcBorders>
            <w:tcMar>
              <w:top w:w="100" w:type="dxa"/>
              <w:left w:w="100" w:type="dxa"/>
              <w:bottom w:w="100" w:type="dxa"/>
              <w:right w:w="100" w:type="dxa"/>
            </w:tcMar>
          </w:tcPr>
          <w:p w14:paraId="16558A7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6AAC9EA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7B50A20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F64A31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r>
      <w:tr w:rsidR="00B10381" w14:paraId="6C829B7F" w14:textId="77777777" w:rsidTr="001C34C6">
        <w:tc>
          <w:tcPr>
            <w:tcW w:w="0" w:type="auto"/>
            <w:tcBorders>
              <w:left w:val="single" w:sz="8" w:space="0" w:color="000000"/>
            </w:tcBorders>
            <w:tcMar>
              <w:top w:w="100" w:type="dxa"/>
              <w:left w:w="100" w:type="dxa"/>
              <w:bottom w:w="100" w:type="dxa"/>
              <w:right w:w="100" w:type="dxa"/>
            </w:tcMar>
          </w:tcPr>
          <w:p w14:paraId="3B55D75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6731F56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02A1168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78E9771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29BBF6D" w14:textId="77777777" w:rsidTr="001C34C6">
        <w:tc>
          <w:tcPr>
            <w:tcW w:w="0" w:type="auto"/>
            <w:tcBorders>
              <w:left w:val="single" w:sz="8" w:space="0" w:color="000000"/>
            </w:tcBorders>
            <w:tcMar>
              <w:top w:w="100" w:type="dxa"/>
              <w:left w:w="100" w:type="dxa"/>
              <w:bottom w:w="100" w:type="dxa"/>
              <w:right w:w="100" w:type="dxa"/>
            </w:tcMar>
          </w:tcPr>
          <w:p w14:paraId="69943C1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76D1256D"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5095AAD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8C8488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r>
      <w:tr w:rsidR="00B10381" w14:paraId="4E77290D" w14:textId="77777777" w:rsidTr="001C34C6">
        <w:tc>
          <w:tcPr>
            <w:tcW w:w="0" w:type="auto"/>
            <w:tcBorders>
              <w:left w:val="single" w:sz="8" w:space="0" w:color="000000"/>
            </w:tcBorders>
            <w:tcMar>
              <w:top w:w="100" w:type="dxa"/>
              <w:left w:w="100" w:type="dxa"/>
              <w:bottom w:w="100" w:type="dxa"/>
              <w:right w:w="100" w:type="dxa"/>
            </w:tcMar>
          </w:tcPr>
          <w:p w14:paraId="1C0B8E7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02654B3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03034A9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3051FD0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r>
      <w:tr w:rsidR="00B10381" w14:paraId="29486473" w14:textId="77777777" w:rsidTr="001C34C6">
        <w:tc>
          <w:tcPr>
            <w:tcW w:w="0" w:type="auto"/>
            <w:tcBorders>
              <w:left w:val="single" w:sz="8" w:space="0" w:color="000000"/>
            </w:tcBorders>
            <w:tcMar>
              <w:top w:w="100" w:type="dxa"/>
              <w:left w:w="100" w:type="dxa"/>
              <w:bottom w:w="100" w:type="dxa"/>
              <w:right w:w="100" w:type="dxa"/>
            </w:tcMar>
          </w:tcPr>
          <w:p w14:paraId="4C6EB35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DE3AFE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2DF345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37E6B848"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r>
      <w:tr w:rsidR="00B10381" w14:paraId="1B0CC13C" w14:textId="77777777" w:rsidTr="001C34C6">
        <w:tc>
          <w:tcPr>
            <w:tcW w:w="0" w:type="auto"/>
            <w:tcBorders>
              <w:left w:val="single" w:sz="8" w:space="0" w:color="000000"/>
            </w:tcBorders>
            <w:tcMar>
              <w:top w:w="100" w:type="dxa"/>
              <w:left w:w="100" w:type="dxa"/>
              <w:bottom w:w="100" w:type="dxa"/>
              <w:right w:w="100" w:type="dxa"/>
            </w:tcMar>
          </w:tcPr>
          <w:p w14:paraId="59425B0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61AA1D4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5632774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915A42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r>
      <w:tr w:rsidR="00B10381" w14:paraId="44DC76D9" w14:textId="77777777" w:rsidTr="001C34C6">
        <w:tc>
          <w:tcPr>
            <w:tcW w:w="0" w:type="auto"/>
            <w:tcBorders>
              <w:left w:val="single" w:sz="8" w:space="0" w:color="000000"/>
            </w:tcBorders>
            <w:tcMar>
              <w:top w:w="100" w:type="dxa"/>
              <w:left w:w="100" w:type="dxa"/>
              <w:bottom w:w="100" w:type="dxa"/>
              <w:right w:w="100" w:type="dxa"/>
            </w:tcMar>
          </w:tcPr>
          <w:p w14:paraId="535DE01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536B465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575A1D0"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1CCD833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r>
      <w:tr w:rsidR="00B10381" w14:paraId="58A30433" w14:textId="77777777" w:rsidTr="001C34C6">
        <w:tc>
          <w:tcPr>
            <w:tcW w:w="0" w:type="auto"/>
            <w:tcBorders>
              <w:left w:val="single" w:sz="8" w:space="0" w:color="000000"/>
            </w:tcBorders>
            <w:tcMar>
              <w:top w:w="100" w:type="dxa"/>
              <w:left w:w="100" w:type="dxa"/>
              <w:bottom w:w="100" w:type="dxa"/>
              <w:right w:w="100" w:type="dxa"/>
            </w:tcMar>
          </w:tcPr>
          <w:p w14:paraId="58C83254"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33FB60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E36170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C1D8EF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r>
      <w:tr w:rsidR="00B10381" w14:paraId="0B840443" w14:textId="77777777" w:rsidTr="001C34C6">
        <w:tc>
          <w:tcPr>
            <w:tcW w:w="0" w:type="auto"/>
            <w:tcBorders>
              <w:left w:val="single" w:sz="8" w:space="0" w:color="000000"/>
            </w:tcBorders>
            <w:tcMar>
              <w:top w:w="100" w:type="dxa"/>
              <w:left w:w="100" w:type="dxa"/>
              <w:bottom w:w="100" w:type="dxa"/>
              <w:right w:w="100" w:type="dxa"/>
            </w:tcMar>
          </w:tcPr>
          <w:p w14:paraId="00E50C5F"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6E1844F1"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3419C6B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BEA2955"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r>
      <w:tr w:rsidR="00B10381" w14:paraId="79771503" w14:textId="77777777" w:rsidTr="001C34C6">
        <w:tc>
          <w:tcPr>
            <w:tcW w:w="0" w:type="auto"/>
            <w:tcBorders>
              <w:left w:val="single" w:sz="8" w:space="0" w:color="000000"/>
            </w:tcBorders>
            <w:tcMar>
              <w:top w:w="100" w:type="dxa"/>
              <w:left w:w="100" w:type="dxa"/>
              <w:bottom w:w="100" w:type="dxa"/>
              <w:right w:w="100" w:type="dxa"/>
            </w:tcMar>
          </w:tcPr>
          <w:p w14:paraId="62A43D0E"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51C71D3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5EB80292"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54477B1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r>
      <w:tr w:rsidR="00B10381" w14:paraId="2F32D430" w14:textId="77777777" w:rsidTr="001C34C6">
        <w:tc>
          <w:tcPr>
            <w:tcW w:w="0" w:type="auto"/>
            <w:tcBorders>
              <w:left w:val="single" w:sz="8" w:space="0" w:color="000000"/>
            </w:tcBorders>
            <w:tcMar>
              <w:top w:w="100" w:type="dxa"/>
              <w:left w:w="100" w:type="dxa"/>
              <w:bottom w:w="100" w:type="dxa"/>
              <w:right w:w="100" w:type="dxa"/>
            </w:tcMar>
          </w:tcPr>
          <w:p w14:paraId="686E168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62638F1C"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2076235A"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6F37090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B10381" w14:paraId="3DCA7CC4" w14:textId="77777777" w:rsidTr="001C34C6">
        <w:tc>
          <w:tcPr>
            <w:tcW w:w="0" w:type="auto"/>
            <w:tcBorders>
              <w:left w:val="single" w:sz="8" w:space="0" w:color="000000"/>
            </w:tcBorders>
            <w:tcMar>
              <w:top w:w="100" w:type="dxa"/>
              <w:left w:w="100" w:type="dxa"/>
              <w:bottom w:w="100" w:type="dxa"/>
              <w:right w:w="100" w:type="dxa"/>
            </w:tcMar>
          </w:tcPr>
          <w:p w14:paraId="4C030ADB"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BC45019"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25418F13"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5F1A8406" w14:textId="77777777" w:rsidR="00B10381" w:rsidRDefault="00B10381" w:rsidP="001C34C6">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r>
    </w:tbl>
    <w:p w14:paraId="00000064" w14:textId="0345671D" w:rsidR="009956E8" w:rsidRDefault="009956E8"/>
    <w:p w14:paraId="1891875A" w14:textId="7E1E4DCF" w:rsidR="00B10381" w:rsidRPr="00B10381" w:rsidRDefault="00B10381">
      <w:pPr>
        <w:rPr>
          <w:sz w:val="22"/>
          <w:szCs w:val="22"/>
        </w:rPr>
      </w:pPr>
      <w:r w:rsidRPr="00B10381">
        <w:rPr>
          <w:sz w:val="22"/>
          <w:szCs w:val="22"/>
        </w:rPr>
        <w:t>Table 1:</w:t>
      </w:r>
      <w:r>
        <w:rPr>
          <w:sz w:val="22"/>
          <w:szCs w:val="22"/>
        </w:rPr>
        <w:t xml:space="preserve"> Locational and </w:t>
      </w:r>
      <w:r w:rsidRPr="00B10381">
        <w:rPr>
          <w:sz w:val="22"/>
          <w:szCs w:val="22"/>
        </w:rPr>
        <w:t>depth 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yer, Michael Frederick" w:date="2020-08-27T10:41:00Z" w:initials="MMF">
    <w:p w14:paraId="2A75E415" w14:textId="6BDFBAEF" w:rsidR="0077579F" w:rsidRDefault="00192EF6" w:rsidP="0077579F">
      <w:pPr>
        <w:pStyle w:val="CommentText"/>
      </w:pPr>
      <w:r>
        <w:rPr>
          <w:rStyle w:val="CommentReference"/>
        </w:rPr>
        <w:annotationRef/>
      </w:r>
      <w:r>
        <w:t xml:space="preserve">This is the section that I am most unsure of. </w:t>
      </w:r>
    </w:p>
    <w:p w14:paraId="01135B8A" w14:textId="5EAB6239" w:rsidR="0077579F" w:rsidRDefault="0077579F" w:rsidP="0077579F">
      <w:pPr>
        <w:pStyle w:val="CommentText"/>
      </w:pPr>
    </w:p>
    <w:p w14:paraId="6FE3FB2C" w14:textId="51696258" w:rsidR="0077579F" w:rsidRDefault="0077579F" w:rsidP="0077579F">
      <w:pPr>
        <w:pStyle w:val="CommentText"/>
      </w:pPr>
      <w:r>
        <w:t xml:space="preserve">Some text is pasted from the analytics </w:t>
      </w:r>
      <w:proofErr w:type="spellStart"/>
      <w:r>
        <w:t>ms</w:t>
      </w:r>
      <w:proofErr w:type="spellEnd"/>
      <w:r>
        <w:t xml:space="preserve">, but I did my best to at least cut text so most sentences read differently. </w:t>
      </w:r>
    </w:p>
    <w:p w14:paraId="4D59E294" w14:textId="101F1DB2" w:rsidR="00192EF6" w:rsidRDefault="00192EF6">
      <w:pPr>
        <w:pStyle w:val="CommentText"/>
      </w:pPr>
    </w:p>
  </w:comment>
  <w:comment w:id="12" w:author="Meyer, Michael Frederick" w:date="2020-10-12T14:35:00Z" w:initials="MMF">
    <w:p w14:paraId="6BFB26C0" w14:textId="6E729E70" w:rsidR="00192EF6" w:rsidRDefault="00192EF6">
      <w:pPr>
        <w:pStyle w:val="CommentText"/>
      </w:pPr>
      <w:r>
        <w:rPr>
          <w:rStyle w:val="CommentReference"/>
        </w:rPr>
        <w:annotationRef/>
      </w:r>
      <w:r>
        <w:t>Matt has completed hi</w:t>
      </w:r>
      <w:r w:rsidR="00C316F5">
        <w:t xml:space="preserve">s review and I am including his edits with some of my own before sending to Kara. </w:t>
      </w:r>
    </w:p>
  </w:comment>
  <w:comment w:id="13" w:author="Meyer, Michael Frederick" w:date="2020-08-27T10:43:00Z" w:initials="MMF">
    <w:p w14:paraId="174716F2" w14:textId="27E7C440" w:rsidR="00192EF6" w:rsidRDefault="00192EF6">
      <w:pPr>
        <w:pStyle w:val="CommentText"/>
      </w:pPr>
      <w:r>
        <w:rPr>
          <w:rStyle w:val="CommentReference"/>
        </w:rPr>
        <w:annotationRef/>
      </w:r>
      <w:r w:rsidR="00B10381">
        <w:t>Not sure we got this one. Maybe a nod to water qualit</w:t>
      </w:r>
      <w:bookmarkStart w:id="14" w:name="_GoBack"/>
      <w:bookmarkEnd w:id="14"/>
      <w:r w:rsidR="00B10381">
        <w:t>y portal? But as far as I know, there are no other existing datasets….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E294" w15:done="0"/>
  <w15:commentEx w15:paraId="6BFB26C0" w15:done="0"/>
  <w15:commentEx w15:paraId="174716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E294" w16cid:durableId="22F20C56"/>
  <w16cid:commentId w16cid:paraId="6BFB26C0" w16cid:durableId="232EE823"/>
  <w16cid:commentId w16cid:paraId="174716F2" w16cid:durableId="22F20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92850" w14:textId="77777777" w:rsidR="00D6763D" w:rsidRDefault="00D6763D">
      <w:r>
        <w:separator/>
      </w:r>
    </w:p>
  </w:endnote>
  <w:endnote w:type="continuationSeparator" w:id="0">
    <w:p w14:paraId="52A4E32F" w14:textId="77777777" w:rsidR="00D6763D" w:rsidRDefault="00D67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192EF6" w:rsidRDefault="00192EF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192EF6" w:rsidRDefault="00192EF6">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D23BD" w14:textId="77777777" w:rsidR="00D6763D" w:rsidRDefault="00D6763D">
      <w:r>
        <w:separator/>
      </w:r>
    </w:p>
  </w:footnote>
  <w:footnote w:type="continuationSeparator" w:id="0">
    <w:p w14:paraId="0C2BD16A" w14:textId="77777777" w:rsidR="00D6763D" w:rsidRDefault="00D67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192EF6" w:rsidRDefault="00192EF6">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192EF6" w:rsidRDefault="00192EF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2F81"/>
    <w:rsid w:val="00031A36"/>
    <w:rsid w:val="00045DBB"/>
    <w:rsid w:val="00047794"/>
    <w:rsid w:val="00087094"/>
    <w:rsid w:val="00097E8E"/>
    <w:rsid w:val="000C3774"/>
    <w:rsid w:val="000D39B9"/>
    <w:rsid w:val="000D7242"/>
    <w:rsid w:val="000F040B"/>
    <w:rsid w:val="000F33B3"/>
    <w:rsid w:val="000F6074"/>
    <w:rsid w:val="00132A72"/>
    <w:rsid w:val="00164694"/>
    <w:rsid w:val="001769E5"/>
    <w:rsid w:val="00192EF6"/>
    <w:rsid w:val="00193C4A"/>
    <w:rsid w:val="001F692E"/>
    <w:rsid w:val="002862B7"/>
    <w:rsid w:val="002A508A"/>
    <w:rsid w:val="002F0AC7"/>
    <w:rsid w:val="00322753"/>
    <w:rsid w:val="00334E01"/>
    <w:rsid w:val="00342554"/>
    <w:rsid w:val="00354123"/>
    <w:rsid w:val="003925D1"/>
    <w:rsid w:val="0039718C"/>
    <w:rsid w:val="003B3400"/>
    <w:rsid w:val="003F3A49"/>
    <w:rsid w:val="00434D3F"/>
    <w:rsid w:val="00440591"/>
    <w:rsid w:val="00453730"/>
    <w:rsid w:val="004808AA"/>
    <w:rsid w:val="00487E5A"/>
    <w:rsid w:val="004B0121"/>
    <w:rsid w:val="004B30F1"/>
    <w:rsid w:val="004C051D"/>
    <w:rsid w:val="004E3300"/>
    <w:rsid w:val="00570225"/>
    <w:rsid w:val="005842AF"/>
    <w:rsid w:val="005A6157"/>
    <w:rsid w:val="005B6D06"/>
    <w:rsid w:val="00606362"/>
    <w:rsid w:val="00625B3E"/>
    <w:rsid w:val="00641685"/>
    <w:rsid w:val="00641893"/>
    <w:rsid w:val="0066218C"/>
    <w:rsid w:val="0067747D"/>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615DC"/>
    <w:rsid w:val="008949B7"/>
    <w:rsid w:val="008A03F1"/>
    <w:rsid w:val="008F7B2D"/>
    <w:rsid w:val="009574CD"/>
    <w:rsid w:val="00981DF3"/>
    <w:rsid w:val="009956E8"/>
    <w:rsid w:val="009A07E9"/>
    <w:rsid w:val="009A29EA"/>
    <w:rsid w:val="009B4DF1"/>
    <w:rsid w:val="009C6B31"/>
    <w:rsid w:val="009D204F"/>
    <w:rsid w:val="009F6610"/>
    <w:rsid w:val="00A428AE"/>
    <w:rsid w:val="00A8400F"/>
    <w:rsid w:val="00A8718B"/>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316F5"/>
    <w:rsid w:val="00C34B40"/>
    <w:rsid w:val="00C42C3E"/>
    <w:rsid w:val="00C900D5"/>
    <w:rsid w:val="00CB7741"/>
    <w:rsid w:val="00D14AB9"/>
    <w:rsid w:val="00D219F9"/>
    <w:rsid w:val="00D42F9E"/>
    <w:rsid w:val="00D46E53"/>
    <w:rsid w:val="00D6763D"/>
    <w:rsid w:val="00D87563"/>
    <w:rsid w:val="00DC22BF"/>
    <w:rsid w:val="00DC792B"/>
    <w:rsid w:val="00DF136B"/>
    <w:rsid w:val="00DF5D3F"/>
    <w:rsid w:val="00E11F1F"/>
    <w:rsid w:val="00E233D9"/>
    <w:rsid w:val="00E47643"/>
    <w:rsid w:val="00EB2152"/>
    <w:rsid w:val="00EB500E"/>
    <w:rsid w:val="00ED3B19"/>
    <w:rsid w:val="00EE46A1"/>
    <w:rsid w:val="00F04096"/>
    <w:rsid w:val="00F15F8B"/>
    <w:rsid w:val="00F3782F"/>
    <w:rsid w:val="00F84029"/>
    <w:rsid w:val="00F938EC"/>
    <w:rsid w:val="00FB2C2B"/>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styleId="UnresolvedMention">
    <w:name w:val="Unresolved Mention"/>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3.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2299</TotalTime>
  <Pages>31</Pages>
  <Words>22834</Words>
  <Characters>130160</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13</cp:revision>
  <dcterms:created xsi:type="dcterms:W3CDTF">2020-08-27T19:42:00Z</dcterms:created>
  <dcterms:modified xsi:type="dcterms:W3CDTF">2020-10-15T18:02:00Z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id="uv3UZnpy"/&gt;&lt;style id="http://www.zotero.org/styles/limnology-and-oceanography" hasBibliography="1" bibliographyStyleHasBeenSet="1"/&gt;&lt;prefs&gt;&lt;pref name="fieldType" value="Field"/&gt;&lt;/prefs&gt;&lt;/data&gt;</vt:lpwstr>
  </property>
</Properties>
</file>