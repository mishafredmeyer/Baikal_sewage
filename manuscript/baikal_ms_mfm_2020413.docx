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4ED66" w14:textId="0104D98F" w:rsidR="00715D55" w:rsidRDefault="00D8535D">
      <w:r>
        <w:rPr>
          <w:b/>
        </w:rPr>
        <w:t>Effects of spatially heterogeneous lakeside development on nearshore biotic communities in a large, deep, oligotrophic lake (</w:t>
      </w:r>
      <w:r w:rsidR="00587BE1">
        <w:rPr>
          <w:b/>
        </w:rPr>
        <w:t xml:space="preserve">Lake Baikal, </w:t>
      </w:r>
      <w:r>
        <w:rPr>
          <w:b/>
        </w:rPr>
        <w:t>Siberia)</w:t>
      </w:r>
      <w:r>
        <w:br/>
      </w:r>
    </w:p>
    <w:p w14:paraId="416459A4" w14:textId="77777777" w:rsidR="00715D55" w:rsidRDefault="00D8535D">
      <w:commentRangeStart w:id="0"/>
      <w:r>
        <w:t>Michael F. Meyer</w:t>
      </w:r>
      <w:commentRangeEnd w:id="0"/>
      <w:r>
        <w:commentReference w:id="0"/>
      </w:r>
      <w:r>
        <w:rPr>
          <w:vertAlign w:val="superscript"/>
        </w:rPr>
        <w:t>1</w:t>
      </w:r>
      <w:r>
        <w:t>*</w:t>
      </w:r>
    </w:p>
    <w:p w14:paraId="41CFBE85" w14:textId="77777777" w:rsidR="00715D55" w:rsidRDefault="00D8535D">
      <w:r>
        <w:t>Stephanie E. Hampton</w:t>
      </w:r>
      <w:r>
        <w:rPr>
          <w:vertAlign w:val="superscript"/>
        </w:rPr>
        <w:t>2</w:t>
      </w:r>
    </w:p>
    <w:p w14:paraId="59CCDB44" w14:textId="77777777" w:rsidR="00715D55" w:rsidRDefault="00D8535D">
      <w:pPr>
        <w:rPr>
          <w:vertAlign w:val="superscript"/>
        </w:rPr>
      </w:pPr>
      <w:proofErr w:type="spellStart"/>
      <w:r>
        <w:t>Tedy</w:t>
      </w:r>
      <w:proofErr w:type="spellEnd"/>
      <w:r>
        <w:t xml:space="preserve"> Ozersky</w:t>
      </w:r>
      <w:r>
        <w:rPr>
          <w:vertAlign w:val="superscript"/>
        </w:rPr>
        <w:t>3</w:t>
      </w:r>
    </w:p>
    <w:p w14:paraId="2304AF93" w14:textId="77777777" w:rsidR="00715D55" w:rsidRDefault="00D8535D">
      <w:pPr>
        <w:rPr>
          <w:vertAlign w:val="superscript"/>
        </w:rPr>
      </w:pPr>
      <w:r>
        <w:t>Kara H. Woo</w:t>
      </w:r>
      <w:r>
        <w:rPr>
          <w:vertAlign w:val="superscript"/>
        </w:rPr>
        <w:t>2</w:t>
      </w:r>
    </w:p>
    <w:p w14:paraId="05D05526" w14:textId="77777777" w:rsidR="00715D55" w:rsidRDefault="00D8535D">
      <w:pPr>
        <w:rPr>
          <w:vertAlign w:val="superscript"/>
        </w:rPr>
      </w:pPr>
      <w:r>
        <w:t>Kirill Shchapov</w:t>
      </w:r>
      <w:r>
        <w:rPr>
          <w:vertAlign w:val="superscript"/>
        </w:rPr>
        <w:t>3</w:t>
      </w:r>
    </w:p>
    <w:p w14:paraId="245F55DE" w14:textId="77777777" w:rsidR="00715D55" w:rsidRDefault="00D8535D">
      <w:pPr>
        <w:rPr>
          <w:vertAlign w:val="superscript"/>
        </w:rPr>
      </w:pPr>
      <w:r>
        <w:t>Daniel D. Snow</w:t>
      </w:r>
      <w:r>
        <w:rPr>
          <w:vertAlign w:val="superscript"/>
        </w:rPr>
        <w:t>4</w:t>
      </w:r>
    </w:p>
    <w:p w14:paraId="786DEEED" w14:textId="77777777" w:rsidR="00715D55" w:rsidRDefault="00D8535D">
      <w:pPr>
        <w:rPr>
          <w:vertAlign w:val="superscript"/>
        </w:rPr>
      </w:pPr>
      <w:r>
        <w:t>Emma J. Rosi</w:t>
      </w:r>
      <w:r>
        <w:rPr>
          <w:vertAlign w:val="superscript"/>
        </w:rPr>
        <w:t>5</w:t>
      </w:r>
    </w:p>
    <w:p w14:paraId="2C73ECAA" w14:textId="77777777" w:rsidR="00715D55" w:rsidRDefault="00D8535D">
      <w:pPr>
        <w:rPr>
          <w:vertAlign w:val="superscript"/>
        </w:rPr>
      </w:pPr>
      <w:r>
        <w:t>Maxim A. Timofeyev</w:t>
      </w:r>
      <w:r>
        <w:rPr>
          <w:vertAlign w:val="superscript"/>
        </w:rPr>
        <w:t>6</w:t>
      </w:r>
    </w:p>
    <w:p w14:paraId="764B0541" w14:textId="77777777" w:rsidR="00715D55" w:rsidRDefault="00D8535D">
      <w:pPr>
        <w:rPr>
          <w:vertAlign w:val="superscript"/>
        </w:rPr>
      </w:pPr>
      <w:proofErr w:type="spellStart"/>
      <w:r>
        <w:t>Yulia</w:t>
      </w:r>
      <w:proofErr w:type="spellEnd"/>
      <w:r>
        <w:t xml:space="preserve"> M. Zaitseva</w:t>
      </w:r>
      <w:r>
        <w:rPr>
          <w:vertAlign w:val="superscript"/>
        </w:rPr>
        <w:t>7</w:t>
      </w:r>
    </w:p>
    <w:p w14:paraId="3715841A" w14:textId="77777777" w:rsidR="00715D55" w:rsidRDefault="00D8535D">
      <w:pPr>
        <w:rPr>
          <w:vertAlign w:val="superscript"/>
        </w:rPr>
      </w:pPr>
      <w:r>
        <w:t>Dmitry Yu. Karnaukhov</w:t>
      </w:r>
      <w:r>
        <w:rPr>
          <w:vertAlign w:val="superscript"/>
        </w:rPr>
        <w:t>6</w:t>
      </w:r>
    </w:p>
    <w:p w14:paraId="4F79AC17" w14:textId="77777777" w:rsidR="00715D55" w:rsidRDefault="00D8535D">
      <w:pPr>
        <w:rPr>
          <w:vertAlign w:val="superscript"/>
        </w:rPr>
      </w:pPr>
      <w:r>
        <w:t>Nina A. Bondarenko</w:t>
      </w:r>
      <w:r>
        <w:rPr>
          <w:vertAlign w:val="superscript"/>
        </w:rPr>
        <w:t>7</w:t>
      </w:r>
    </w:p>
    <w:p w14:paraId="09CBD59C" w14:textId="77777777" w:rsidR="00715D55" w:rsidRDefault="00D8535D">
      <w:pPr>
        <w:rPr>
          <w:vertAlign w:val="superscript"/>
        </w:rPr>
      </w:pPr>
      <w:r>
        <w:t>Aaron Galloway</w:t>
      </w:r>
      <w:r>
        <w:rPr>
          <w:vertAlign w:val="superscript"/>
        </w:rPr>
        <w:t>8</w:t>
      </w:r>
    </w:p>
    <w:p w14:paraId="6BCE80AF" w14:textId="77777777" w:rsidR="00715D55" w:rsidRDefault="00D8535D">
      <w:r>
        <w:t>Julie Schram</w:t>
      </w:r>
      <w:r>
        <w:rPr>
          <w:vertAlign w:val="superscript"/>
        </w:rPr>
        <w:t>8</w:t>
      </w:r>
    </w:p>
    <w:p w14:paraId="6C2BB08F" w14:textId="258653FB" w:rsidR="00715D55" w:rsidRPr="001F0393" w:rsidRDefault="001F0393">
      <w:pPr>
        <w:rPr>
          <w:sz w:val="24"/>
        </w:rPr>
      </w:pPr>
      <w:r>
        <w:t>Matthew R. Brousil</w:t>
      </w:r>
      <w:r>
        <w:rPr>
          <w:sz w:val="24"/>
          <w:vertAlign w:val="superscript"/>
        </w:rPr>
        <w:t>2</w:t>
      </w:r>
    </w:p>
    <w:p w14:paraId="632148DF" w14:textId="77777777" w:rsidR="00715D55" w:rsidRDefault="00715D55"/>
    <w:p w14:paraId="0EF574A6" w14:textId="77777777" w:rsidR="00715D55" w:rsidRDefault="00D8535D">
      <w:r>
        <w:rPr>
          <w:vertAlign w:val="superscript"/>
        </w:rPr>
        <w:t>1.</w:t>
      </w:r>
      <w:r>
        <w:t xml:space="preserve"> School of the Environment, Washington State University, Pullman, WA, USA</w:t>
      </w:r>
    </w:p>
    <w:p w14:paraId="7988AB6A" w14:textId="77777777" w:rsidR="00715D55" w:rsidRDefault="00D8535D">
      <w:r>
        <w:rPr>
          <w:vertAlign w:val="superscript"/>
        </w:rPr>
        <w:t>2.</w:t>
      </w:r>
      <w:r>
        <w:t xml:space="preserve"> Center for Environmental Research, Education, and Outreach, Washington State University, </w:t>
      </w:r>
    </w:p>
    <w:p w14:paraId="0B24FAAC" w14:textId="77777777" w:rsidR="00715D55" w:rsidRDefault="00D8535D">
      <w:r>
        <w:t xml:space="preserve">   Pullman, WA, USA</w:t>
      </w:r>
    </w:p>
    <w:p w14:paraId="24B14106" w14:textId="77777777" w:rsidR="00715D55" w:rsidRDefault="00D8535D">
      <w:r>
        <w:rPr>
          <w:vertAlign w:val="superscript"/>
        </w:rPr>
        <w:t>3.</w:t>
      </w:r>
      <w:r>
        <w:t xml:space="preserve"> Large Lakes Observatory, University of Minnesota - Duluth, Duluth, MN, USA</w:t>
      </w:r>
    </w:p>
    <w:p w14:paraId="3F1840EC" w14:textId="77777777" w:rsidR="00715D55" w:rsidRDefault="00D8535D">
      <w:r>
        <w:rPr>
          <w:vertAlign w:val="superscript"/>
        </w:rPr>
        <w:t>4.</w:t>
      </w:r>
      <w:r>
        <w:t xml:space="preserve"> School of Natural Resources, University of Nebraska-Lincoln, Lincoln, NE, USA</w:t>
      </w:r>
    </w:p>
    <w:p w14:paraId="207F6AFD" w14:textId="77777777" w:rsidR="00715D55" w:rsidRDefault="00D8535D">
      <w:r>
        <w:rPr>
          <w:vertAlign w:val="superscript"/>
        </w:rPr>
        <w:t>5.</w:t>
      </w:r>
      <w:r>
        <w:t xml:space="preserve"> Cary Institute of Ecosystem Studies, Millbrook, NY, USA</w:t>
      </w:r>
    </w:p>
    <w:p w14:paraId="533829CD" w14:textId="77777777" w:rsidR="00715D55" w:rsidRDefault="00D8535D">
      <w:r>
        <w:rPr>
          <w:vertAlign w:val="superscript"/>
        </w:rPr>
        <w:t>6.</w:t>
      </w:r>
      <w:r>
        <w:t xml:space="preserve"> Biological Research Institute, Irkutsk State University, Irkutsk, Irkutsk Oblast, Russia</w:t>
      </w:r>
    </w:p>
    <w:p w14:paraId="2CA878A9" w14:textId="77777777" w:rsidR="00715D55" w:rsidRDefault="00D8535D">
      <w:r>
        <w:rPr>
          <w:vertAlign w:val="superscript"/>
        </w:rPr>
        <w:t>7.</w:t>
      </w:r>
      <w:r>
        <w:t xml:space="preserve"> Limnological Institute SB RAS, Irkutsk, Irkutsk Oblast, Russia</w:t>
      </w:r>
    </w:p>
    <w:p w14:paraId="5629C768" w14:textId="77777777" w:rsidR="00715D55" w:rsidRDefault="00D8535D">
      <w:r>
        <w:rPr>
          <w:vertAlign w:val="superscript"/>
        </w:rPr>
        <w:t>8.</w:t>
      </w:r>
      <w:r>
        <w:t xml:space="preserve"> Oregon Institute of Marine Biology, University of Oregon, Charleston, OR, USA</w:t>
      </w:r>
    </w:p>
    <w:p w14:paraId="1BD3BCB9" w14:textId="77777777" w:rsidR="00715D55" w:rsidRDefault="00715D55"/>
    <w:p w14:paraId="24FBB3D0" w14:textId="77777777" w:rsidR="00715D55" w:rsidRDefault="00D8535D">
      <w:r>
        <w:t xml:space="preserve">*corresponding author: michael.f.meyer@wsu.edu </w:t>
      </w:r>
    </w:p>
    <w:p w14:paraId="672E0BA6" w14:textId="77777777" w:rsidR="00715D55" w:rsidRDefault="00715D55"/>
    <w:p w14:paraId="6C81DE61" w14:textId="0001E19A" w:rsidR="00715D55" w:rsidRDefault="00D8535D">
      <w:r>
        <w:rPr>
          <w:b/>
        </w:rPr>
        <w:t>Keywords</w:t>
      </w:r>
      <w:r>
        <w:t xml:space="preserve">: Lake Baikal, sewage, PPCP, </w:t>
      </w:r>
      <w:r w:rsidR="004361D1">
        <w:t>food web</w:t>
      </w:r>
      <w: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026651B4" w:rsidR="00715D55" w:rsidRDefault="00D8535D">
      <w:pPr>
        <w:rPr>
          <w:b/>
        </w:rPr>
      </w:pPr>
      <w:r>
        <w:rPr>
          <w:b/>
        </w:rPr>
        <w:lastRenderedPageBreak/>
        <w:t>Abstract (2</w:t>
      </w:r>
      <w:r w:rsidR="0073707F">
        <w:rPr>
          <w:b/>
        </w:rPr>
        <w:t>49</w:t>
      </w:r>
      <w:r>
        <w:rPr>
          <w:b/>
        </w:rPr>
        <w:t>/250 words)</w:t>
      </w:r>
    </w:p>
    <w:p w14:paraId="6365BCF6" w14:textId="77777777" w:rsidR="00715D55" w:rsidRDefault="00715D55"/>
    <w:p w14:paraId="510F10FE" w14:textId="6244B9BC" w:rsidR="00715D55" w:rsidRDefault="00D438C7">
      <w:r>
        <w:rPr>
          <w:rFonts w:ascii="Times New Roman" w:eastAsia="Times New Roman" w:hAnsi="Times New Roman" w:cs="Times New Roman"/>
          <w:sz w:val="24"/>
          <w:szCs w:val="24"/>
          <w:highlight w:val="white"/>
        </w:rPr>
        <w:t>Clustered</w:t>
      </w:r>
      <w:r w:rsidR="00D8535D">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anthropogenic activity along lakeshores can create</w:t>
      </w:r>
      <w:r w:rsidR="00D8535D">
        <w:rPr>
          <w:rFonts w:ascii="Times New Roman" w:eastAsia="Times New Roman" w:hAnsi="Times New Roman" w:cs="Times New Roman"/>
          <w:sz w:val="24"/>
          <w:szCs w:val="24"/>
          <w:highlight w:val="white"/>
        </w:rPr>
        <w:t xml:space="preserve"> hot spots of disturbance</w:t>
      </w:r>
      <w:r w:rsidR="0073707F">
        <w:rPr>
          <w:rFonts w:ascii="Times New Roman" w:eastAsia="Times New Roman" w:hAnsi="Times New Roman" w:cs="Times New Roman"/>
          <w:sz w:val="24"/>
          <w:szCs w:val="24"/>
          <w:highlight w:val="white"/>
        </w:rPr>
        <w:t xml:space="preserve"> with ecological consequences</w:t>
      </w:r>
      <w:r w:rsidR="00D8535D">
        <w:rPr>
          <w:rFonts w:ascii="Times New Roman" w:eastAsia="Times New Roman" w:hAnsi="Times New Roman" w:cs="Times New Roman"/>
          <w:sz w:val="24"/>
          <w:szCs w:val="24"/>
          <w:highlight w:val="white"/>
        </w:rPr>
        <w:t xml:space="preserve">. Sewage released from such lakeside development is a type of high impact </w:t>
      </w:r>
      <w:r w:rsidR="00363613">
        <w:rPr>
          <w:rFonts w:ascii="Times New Roman" w:eastAsia="Times New Roman" w:hAnsi="Times New Roman" w:cs="Times New Roman"/>
          <w:sz w:val="24"/>
          <w:szCs w:val="24"/>
          <w:highlight w:val="white"/>
        </w:rPr>
        <w:t xml:space="preserve">human </w:t>
      </w:r>
      <w:r w:rsidR="00D8535D">
        <w:rPr>
          <w:rFonts w:ascii="Times New Roman" w:eastAsia="Times New Roman" w:hAnsi="Times New Roman" w:cs="Times New Roman"/>
          <w:sz w:val="24"/>
          <w:szCs w:val="24"/>
          <w:highlight w:val="white"/>
        </w:rPr>
        <w:t xml:space="preserve">disturbance with effects most immediately observed among littoral biota. Lake Baikal, </w:t>
      </w:r>
      <w:r w:rsidR="00587BE1">
        <w:rPr>
          <w:rFonts w:ascii="Times New Roman" w:eastAsia="Times New Roman" w:hAnsi="Times New Roman" w:cs="Times New Roman"/>
          <w:sz w:val="24"/>
          <w:szCs w:val="24"/>
          <w:highlight w:val="white"/>
        </w:rPr>
        <w:t>a large</w:t>
      </w:r>
      <w:r w:rsidR="0073707F">
        <w:rPr>
          <w:rFonts w:ascii="Times New Roman" w:eastAsia="Times New Roman" w:hAnsi="Times New Roman" w:cs="Times New Roman"/>
          <w:sz w:val="24"/>
          <w:szCs w:val="24"/>
          <w:highlight w:val="white"/>
        </w:rPr>
        <w:t xml:space="preserve">, </w:t>
      </w:r>
      <w:r w:rsidR="00587BE1">
        <w:rPr>
          <w:rFonts w:ascii="Times New Roman" w:eastAsia="Times New Roman" w:hAnsi="Times New Roman" w:cs="Times New Roman"/>
          <w:sz w:val="24"/>
          <w:szCs w:val="24"/>
          <w:highlight w:val="white"/>
        </w:rPr>
        <w:t>oligotrophic lake</w:t>
      </w:r>
      <w:r w:rsidR="00D8535D">
        <w:rPr>
          <w:rFonts w:ascii="Times New Roman" w:eastAsia="Times New Roman" w:hAnsi="Times New Roman" w:cs="Times New Roman"/>
          <w:sz w:val="24"/>
          <w:szCs w:val="24"/>
          <w:highlight w:val="white"/>
        </w:rPr>
        <w:t xml:space="preserve">, has been </w:t>
      </w:r>
      <w:r w:rsidR="00A91AE6">
        <w:rPr>
          <w:rFonts w:ascii="Times New Roman" w:eastAsia="Times New Roman" w:hAnsi="Times New Roman" w:cs="Times New Roman"/>
          <w:sz w:val="24"/>
          <w:szCs w:val="24"/>
          <w:highlight w:val="white"/>
        </w:rPr>
        <w:t>experiencing</w:t>
      </w:r>
      <w:r w:rsidR="00D8535D">
        <w:rPr>
          <w:rFonts w:ascii="Times New Roman" w:eastAsia="Times New Roman" w:hAnsi="Times New Roman" w:cs="Times New Roman"/>
          <w:sz w:val="24"/>
          <w:szCs w:val="24"/>
          <w:highlight w:val="white"/>
        </w:rPr>
        <w:t xml:space="preserve"> localized sewage pollution from lakeside settlements</w:t>
      </w:r>
      <w:r w:rsidR="00363613">
        <w:rPr>
          <w:rFonts w:ascii="Times New Roman" w:eastAsia="Times New Roman" w:hAnsi="Times New Roman" w:cs="Times New Roman"/>
          <w:sz w:val="24"/>
          <w:szCs w:val="24"/>
          <w:highlight w:val="white"/>
        </w:rPr>
        <w:t xml:space="preserve">; increasing filamentous algal abundance has provided evidence that </w:t>
      </w:r>
      <w:r w:rsidR="00D8535D">
        <w:rPr>
          <w:rFonts w:ascii="Times New Roman" w:eastAsia="Times New Roman" w:hAnsi="Times New Roman" w:cs="Times New Roman"/>
          <w:sz w:val="24"/>
          <w:szCs w:val="24"/>
          <w:highlight w:val="white"/>
        </w:rPr>
        <w:t xml:space="preserve">nearshore benthic </w:t>
      </w:r>
      <w:r w:rsidR="00363613">
        <w:rPr>
          <w:rFonts w:ascii="Times New Roman" w:eastAsia="Times New Roman" w:hAnsi="Times New Roman" w:cs="Times New Roman"/>
          <w:sz w:val="24"/>
          <w:szCs w:val="24"/>
          <w:highlight w:val="white"/>
        </w:rPr>
        <w:t xml:space="preserve">may </w:t>
      </w:r>
      <w:r w:rsidR="00D8535D">
        <w:rPr>
          <w:rFonts w:ascii="Times New Roman" w:eastAsia="Times New Roman" w:hAnsi="Times New Roman" w:cs="Times New Roman"/>
          <w:sz w:val="24"/>
          <w:szCs w:val="24"/>
          <w:highlight w:val="white"/>
        </w:rPr>
        <w:t>be responding</w:t>
      </w:r>
      <w:r w:rsidR="00363613">
        <w:rPr>
          <w:rFonts w:ascii="Times New Roman" w:eastAsia="Times New Roman" w:hAnsi="Times New Roman" w:cs="Times New Roman"/>
          <w:sz w:val="24"/>
          <w:szCs w:val="24"/>
          <w:highlight w:val="white"/>
        </w:rPr>
        <w:t xml:space="preserve"> to sewage inputs</w:t>
      </w:r>
      <w:r w:rsidR="00D8535D">
        <w:rPr>
          <w:rFonts w:ascii="Times New Roman" w:eastAsia="Times New Roman" w:hAnsi="Times New Roman" w:cs="Times New Roman"/>
          <w:sz w:val="24"/>
          <w:szCs w:val="24"/>
          <w:highlight w:val="white"/>
        </w:rPr>
        <w:t xml:space="preserve">. To test the </w:t>
      </w:r>
      <w:r w:rsidR="008F41D6">
        <w:rPr>
          <w:rFonts w:ascii="Times New Roman" w:eastAsia="Times New Roman" w:hAnsi="Times New Roman" w:cs="Times New Roman"/>
          <w:sz w:val="24"/>
          <w:szCs w:val="24"/>
          <w:highlight w:val="white"/>
        </w:rPr>
        <w:t>presence</w:t>
      </w:r>
      <w:r w:rsidR="00D8535D">
        <w:rPr>
          <w:rFonts w:ascii="Times New Roman" w:eastAsia="Times New Roman" w:hAnsi="Times New Roman" w:cs="Times New Roman"/>
          <w:sz w:val="24"/>
          <w:szCs w:val="24"/>
          <w:highlight w:val="white"/>
        </w:rPr>
        <w:t xml:space="preserve"> and </w:t>
      </w:r>
      <w:r w:rsidR="001F0393">
        <w:rPr>
          <w:rFonts w:ascii="Times New Roman" w:eastAsia="Times New Roman" w:hAnsi="Times New Roman" w:cs="Times New Roman"/>
          <w:sz w:val="24"/>
          <w:szCs w:val="24"/>
          <w:highlight w:val="white"/>
        </w:rPr>
        <w:t>magnitude</w:t>
      </w:r>
      <w:r w:rsidR="00D8535D">
        <w:rPr>
          <w:rFonts w:ascii="Times New Roman" w:eastAsia="Times New Roman" w:hAnsi="Times New Roman" w:cs="Times New Roman"/>
          <w:sz w:val="24"/>
          <w:szCs w:val="24"/>
          <w:highlight w:val="white"/>
        </w:rPr>
        <w:t xml:space="preserve"> of sewage release into Lake Baikal, we surveyed </w:t>
      </w:r>
      <w:r w:rsidR="00363613">
        <w:rPr>
          <w:rFonts w:ascii="Times New Roman" w:eastAsia="Times New Roman" w:hAnsi="Times New Roman" w:cs="Times New Roman"/>
          <w:sz w:val="24"/>
          <w:szCs w:val="24"/>
          <w:highlight w:val="white"/>
        </w:rPr>
        <w:t>14</w:t>
      </w:r>
      <w:r w:rsidR="00587BE1">
        <w:rPr>
          <w:rFonts w:ascii="Times New Roman" w:eastAsia="Times New Roman" w:hAnsi="Times New Roman" w:cs="Times New Roman"/>
          <w:sz w:val="24"/>
          <w:szCs w:val="24"/>
          <w:highlight w:val="white"/>
        </w:rPr>
        <w:t xml:space="preserve"> </w:t>
      </w:r>
      <w:r w:rsidR="00AF0312">
        <w:rPr>
          <w:rFonts w:ascii="Times New Roman" w:eastAsia="Times New Roman" w:hAnsi="Times New Roman" w:cs="Times New Roman"/>
          <w:sz w:val="24"/>
          <w:szCs w:val="24"/>
          <w:highlight w:val="white"/>
        </w:rPr>
        <w:t xml:space="preserve">littoral </w:t>
      </w:r>
      <w:r w:rsidR="00587BE1">
        <w:rPr>
          <w:rFonts w:ascii="Times New Roman" w:eastAsia="Times New Roman" w:hAnsi="Times New Roman" w:cs="Times New Roman"/>
          <w:sz w:val="24"/>
          <w:szCs w:val="24"/>
          <w:highlight w:val="white"/>
        </w:rPr>
        <w:t xml:space="preserve">sites along </w:t>
      </w:r>
      <w:r w:rsidR="00D8535D">
        <w:rPr>
          <w:rFonts w:ascii="Times New Roman" w:eastAsia="Times New Roman" w:hAnsi="Times New Roman" w:cs="Times New Roman"/>
          <w:sz w:val="24"/>
          <w:szCs w:val="24"/>
          <w:highlight w:val="white"/>
        </w:rPr>
        <w:t xml:space="preserve">a 40-km transect of the southwestern shore for sewage indicators, including pharmaceuticals and personal care products (PPCPs) and microplastics. To examine </w:t>
      </w:r>
      <w:r w:rsidR="00587BE1">
        <w:rPr>
          <w:rFonts w:ascii="Times New Roman" w:eastAsia="Times New Roman" w:hAnsi="Times New Roman" w:cs="Times New Roman"/>
          <w:sz w:val="24"/>
          <w:szCs w:val="24"/>
          <w:highlight w:val="white"/>
        </w:rPr>
        <w:t xml:space="preserve">benthic </w:t>
      </w:r>
      <w:r w:rsidR="00D8535D">
        <w:rPr>
          <w:rFonts w:ascii="Times New Roman" w:eastAsia="Times New Roman" w:hAnsi="Times New Roman" w:cs="Times New Roman"/>
          <w:sz w:val="24"/>
          <w:szCs w:val="24"/>
          <w:highlight w:val="white"/>
        </w:rPr>
        <w:t xml:space="preserve">community responses, periphyton and macroinvertebrate </w:t>
      </w:r>
      <w:r w:rsidR="002A02BE">
        <w:rPr>
          <w:rFonts w:ascii="Times New Roman" w:eastAsia="Times New Roman" w:hAnsi="Times New Roman" w:cs="Times New Roman"/>
          <w:sz w:val="24"/>
          <w:szCs w:val="24"/>
          <w:highlight w:val="white"/>
        </w:rPr>
        <w:t xml:space="preserve">relative </w:t>
      </w:r>
      <w:r w:rsidR="00D8535D">
        <w:rPr>
          <w:rFonts w:ascii="Times New Roman" w:eastAsia="Times New Roman" w:hAnsi="Times New Roman" w:cs="Times New Roman"/>
          <w:sz w:val="24"/>
          <w:szCs w:val="24"/>
          <w:highlight w:val="white"/>
        </w:rPr>
        <w:t xml:space="preserve">abundance as well as </w:t>
      </w:r>
      <w:r w:rsidR="008F41D6">
        <w:rPr>
          <w:rFonts w:ascii="Times New Roman" w:eastAsia="Times New Roman" w:hAnsi="Times New Roman" w:cs="Times New Roman"/>
          <w:sz w:val="24"/>
          <w:szCs w:val="24"/>
          <w:highlight w:val="white"/>
        </w:rPr>
        <w:t xml:space="preserve">community </w:t>
      </w:r>
      <w:r w:rsidR="00D8535D">
        <w:rPr>
          <w:rFonts w:ascii="Times New Roman" w:eastAsia="Times New Roman" w:hAnsi="Times New Roman" w:cs="Times New Roman"/>
          <w:sz w:val="24"/>
          <w:szCs w:val="24"/>
          <w:highlight w:val="white"/>
        </w:rPr>
        <w:t>interactions were assessed at each littoral site. At all sites</w:t>
      </w:r>
      <w:r w:rsidR="00E479B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PPCPs including caffeine (up to 60 ng/L) and acetaminophen (up to 40 ng/L) were detected in the nearshore water column, and concentrations 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extent of</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xml:space="preserve">. </w:t>
      </w:r>
      <w:r w:rsidR="00110977">
        <w:rPr>
          <w:rFonts w:ascii="Times New Roman" w:eastAsia="Times New Roman" w:hAnsi="Times New Roman" w:cs="Times New Roman"/>
          <w:sz w:val="24"/>
          <w:szCs w:val="24"/>
          <w:highlight w:val="white"/>
        </w:rPr>
        <w:t>Benthic invertebrate and periphyton communit</w:t>
      </w:r>
      <w:r w:rsidR="00A91AE6">
        <w:rPr>
          <w:rFonts w:ascii="Times New Roman" w:eastAsia="Times New Roman" w:hAnsi="Times New Roman" w:cs="Times New Roman"/>
          <w:sz w:val="24"/>
          <w:szCs w:val="24"/>
          <w:highlight w:val="white"/>
        </w:rPr>
        <w:t>ies</w:t>
      </w:r>
      <w:r w:rsidR="00110977">
        <w:rPr>
          <w:rFonts w:ascii="Times New Roman" w:eastAsia="Times New Roman" w:hAnsi="Times New Roman" w:cs="Times New Roman"/>
          <w:sz w:val="24"/>
          <w:szCs w:val="24"/>
          <w:highlight w:val="white"/>
        </w:rPr>
        <w:t xml:space="preserve"> also </w:t>
      </w:r>
      <w:r w:rsidR="00A91AE6">
        <w:rPr>
          <w:rFonts w:ascii="Times New Roman" w:eastAsia="Times New Roman" w:hAnsi="Times New Roman" w:cs="Times New Roman"/>
          <w:sz w:val="24"/>
          <w:szCs w:val="24"/>
          <w:highlight w:val="white"/>
        </w:rPr>
        <w:t>responded to</w:t>
      </w:r>
      <w:r w:rsidR="00110977">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lakeside development. Periphyton and macroinvertebrate stable isotope analysis and essential fatty acid compositions suggested that</w:t>
      </w:r>
      <w:r w:rsidR="00110977">
        <w:rPr>
          <w:rFonts w:ascii="Times New Roman" w:eastAsia="Times New Roman" w:hAnsi="Times New Roman" w:cs="Times New Roman"/>
          <w:sz w:val="24"/>
          <w:szCs w:val="24"/>
          <w:highlight w:val="white"/>
        </w:rPr>
        <w:t>,</w:t>
      </w:r>
      <w:r w:rsidR="00D8535D">
        <w:rPr>
          <w:rFonts w:ascii="Times New Roman" w:eastAsia="Times New Roman" w:hAnsi="Times New Roman" w:cs="Times New Roman"/>
          <w:sz w:val="24"/>
          <w:szCs w:val="24"/>
          <w:highlight w:val="white"/>
        </w:rPr>
        <w:t xml:space="preserve"> despite differences in community composition among sites, the </w:t>
      </w:r>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remained consistent</w:t>
      </w:r>
      <w:r w:rsidR="00110977">
        <w:rPr>
          <w:rFonts w:ascii="Times New Roman" w:eastAsia="Times New Roman" w:hAnsi="Times New Roman" w:cs="Times New Roman"/>
          <w:sz w:val="24"/>
          <w:szCs w:val="24"/>
          <w:highlight w:val="white"/>
        </w:rPr>
        <w:t xml:space="preserve"> along our study area</w:t>
      </w:r>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Together, our results suggest population hot spots can lead to gradients of human disturbance, thereby creating spatial heterogeneity in nearshore, benthic communities.</w:t>
      </w:r>
      <w:r w:rsidR="008F41D6">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 xml:space="preserve">For Lake Baikal, these results are timely, </w:t>
      </w:r>
      <w:r w:rsidR="006D5521">
        <w:rPr>
          <w:rFonts w:ascii="Times New Roman" w:eastAsia="Times New Roman" w:hAnsi="Times New Roman" w:cs="Times New Roman"/>
          <w:sz w:val="24"/>
          <w:szCs w:val="24"/>
          <w:highlight w:val="white"/>
        </w:rPr>
        <w:t xml:space="preserve">especially </w:t>
      </w:r>
      <w:r w:rsidR="00D8535D">
        <w:rPr>
          <w:rFonts w:ascii="Times New Roman" w:eastAsia="Times New Roman" w:hAnsi="Times New Roman" w:cs="Times New Roman"/>
          <w:sz w:val="24"/>
          <w:szCs w:val="24"/>
          <w:highlight w:val="white"/>
        </w:rPr>
        <w:t>considering growing tourism hot spots (~</w:t>
      </w:r>
      <w:r w:rsidR="002249CB">
        <w:rPr>
          <w:rFonts w:ascii="Times New Roman" w:eastAsia="Times New Roman" w:hAnsi="Times New Roman" w:cs="Times New Roman"/>
          <w:sz w:val="24"/>
          <w:szCs w:val="24"/>
          <w:highlight w:val="white"/>
        </w:rPr>
        <w:t>1.2 million</w:t>
      </w:r>
      <w:r w:rsidR="00D8535D">
        <w:rPr>
          <w:rFonts w:ascii="Times New Roman" w:eastAsia="Times New Roman" w:hAnsi="Times New Roman" w:cs="Times New Roman"/>
          <w:sz w:val="24"/>
          <w:szCs w:val="24"/>
          <w:highlight w:val="white"/>
        </w:rPr>
        <w:t xml:space="preserve"> tourists annually) in tandem with developing wastewater management</w:t>
      </w:r>
      <w:r w:rsidR="002249CB">
        <w:rPr>
          <w:rFonts w:ascii="Times New Roman" w:eastAsia="Times New Roman" w:hAnsi="Times New Roman" w:cs="Times New Roman"/>
          <w:sz w:val="24"/>
          <w:szCs w:val="24"/>
          <w:highlight w:val="white"/>
        </w:rPr>
        <w:t xml:space="preserve"> may heighten risk for future environmental consequences</w:t>
      </w:r>
      <w:r w:rsidR="00D8535D">
        <w:rPr>
          <w:rFonts w:ascii="Times New Roman" w:eastAsia="Times New Roman" w:hAnsi="Times New Roman" w:cs="Times New Roman"/>
          <w:sz w:val="24"/>
          <w:szCs w:val="24"/>
          <w:highlight w:val="white"/>
        </w:rPr>
        <w:t>.</w:t>
      </w:r>
    </w:p>
    <w:p w14:paraId="4A0BC221" w14:textId="77777777" w:rsidR="00715D55" w:rsidRDefault="00715D55"/>
    <w:p w14:paraId="40234E5F" w14:textId="77777777" w:rsidR="00715D55" w:rsidRDefault="00D8535D">
      <w:r>
        <w:rPr>
          <w:b/>
        </w:rPr>
        <w:t>Introduction</w:t>
      </w:r>
    </w:p>
    <w:p w14:paraId="258258F2" w14:textId="77777777" w:rsidR="00715D55" w:rsidRDefault="00715D55"/>
    <w:p w14:paraId="265884D8" w14:textId="2199488B"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Nutrients are among the primary pollutants within sewage 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within sewage, nutrient inputs can also originate from disparate anthropogenic and environmental sources, thereby obfuscating sewage signals.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g</w:t>
      </w:r>
      <w:r>
        <w:rPr>
          <w:rFonts w:ascii="Times New Roman" w:eastAsia="Times New Roman" w:hAnsi="Times New Roman" w:cs="Times New Roman"/>
          <w:sz w:val="24"/>
          <w:szCs w:val="24"/>
        </w:rPr>
        <w:t>eological processes</w:t>
      </w:r>
      <w:r w:rsidR="00BE06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Regardless of the nutrients’ source, biological responses to even slight nutrient increases can further confound sewage signals. Benthic primary producers in nearshore water, especially those in oligotrophic lakes, can assimilate nutrients quickly from the water column (e.g., hours), such that deviation in typical water concentrations is not observed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1E62AB8F" w14:textId="1EF868B2"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pollutants consistently associated with human activity, such as 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6E42C8">
        <w:rPr>
          <w:rFonts w:ascii="Times New Roman" w:eastAsia="Times New Roman" w:hAnsi="Times New Roman" w:cs="Times New Roman"/>
          <w:sz w:val="24"/>
          <w:szCs w:val="24"/>
        </w:rPr>
        <w:t xml:space="preserve">PPCP study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 xml:space="preserve">(Kolpin et al. </w:t>
      </w:r>
      <w:r w:rsidR="006E42C8" w:rsidRPr="00D52D89">
        <w:rPr>
          <w:rFonts w:ascii="Times New Roman" w:hAnsi="Times New Roman" w:cs="Times New Roman"/>
          <w:sz w:val="24"/>
        </w:rPr>
        <w:lastRenderedPageBreak/>
        <w:t>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to pore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are typically very 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PPCP and microplastic measurements can inform duration as well as spatial extent of sewage pollution within an ecosystem. </w:t>
      </w:r>
    </w:p>
    <w:p w14:paraId="4A5C5508" w14:textId="7F66CB65" w:rsidR="00715D55" w:rsidRDefault="00D8535D" w:rsidP="006B3AB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w:t>
      </w:r>
      <w:r w:rsidR="00D72E69">
        <w:rPr>
          <w:rFonts w:ascii="Times New Roman" w:eastAsia="Times New Roman" w:hAnsi="Times New Roman" w:cs="Times New Roman"/>
          <w:sz w:val="24"/>
          <w:szCs w:val="24"/>
        </w:rPr>
        <w:t xml:space="preserve">consistently </w:t>
      </w:r>
      <w:r>
        <w:rPr>
          <w:rFonts w:ascii="Times New Roman" w:eastAsia="Times New Roman" w:hAnsi="Times New Roman" w:cs="Times New Roman"/>
          <w:sz w:val="24"/>
          <w:szCs w:val="24"/>
        </w:rPr>
        <w:t xml:space="preserve">defining sewage gradients, </w:t>
      </w:r>
      <w:r w:rsidR="00E86FF8">
        <w:rPr>
          <w:rFonts w:ascii="Times New Roman" w:eastAsia="Times New Roman" w:hAnsi="Times New Roman" w:cs="Times New Roman"/>
          <w:sz w:val="24"/>
          <w:szCs w:val="24"/>
        </w:rPr>
        <w:t>sewage indicator</w:t>
      </w:r>
      <w:r>
        <w:rPr>
          <w:rFonts w:ascii="Times New Roman" w:eastAsia="Times New Roman" w:hAnsi="Times New Roman" w:cs="Times New Roman"/>
          <w:sz w:val="24"/>
          <w:szCs w:val="24"/>
        </w:rPr>
        <w:t xml:space="preserve"> concentrations can be correlated with changes in primary producer and consumer guilds. Increased filamentous algae </w:t>
      </w:r>
      <w:r w:rsidR="00CB3C43">
        <w:rPr>
          <w:rFonts w:ascii="Times New Roman" w:eastAsia="Times New Roman" w:hAnsi="Times New Roman" w:cs="Times New Roman"/>
          <w:sz w:val="24"/>
          <w:szCs w:val="24"/>
        </w:rPr>
        <w:t>abundance, for example,</w:t>
      </w:r>
      <w:r>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a changing resource base, grazing macroinvertebrate communities may likewise shift to include more detritivores or species that are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6B3ABE">
        <w:rPr>
          <w:rFonts w:ascii="Times New Roman" w:eastAsia="Times New Roman" w:hAnsi="Times New Roman" w:cs="Times New Roman"/>
          <w:sz w:val="24"/>
          <w:szCs w:val="24"/>
        </w:rPr>
        <w:t>In addition to</w:t>
      </w:r>
      <w:r>
        <w:rPr>
          <w:rFonts w:ascii="Times New Roman" w:eastAsia="Times New Roman" w:hAnsi="Times New Roman" w:cs="Times New Roman"/>
          <w:sz w:val="24"/>
          <w:szCs w:val="24"/>
        </w:rPr>
        <w:t xml:space="preserve"> the physical difficulty </w:t>
      </w:r>
      <w:r w:rsidR="006B3ABE">
        <w:rPr>
          <w:rFonts w:ascii="Times New Roman" w:eastAsia="Times New Roman" w:hAnsi="Times New Roman" w:cs="Times New Roman"/>
          <w:sz w:val="24"/>
          <w:szCs w:val="24"/>
        </w:rPr>
        <w:t xml:space="preserve">grazers may experience in </w:t>
      </w:r>
      <w:r>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Pr>
          <w:rFonts w:ascii="Times New Roman" w:eastAsia="Times New Roman" w:hAnsi="Times New Roman" w:cs="Times New Roman"/>
          <w:sz w:val="24"/>
          <w:szCs w:val="24"/>
        </w:rPr>
        <w:t xml:space="preserve">in comparison to diatoms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(Kelly and Scheibling 2012)</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 xml:space="preserve">In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All EFAs are critical to maintaining cellular membrane fluidity especially in cold environments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(Nichols et al. 1993)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yet longer chain EFAs are generally more beneficial. Additionally, 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In either event, comparing consumer fatty acid compositions to potential resources can be used to infer how grazing patterns may have changed in tandem with increasing sewage pollution</w:t>
      </w:r>
      <w:r>
        <w:rPr>
          <w:rFonts w:ascii="Times New Roman" w:eastAsia="Times New Roman" w:hAnsi="Times New Roman" w:cs="Times New Roman"/>
          <w:sz w:val="24"/>
          <w:szCs w:val="24"/>
        </w:rPr>
        <w:t>.</w:t>
      </w:r>
    </w:p>
    <w:p w14:paraId="5336E3B4" w14:textId="071545F6" w:rsidR="00715D55" w:rsidRDefault="00D8535D">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 community responses to sewage pollution, we surveyed 40</w:t>
      </w:r>
      <w:r w:rsidR="005B362F">
        <w:rPr>
          <w:rFonts w:ascii="Times New Roman" w:eastAsia="Times New Roman" w:hAnsi="Times New Roman" w:cs="Times New Roman"/>
          <w:sz w:val="24"/>
          <w:szCs w:val="24"/>
        </w:rPr>
        <w:t xml:space="preserve"> kilometers of Lake Baikal’s s</w:t>
      </w:r>
      <w:r>
        <w:rPr>
          <w:rFonts w:ascii="Times New Roman" w:eastAsia="Times New Roman" w:hAnsi="Times New Roman" w:cs="Times New Roman"/>
          <w:sz w:val="24"/>
          <w:szCs w:val="24"/>
        </w:rPr>
        <w:t xml:space="preserve">horeline for indicators of sewage pollution and metrics of benthic 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{"citationID":"LRFLbRcO","properties":{"formattedCitation":"(Ministry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(Ministry of Natural Resources and Ecology of the Russian Federation 2014)</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w:t>
      </w:r>
      <w:r w:rsidR="0001150B">
        <w:rPr>
          <w:rFonts w:ascii="Times New Roman" w:eastAsia="Times New Roman" w:hAnsi="Times New Roman" w:cs="Times New Roman"/>
          <w:sz w:val="24"/>
          <w:szCs w:val="24"/>
        </w:rPr>
        <w:lastRenderedPageBreak/>
        <w:t xml:space="preserve">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being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 xml:space="preserve">largely roadless and unpopulated (Moore et al. 2009), </w:t>
      </w:r>
      <w:r w:rsidR="0001150B">
        <w:rPr>
          <w:rFonts w:ascii="Times New Roman" w:eastAsia="Times New Roman" w:hAnsi="Times New Roman" w:cs="Times New Roman"/>
          <w:sz w:val="24"/>
          <w:szCs w:val="24"/>
        </w:rPr>
        <w:t xml:space="preserve">yet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proofErr w:type="spellStart"/>
      <w:r w:rsidR="005613D8">
        <w:rPr>
          <w:rFonts w:ascii="Times New Roman" w:eastAsia="Times New Roman" w:hAnsi="Times New Roman" w:cs="Times New Roman"/>
          <w:i/>
          <w:sz w:val="24"/>
          <w:szCs w:val="24"/>
        </w:rPr>
        <w:t>Ulothrix</w:t>
      </w:r>
      <w:proofErr w:type="spellEnd"/>
      <w:r w:rsidR="005613D8">
        <w:rPr>
          <w:rFonts w:ascii="Times New Roman" w:eastAsia="Times New Roman" w:hAnsi="Times New Roman" w:cs="Times New Roman"/>
          <w:i/>
          <w:sz w:val="24"/>
          <w:szCs w:val="24"/>
        </w:rPr>
        <w:t xml:space="preserve"> </w:t>
      </w:r>
      <w:r w:rsidR="005613D8">
        <w:rPr>
          <w:rFonts w:ascii="Times New Roman" w:eastAsia="Times New Roman" w:hAnsi="Times New Roman" w:cs="Times New Roman"/>
          <w:sz w:val="24"/>
          <w:szCs w:val="24"/>
        </w:rPr>
        <w:t xml:space="preserve">spp. blooms </w:t>
      </w:r>
      <w:r w:rsidR="009B7513">
        <w:rPr>
          <w:rFonts w:ascii="Times New Roman" w:eastAsia="Times New Roman" w:hAnsi="Times New Roman" w:cs="Times New Roman"/>
          <w:sz w:val="24"/>
          <w:szCs w:val="24"/>
        </w:rPr>
        <w:t xml:space="preserve">historically occur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is unprecedented an</w:t>
      </w:r>
      <w:r w:rsidR="00394A8C">
        <w:rPr>
          <w:rFonts w:ascii="Times New Roman" w:eastAsia="Times New Roman" w:hAnsi="Times New Roman" w:cs="Times New Roman"/>
          <w:sz w:val="24"/>
          <w:szCs w:val="24"/>
        </w:rPr>
        <w:t xml:space="preserve">d 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present a compelling case that inadequacies in wastewater management for lakeside settlements has been the main driver of nearshore </w:t>
      </w:r>
      <w:r w:rsidR="005F7A18">
        <w:rPr>
          <w:rFonts w:ascii="Times New Roman" w:eastAsia="Times New Roman" w:hAnsi="Times New Roman" w:cs="Times New Roman"/>
          <w:sz w:val="24"/>
          <w:szCs w:val="24"/>
        </w:rPr>
        <w:t>algal blooms</w:t>
      </w:r>
      <w:r>
        <w:rPr>
          <w:rFonts w:ascii="Times New Roman" w:eastAsia="Times New Roman" w:hAnsi="Times New Roman" w:cs="Times New Roman"/>
          <w:sz w:val="24"/>
          <w:szCs w:val="24"/>
        </w:rPr>
        <w:t>, motivating further research that might identify the extent to which sewage is altering nearshore communities.</w:t>
      </w:r>
    </w:p>
    <w:p w14:paraId="2BDB9244" w14:textId="77777777" w:rsidR="00357863" w:rsidRDefault="00375241" w:rsidP="00D72E6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Given the uncharacteristic changes in Baikal’s nearshore periphyton communities</w:t>
      </w:r>
      <w:r w:rsidR="00357863">
        <w:rPr>
          <w:rFonts w:ascii="Times New Roman" w:eastAsia="Times New Roman" w:hAnsi="Times New Roman" w:cs="Times New Roman"/>
          <w:sz w:val="24"/>
          <w:szCs w:val="24"/>
        </w:rPr>
        <w:t xml:space="preserve"> near lakeside settlements</w:t>
      </w:r>
      <w:r w:rsidR="00D8535D">
        <w:rPr>
          <w:rFonts w:ascii="Times New Roman" w:eastAsia="Times New Roman" w:hAnsi="Times New Roman" w:cs="Times New Roman"/>
          <w:sz w:val="24"/>
          <w:szCs w:val="24"/>
        </w:rPr>
        <w:t xml:space="preserve">, </w:t>
      </w:r>
      <w:r w:rsidR="0078508F">
        <w:rPr>
          <w:rFonts w:ascii="Times New Roman" w:eastAsia="Times New Roman" w:hAnsi="Times New Roman" w:cs="Times New Roman"/>
          <w:sz w:val="24"/>
          <w:szCs w:val="24"/>
        </w:rPr>
        <w:t xml:space="preserve">the goal of our study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926704">
        <w:rPr>
          <w:rFonts w:ascii="Times New Roman" w:eastAsia="Times New Roman" w:hAnsi="Times New Roman" w:cs="Times New Roman"/>
          <w:sz w:val="24"/>
          <w:szCs w:val="24"/>
        </w:rPr>
        <w:t>food web</w:t>
      </w:r>
      <w:r w:rsidR="0078508F">
        <w:rPr>
          <w:rFonts w:ascii="Times New Roman" w:eastAsia="Times New Roman" w:hAnsi="Times New Roman" w:cs="Times New Roman"/>
          <w:sz w:val="24"/>
          <w:szCs w:val="24"/>
        </w:rPr>
        <w:t xml:space="preserve"> </w:t>
      </w:r>
      <w:r w:rsidR="00926704">
        <w:rPr>
          <w:rFonts w:ascii="Times New Roman" w:eastAsia="Times New Roman" w:hAnsi="Times New Roman" w:cs="Times New Roman"/>
          <w:sz w:val="24"/>
          <w:szCs w:val="24"/>
        </w:rPr>
        <w:t>s</w:t>
      </w:r>
      <w:r w:rsidR="0078508F">
        <w:rPr>
          <w:rFonts w:ascii="Times New Roman" w:eastAsia="Times New Roman" w:hAnsi="Times New Roman" w:cs="Times New Roman"/>
          <w:sz w:val="24"/>
          <w:szCs w:val="24"/>
        </w:rPr>
        <w:t>tructure</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r w:rsidR="0078508F">
        <w:rPr>
          <w:rFonts w:ascii="Times New Roman" w:eastAsia="Times New Roman" w:hAnsi="Times New Roman" w:cs="Times New Roman"/>
          <w:sz w:val="24"/>
          <w:szCs w:val="24"/>
        </w:rPr>
        <w:t xml:space="preserve">Having evolved under ultra-oligotrophic conditions, </w:t>
      </w:r>
      <w:r w:rsidR="00D8535D">
        <w:rPr>
          <w:rFonts w:ascii="Times New Roman" w:eastAsia="Times New Roman" w:hAnsi="Times New Roman" w:cs="Times New Roman"/>
          <w:sz w:val="24"/>
          <w:szCs w:val="24"/>
        </w:rPr>
        <w:t xml:space="preserve">Baikal’s biota present excellent opportunity to study how nearshore communities respond to </w:t>
      </w:r>
      <w:r w:rsidR="0078508F">
        <w:rPr>
          <w:rFonts w:ascii="Times New Roman" w:eastAsia="Times New Roman" w:hAnsi="Times New Roman" w:cs="Times New Roman"/>
          <w:sz w:val="24"/>
          <w:szCs w:val="24"/>
        </w:rPr>
        <w:t>nutrient addition</w:t>
      </w:r>
      <w:r w:rsidR="00D8535D">
        <w:rPr>
          <w:rFonts w:ascii="Times New Roman" w:eastAsia="Times New Roman" w:hAnsi="Times New Roman" w:cs="Times New Roman"/>
          <w:sz w:val="24"/>
          <w:szCs w:val="24"/>
        </w:rPr>
        <w:t xml:space="preserve">. Even though Lake Baikal’s remoteness and high volume </w:t>
      </w:r>
      <w:r w:rsidR="0078508F">
        <w:rPr>
          <w:rFonts w:ascii="Times New Roman" w:eastAsia="Times New Roman" w:hAnsi="Times New Roman" w:cs="Times New Roman"/>
          <w:sz w:val="24"/>
          <w:szCs w:val="24"/>
        </w:rPr>
        <w:t>may</w:t>
      </w:r>
      <w:r w:rsidR="00D8535D">
        <w:rPr>
          <w:rFonts w:ascii="Times New Roman" w:eastAsia="Times New Roman" w:hAnsi="Times New Roman" w:cs="Times New Roman"/>
          <w:sz w:val="24"/>
          <w:szCs w:val="24"/>
        </w:rPr>
        <w:t xml:space="preserve"> mitigate risks of sewage pollution</w:t>
      </w:r>
      <w:r w:rsidR="00443249">
        <w:rPr>
          <w:rFonts w:ascii="Times New Roman" w:eastAsia="Times New Roman" w:hAnsi="Times New Roman" w:cs="Times New Roman"/>
          <w:sz w:val="24"/>
          <w:szCs w:val="24"/>
        </w:rPr>
        <w:t xml:space="preserve"> to the pelagic</w:t>
      </w:r>
      <w:r w:rsidR="00D8535D">
        <w:rPr>
          <w:rFonts w:ascii="Times New Roman" w:eastAsia="Times New Roman" w:hAnsi="Times New Roman" w:cs="Times New Roman"/>
          <w:sz w:val="24"/>
          <w:szCs w:val="24"/>
        </w:rPr>
        <w:t>, nearshore biotic communiti</w:t>
      </w:r>
      <w:r>
        <w:rPr>
          <w:rFonts w:ascii="Times New Roman" w:eastAsia="Times New Roman" w:hAnsi="Times New Roman" w:cs="Times New Roman"/>
          <w:sz w:val="24"/>
          <w:szCs w:val="24"/>
        </w:rPr>
        <w:t xml:space="preserve">es may be more susceptible </w:t>
      </w:r>
      <w:r w:rsidR="00443249">
        <w:rPr>
          <w:rFonts w:ascii="Times New Roman" w:eastAsia="Times New Roman" w:hAnsi="Times New Roman" w:cs="Times New Roman"/>
          <w:sz w:val="24"/>
          <w:szCs w:val="24"/>
        </w:rPr>
        <w:t>to</w:t>
      </w:r>
      <w:r w:rsidR="00D8535D">
        <w:rPr>
          <w:rFonts w:ascii="Times New Roman" w:eastAsia="Times New Roman" w:hAnsi="Times New Roman" w:cs="Times New Roman"/>
          <w:sz w:val="24"/>
          <w:szCs w:val="24"/>
        </w:rPr>
        <w:t xml:space="preserve"> pollutants </w:t>
      </w:r>
      <w:r w:rsidR="00443249">
        <w:rPr>
          <w:rFonts w:ascii="Times New Roman" w:eastAsia="Times New Roman" w:hAnsi="Times New Roman" w:cs="Times New Roman"/>
          <w:sz w:val="24"/>
          <w:szCs w:val="24"/>
        </w:rPr>
        <w:t>entering</w:t>
      </w:r>
      <w:r w:rsidR="00D8535D">
        <w:rPr>
          <w:rFonts w:ascii="Times New Roman" w:eastAsia="Times New Roman" w:hAnsi="Times New Roman" w:cs="Times New Roman"/>
          <w:sz w:val="24"/>
          <w:szCs w:val="24"/>
        </w:rPr>
        <w:t xml:space="preserve"> the lake</w:t>
      </w:r>
      <w:r w:rsidR="00443249">
        <w:rPr>
          <w:rFonts w:ascii="Times New Roman" w:eastAsia="Times New Roman" w:hAnsi="Times New Roman" w:cs="Times New Roman"/>
          <w:sz w:val="24"/>
          <w:szCs w:val="24"/>
        </w:rPr>
        <w:t xml:space="preserve"> from lakeside development</w:t>
      </w:r>
      <w:r w:rsidR="00D8535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Additionally, Baikal’s diverse macroinvertebrates may each have varying responses to increasing sewage pollution, meaning that evaluating community compositions and interactions may </w:t>
      </w:r>
      <w:r w:rsidR="00357863">
        <w:rPr>
          <w:rFonts w:ascii="Times New Roman" w:eastAsia="Times New Roman" w:hAnsi="Times New Roman" w:cs="Times New Roman"/>
          <w:sz w:val="24"/>
          <w:szCs w:val="24"/>
        </w:rPr>
        <w:t>detail nuanced responses. Consequently, our overarching goal can be divided into three main objectives:</w:t>
      </w:r>
    </w:p>
    <w:p w14:paraId="6A3CCAEE" w14:textId="6C0B5B7E"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sewage pollution using sewage-associated </w:t>
      </w:r>
      <w:r>
        <w:rPr>
          <w:rFonts w:ascii="Times New Roman" w:eastAsia="Times New Roman" w:hAnsi="Times New Roman" w:cs="Times New Roman"/>
          <w:sz w:val="24"/>
          <w:szCs w:val="24"/>
        </w:rPr>
        <w:t>indicators,</w:t>
      </w:r>
    </w:p>
    <w:p w14:paraId="1B8FC010" w14:textId="5B82D7FB"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relate sewage indicators with changes in littoral benthic periphyton and macroinvertebrate community compositions, and</w:t>
      </w:r>
    </w:p>
    <w:p w14:paraId="5E6E3EB8" w14:textId="3DFECC8A"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how food webs may restructure with increasing sewage indicator concentrations. </w:t>
      </w:r>
    </w:p>
    <w:p w14:paraId="7BCA5B63" w14:textId="074A5954"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 xml:space="preserve">e hypothesized that (1) sewage indicators, such as PPCP concentrations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will 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as well as </w:t>
      </w:r>
      <w:r w:rsidR="00DF77C2" w:rsidRPr="00357863">
        <w:rPr>
          <w:rFonts w:ascii="Times New Roman" w:eastAsia="Times New Roman" w:hAnsi="Times New Roman" w:cs="Times New Roman"/>
          <w:sz w:val="24"/>
          <w:szCs w:val="24"/>
        </w:rPr>
        <w:t>dietary tracers such as stable isotopes and fatty acids</w:t>
      </w:r>
      <w:r w:rsidR="00D8535D" w:rsidRPr="00357863">
        <w:rPr>
          <w:rFonts w:ascii="Times New Roman" w:eastAsia="Times New Roman" w:hAnsi="Times New Roman" w:cs="Times New Roman"/>
          <w:sz w:val="24"/>
          <w:szCs w:val="24"/>
        </w:rPr>
        <w:t xml:space="preserve">. In doing so, this study pairs highly specific sewage indicators to identify pollution hot spots with co-located biological measurements, thereby explicitly defining areas of sewage pollution. </w:t>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6D79A16F"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The vast majority of Lake Baikal’s 2,000-km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{"citationID":"BFdjBQmN","properties":{"formattedCitation":"(Timoshkin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transect of Baikal’s southwestern shoreline, </w:t>
      </w:r>
      <w:r w:rsidR="00414172">
        <w:rPr>
          <w:rFonts w:ascii="Times New Roman" w:eastAsia="Times New Roman" w:hAnsi="Times New Roman" w:cs="Times New Roman"/>
          <w:sz w:val="24"/>
          <w:szCs w:val="24"/>
        </w:rPr>
        <w:t>which included three settlements of different size</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w:t>
      </w:r>
      <w:r w:rsidR="007E6282">
        <w:rPr>
          <w:rFonts w:ascii="Times New Roman" w:eastAsia="Times New Roman" w:hAnsi="Times New Roman" w:cs="Times New Roman"/>
          <w:sz w:val="24"/>
          <w:szCs w:val="24"/>
        </w:rPr>
        <w:t xml:space="preserve">e sampled 14 littoral and 3 pelagic locations along our 40-km transect. Littoral locations were chosen to capture a range of sites with varying degrees of adjacent shoreline development – from “developed” (no human settlements and complete natural forest cover) to “undeveloped” (along the built-up waterfront of </w:t>
      </w:r>
      <w:proofErr w:type="spellStart"/>
      <w:r w:rsidR="007E6282">
        <w:rPr>
          <w:rFonts w:ascii="Times New Roman" w:eastAsia="Times New Roman" w:hAnsi="Times New Roman" w:cs="Times New Roman"/>
          <w:sz w:val="24"/>
          <w:szCs w:val="24"/>
        </w:rPr>
        <w:t>Listvyanka</w:t>
      </w:r>
      <w:proofErr w:type="spellEnd"/>
      <w:r w:rsidR="007E6282">
        <w:rPr>
          <w:rFonts w:ascii="Times New Roman" w:eastAsia="Times New Roman" w:hAnsi="Times New Roman" w:cs="Times New Roman"/>
          <w:sz w:val="24"/>
          <w:szCs w:val="24"/>
        </w:rPr>
        <w:t>). Pelagic sites were located 2 to 5 km offshore from each of the developed sites (Figure 1; Table 1). Littoral sites were sampled at the same depth (~1.25 m) and therefore the sampling locations sometimes differed in their distance from shore (Table 1). At each site, air temperature was measured with a mercury thermometer and photographs were taken of the substrate and the shoreline.</w:t>
      </w:r>
    </w:p>
    <w:p w14:paraId="53BBF2BF" w14:textId="0B46177F" w:rsidR="00715D55" w:rsidRDefault="007E6282" w:rsidP="007E628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 our 40-km transect, there were three discrete lakeside settlements. </w:t>
      </w:r>
      <w:r w:rsidR="00D8535D">
        <w:rPr>
          <w:rFonts w:ascii="Times New Roman" w:eastAsia="Times New Roman" w:hAnsi="Times New Roman" w:cs="Times New Roman"/>
          <w:sz w:val="24"/>
          <w:szCs w:val="24"/>
        </w:rPr>
        <w:t xml:space="preserve">The largest, </w:t>
      </w:r>
      <w:proofErr w:type="spellStart"/>
      <w:r w:rsidR="00D8535D">
        <w:rPr>
          <w:rFonts w:ascii="Times New Roman" w:eastAsia="Times New Roman" w:hAnsi="Times New Roman" w:cs="Times New Roman"/>
          <w:sz w:val="24"/>
          <w:szCs w:val="24"/>
        </w:rPr>
        <w:t>Listvyanka</w:t>
      </w:r>
      <w:proofErr w:type="spellEnd"/>
      <w:r w:rsidR="00D8535D">
        <w:rPr>
          <w:rFonts w:ascii="Times New Roman" w:eastAsia="Times New Roman" w:hAnsi="Times New Roman" w:cs="Times New Roman"/>
          <w:sz w:val="24"/>
          <w:szCs w:val="24"/>
        </w:rPr>
        <w:t xml:space="preserve">,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414172">
        <w:rPr>
          <w:rFonts w:ascii="Times New Roman" w:eastAsia="Times New Roman" w:hAnsi="Times New Roman" w:cs="Times New Roman"/>
          <w:sz w:val="24"/>
          <w:szCs w:val="24"/>
        </w:rPr>
        <w:t>(</w:t>
      </w:r>
      <w:proofErr w:type="spellStart"/>
      <w:r w:rsidR="00414172">
        <w:rPr>
          <w:rFonts w:ascii="Times New Roman" w:eastAsia="Times New Roman" w:hAnsi="Times New Roman" w:cs="Times New Roman"/>
          <w:sz w:val="24"/>
          <w:szCs w:val="24"/>
        </w:rPr>
        <w:t>IrkutskStat</w:t>
      </w:r>
      <w:proofErr w:type="spellEnd"/>
      <w:r w:rsidR="00414172">
        <w:rPr>
          <w:rFonts w:ascii="Times New Roman" w:eastAsia="Times New Roman" w:hAnsi="Times New Roman" w:cs="Times New Roman"/>
          <w:sz w:val="24"/>
          <w:szCs w:val="24"/>
        </w:rPr>
        <w:t xml:space="preserve">, 2012, </w:t>
      </w:r>
      <w:commentRangeStart w:id="1"/>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w:t>
      </w:r>
      <w:commentRangeEnd w:id="1"/>
      <w:r w:rsidR="009F5671">
        <w:rPr>
          <w:rStyle w:val="CommentReference"/>
        </w:rPr>
        <w:commentReference w:id="1"/>
      </w:r>
      <w:r w:rsidR="00D8535D">
        <w:rPr>
          <w:rFonts w:ascii="Times New Roman" w:eastAsia="Times New Roman" w:hAnsi="Times New Roman" w:cs="Times New Roman"/>
          <w:sz w:val="24"/>
          <w:szCs w:val="24"/>
        </w:rPr>
        <w:t xml:space="preserve">et al., 2016).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and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w:t>
      </w:r>
      <w:proofErr w:type="spellStart"/>
      <w:r w:rsidR="00D8535D">
        <w:rPr>
          <w:rFonts w:ascii="Times New Roman" w:eastAsia="Times New Roman" w:hAnsi="Times New Roman" w:cs="Times New Roman"/>
          <w:sz w:val="24"/>
          <w:szCs w:val="24"/>
        </w:rPr>
        <w:t>Koty</w:t>
      </w:r>
      <w:proofErr w:type="spellEnd"/>
      <w:r w:rsidR="00D8535D">
        <w:rPr>
          <w:rFonts w:ascii="Times New Roman" w:eastAsia="Times New Roman" w:hAnsi="Times New Roman" w:cs="Times New Roman"/>
          <w:sz w:val="24"/>
          <w:szCs w:val="24"/>
        </w:rPr>
        <w:t xml:space="preserve">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hotels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Bolshoe</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Goloustnoe</w:t>
      </w:r>
      <w:proofErr w:type="spellEnd"/>
      <w:r w:rsidR="00D8535D">
        <w:rPr>
          <w:rFonts w:ascii="Times New Roman" w:eastAsia="Times New Roman" w:hAnsi="Times New Roman" w:cs="Times New Roman"/>
          <w:sz w:val="24"/>
          <w:szCs w:val="24"/>
        </w:rPr>
        <w:t xml:space="preserve"> </w:t>
      </w:r>
      <w:r w:rsidR="009F5671">
        <w:rPr>
          <w:rFonts w:ascii="Times New Roman" w:eastAsia="Times New Roman" w:hAnsi="Times New Roman" w:cs="Times New Roman"/>
          <w:sz w:val="24"/>
          <w:szCs w:val="24"/>
        </w:rPr>
        <w:t>largely hosts</w:t>
      </w:r>
      <w:r w:rsidR="00905270">
        <w:rPr>
          <w:rFonts w:ascii="Times New Roman" w:eastAsia="Times New Roman" w:hAnsi="Times New Roman" w:cs="Times New Roman"/>
          <w:sz w:val="24"/>
          <w:szCs w:val="24"/>
        </w:rPr>
        <w:t xml:space="preserve"> tourist operations</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IrkutskStat</w:t>
      </w:r>
      <w:proofErr w:type="spellEnd"/>
      <w:r w:rsidR="00D8535D">
        <w:rPr>
          <w:rFonts w:ascii="Times New Roman" w:eastAsia="Times New Roman" w:hAnsi="Times New Roman" w:cs="Times New Roman"/>
          <w:sz w:val="24"/>
          <w:szCs w:val="24"/>
        </w:rPr>
        <w:t xml:space="preserve">, 2012). </w:t>
      </w:r>
    </w:p>
    <w:p w14:paraId="097E7FDD" w14:textId="5285B6E0" w:rsidR="007E6282" w:rsidRDefault="007E6282" w:rsidP="007E6282">
      <w:pPr>
        <w:rPr>
          <w:rFonts w:ascii="Times New Roman" w:eastAsia="Times New Roman" w:hAnsi="Times New Roman" w:cs="Times New Roman"/>
          <w:sz w:val="24"/>
          <w:szCs w:val="24"/>
        </w:rPr>
      </w:pPr>
    </w:p>
    <w:p w14:paraId="489D70A8" w14:textId="155A645E"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 xml:space="preserve">population calculation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1BEE2EA5" w:rsidR="00AE6372" w:rsidRDefault="00D8535D"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26704">
        <w:rPr>
          <w:rFonts w:ascii="Times New Roman" w:eastAsia="Times New Roman" w:hAnsi="Times New Roman" w:cs="Times New Roman"/>
          <w:sz w:val="24"/>
          <w:szCs w:val="24"/>
        </w:rPr>
        <w:t>At each littoral sampling location</w:t>
      </w:r>
      <w:r w:rsidR="00E42EE1">
        <w:rPr>
          <w:rFonts w:ascii="Times New Roman" w:eastAsia="Times New Roman" w:hAnsi="Times New Roman" w:cs="Times New Roman"/>
          <w:sz w:val="24"/>
          <w:szCs w:val="24"/>
        </w:rPr>
        <w:t>,</w:t>
      </w:r>
      <w:r w:rsidR="00926704">
        <w:rPr>
          <w:rFonts w:ascii="Times New Roman" w:eastAsia="Times New Roman" w:hAnsi="Times New Roman" w:cs="Times New Roman"/>
          <w:sz w:val="24"/>
          <w:szCs w:val="24"/>
        </w:rPr>
        <w:t xml:space="preserve"> </w:t>
      </w:r>
      <w:r w:rsidR="00F01527">
        <w:rPr>
          <w:rFonts w:ascii="Times New Roman" w:eastAsia="Times New Roman" w:hAnsi="Times New Roman" w:cs="Times New Roman"/>
          <w:sz w:val="24"/>
          <w:szCs w:val="24"/>
        </w:rPr>
        <w:t xml:space="preserve">we recognized that sewage indicator concentrations may be related to a sampling location’s position relative to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neighboring lakeside developments</w:t>
      </w:r>
      <w:r>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sidR="00673CE2">
        <w:rPr>
          <w:rFonts w:ascii="Times New Roman" w:eastAsia="Times New Roman" w:hAnsi="Times New Roman" w:cs="Times New Roman"/>
          <w:sz w:val="24"/>
          <w:szCs w:val="24"/>
        </w:rPr>
        <w:t>We, therefore, created the inverse distance weighted (IDW) population metric, which reflects the idea that sewage pollution should be positively related to increasing human density and inversely related with distance from densely populated areas (</w:t>
      </w:r>
      <w:proofErr w:type="spellStart"/>
      <w:r w:rsidR="00673CE2">
        <w:rPr>
          <w:rFonts w:ascii="Times New Roman" w:eastAsia="Times New Roman" w:hAnsi="Times New Roman" w:cs="Times New Roman"/>
          <w:sz w:val="24"/>
          <w:szCs w:val="24"/>
        </w:rPr>
        <w:t>sensu</w:t>
      </w:r>
      <w:proofErr w:type="spellEnd"/>
      <w:r w:rsidR="00673CE2">
        <w:rPr>
          <w:rFonts w:ascii="Times New Roman" w:eastAsia="Times New Roman" w:hAnsi="Times New Roman" w:cs="Times New Roman"/>
          <w:sz w:val="24"/>
          <w:szCs w:val="24"/>
        </w:rPr>
        <w:t xml:space="preserve"> </w:t>
      </w:r>
      <w:proofErr w:type="spellStart"/>
      <w:r w:rsidR="00673CE2">
        <w:rPr>
          <w:rFonts w:ascii="Times New Roman" w:eastAsia="Times New Roman" w:hAnsi="Times New Roman" w:cs="Times New Roman"/>
          <w:sz w:val="24"/>
          <w:szCs w:val="24"/>
        </w:rPr>
        <w:t>Bendz</w:t>
      </w:r>
      <w:proofErr w:type="spellEnd"/>
      <w:r w:rsidR="00673CE2">
        <w:rPr>
          <w:rFonts w:ascii="Times New Roman" w:eastAsia="Times New Roman" w:hAnsi="Times New Roman" w:cs="Times New Roman"/>
          <w:sz w:val="24"/>
          <w:szCs w:val="24"/>
        </w:rPr>
        <w:t xml:space="preserve"> et al., 2005). </w:t>
      </w:r>
      <w:r w:rsidR="00F01527">
        <w:rPr>
          <w:rFonts w:ascii="Times New Roman" w:eastAsia="Times New Roman" w:hAnsi="Times New Roman" w:cs="Times New Roman"/>
          <w:sz w:val="24"/>
          <w:szCs w:val="24"/>
        </w:rPr>
        <w:t xml:space="preserve">Additionally, </w:t>
      </w:r>
      <w:proofErr w:type="spellStart"/>
      <w:r w:rsidR="00BC1A91">
        <w:rPr>
          <w:rFonts w:ascii="Times New Roman" w:eastAsia="Times New Roman" w:hAnsi="Times New Roman" w:cs="Times New Roman"/>
          <w:sz w:val="24"/>
          <w:szCs w:val="24"/>
        </w:rPr>
        <w:t>Timoshkin</w:t>
      </w:r>
      <w:proofErr w:type="spellEnd"/>
      <w:r w:rsidR="00BC1A91">
        <w:rPr>
          <w:rFonts w:ascii="Times New Roman" w:eastAsia="Times New Roman" w:hAnsi="Times New Roman" w:cs="Times New Roman"/>
          <w:sz w:val="24"/>
          <w:szCs w:val="24"/>
        </w:rPr>
        <w:t xml:space="preserve"> et al. (2018) noted that sewage into Baikal’s nearshore largely enters through subsurface-surface connections, implying that locations with more direct shoreline development should experience higher sewage concentrations in the lake as PPCPs </w:t>
      </w:r>
      <w:r w:rsidR="004943CA">
        <w:rPr>
          <w:rFonts w:ascii="Times New Roman" w:eastAsia="Times New Roman" w:hAnsi="Times New Roman" w:cs="Times New Roman"/>
          <w:sz w:val="24"/>
          <w:szCs w:val="24"/>
        </w:rPr>
        <w:t>(</w:t>
      </w:r>
      <w:proofErr w:type="spellStart"/>
      <w:r w:rsidR="004943CA" w:rsidRPr="004943CA">
        <w:rPr>
          <w:rFonts w:ascii="Times New Roman" w:eastAsia="Times New Roman" w:hAnsi="Times New Roman" w:cs="Times New Roman"/>
          <w:sz w:val="24"/>
          <w:szCs w:val="24"/>
        </w:rPr>
        <w:t>Karnjanapiboonwong</w:t>
      </w:r>
      <w:proofErr w:type="spellEnd"/>
      <w:r w:rsidR="004943CA">
        <w:rPr>
          <w:rFonts w:ascii="Times New Roman" w:eastAsia="Times New Roman" w:hAnsi="Times New Roman" w:cs="Times New Roman"/>
          <w:sz w:val="24"/>
          <w:szCs w:val="24"/>
        </w:rPr>
        <w:t xml:space="preserve"> et al., 2010) </w:t>
      </w:r>
      <w:r w:rsidR="00BC1A91">
        <w:rPr>
          <w:rFonts w:ascii="Times New Roman" w:eastAsia="Times New Roman" w:hAnsi="Times New Roman" w:cs="Times New Roman"/>
          <w:sz w:val="24"/>
          <w:szCs w:val="24"/>
        </w:rPr>
        <w:t xml:space="preserve">and nutrients </w:t>
      </w:r>
      <w:r w:rsidR="004943CA">
        <w:rPr>
          <w:rFonts w:ascii="Times New Roman" w:eastAsia="Times New Roman" w:hAnsi="Times New Roman" w:cs="Times New Roman"/>
          <w:sz w:val="24"/>
          <w:szCs w:val="24"/>
        </w:rPr>
        <w:t>(de Vries, 1972) can be removed via the soil matrix</w:t>
      </w:r>
      <w:r w:rsidR="00BC1A9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 Acknowledging that nearshore PPCP concentrations were likely positively proportional to a developed location’s shoreline length, we scale a developed sites population density by its shoreline length. </w:t>
      </w:r>
    </w:p>
    <w:p w14:paraId="6C5C6B8A" w14:textId="6D68B677" w:rsidR="00715D55" w:rsidRDefault="006E5C66" w:rsidP="00AE6372">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 lines from satellite imagery for each development site within Google Earth</w:t>
      </w:r>
      <w:r w:rsidR="001249C1">
        <w:rPr>
          <w:rFonts w:ascii="Times New Roman" w:eastAsia="Times New Roman" w:hAnsi="Times New Roman" w:cs="Times New Roman"/>
          <w:sz w:val="24"/>
          <w:szCs w:val="24"/>
        </w:rPr>
        <w:t xml:space="preserve"> (citation??)</w:t>
      </w:r>
      <w:r w:rsidR="006B4A02">
        <w:rPr>
          <w:rFonts w:ascii="Times New Roman" w:eastAsia="Times New Roman" w:hAnsi="Times New Roman" w:cs="Times New Roman"/>
          <w:sz w:val="24"/>
          <w:szCs w:val="24"/>
        </w:rPr>
        <w:t>. Second, polygon and line geometries were downloaded locally as a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Third, the .</w:t>
      </w:r>
      <w:proofErr w:type="spellStart"/>
      <w:r w:rsidR="006B4A02">
        <w:rPr>
          <w:rFonts w:ascii="Times New Roman" w:eastAsia="Times New Roman" w:hAnsi="Times New Roman" w:cs="Times New Roman"/>
          <w:sz w:val="24"/>
          <w:szCs w:val="24"/>
        </w:rPr>
        <w:t>kml</w:t>
      </w:r>
      <w:proofErr w:type="spellEnd"/>
      <w:r w:rsidR="006B4A02">
        <w:rPr>
          <w:rFonts w:ascii="Times New Roman" w:eastAsia="Times New Roman" w:hAnsi="Times New Roman" w:cs="Times New Roman"/>
          <w:sz w:val="24"/>
          <w:szCs w:val="24"/>
        </w:rPr>
        <w:t xml:space="preserve">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proofErr w:type="spellStart"/>
      <w:r w:rsidR="006563E3">
        <w:rPr>
          <w:rFonts w:ascii="Times New Roman" w:eastAsia="Times New Roman" w:hAnsi="Times New Roman" w:cs="Times New Roman"/>
          <w:sz w:val="24"/>
          <w:szCs w:val="24"/>
        </w:rPr>
        <w:t>Pebesma</w:t>
      </w:r>
      <w:proofErr w:type="spellEnd"/>
      <w:r w:rsidR="006563E3">
        <w:rPr>
          <w:rFonts w:ascii="Times New Roman" w:eastAsia="Times New Roman" w:hAnsi="Times New Roman" w:cs="Times New Roman"/>
          <w:sz w:val="24"/>
          <w:szCs w:val="24"/>
        </w:rPr>
        <w:t>,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then joined point locations for each sampling site with the spatial polygons so as to calculate the distance from each sampling </w:t>
      </w:r>
      <w:r w:rsidR="00C52786">
        <w:rPr>
          <w:rFonts w:ascii="Times New Roman" w:eastAsia="Times New Roman" w:hAnsi="Times New Roman" w:cs="Times New Roman"/>
          <w:sz w:val="24"/>
          <w:szCs w:val="24"/>
        </w:rPr>
        <w:lastRenderedPageBreak/>
        <w:t xml:space="preserve">location to each development’s centroid. Fifth, we used the </w:t>
      </w:r>
      <w:proofErr w:type="spellStart"/>
      <w:r w:rsidR="00C52786">
        <w:rPr>
          <w:rFonts w:ascii="Times New Roman" w:eastAsia="Times New Roman" w:hAnsi="Times New Roman" w:cs="Times New Roman"/>
          <w:sz w:val="24"/>
          <w:szCs w:val="24"/>
        </w:rPr>
        <w:t>dplyr</w:t>
      </w:r>
      <w:proofErr w:type="spellEnd"/>
      <w:r w:rsidR="00C52786">
        <w:rPr>
          <w:rFonts w:ascii="Times New Roman" w:eastAsia="Times New Roman" w:hAnsi="Times New Roman" w:cs="Times New Roman"/>
          <w:sz w:val="24"/>
          <w:szCs w:val="24"/>
        </w:rPr>
        <w:t xml:space="preserve"> package to calculate IDW population for each location, using the formula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r w:rsidR="00D8535D">
        <w:rPr>
          <w:rFonts w:ascii="Times New Roman" w:eastAsia="Times New Roman" w:hAnsi="Times New Roman" w:cs="Times New Roman"/>
          <w:sz w:val="24"/>
          <w:szCs w:val="24"/>
        </w:rPr>
        <w:t xml:space="preserve">, where </w:t>
      </w:r>
      <w:proofErr w:type="spellStart"/>
      <w:r w:rsidR="00D8535D">
        <w:rPr>
          <w:rFonts w:ascii="Times New Roman" w:eastAsia="Times New Roman" w:hAnsi="Times New Roman" w:cs="Times New Roman"/>
          <w:sz w:val="24"/>
          <w:szCs w:val="24"/>
        </w:rPr>
        <w:t>I</w:t>
      </w:r>
      <w:r w:rsidR="00D8535D">
        <w:rPr>
          <w:rFonts w:ascii="Times New Roman" w:eastAsia="Times New Roman" w:hAnsi="Times New Roman" w:cs="Times New Roman"/>
          <w:sz w:val="24"/>
          <w:szCs w:val="24"/>
          <w:vertAlign w:val="subscript"/>
        </w:rPr>
        <w:t>j</w:t>
      </w:r>
      <w:proofErr w:type="spellEnd"/>
      <w:r w:rsidR="00D8535D">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sidR="00D8535D">
        <w:rPr>
          <w:rFonts w:ascii="Times New Roman" w:eastAsia="Times New Roman" w:hAnsi="Times New Roman" w:cs="Times New Roman"/>
          <w:sz w:val="24"/>
          <w:szCs w:val="24"/>
        </w:rPr>
        <w:t>population at site j, P is the population a</w:t>
      </w:r>
      <w:r w:rsidR="00F25311">
        <w:rPr>
          <w:rFonts w:ascii="Times New Roman" w:eastAsia="Times New Roman" w:hAnsi="Times New Roman" w:cs="Times New Roman"/>
          <w:sz w:val="24"/>
          <w:szCs w:val="24"/>
        </w:rPr>
        <w:t>t a</w:t>
      </w:r>
      <w:r w:rsidR="00D8535D">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D8535D">
        <w:rPr>
          <w:rFonts w:ascii="Times New Roman" w:eastAsia="Times New Roman" w:hAnsi="Times New Roman" w:cs="Times New Roman"/>
          <w:sz w:val="24"/>
          <w:szCs w:val="24"/>
        </w:rPr>
        <w:t xml:space="preserve">, A is the area of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sidR="00D8535D">
        <w:rPr>
          <w:rFonts w:ascii="Times New Roman" w:eastAsia="Times New Roman" w:hAnsi="Times New Roman" w:cs="Times New Roman"/>
          <w:sz w:val="24"/>
          <w:szCs w:val="24"/>
        </w:rPr>
        <w:t>in km</w:t>
      </w:r>
      <w:r w:rsidR="00D8535D">
        <w:rPr>
          <w:rFonts w:ascii="Times New Roman" w:eastAsia="Times New Roman" w:hAnsi="Times New Roman" w:cs="Times New Roman"/>
          <w:sz w:val="24"/>
          <w:szCs w:val="24"/>
          <w:vertAlign w:val="superscript"/>
        </w:rPr>
        <w:t>2</w:t>
      </w:r>
      <w:r w:rsidR="00D8535D">
        <w:rPr>
          <w:rFonts w:ascii="Times New Roman" w:eastAsia="Times New Roman" w:hAnsi="Times New Roman" w:cs="Times New Roman"/>
          <w:sz w:val="24"/>
          <w:szCs w:val="24"/>
        </w:rPr>
        <w:t xml:space="preserve">, L is the shoreline length at </w:t>
      </w:r>
      <w:r w:rsidR="00F25311">
        <w:rPr>
          <w:rFonts w:ascii="Times New Roman" w:eastAsia="Times New Roman" w:hAnsi="Times New Roman" w:cs="Times New Roman"/>
          <w:sz w:val="24"/>
          <w:szCs w:val="24"/>
        </w:rPr>
        <w:t xml:space="preserve">a </w:t>
      </w:r>
      <w:r w:rsidR="00D8535D">
        <w:rPr>
          <w:rFonts w:ascii="Times New Roman" w:eastAsia="Times New Roman" w:hAnsi="Times New Roman" w:cs="Times New Roman"/>
          <w:sz w:val="24"/>
          <w:szCs w:val="24"/>
        </w:rPr>
        <w:t xml:space="preserve">developed site km, and D is the distance from developed site </w:t>
      </w:r>
      <w:r w:rsidR="00F25311">
        <w:rPr>
          <w:rFonts w:ascii="Times New Roman" w:eastAsia="Times New Roman" w:hAnsi="Times New Roman" w:cs="Times New Roman"/>
          <w:sz w:val="24"/>
          <w:szCs w:val="24"/>
        </w:rPr>
        <w:t>j</w:t>
      </w:r>
      <w:r w:rsidR="00D8535D">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sidR="00D8535D">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equation implies that all sampling locations are influenced by all three developed sites; the relative influence of an individual site is inversely proportional to a sampling location’s distance from each of the three developed sites. </w:t>
      </w:r>
      <w:r w:rsidR="00D8535D">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6E2204E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approximately 150 mL glass jars that had been rinsed three times with water from the sampling location. Samples were collected in duplicates and immediately frozen at -20°C until processing at the Siberian Branch of the Russian Academy of Sciences. </w:t>
      </w:r>
    </w:p>
    <w:p w14:paraId="62808DC3" w14:textId="77777777" w:rsidR="00715D55" w:rsidRDefault="00715D55">
      <w:pPr>
        <w:rPr>
          <w:rFonts w:ascii="Times New Roman" w:eastAsia="Times New Roman" w:hAnsi="Times New Roman" w:cs="Times New Roman"/>
          <w:sz w:val="24"/>
          <w:szCs w:val="24"/>
        </w:rPr>
      </w:pPr>
    </w:p>
    <w:p w14:paraId="78CB68F9" w14:textId="310E6D8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phosphate, and total phosphorus concentrations were measured. For ammonium and nitrate concentrations, samples were analyzed with a spectrophotometer following the addition of Nessler’s reagent and disulfuric acid respectively. Phosphate concentration was measured with a spectrophotometer following the addition of persulfate. </w:t>
      </w:r>
      <w:commentRangeStart w:id="2"/>
      <w:r>
        <w:rPr>
          <w:rFonts w:ascii="Times New Roman" w:eastAsia="Times New Roman" w:hAnsi="Times New Roman" w:cs="Times New Roman"/>
          <w:sz w:val="24"/>
          <w:szCs w:val="24"/>
        </w:rPr>
        <w:t>Concentrations are reported in mg/L.</w:t>
      </w:r>
      <w:commentRangeEnd w:id="2"/>
      <w:r w:rsidR="00FE671D">
        <w:rPr>
          <w:rStyle w:val="CommentReference"/>
        </w:rPr>
        <w:commentReference w:id="2"/>
      </w:r>
    </w:p>
    <w:p w14:paraId="2E871151" w14:textId="77777777" w:rsidR="00715D55" w:rsidRDefault="00715D55">
      <w:pPr>
        <w:rPr>
          <w:rFonts w:ascii="Times New Roman" w:eastAsia="Times New Roman" w:hAnsi="Times New Roman" w:cs="Times New Roman"/>
          <w:sz w:val="24"/>
          <w:szCs w:val="24"/>
        </w:rPr>
      </w:pPr>
    </w:p>
    <w:p w14:paraId="0EB029D2"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2b. Chlorophyll a</w:t>
      </w:r>
    </w:p>
    <w:p w14:paraId="17410527" w14:textId="77777777" w:rsidR="00715D55" w:rsidRDefault="00715D55">
      <w:pPr>
        <w:rPr>
          <w:rFonts w:ascii="Times New Roman" w:eastAsia="Times New Roman" w:hAnsi="Times New Roman" w:cs="Times New Roman"/>
          <w:sz w:val="24"/>
          <w:szCs w:val="24"/>
        </w:rPr>
      </w:pPr>
    </w:p>
    <w:p w14:paraId="346F74E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were collected by passing up to 150 mL through 25 mm cellulose nitrate filter.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E9A394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Filtered GF/Fs were ground in 90% acetone, in which chlorophyll extraction was allowed to proceed overnight. Samples were centrifuged for 15-20 minutes. Once particulates settled,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m:t>
        </m:r>
        <m:r>
          <w:rPr>
            <w:rFonts w:ascii="Times New Roman" w:eastAsia="Times New Roman" w:hAnsi="Times New Roman" w:cs="Times New Roman"/>
            <w:sz w:val="24"/>
            <w:szCs w:val="24"/>
          </w:rPr>
          <w:lastRenderedPageBreak/>
          <m:t xml:space="preserve">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0B0B3BE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w:t>
      </w:r>
      <w:del w:id="3" w:author="Tedy Ozersky" w:date="2020-03-02T20:21:00Z">
        <w:r w:rsidDel="00FE671D">
          <w:rPr>
            <w:rFonts w:ascii="Times New Roman" w:eastAsia="Times New Roman" w:hAnsi="Times New Roman" w:cs="Times New Roman"/>
            <w:sz w:val="24"/>
            <w:szCs w:val="24"/>
          </w:rPr>
          <w:delText xml:space="preserve">a </w:delText>
        </w:r>
      </w:del>
      <w:r>
        <w:rPr>
          <w:rFonts w:ascii="Times New Roman" w:eastAsia="Times New Roman" w:hAnsi="Times New Roman" w:cs="Times New Roman"/>
          <w:sz w:val="24"/>
          <w:szCs w:val="24"/>
        </w:rPr>
        <w:t>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131623F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using a 25 mm GF/F, and then passed through SPE cartridges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proofErr w:type="spellStart"/>
      <w:r>
        <w:rPr>
          <w:rFonts w:ascii="Times New Roman" w:eastAsia="Times New Roman" w:hAnsi="Times New Roman" w:cs="Times New Roman"/>
          <w:sz w:val="24"/>
          <w:szCs w:val="24"/>
        </w:rPr>
        <w:t>whirlpacks</w:t>
      </w:r>
      <w:proofErr w:type="spellEnd"/>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w:t>
      </w:r>
      <w:commentRangeStart w:id="4"/>
      <w:r>
        <w:rPr>
          <w:rFonts w:ascii="Times New Roman" w:eastAsia="Times New Roman" w:hAnsi="Times New Roman" w:cs="Times New Roman"/>
          <w:sz w:val="24"/>
          <w:szCs w:val="24"/>
        </w:rPr>
        <w:t xml:space="preserve">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w:t>
      </w:r>
      <w:commentRangeEnd w:id="4"/>
      <w:r w:rsidR="00FE671D">
        <w:rPr>
          <w:rStyle w:val="CommentReference"/>
        </w:rPr>
        <w:commentReference w:id="4"/>
      </w:r>
      <w:r>
        <w:rPr>
          <w:rFonts w:ascii="Times New Roman" w:eastAsia="Times New Roman" w:hAnsi="Times New Roman" w:cs="Times New Roman"/>
          <w:sz w:val="24"/>
          <w:szCs w:val="24"/>
        </w:rPr>
        <w:t>.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5C1371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from </w:t>
      </w:r>
      <w:r>
        <w:rPr>
          <w:rFonts w:ascii="Times New Roman" w:eastAsia="Times New Roman" w:hAnsi="Times New Roman" w:cs="Times New Roman"/>
          <w:sz w:val="24"/>
          <w:szCs w:val="24"/>
        </w:rPr>
        <w:t xml:space="preserve">the midpoint depth 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1D533CE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 mm 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contamination. Upon completion, filters were allowed to dry under vacuum pressure and then stored in 50 mm petri dishes. Following filtration of all three replicates, filtrate was collected and then re-filtered 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7B5463D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 counting involved visual inspection of the entire GF/F according to guidelines proposed in Van </w:t>
      </w:r>
      <w:proofErr w:type="spellStart"/>
      <w:r>
        <w:rPr>
          <w:rFonts w:ascii="Times New Roman" w:eastAsia="Times New Roman" w:hAnsi="Times New Roman" w:cs="Times New Roman"/>
          <w:sz w:val="24"/>
          <w:szCs w:val="24"/>
        </w:rPr>
        <w:t>Cauwenberghe</w:t>
      </w:r>
      <w:proofErr w:type="spellEnd"/>
      <w:r>
        <w:rPr>
          <w:rFonts w:ascii="Times New Roman" w:eastAsia="Times New Roman" w:hAnsi="Times New Roman" w:cs="Times New Roman"/>
          <w:sz w:val="24"/>
          <w:szCs w:val="24"/>
        </w:rPr>
        <w:t xml:space="preserve"> et al. (2015). Visual enumeration was conducted under a stereoscope,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w:t>
      </w:r>
      <w:r w:rsidR="00D13058">
        <w:rPr>
          <w:rFonts w:ascii="Times New Roman" w:eastAsia="Times New Roman" w:hAnsi="Times New Roman" w:cs="Times New Roman"/>
          <w:sz w:val="24"/>
          <w:szCs w:val="24"/>
        </w:rPr>
        <w:lastRenderedPageBreak/>
        <w:t xml:space="preserve">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68E225F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 scrape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w:t>
      </w:r>
      <w:r w:rsidR="004514AB">
        <w:rPr>
          <w:rFonts w:ascii="Times New Roman" w:eastAsia="Times New Roman" w:hAnsi="Times New Roman" w:cs="Times New Roman"/>
          <w:sz w:val="24"/>
          <w:szCs w:val="24"/>
        </w:rPr>
        <w:t>from the upper surface of each rock</w:t>
      </w:r>
      <w:r>
        <w:rPr>
          <w:rFonts w:ascii="Times New Roman" w:eastAsia="Times New Roman" w:hAnsi="Times New Roman" w:cs="Times New Roman"/>
          <w:sz w:val="24"/>
          <w:szCs w:val="24"/>
        </w:rPr>
        <w:t xml:space="preserve">. Samples were stored in plastic scintillation vials and preserved with </w:t>
      </w:r>
      <w:proofErr w:type="spellStart"/>
      <w:r>
        <w:rPr>
          <w:rFonts w:ascii="Times New Roman" w:eastAsia="Times New Roman" w:hAnsi="Times New Roman" w:cs="Times New Roman"/>
          <w:sz w:val="24"/>
          <w:szCs w:val="24"/>
        </w:rPr>
        <w:t>Lugol’s</w:t>
      </w:r>
      <w:proofErr w:type="spellEnd"/>
      <w:r>
        <w:rPr>
          <w:rFonts w:ascii="Times New Roman" w:eastAsia="Times New Roman" w:hAnsi="Times New Roman" w:cs="Times New Roman"/>
          <w:sz w:val="24"/>
          <w:szCs w:val="24"/>
        </w:rPr>
        <w:t xml:space="preserve"> solution. Remaining periphyton from the site were collected in composite for fatty acid and stable isotope analysis</w:t>
      </w:r>
      <w:r w:rsidR="00DC6FEA">
        <w:rPr>
          <w:rFonts w:ascii="Times New Roman" w:eastAsia="Times New Roman" w:hAnsi="Times New Roman" w:cs="Times New Roman"/>
          <w:sz w:val="24"/>
          <w:szCs w:val="24"/>
        </w:rPr>
        <w:t xml:space="preserve"> to enable food web </w:t>
      </w:r>
      <w:r w:rsidR="004B4081">
        <w:rPr>
          <w:rFonts w:ascii="Times New Roman" w:eastAsia="Times New Roman" w:hAnsi="Times New Roman" w:cs="Times New Roman"/>
          <w:sz w:val="24"/>
          <w:szCs w:val="24"/>
        </w:rPr>
        <w:t>characterization</w:t>
      </w:r>
      <w:r w:rsidR="00DC6FEA">
        <w:rPr>
          <w:rFonts w:ascii="Times New Roman" w:eastAsia="Times New Roman" w:hAnsi="Times New Roman" w:cs="Times New Roman"/>
          <w:sz w:val="24"/>
          <w:szCs w:val="24"/>
        </w:rPr>
        <w:t xml:space="preserve"> (described below)</w:t>
      </w:r>
      <w:r>
        <w:rPr>
          <w:rFonts w:ascii="Times New Roman" w:eastAsia="Times New Roman" w:hAnsi="Times New Roman" w:cs="Times New Roman"/>
          <w:sz w:val="24"/>
          <w:szCs w:val="24"/>
        </w:rPr>
        <w:t xml:space="preserve">. </w:t>
      </w:r>
    </w:p>
    <w:p w14:paraId="237A34D2" w14:textId="77777777" w:rsidR="00715D55" w:rsidRDefault="00715D55">
      <w:pPr>
        <w:rPr>
          <w:rFonts w:ascii="Times New Roman" w:eastAsia="Times New Roman" w:hAnsi="Times New Roman" w:cs="Times New Roman"/>
          <w:sz w:val="24"/>
          <w:szCs w:val="24"/>
        </w:rPr>
      </w:pPr>
    </w:p>
    <w:p w14:paraId="22491B15" w14:textId="3614C46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10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For </w:t>
      </w:r>
      <w:r w:rsidR="007D3AD5">
        <w:rPr>
          <w:rFonts w:ascii="Times New Roman" w:eastAsia="Times New Roman" w:hAnsi="Times New Roman" w:cs="Times New Roman"/>
          <w:sz w:val="24"/>
          <w:szCs w:val="24"/>
        </w:rPr>
        <w:t>the entire</w:t>
      </w:r>
      <w:r>
        <w:rPr>
          <w:rFonts w:ascii="Times New Roman" w:eastAsia="Times New Roman" w:hAnsi="Times New Roman" w:cs="Times New Roman"/>
          <w:sz w:val="24"/>
          <w:szCs w:val="24"/>
        </w:rPr>
        <w:t xml:space="preserve"> aliquot, cells,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In instances where 300 cells were counted prior to completing the aliquot, the entire aliquot was still counted. </w:t>
      </w:r>
      <w:r>
        <w:rPr>
          <w:rFonts w:ascii="Times New Roman" w:eastAsia="Times New Roman" w:hAnsi="Times New Roman" w:cs="Times New Roman"/>
          <w:sz w:val="24"/>
          <w:szCs w:val="24"/>
        </w:rPr>
        <w:t>Taxa were classified in broad categories consistent with Baikal algal taxonomy (</w:t>
      </w:r>
      <w:proofErr w:type="spellStart"/>
      <w:r>
        <w:rPr>
          <w:rFonts w:ascii="Times New Roman" w:eastAsia="Times New Roman" w:hAnsi="Times New Roman" w:cs="Times New Roman"/>
          <w:sz w:val="24"/>
          <w:szCs w:val="24"/>
        </w:rPr>
        <w:t>Izhboldina</w:t>
      </w:r>
      <w:proofErr w:type="spellEnd"/>
      <w:r>
        <w:rPr>
          <w:rFonts w:ascii="Times New Roman" w:eastAsia="Times New Roman" w:hAnsi="Times New Roman" w:cs="Times New Roman"/>
          <w:sz w:val="24"/>
          <w:szCs w:val="24"/>
        </w:rPr>
        <w:t>,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so as to capture overarching 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(as a whole group), </w:t>
      </w:r>
      <w:proofErr w:type="spellStart"/>
      <w:r w:rsidR="009F0747" w:rsidRPr="009F0747">
        <w:rPr>
          <w:rFonts w:ascii="Times New Roman" w:eastAsia="Times New Roman" w:hAnsi="Times New Roman" w:cs="Times New Roman"/>
          <w:i/>
          <w:sz w:val="24"/>
          <w:szCs w:val="24"/>
        </w:rPr>
        <w:t>Ulothrix</w:t>
      </w:r>
      <w:proofErr w:type="spellEnd"/>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 xml:space="preserve">and </w:t>
      </w:r>
      <w:proofErr w:type="spellStart"/>
      <w:r w:rsidR="007D3AD5">
        <w:rPr>
          <w:rFonts w:ascii="Times New Roman" w:eastAsia="Times New Roman" w:hAnsi="Times New Roman" w:cs="Times New Roman"/>
          <w:sz w:val="24"/>
          <w:szCs w:val="24"/>
        </w:rPr>
        <w:t>Tetrasporales</w:t>
      </w:r>
      <w:proofErr w:type="spellEnd"/>
      <w:r w:rsidR="007D3AD5">
        <w:rPr>
          <w:rFonts w:ascii="Times New Roman" w:eastAsia="Times New Roman" w:hAnsi="Times New Roman" w:cs="Times New Roman"/>
          <w:sz w:val="24"/>
          <w:szCs w:val="24"/>
        </w:rPr>
        <w:t>.</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18743DF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E8665D">
        <w:rPr>
          <w:rFonts w:ascii="Times New Roman" w:eastAsia="Times New Roman" w:hAnsi="Times New Roman" w:cs="Times New Roman"/>
          <w:sz w:val="24"/>
          <w:szCs w:val="24"/>
        </w:rPr>
        <w:t>for 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w:t>
      </w:r>
      <w:proofErr w:type="spellStart"/>
      <w:r>
        <w:rPr>
          <w:rFonts w:ascii="Times New Roman" w:eastAsia="Times New Roman" w:hAnsi="Times New Roman" w:cs="Times New Roman"/>
          <w:sz w:val="24"/>
          <w:szCs w:val="24"/>
        </w:rPr>
        <w:t>μm</w:t>
      </w:r>
      <w:proofErr w:type="spellEnd"/>
      <w:r>
        <w:rPr>
          <w:rFonts w:ascii="Times New Roman" w:eastAsia="Times New Roman" w:hAnsi="Times New Roman" w:cs="Times New Roman"/>
          <w:sz w:val="24"/>
          <w:szCs w:val="24"/>
        </w:rPr>
        <w:t xml:space="preserve"> net and placed in glass jars with 40% ethanol</w:t>
      </w:r>
      <w:r w:rsidR="00E8665D">
        <w:rPr>
          <w:rFonts w:ascii="Times New Roman" w:eastAsia="Times New Roman" w:hAnsi="Times New Roman" w:cs="Times New Roman"/>
          <w:sz w:val="24"/>
          <w:szCs w:val="24"/>
        </w:rPr>
        <w:t xml:space="preserve"> (vodka; which was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553D3DC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Separate collections were conducted for invertebrate fatty acid and stable isotope analyses. Invertebrates were collected using a D-net in a similar fashion as the community enumeration. </w:t>
      </w:r>
      <w:r>
        <w:rPr>
          <w:rFonts w:ascii="Times New Roman" w:eastAsia="Times New Roman" w:hAnsi="Times New Roman" w:cs="Times New Roman"/>
          <w:sz w:val="24"/>
          <w:szCs w:val="24"/>
        </w:rPr>
        <w:lastRenderedPageBreak/>
        <w:t>Additional invertebrates were also collected by hand. Collected organisms were then live-sorted, identified to species, and frozen at -</w:t>
      </w:r>
      <w:r w:rsidR="0009268E">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6204ADB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stereoscope. All well preserved invertebrates were identified to species with the exception of juveniles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2015 for amphipods; </w:t>
      </w:r>
      <w:proofErr w:type="spellStart"/>
      <w:r>
        <w:rPr>
          <w:rFonts w:ascii="Times New Roman" w:eastAsia="Times New Roman" w:hAnsi="Times New Roman" w:cs="Times New Roman"/>
          <w:sz w:val="24"/>
          <w:szCs w:val="24"/>
        </w:rPr>
        <w:t>Sitnikova</w:t>
      </w:r>
      <w:proofErr w:type="spellEnd"/>
      <w:r>
        <w:rPr>
          <w:rFonts w:ascii="Times New Roman" w:eastAsia="Times New Roman" w:hAnsi="Times New Roman" w:cs="Times New Roman"/>
          <w:sz w:val="24"/>
          <w:szCs w:val="24"/>
        </w:rPr>
        <w:t xml:space="preserve">, 2012 for </w:t>
      </w:r>
      <w:proofErr w:type="spellStart"/>
      <w:r>
        <w:rPr>
          <w:rFonts w:ascii="Times New Roman" w:eastAsia="Times New Roman" w:hAnsi="Times New Roman" w:cs="Times New Roman"/>
          <w:sz w:val="24"/>
          <w:szCs w:val="24"/>
        </w:rPr>
        <w:t>molluscs</w:t>
      </w:r>
      <w:proofErr w:type="spellEnd"/>
      <w:r>
        <w:rPr>
          <w:rFonts w:ascii="Times New Roman" w:eastAsia="Times New Roman" w:hAnsi="Times New Roman" w:cs="Times New Roman"/>
          <w:sz w:val="24"/>
          <w:szCs w:val="24"/>
        </w:rPr>
        <w:t>; Table 2).</w:t>
      </w:r>
      <w:r w:rsidR="007D3AD5">
        <w:rPr>
          <w:rFonts w:ascii="Times New Roman" w:eastAsia="Times New Roman" w:hAnsi="Times New Roman" w:cs="Times New Roman"/>
          <w:sz w:val="24"/>
          <w:szCs w:val="24"/>
        </w:rPr>
        <w:t xml:space="preserve"> Samples that were not well preserved were not counted</w:t>
      </w:r>
      <w:r w:rsidR="00446481">
        <w:rPr>
          <w:rFonts w:ascii="Times New Roman" w:eastAsia="Times New Roman" w:hAnsi="Times New Roman" w:cs="Times New Roman"/>
          <w:sz w:val="24"/>
          <w:szCs w:val="24"/>
        </w:rPr>
        <w:t xml:space="preserve"> so as to prevent erroneous abundances. To create a characteristic invertebrate taxonomic count, we averaged invertebrate counts for each site.  </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00E3D6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~48</w:t>
      </w:r>
      <w:r w:rsidR="000D6577">
        <w:rPr>
          <w:rFonts w:ascii="Times New Roman" w:eastAsia="Times New Roman" w:hAnsi="Times New Roman" w:cs="Times New Roman"/>
          <w:color w:val="212121"/>
          <w:sz w:val="24"/>
          <w:szCs w:val="24"/>
          <w:highlight w:val="white"/>
        </w:rPr>
        <w:t xml:space="preserve"> hours</w:t>
      </w:r>
      <w:r w:rsidR="00446481">
        <w:rPr>
          <w:rFonts w:ascii="Times New Roman" w:eastAsia="Times New Roman" w:hAnsi="Times New Roman" w:cs="Times New Roman"/>
          <w:color w:val="212121"/>
          <w:sz w:val="24"/>
          <w:szCs w:val="24"/>
          <w:highlight w:val="white"/>
        </w:rPr>
        <w:t xml:space="preserve">, homogenized to powder, and then massed.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1D907A0"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 xml:space="preserve">Measurements of δ15N and δ13C were performed on an elemental analyzer-isotope ratio mass spectrometer (EA-IRMS; Finnigan </w:t>
      </w:r>
      <w:proofErr w:type="spellStart"/>
      <w:r>
        <w:rPr>
          <w:rFonts w:ascii="Times New Roman" w:eastAsia="Times New Roman" w:hAnsi="Times New Roman" w:cs="Times New Roman"/>
          <w:color w:val="212121"/>
          <w:sz w:val="24"/>
          <w:szCs w:val="24"/>
          <w:highlight w:val="white"/>
        </w:rPr>
        <w:t>DELTAplus</w:t>
      </w:r>
      <w:proofErr w:type="spellEnd"/>
      <w:r>
        <w:rPr>
          <w:rFonts w:ascii="Times New Roman" w:eastAsia="Times New Roman" w:hAnsi="Times New Roman" w:cs="Times New Roman"/>
          <w:color w:val="212121"/>
          <w:sz w:val="24"/>
          <w:szCs w:val="24"/>
          <w:highlight w:val="white"/>
        </w:rPr>
        <w:t xml:space="preserve"> XP, Thermo Scientific). The EA-IRMS was calibrated against certified reference materials including L-glutamic acid (NIST SRM 8574), low organic soil and sorghum flour (standards B-2153 and B-2159 from Elemental Micro-analysis Ltd., Okehampton, UK) and in-house standards (acetanilide and caffeine). </w:t>
      </w:r>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Samples were first freeze-dried in Eppendorf tubes at -20°C overnight, then ground and weighed. 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w:t>
      </w:r>
      <w:proofErr w:type="spellStart"/>
      <w:r>
        <w:rPr>
          <w:rFonts w:ascii="Times New Roman" w:eastAsia="Times New Roman" w:hAnsi="Times New Roman" w:cs="Times New Roman"/>
          <w:sz w:val="24"/>
          <w:szCs w:val="24"/>
        </w:rPr>
        <w:t>chloroform:methanol</w:t>
      </w:r>
      <w:proofErr w:type="spell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w:t>
      </w:r>
      <w:r>
        <w:rPr>
          <w:rFonts w:ascii="Times New Roman" w:eastAsia="Times New Roman" w:hAnsi="Times New Roman" w:cs="Times New Roman"/>
          <w:sz w:val="24"/>
          <w:szCs w:val="24"/>
        </w:rPr>
        <w:lastRenderedPageBreak/>
        <w:t xml:space="preserve">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6053486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 xml:space="preserve">Analytically, log-transforming made sites with a wide range of values more comparable to one another.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45AD0CB3"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routine. First, </w:t>
      </w:r>
      <w:r w:rsidR="00D05946">
        <w:rPr>
          <w:rFonts w:ascii="Times New Roman" w:eastAsia="Times New Roman" w:hAnsi="Times New Roman" w:cs="Times New Roman"/>
          <w:sz w:val="24"/>
          <w:szCs w:val="24"/>
        </w:rPr>
        <w:t>taxonomic groups representing less than 1% of the inter-site community were removed from analysis, so as to potentially remove the influence of rare species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Periphyton community compositions were calculated as relative proportions, whereas invertebrate abundances were square-</w:t>
      </w:r>
      <w:proofErr w:type="spellStart"/>
      <w:r w:rsidR="000D6577">
        <w:rPr>
          <w:rFonts w:ascii="Times New Roman" w:eastAsia="Times New Roman" w:hAnsi="Times New Roman" w:cs="Times New Roman"/>
          <w:sz w:val="24"/>
          <w:szCs w:val="24"/>
        </w:rPr>
        <w:t>root</w:t>
      </w:r>
      <w:proofErr w:type="spellEnd"/>
      <w:r w:rsidR="000D6577">
        <w:rPr>
          <w:rFonts w:ascii="Times New Roman" w:eastAsia="Times New Roman" w:hAnsi="Times New Roman" w:cs="Times New Roman"/>
          <w:sz w:val="24"/>
          <w:szCs w:val="24"/>
        </w:rPr>
        <w:t xml:space="preserve"> transformed to </w:t>
      </w:r>
      <w:r w:rsidR="00DD6A3F">
        <w:rPr>
          <w:rFonts w:ascii="Times New Roman" w:eastAsia="Times New Roman" w:hAnsi="Times New Roman" w:cs="Times New Roman"/>
          <w:sz w:val="24"/>
          <w:szCs w:val="24"/>
        </w:rPr>
        <w:t xml:space="preserve">minimize influence of more </w:t>
      </w:r>
      <w:proofErr w:type="spellStart"/>
      <w:r w:rsidR="00DD6A3F">
        <w:rPr>
          <w:rFonts w:ascii="Times New Roman" w:eastAsia="Times New Roman" w:hAnsi="Times New Roman" w:cs="Times New Roman"/>
          <w:sz w:val="24"/>
          <w:szCs w:val="24"/>
        </w:rPr>
        <w:t>abudant</w:t>
      </w:r>
      <w:proofErr w:type="spellEnd"/>
      <w:r w:rsidR="00DD6A3F">
        <w:rPr>
          <w:rFonts w:ascii="Times New Roman" w:eastAsia="Times New Roman" w:hAnsi="Times New Roman" w:cs="Times New Roman"/>
          <w:sz w:val="24"/>
          <w:szCs w:val="24"/>
        </w:rPr>
        <w:t xml:space="preserve">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suggested that sites tended to cluster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B37098">
        <w:rPr>
          <w:rFonts w:ascii="Times New Roman" w:eastAsia="Times New Roman" w:hAnsi="Times New Roman" w:cs="Times New Roman"/>
          <w:sz w:val="24"/>
          <w:szCs w:val="24"/>
        </w:rPr>
        <w:t xml:space="preserve">. This method allowed us to determine if two or three clusters could be used to describe the data, where two clusters consisted of low/moderate PPCP concentrations or IDW population and three consisted of low, moderate, and high PPCP concentrations or IDW population. </w:t>
      </w:r>
      <w:r w:rsidR="00AB7989">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then</w:t>
      </w:r>
      <w:r w:rsidR="00B66C34">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w:t>
      </w:r>
      <w:r w:rsidR="00D71D8A">
        <w:rPr>
          <w:rFonts w:ascii="Times New Roman" w:eastAsia="Times New Roman" w:hAnsi="Times New Roman" w:cs="Times New Roman"/>
          <w:sz w:val="24"/>
          <w:szCs w:val="24"/>
        </w:rPr>
        <w:lastRenderedPageBreak/>
        <w:t xml:space="preserve">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(WSS)</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To assess whether differences between groups were 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5A57269C"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suggested visually that sites discriminated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common EFAs used with an ecological focus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18:3ω3, 18:4ω3, 20:5ω3, and 22:6ω3 had the highest coefficient of variation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analysis on these four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Additionally, these four EFAs are also indicative of Green algae (i.e., 18:3ω3 and 18:4ω3) as well as diatoms (i.e., 20:5ω3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be related with sewage pollution, we regressed </w:t>
      </w:r>
      <w:proofErr w:type="spellStart"/>
      <w:proofErr w:type="gramStart"/>
      <w:r w:rsidR="00D8535D">
        <w:rPr>
          <w:rFonts w:ascii="Times New Roman" w:eastAsia="Times New Roman" w:hAnsi="Times New Roman" w:cs="Times New Roman"/>
          <w:sz w:val="24"/>
          <w:szCs w:val="24"/>
        </w:rPr>
        <w:t>filamentous:diatom</w:t>
      </w:r>
      <w:proofErr w:type="spellEnd"/>
      <w:proofErr w:type="gramEnd"/>
      <w:r w:rsidR="00D8535D">
        <w:rPr>
          <w:rFonts w:ascii="Times New Roman" w:eastAsia="Times New Roman" w:hAnsi="Times New Roman" w:cs="Times New Roman"/>
          <w:sz w:val="24"/>
          <w:szCs w:val="24"/>
        </w:rPr>
        <w:t xml:space="preserve"> fatty acid signals (i.e., (18:3ω3% + 18:4ω3%)/(20:5ω3% + 22:6ω3%))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1EF537AE"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within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w:t>
      </w:r>
      <w:proofErr w:type="spellStart"/>
      <w:r>
        <w:rPr>
          <w:rFonts w:ascii="Times New Roman" w:eastAsia="Times New Roman" w:hAnsi="Times New Roman" w:cs="Times New Roman"/>
          <w:sz w:val="24"/>
          <w:szCs w:val="24"/>
        </w:rPr>
        <w:t>tidyr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dplyr</w:t>
      </w:r>
      <w:proofErr w:type="spellEnd"/>
      <w:r>
        <w:rPr>
          <w:rFonts w:ascii="Times New Roman" w:eastAsia="Times New Roman" w:hAnsi="Times New Roman" w:cs="Times New Roman"/>
          <w:sz w:val="24"/>
          <w:szCs w:val="24"/>
        </w:rPr>
        <w:t xml:space="preserve">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 are publicly available from the Dryad data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66DDC33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0.15, </w:t>
      </w:r>
      <w:r>
        <w:rPr>
          <w:rFonts w:ascii="Times New Roman" w:eastAsia="Times New Roman" w:hAnsi="Times New Roman" w:cs="Times New Roman"/>
          <w:sz w:val="24"/>
          <w:szCs w:val="24"/>
        </w:rPr>
        <w:t>p = 0.1</w:t>
      </w:r>
      <w:r w:rsidR="001C6CA2">
        <w:rPr>
          <w:rFonts w:ascii="Times New Roman" w:eastAsia="Times New Roman" w:hAnsi="Times New Roman" w:cs="Times New Roman"/>
          <w:sz w:val="24"/>
          <w:szCs w:val="24"/>
        </w:rPr>
        <w:t>2</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(Figure 2). Phosphate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0.20, </w:t>
      </w:r>
      <w:r>
        <w:rPr>
          <w:rFonts w:ascii="Times New Roman" w:eastAsia="Times New Roman" w:hAnsi="Times New Roman" w:cs="Times New Roman"/>
          <w:sz w:val="24"/>
          <w:szCs w:val="24"/>
        </w:rPr>
        <w:t>p = 0.0</w:t>
      </w:r>
      <w:r w:rsidR="001C6CA2">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31</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(Figure 2). Within the littoral zone, detected </w:t>
      </w:r>
      <w:r w:rsidR="00F62B41">
        <w:rPr>
          <w:rFonts w:ascii="Times New Roman" w:eastAsia="Times New Roman" w:hAnsi="Times New Roman" w:cs="Times New Roman"/>
          <w:sz w:val="24"/>
          <w:szCs w:val="24"/>
        </w:rPr>
        <w:t xml:space="preserve">PPCPs </w:t>
      </w:r>
      <w:r>
        <w:rPr>
          <w:rFonts w:ascii="Times New Roman" w:eastAsia="Times New Roman" w:hAnsi="Times New Roman" w:cs="Times New Roman"/>
          <w:sz w:val="24"/>
          <w:szCs w:val="24"/>
        </w:rPr>
        <w:lastRenderedPageBreak/>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6BC355C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F62B41">
        <w:rPr>
          <w:rFonts w:ascii="Times New Roman" w:eastAsia="Times New Roman" w:hAnsi="Times New Roman" w:cs="Times New Roman"/>
          <w:sz w:val="24"/>
          <w:szCs w:val="24"/>
        </w:rPr>
        <w:t xml:space="preserve">at sites </w:t>
      </w:r>
      <w:r>
        <w:rPr>
          <w:rFonts w:ascii="Times New Roman" w:eastAsia="Times New Roman" w:hAnsi="Times New Roman" w:cs="Times New Roman"/>
          <w:sz w:val="24"/>
          <w:szCs w:val="24"/>
        </w:rPr>
        <w:t xml:space="preserve">in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beads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Figure 2),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372F79DB"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proofErr w:type="spellStart"/>
      <w:r>
        <w:rPr>
          <w:rFonts w:ascii="Times New Roman" w:eastAsia="Times New Roman" w:hAnsi="Times New Roman" w:cs="Times New Roman"/>
          <w:i/>
          <w:sz w:val="24"/>
          <w:szCs w:val="24"/>
        </w:rPr>
        <w:t>Tetrasporales</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i/>
          <w:sz w:val="24"/>
          <w:szCs w:val="24"/>
        </w:rPr>
        <w:t>Ulothrix</w:t>
      </w:r>
      <w:proofErr w:type="spellEnd"/>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periphyton community 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(Figure 3).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commentRangeStart w:id="5"/>
      <w:r w:rsidR="00B05791">
        <w:rPr>
          <w:rFonts w:ascii="Times New Roman" w:eastAsia="Times New Roman" w:hAnsi="Times New Roman" w:cs="Times New Roman"/>
          <w:sz w:val="24"/>
          <w:szCs w:val="24"/>
        </w:rPr>
        <w:t>Post-hoc SIMPER results suggested sites with high IDW populations as having</w:t>
      </w:r>
      <w:r w:rsidR="00E9349B">
        <w:rPr>
          <w:rFonts w:ascii="Times New Roman" w:eastAsia="Times New Roman" w:hAnsi="Times New Roman" w:cs="Times New Roman"/>
          <w:sz w:val="24"/>
          <w:szCs w:val="24"/>
        </w:rPr>
        <w:t xml:space="preserve"> higher </w:t>
      </w:r>
      <w:proofErr w:type="spellStart"/>
      <w:r w:rsidR="00E9349B" w:rsidRPr="00E9349B">
        <w:rPr>
          <w:rFonts w:ascii="Times New Roman" w:eastAsia="Times New Roman" w:hAnsi="Times New Roman" w:cs="Times New Roman"/>
          <w:i/>
          <w:sz w:val="24"/>
          <w:szCs w:val="24"/>
        </w:rPr>
        <w:t>Ulothrix</w:t>
      </w:r>
      <w:proofErr w:type="spellEnd"/>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B05791">
        <w:rPr>
          <w:rFonts w:ascii="Times New Roman" w:eastAsia="Times New Roman" w:hAnsi="Times New Roman" w:cs="Times New Roman"/>
          <w:sz w:val="24"/>
          <w:szCs w:val="24"/>
        </w:rPr>
        <w:t xml:space="preserve"> abundance in comparison to moderate and </w:t>
      </w:r>
      <w:proofErr w:type="gramStart"/>
      <w:r w:rsidR="00E9349B">
        <w:rPr>
          <w:rFonts w:ascii="Times New Roman" w:eastAsia="Times New Roman" w:hAnsi="Times New Roman" w:cs="Times New Roman"/>
          <w:sz w:val="24"/>
          <w:szCs w:val="24"/>
        </w:rPr>
        <w:t>low  IDW</w:t>
      </w:r>
      <w:proofErr w:type="gramEnd"/>
      <w:r w:rsidR="00E9349B">
        <w:rPr>
          <w:rFonts w:ascii="Times New Roman" w:eastAsia="Times New Roman" w:hAnsi="Times New Roman" w:cs="Times New Roman"/>
          <w:sz w:val="24"/>
          <w:szCs w:val="24"/>
        </w:rPr>
        <w:t xml:space="preserve"> populations.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commentRangeEnd w:id="5"/>
      <w:r w:rsidR="00DD6A3F">
        <w:rPr>
          <w:rStyle w:val="CommentReference"/>
        </w:rPr>
        <w:commentReference w:id="5"/>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751AAF12"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four amphipod genera: </w:t>
      </w:r>
      <w:proofErr w:type="spellStart"/>
      <w:r w:rsidR="00D8535D">
        <w:rPr>
          <w:rFonts w:ascii="Times New Roman" w:eastAsia="Times New Roman" w:hAnsi="Times New Roman" w:cs="Times New Roman"/>
          <w:i/>
          <w:sz w:val="24"/>
          <w:szCs w:val="24"/>
        </w:rPr>
        <w:t>Eulimnogammarus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Poekilogammarus</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Cryptoropus</w:t>
      </w:r>
      <w:proofErr w:type="spellEnd"/>
      <w:r w:rsidR="00D8535D">
        <w:rPr>
          <w:rFonts w:ascii="Times New Roman" w:eastAsia="Times New Roman" w:hAnsi="Times New Roman" w:cs="Times New Roman"/>
          <w:sz w:val="24"/>
          <w:szCs w:val="24"/>
        </w:rPr>
        <w:t xml:space="preserve">, </w:t>
      </w:r>
      <w:proofErr w:type="spellStart"/>
      <w:r w:rsidRPr="00B05791">
        <w:rPr>
          <w:rFonts w:ascii="Times New Roman" w:eastAsia="Times New Roman" w:hAnsi="Times New Roman" w:cs="Times New Roman"/>
          <w:i/>
          <w:sz w:val="24"/>
          <w:szCs w:val="24"/>
        </w:rPr>
        <w:t>Brandtia</w:t>
      </w:r>
      <w:proofErr w:type="spellEnd"/>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i/>
          <w:sz w:val="24"/>
          <w:szCs w:val="24"/>
        </w:rPr>
        <w:t>Pallasea</w:t>
      </w:r>
      <w:proofErr w:type="spellEnd"/>
      <w:r w:rsidR="00D8535D">
        <w:rPr>
          <w:rFonts w:ascii="Times New Roman" w:eastAsia="Times New Roman" w:hAnsi="Times New Roman" w:cs="Times New Roman"/>
          <w:sz w:val="24"/>
          <w:szCs w:val="24"/>
        </w:rPr>
        <w:t xml:space="preserve">; two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families: </w:t>
      </w:r>
      <w:proofErr w:type="spellStart"/>
      <w:r w:rsidR="00D8535D">
        <w:rPr>
          <w:rFonts w:ascii="Times New Roman" w:eastAsia="Times New Roman" w:hAnsi="Times New Roman" w:cs="Times New Roman"/>
          <w:sz w:val="24"/>
          <w:szCs w:val="24"/>
        </w:rPr>
        <w:t>Planorbidae</w:t>
      </w:r>
      <w:proofErr w:type="spellEnd"/>
      <w:r w:rsidR="00E9349B">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Valvatidae</w:t>
      </w:r>
      <w:proofErr w:type="spellEnd"/>
      <w:r w:rsidR="00E9349B">
        <w:rPr>
          <w:rFonts w:ascii="Times New Roman" w:eastAsia="Times New Roman" w:hAnsi="Times New Roman" w:cs="Times New Roman"/>
          <w:sz w:val="24"/>
          <w:szCs w:val="24"/>
        </w:rPr>
        <w:t xml:space="preserve">, </w:t>
      </w:r>
      <w:proofErr w:type="spellStart"/>
      <w:r w:rsidR="00E9349B">
        <w:rPr>
          <w:rFonts w:ascii="Times New Roman" w:eastAsia="Times New Roman" w:hAnsi="Times New Roman" w:cs="Times New Roman"/>
          <w:sz w:val="24"/>
          <w:szCs w:val="24"/>
        </w:rPr>
        <w:t>Baicaliidae</w:t>
      </w:r>
      <w:proofErr w:type="spellEnd"/>
      <w:r w:rsidR="00E9349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Benedictidae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Acroloxidae</w:t>
      </w:r>
      <w:proofErr w:type="spellEnd"/>
      <w:r w:rsidR="00D96D3B">
        <w:rPr>
          <w:rFonts w:ascii="Times New Roman" w:eastAsia="Times New Roman" w:hAnsi="Times New Roman" w:cs="Times New Roman"/>
          <w:sz w:val="24"/>
          <w:szCs w:val="24"/>
        </w:rPr>
        <w:t xml:space="preserve">, </w:t>
      </w:r>
      <w:proofErr w:type="spellStart"/>
      <w:r w:rsidR="00D96D3B">
        <w:rPr>
          <w:rFonts w:ascii="Times New Roman" w:eastAsia="Times New Roman" w:hAnsi="Times New Roman" w:cs="Times New Roman"/>
          <w:sz w:val="24"/>
          <w:szCs w:val="24"/>
        </w:rPr>
        <w:t>Maackia</w:t>
      </w:r>
      <w:proofErr w:type="spellEnd"/>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(Figure 4).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(p = 0.001). </w:t>
      </w:r>
      <w:r w:rsidR="00B2468C">
        <w:rPr>
          <w:rFonts w:ascii="Times New Roman" w:eastAsia="Times New Roman" w:hAnsi="Times New Roman" w:cs="Times New Roman"/>
          <w:sz w:val="24"/>
          <w:szCs w:val="24"/>
        </w:rPr>
        <w:t xml:space="preserve">Post-hoc SIMPER analyses suggested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abundance was significantly different between IDW population groupings. Nevertheless, </w:t>
      </w:r>
      <w:proofErr w:type="spellStart"/>
      <w:r w:rsidR="00A87BAC">
        <w:rPr>
          <w:rFonts w:ascii="Times New Roman" w:eastAsia="Times New Roman" w:hAnsi="Times New Roman" w:cs="Times New Roman"/>
          <w:i/>
          <w:sz w:val="24"/>
          <w:szCs w:val="24"/>
        </w:rPr>
        <w:t>Poekilogammarus</w:t>
      </w:r>
      <w:proofErr w:type="spellEnd"/>
      <w:r w:rsidR="00A87BAC">
        <w:rPr>
          <w:rFonts w:ascii="Times New Roman" w:eastAsia="Times New Roman" w:hAnsi="Times New Roman" w:cs="Times New Roman"/>
          <w:sz w:val="24"/>
          <w:szCs w:val="24"/>
        </w:rPr>
        <w:t xml:space="preserve">, </w:t>
      </w:r>
      <w:proofErr w:type="spellStart"/>
      <w:r w:rsidR="00A87BAC">
        <w:rPr>
          <w:rFonts w:ascii="Times New Roman" w:eastAsia="Times New Roman" w:hAnsi="Times New Roman" w:cs="Times New Roman"/>
          <w:i/>
          <w:sz w:val="24"/>
          <w:szCs w:val="24"/>
        </w:rPr>
        <w:t>Eulimnogammarus</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Valvatidae</w:t>
      </w:r>
      <w:proofErr w:type="spellEnd"/>
      <w:r w:rsidR="00A87BAC">
        <w:rPr>
          <w:rFonts w:ascii="Times New Roman" w:eastAsia="Times New Roman" w:hAnsi="Times New Roman" w:cs="Times New Roman"/>
          <w:sz w:val="24"/>
          <w:szCs w:val="24"/>
        </w:rPr>
        <w:t xml:space="preserve">, Caddisflies, </w:t>
      </w:r>
      <w:proofErr w:type="spellStart"/>
      <w:r w:rsidR="00A87BAC" w:rsidRPr="00A87BAC">
        <w:rPr>
          <w:rFonts w:ascii="Times New Roman" w:eastAsia="Times New Roman" w:hAnsi="Times New Roman" w:cs="Times New Roman"/>
          <w:i/>
          <w:sz w:val="24"/>
          <w:szCs w:val="24"/>
        </w:rPr>
        <w:t>Brandtia</w:t>
      </w:r>
      <w:proofErr w:type="spellEnd"/>
      <w:r w:rsidR="00A87BAC">
        <w:rPr>
          <w:rFonts w:ascii="Times New Roman" w:eastAsia="Times New Roman" w:hAnsi="Times New Roman" w:cs="Times New Roman"/>
          <w:sz w:val="24"/>
          <w:szCs w:val="24"/>
        </w:rPr>
        <w:t xml:space="preserve">, </w:t>
      </w:r>
      <w:proofErr w:type="spellStart"/>
      <w:r w:rsidR="00A87BAC" w:rsidRPr="00A87BAC">
        <w:rPr>
          <w:rFonts w:ascii="Times New Roman" w:eastAsia="Times New Roman" w:hAnsi="Times New Roman" w:cs="Times New Roman"/>
          <w:i/>
          <w:sz w:val="24"/>
          <w:szCs w:val="24"/>
        </w:rPr>
        <w:t>Baicaliidae</w:t>
      </w:r>
      <w:proofErr w:type="spellEnd"/>
      <w:r w:rsidR="00A87BAC">
        <w:rPr>
          <w:rFonts w:ascii="Times New Roman" w:eastAsia="Times New Roman" w:hAnsi="Times New Roman" w:cs="Times New Roman"/>
          <w:sz w:val="24"/>
          <w:szCs w:val="24"/>
        </w:rPr>
        <w:t xml:space="preserve">, and </w:t>
      </w:r>
      <w:proofErr w:type="spellStart"/>
      <w:r w:rsidR="00A87BAC" w:rsidRPr="00A87BAC">
        <w:rPr>
          <w:rFonts w:ascii="Times New Roman" w:eastAsia="Times New Roman" w:hAnsi="Times New Roman" w:cs="Times New Roman"/>
          <w:i/>
          <w:sz w:val="24"/>
          <w:szCs w:val="24"/>
        </w:rPr>
        <w:t>Panorbidae</w:t>
      </w:r>
      <w:proofErr w:type="spellEnd"/>
      <w:r w:rsidR="00A87BAC">
        <w:rPr>
          <w:rFonts w:ascii="Times New Roman" w:eastAsia="Times New Roman" w:hAnsi="Times New Roman" w:cs="Times New Roman"/>
          <w:sz w:val="24"/>
          <w:szCs w:val="24"/>
        </w:rPr>
        <w:t xml:space="preserve"> contributed the greatest differences between High and Moderate/Low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258D719E" w14:textId="39117EC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(Figure 5). Among grazer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 values, no grazer groups deviated</w:t>
      </w:r>
      <w:r w:rsidR="00381463">
        <w:rPr>
          <w:rFonts w:ascii="Times New Roman" w:eastAsia="Times New Roman" w:hAnsi="Times New Roman" w:cs="Times New Roman"/>
          <w:sz w:val="24"/>
          <w:szCs w:val="24"/>
        </w:rPr>
        <w:t xml:space="preserve"> greater</w:t>
      </w:r>
      <w:r w:rsidR="0029274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than 3.4%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r w:rsidR="00381463">
        <w:rPr>
          <w:rFonts w:ascii="Times New Roman" w:eastAsia="Times New Roman" w:hAnsi="Times New Roman" w:cs="Times New Roman"/>
          <w:sz w:val="24"/>
          <w:szCs w:val="24"/>
        </w:rPr>
        <w:t xml:space="preserve"> than the lowest grazer</w:t>
      </w:r>
      <w:r w:rsidR="00381463" w:rsidRPr="00381463">
        <w:rPr>
          <w:rFonts w:ascii="Times New Roman" w:eastAsia="Times New Roman" w:hAnsi="Times New Roman" w:cs="Times New Roman"/>
          <w:sz w:val="24"/>
          <w:szCs w:val="24"/>
        </w:rPr>
        <w:t xml:space="preserve"> </w:t>
      </w:r>
      <w:r w:rsidR="00381463">
        <w:rPr>
          <w:rFonts w:ascii="Times New Roman" w:eastAsia="Times New Roman" w:hAnsi="Times New Roman" w:cs="Times New Roman"/>
          <w:sz w:val="24"/>
          <w:szCs w:val="24"/>
        </w:rPr>
        <w:t>δ</w:t>
      </w:r>
      <w:r w:rsidR="00381463">
        <w:rPr>
          <w:rFonts w:ascii="Times New Roman" w:eastAsia="Times New Roman" w:hAnsi="Times New Roman" w:cs="Times New Roman"/>
          <w:sz w:val="24"/>
          <w:szCs w:val="24"/>
          <w:vertAlign w:val="superscript"/>
        </w:rPr>
        <w:t>15</w:t>
      </w:r>
      <w:r w:rsidR="00381463">
        <w:rPr>
          <w:rFonts w:ascii="Times New Roman" w:eastAsia="Times New Roman" w:hAnsi="Times New Roman" w:cs="Times New Roman"/>
          <w:sz w:val="24"/>
          <w:szCs w:val="24"/>
        </w:rPr>
        <w:t>N values</w:t>
      </w:r>
      <w:r>
        <w:rPr>
          <w:rFonts w:ascii="Times New Roman" w:eastAsia="Times New Roman" w:hAnsi="Times New Roman" w:cs="Times New Roman"/>
          <w:sz w:val="24"/>
          <w:szCs w:val="24"/>
        </w:rPr>
        <w:t xml:space="preserve">, suggesting that all were within the same trophic level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(Post 2002)</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3E4C8FD1" w14:textId="77777777" w:rsidR="00715D55" w:rsidRDefault="00715D55">
      <w:pPr>
        <w:rPr>
          <w:rFonts w:ascii="Times New Roman" w:eastAsia="Times New Roman" w:hAnsi="Times New Roman" w:cs="Times New Roman"/>
          <w:sz w:val="24"/>
          <w:szCs w:val="24"/>
        </w:rPr>
      </w:pPr>
    </w:p>
    <w:p w14:paraId="1A362177" w14:textId="56F3F69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only for grazers (p = 0.008; Figure 2, Figure 5).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5EA760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both periphyton and grazers, our analyses focused mainly on the essential fatty acids (EFAs) 18:3ω3, 18:4ω3, 20:5ω3, 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C18:3ω3 and C18:4ω3 in comparison to C20:5ω3 and C22:6ω3 significantly increased with an increasing PPCP concentration (p = 0.05, Figure 6)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Amphipods’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229A0B0C"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findings (e.g., </w:t>
      </w:r>
      <w:proofErr w:type="spellStart"/>
      <w:r w:rsidR="004668F9">
        <w:rPr>
          <w:rFonts w:ascii="Times New Roman" w:eastAsia="Times New Roman" w:hAnsi="Times New Roman" w:cs="Times New Roman"/>
          <w:sz w:val="24"/>
          <w:szCs w:val="24"/>
        </w:rPr>
        <w:t>Timoshkin</w:t>
      </w:r>
      <w:proofErr w:type="spellEnd"/>
      <w:r w:rsidR="004668F9">
        <w:rPr>
          <w:rFonts w:ascii="Times New Roman" w:eastAsia="Times New Roman" w:hAnsi="Times New Roman" w:cs="Times New Roman"/>
          <w:sz w:val="24"/>
          <w:szCs w:val="24"/>
        </w:rPr>
        <w:t xml:space="preserve"> et al., 2016; 2018) that sewage pollution is entering Lake Baikal’s nearshore area and likely altering nearshore benthic communities. Unlike previous studies, though, we incorporate </w:t>
      </w:r>
      <w:r w:rsidR="00CC0FCC">
        <w:rPr>
          <w:rFonts w:ascii="Times New Roman" w:eastAsia="Times New Roman" w:hAnsi="Times New Roman" w:cs="Times New Roman"/>
          <w:sz w:val="24"/>
          <w:szCs w:val="24"/>
        </w:rPr>
        <w:t xml:space="preserve">highly nuanced indicators of sewage pollution and food web structure to offer a holistic perspective to how localized development may affect nearshore benthic communities.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320D218F" w:rsidR="00E63B3C" w:rsidRDefault="00D8535D"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Concordant with our expectations, sewage pollution </w:t>
      </w:r>
      <w:r w:rsidR="00491178">
        <w:rPr>
          <w:rFonts w:ascii="Times New Roman" w:eastAsia="Times New Roman" w:hAnsi="Times New Roman" w:cs="Times New Roman"/>
          <w:sz w:val="24"/>
          <w:szCs w:val="24"/>
        </w:rPr>
        <w:t xml:space="preserve">indicators in </w:t>
      </w:r>
      <w:r>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 xml:space="preserve">N, and to some degree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r>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 xml:space="preserve">gradients </w:t>
      </w:r>
      <w:r w:rsidR="00381463">
        <w:rPr>
          <w:rFonts w:ascii="Times New Roman" w:eastAsia="Times New Roman" w:hAnsi="Times New Roman" w:cs="Times New Roman"/>
          <w:sz w:val="24"/>
          <w:szCs w:val="24"/>
        </w:rPr>
        <w:t>from highly</w:t>
      </w:r>
      <w:r>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Pr>
          <w:rFonts w:ascii="Times New Roman" w:eastAsia="Times New Roman" w:hAnsi="Times New Roman" w:cs="Times New Roman"/>
          <w:sz w:val="24"/>
          <w:szCs w:val="24"/>
        </w:rPr>
        <w:t xml:space="preserve"> considering that Baikal’s shoreline</w:t>
      </w:r>
      <w:r w:rsidR="000C2C76">
        <w:rPr>
          <w:rFonts w:ascii="Times New Roman" w:eastAsia="Times New Roman" w:hAnsi="Times New Roman" w:cs="Times New Roman"/>
          <w:sz w:val="24"/>
          <w:szCs w:val="24"/>
        </w:rPr>
        <w:t>, including our study area,</w:t>
      </w:r>
      <w:r>
        <w:rPr>
          <w:rFonts w:ascii="Times New Roman" w:eastAsia="Times New Roman" w:hAnsi="Times New Roman" w:cs="Times New Roman"/>
          <w:sz w:val="24"/>
          <w:szCs w:val="24"/>
        </w:rPr>
        <w:t xml:space="preserve"> is largely void 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consistently sewage-associated micropollutants,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 xml:space="preserve">N proved necessary for defining sewage gradients. Despite Lake Baikal lacking major human population centers, </w:t>
      </w:r>
      <w:r w:rsidR="00FC5D9D">
        <w:rPr>
          <w:rFonts w:ascii="Times New Roman" w:eastAsia="Times New Roman" w:hAnsi="Times New Roman" w:cs="Times New Roman"/>
          <w:sz w:val="24"/>
          <w:szCs w:val="24"/>
        </w:rPr>
        <w:t xml:space="preserve">melting permafrost </w:t>
      </w:r>
      <w:r w:rsidR="00D53E5C">
        <w:rPr>
          <w:rFonts w:ascii="Times New Roman" w:eastAsia="Times New Roman" w:hAnsi="Times New Roman" w:cs="Times New Roman"/>
          <w:sz w:val="24"/>
          <w:szCs w:val="24"/>
        </w:rPr>
        <w:t xml:space="preserve">within Lake Baikal’s </w:t>
      </w:r>
      <w:r w:rsidR="00C451C6">
        <w:rPr>
          <w:rFonts w:ascii="Times New Roman" w:eastAsia="Times New Roman" w:hAnsi="Times New Roman" w:cs="Times New Roman"/>
          <w:sz w:val="24"/>
          <w:szCs w:val="24"/>
        </w:rPr>
        <w:t xml:space="preserve">(Anisimov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w:t>
      </w:r>
      <w:r w:rsidR="00D53E5C">
        <w:rPr>
          <w:rFonts w:ascii="Times New Roman" w:eastAsia="Times New Roman" w:hAnsi="Times New Roman" w:cs="Times New Roman"/>
          <w:sz w:val="24"/>
          <w:szCs w:val="24"/>
        </w:rPr>
        <w:t>and the Seleng</w:t>
      </w:r>
      <w:r w:rsidR="00C451C6">
        <w:rPr>
          <w:rFonts w:ascii="Times New Roman" w:eastAsia="Times New Roman" w:hAnsi="Times New Roman" w:cs="Times New Roman"/>
          <w:sz w:val="24"/>
          <w:szCs w:val="24"/>
        </w:rPr>
        <w:t>a (</w:t>
      </w:r>
      <w:proofErr w:type="spellStart"/>
      <w:r w:rsidR="00C451C6">
        <w:rPr>
          <w:rFonts w:ascii="Times New Roman" w:eastAsia="Times New Roman" w:hAnsi="Times New Roman" w:cs="Times New Roman"/>
          <w:sz w:val="24"/>
          <w:szCs w:val="24"/>
        </w:rPr>
        <w:t>Tornqvist</w:t>
      </w:r>
      <w:proofErr w:type="spellEnd"/>
      <w:r w:rsidR="00C451C6">
        <w:rPr>
          <w:rFonts w:ascii="Times New Roman" w:eastAsia="Times New Roman" w:hAnsi="Times New Roman" w:cs="Times New Roman"/>
          <w:sz w:val="24"/>
          <w:szCs w:val="24"/>
        </w:rPr>
        <w:t xml:space="preserve"> et al., 2014) have the potential to contribute substantial nutrient loadings. </w:t>
      </w:r>
      <w:proofErr w:type="spellStart"/>
      <w:r w:rsidR="00C451C6">
        <w:rPr>
          <w:rFonts w:ascii="Times New Roman" w:eastAsia="Times New Roman" w:hAnsi="Times New Roman" w:cs="Times New Roman"/>
          <w:sz w:val="24"/>
          <w:szCs w:val="24"/>
        </w:rPr>
        <w:t>Callender</w:t>
      </w:r>
      <w:proofErr w:type="spellEnd"/>
      <w:r w:rsidR="00C451C6">
        <w:rPr>
          <w:rFonts w:ascii="Times New Roman" w:eastAsia="Times New Roman" w:hAnsi="Times New Roman" w:cs="Times New Roman"/>
          <w:sz w:val="24"/>
          <w:szCs w:val="24"/>
        </w:rPr>
        <w:t xml:space="preserve"> &amp; </w:t>
      </w:r>
      <w:proofErr w:type="spellStart"/>
      <w:r w:rsidR="00C451C6">
        <w:rPr>
          <w:rFonts w:ascii="Times New Roman" w:eastAsia="Times New Roman" w:hAnsi="Times New Roman" w:cs="Times New Roman"/>
          <w:sz w:val="24"/>
          <w:szCs w:val="24"/>
        </w:rPr>
        <w:t>Granina</w:t>
      </w:r>
      <w:proofErr w:type="spellEnd"/>
      <w:r w:rsidR="00C451C6">
        <w:rPr>
          <w:rFonts w:ascii="Times New Roman" w:eastAsia="Times New Roman" w:hAnsi="Times New Roman" w:cs="Times New Roman"/>
          <w:sz w:val="24"/>
          <w:szCs w:val="24"/>
        </w:rPr>
        <w:t xml:space="preserve"> (1997) demonstrated that up to 70% of Lake Baikal’s phosphorus loading historically comes from geological sources. Melting permafrost, especially in the </w:t>
      </w:r>
      <w:r w:rsidR="00C451C6">
        <w:rPr>
          <w:rFonts w:ascii="Times New Roman" w:eastAsia="Times New Roman" w:hAnsi="Times New Roman" w:cs="Times New Roman"/>
          <w:sz w:val="24"/>
          <w:szCs w:val="24"/>
        </w:rPr>
        <w:lastRenderedPageBreak/>
        <w:t xml:space="preserve">Southern basin, is predicted to be severe and of high risk for </w:t>
      </w:r>
      <w:r w:rsidR="00645829">
        <w:rPr>
          <w:rFonts w:ascii="Times New Roman" w:eastAsia="Times New Roman" w:hAnsi="Times New Roman" w:cs="Times New Roman"/>
          <w:sz w:val="24"/>
          <w:szCs w:val="24"/>
        </w:rPr>
        <w:t xml:space="preserve">infrastructure </w:t>
      </w:r>
      <w:r w:rsidR="00C451C6">
        <w:rPr>
          <w:rFonts w:ascii="Times New Roman" w:eastAsia="Times New Roman" w:hAnsi="Times New Roman" w:cs="Times New Roman"/>
          <w:sz w:val="24"/>
          <w:szCs w:val="24"/>
        </w:rPr>
        <w:t xml:space="preserve">(see Figure 5 in Anisimov &amp; </w:t>
      </w:r>
      <w:proofErr w:type="spellStart"/>
      <w:r w:rsidR="00C451C6">
        <w:rPr>
          <w:rFonts w:ascii="Times New Roman" w:eastAsia="Times New Roman" w:hAnsi="Times New Roman" w:cs="Times New Roman"/>
          <w:sz w:val="24"/>
          <w:szCs w:val="24"/>
        </w:rPr>
        <w:t>Reneva</w:t>
      </w:r>
      <w:proofErr w:type="spellEnd"/>
      <w:r w:rsidR="00C451C6">
        <w:rPr>
          <w:rFonts w:ascii="Times New Roman" w:eastAsia="Times New Roman" w:hAnsi="Times New Roman" w:cs="Times New Roman"/>
          <w:sz w:val="24"/>
          <w:szCs w:val="24"/>
        </w:rPr>
        <w:t xml:space="preserve">, 2006). In turn, </w:t>
      </w:r>
      <w:r w:rsidR="00645829">
        <w:rPr>
          <w:rFonts w:ascii="Times New Roman" w:eastAsia="Times New Roman" w:hAnsi="Times New Roman" w:cs="Times New Roman"/>
          <w:sz w:val="24"/>
          <w:szCs w:val="24"/>
        </w:rPr>
        <w:t>the potential for melting permafrost to contribute to localized eutrophication heightens the need for sewage-specific indicators, like PPCPs, such that monitoring efforts can identify sources of nutrient pollution.</w:t>
      </w:r>
    </w:p>
    <w:p w14:paraId="21A6D87B" w14:textId="334EADB2" w:rsidR="00685D80" w:rsidRDefault="00685D80" w:rsidP="00383BCD">
      <w:pPr>
        <w:rPr>
          <w:rFonts w:ascii="Times New Roman" w:eastAsia="Times New Roman" w:hAnsi="Times New Roman" w:cs="Times New Roman"/>
          <w:sz w:val="24"/>
          <w:szCs w:val="24"/>
        </w:rPr>
      </w:pPr>
    </w:p>
    <w:p w14:paraId="16E6AEB6" w14:textId="5BA5E2F0" w:rsidR="00E63B3C" w:rsidRDefault="009007E8"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the authors’ knowledge, this study is the first to detect PPCPs within Lake Baikal. </w:t>
      </w:r>
      <w:r w:rsidR="00685D80">
        <w:rPr>
          <w:rFonts w:ascii="Times New Roman" w:eastAsia="Times New Roman" w:hAnsi="Times New Roman" w:cs="Times New Roman"/>
          <w:sz w:val="24"/>
          <w:szCs w:val="24"/>
        </w:rPr>
        <w:t>Whil</w:t>
      </w:r>
      <w:r>
        <w:rPr>
          <w:rFonts w:ascii="Times New Roman" w:eastAsia="Times New Roman" w:hAnsi="Times New Roman" w:cs="Times New Roman"/>
          <w:sz w:val="24"/>
          <w:szCs w:val="24"/>
        </w:rPr>
        <w:t>e PPCPs have been found in numerous aquatic systems</w:t>
      </w:r>
      <w:r w:rsidR="00685D80">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7E0849">
        <w:rPr>
          <w:rFonts w:ascii="Times New Roman" w:hAnsi="Times New Roman" w:cs="Times New Roman"/>
          <w:sz w:val="24"/>
        </w:rPr>
        <w:t>(Kolpin et al. 2002; Focazio et al. 2008; Rosi et al. 2013)</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lakes have remained less represented within the PPCP literature in comparison to lotic </w:t>
      </w:r>
      <w:r>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xml:space="preserve">. </w:t>
      </w:r>
      <w:r w:rsidR="00E11A7E">
        <w:rPr>
          <w:rFonts w:ascii="Times New Roman" w:eastAsia="Times New Roman" w:hAnsi="Times New Roman" w:cs="Times New Roman"/>
          <w:sz w:val="24"/>
          <w:szCs w:val="24"/>
        </w:rPr>
        <w:t>With longer hydraulic residence times, PPCP distributions in lentic systems may differ from lotic environments, as pollutants within lakes may be more prone to accumulate within the nearshore before diffusing to undetectable concentrations offshore.</w:t>
      </w:r>
      <w:r w:rsidR="008A7669">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Our results support this</w:t>
      </w:r>
      <w:r w:rsidR="00FF225E">
        <w:rPr>
          <w:rFonts w:ascii="Times New Roman" w:eastAsia="Times New Roman" w:hAnsi="Times New Roman" w:cs="Times New Roman"/>
          <w:sz w:val="24"/>
          <w:szCs w:val="24"/>
        </w:rPr>
        <w:t xml:space="preserve"> idea</w:t>
      </w:r>
      <w:r w:rsidR="00685D80">
        <w:rPr>
          <w:rFonts w:ascii="Times New Roman" w:eastAsia="Times New Roman" w:hAnsi="Times New Roman" w:cs="Times New Roman"/>
          <w:sz w:val="24"/>
          <w:szCs w:val="24"/>
        </w:rPr>
        <w:t xml:space="preserve">, showing patchy concentrations of PPCPs nearshore and undetectable concentrations at the offshore sites. </w:t>
      </w:r>
      <w:r w:rsidR="00E11A7E">
        <w:rPr>
          <w:rFonts w:ascii="Times New Roman" w:eastAsia="Times New Roman" w:hAnsi="Times New Roman" w:cs="Times New Roman"/>
          <w:sz w:val="24"/>
          <w:szCs w:val="24"/>
        </w:rPr>
        <w:t>We do not, however, address how the PPCPs themselves may influence community dynamics. Previous studies have shown that PPCPs, even in minute concentrations (e.g., ng/L) can elicit biological responses</w:t>
      </w:r>
      <w:r w:rsidR="00F979A0">
        <w:rPr>
          <w:rFonts w:ascii="Times New Roman" w:eastAsia="Times New Roman" w:hAnsi="Times New Roman" w:cs="Times New Roman"/>
          <w:sz w:val="24"/>
          <w:szCs w:val="24"/>
        </w:rPr>
        <w:t xml:space="preserve"> from physiological (e.g., Del Rosario et al., 2015) and behavioral (e.g., </w:t>
      </w:r>
      <w:proofErr w:type="spellStart"/>
      <w:r w:rsidR="00F979A0">
        <w:rPr>
          <w:rFonts w:ascii="Times New Roman" w:eastAsia="Times New Roman" w:hAnsi="Times New Roman" w:cs="Times New Roman"/>
          <w:sz w:val="24"/>
          <w:szCs w:val="24"/>
        </w:rPr>
        <w:t>Brodin</w:t>
      </w:r>
      <w:proofErr w:type="spellEnd"/>
      <w:r w:rsidR="00F979A0">
        <w:rPr>
          <w:rFonts w:ascii="Times New Roman" w:eastAsia="Times New Roman" w:hAnsi="Times New Roman" w:cs="Times New Roman"/>
          <w:sz w:val="24"/>
          <w:szCs w:val="24"/>
        </w:rPr>
        <w:t xml:space="preserve"> et al. 2013; </w:t>
      </w:r>
      <w:proofErr w:type="spellStart"/>
      <w:r w:rsidR="00F979A0" w:rsidRPr="00F979A0">
        <w:rPr>
          <w:rFonts w:ascii="Times New Roman" w:eastAsia="Times New Roman" w:hAnsi="Times New Roman" w:cs="Times New Roman"/>
          <w:sz w:val="24"/>
          <w:szCs w:val="24"/>
        </w:rPr>
        <w:t>Dzieweczynski</w:t>
      </w:r>
      <w:proofErr w:type="spellEnd"/>
      <w:r w:rsidR="00F979A0">
        <w:rPr>
          <w:rFonts w:ascii="Times New Roman" w:eastAsia="Times New Roman" w:hAnsi="Times New Roman" w:cs="Times New Roman"/>
          <w:sz w:val="24"/>
          <w:szCs w:val="24"/>
        </w:rPr>
        <w:t xml:space="preserve"> et al., 2016) to food web (e.g., </w:t>
      </w:r>
      <w:proofErr w:type="spellStart"/>
      <w:r w:rsidR="00F979A0">
        <w:rPr>
          <w:rFonts w:ascii="Times New Roman" w:eastAsia="Times New Roman" w:hAnsi="Times New Roman" w:cs="Times New Roman"/>
          <w:sz w:val="24"/>
          <w:szCs w:val="24"/>
        </w:rPr>
        <w:t>Lagesson</w:t>
      </w:r>
      <w:proofErr w:type="spellEnd"/>
      <w:r w:rsidR="00F979A0">
        <w:rPr>
          <w:rFonts w:ascii="Times New Roman" w:eastAsia="Times New Roman" w:hAnsi="Times New Roman" w:cs="Times New Roman"/>
          <w:sz w:val="24"/>
          <w:szCs w:val="24"/>
        </w:rPr>
        <w:t xml:space="preserve"> et al., 2016; Richmond et al., 2018) and ecosystem (e.g., </w:t>
      </w:r>
      <w:proofErr w:type="spellStart"/>
      <w:r w:rsidR="00F979A0">
        <w:rPr>
          <w:rFonts w:ascii="Times New Roman" w:eastAsia="Times New Roman" w:hAnsi="Times New Roman" w:cs="Times New Roman"/>
          <w:sz w:val="24"/>
          <w:szCs w:val="24"/>
        </w:rPr>
        <w:t>Rosi</w:t>
      </w:r>
      <w:proofErr w:type="spellEnd"/>
      <w:r w:rsidR="00F979A0">
        <w:rPr>
          <w:rFonts w:ascii="Times New Roman" w:eastAsia="Times New Roman" w:hAnsi="Times New Roman" w:cs="Times New Roman"/>
          <w:sz w:val="24"/>
          <w:szCs w:val="24"/>
        </w:rPr>
        <w:t>-Marshal et al., 2013). Although our study does not address effects of PPCPs themselves, our data do demonstrate that multiple PPCPs can concentrate</w:t>
      </w:r>
      <w:r w:rsidR="00874EDD">
        <w:rPr>
          <w:rFonts w:ascii="Times New Roman" w:eastAsia="Times New Roman" w:hAnsi="Times New Roman" w:cs="Times New Roman"/>
          <w:sz w:val="24"/>
          <w:szCs w:val="24"/>
        </w:rPr>
        <w:t xml:space="preserve"> within Baikal’s nearshore area to a level where they may elicit their own effects. </w:t>
      </w:r>
    </w:p>
    <w:p w14:paraId="42124162" w14:textId="77777777" w:rsidR="00685D80" w:rsidRDefault="00685D80" w:rsidP="00383BCD">
      <w:pPr>
        <w:rPr>
          <w:rFonts w:ascii="Times New Roman" w:eastAsia="Times New Roman" w:hAnsi="Times New Roman" w:cs="Times New Roman"/>
          <w:sz w:val="24"/>
          <w:szCs w:val="24"/>
        </w:rPr>
      </w:pPr>
    </w:p>
    <w:p w14:paraId="6FFBC599" w14:textId="613320CD" w:rsidR="00645829" w:rsidRDefault="00645829" w:rsidP="00645829">
      <w:p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to PPCP 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concentrations, microplastics at our sampling sites were not associated with IDW population and may be a poor proxy for sewage pollution in Lake Baikal. Microplastics have been used to identify sewage pollution in other large lakes, like Lake </w:t>
      </w:r>
      <w:proofErr w:type="spellStart"/>
      <w:r w:rsidRPr="00225EC8">
        <w:rPr>
          <w:rFonts w:ascii="Times New Roman" w:eastAsia="Times New Roman" w:hAnsi="Times New Roman" w:cs="Times New Roman"/>
          <w:sz w:val="24"/>
          <w:szCs w:val="24"/>
        </w:rPr>
        <w:t>Hovsgol</w:t>
      </w:r>
      <w:proofErr w:type="spellEnd"/>
      <w:r w:rsidRPr="00225EC8">
        <w:rPr>
          <w:rFonts w:ascii="Times New Roman" w:eastAsia="Times New Roman" w:hAnsi="Times New Roman" w:cs="Times New Roman"/>
          <w:sz w:val="24"/>
          <w:szCs w:val="24"/>
        </w:rPr>
        <w:t xml:space="preserve"> </w:t>
      </w:r>
      <w:r w:rsidRPr="00225EC8">
        <w:rPr>
          <w:rFonts w:ascii="Times New Roman" w:eastAsia="Times New Roman" w:hAnsi="Times New Roman" w:cs="Times New Roman"/>
          <w:sz w:val="24"/>
          <w:szCs w:val="24"/>
        </w:rPr>
        <w:fldChar w:fldCharType="begin"/>
      </w:r>
      <w:r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Pr="00225EC8">
        <w:rPr>
          <w:rFonts w:ascii="Times New Roman" w:eastAsia="Times New Roman" w:hAnsi="Times New Roman" w:cs="Times New Roman"/>
          <w:sz w:val="24"/>
          <w:szCs w:val="24"/>
        </w:rPr>
        <w:fldChar w:fldCharType="separate"/>
      </w:r>
      <w:r w:rsidRPr="00225EC8">
        <w:rPr>
          <w:rFonts w:ascii="Times New Roman" w:hAnsi="Times New Roman" w:cs="Times New Roman"/>
          <w:sz w:val="24"/>
          <w:szCs w:val="24"/>
        </w:rPr>
        <w:t>(Free et al. 2014)</w:t>
      </w:r>
      <w:r w:rsidRPr="00225EC8">
        <w:rPr>
          <w:rFonts w:ascii="Times New Roman" w:eastAsia="Times New Roman" w:hAnsi="Times New Roman" w:cs="Times New Roman"/>
          <w:sz w:val="24"/>
          <w:szCs w:val="24"/>
        </w:rPr>
        <w:fldChar w:fldCharType="end"/>
      </w:r>
      <w:r w:rsidR="00225EC8" w:rsidRPr="00225EC8">
        <w:rPr>
          <w:rStyle w:val="CommentReference"/>
          <w:rFonts w:ascii="Times New Roman" w:hAnsi="Times New Roman" w:cs="Times New Roman"/>
          <w:sz w:val="24"/>
          <w:szCs w:val="24"/>
        </w:rPr>
        <w:t>, Lake Superior (Hendrickson et al., 2018), and Lake Erie (Eriksen et al., 2013).</w:t>
      </w:r>
      <w:r w:rsidR="00225EC8">
        <w:rPr>
          <w:rStyle w:val="CommentReference"/>
          <w:rFonts w:ascii="Times New Roman" w:hAnsi="Times New Roman" w:cs="Times New Roman"/>
          <w:sz w:val="24"/>
          <w:szCs w:val="24"/>
        </w:rPr>
        <w:t xml:space="preserve"> </w:t>
      </w:r>
      <w:r>
        <w:rPr>
          <w:rFonts w:ascii="Times New Roman" w:eastAsia="Times New Roman" w:hAnsi="Times New Roman" w:cs="Times New Roman"/>
          <w:sz w:val="24"/>
          <w:szCs w:val="24"/>
        </w:rPr>
        <w:t xml:space="preserve">Unlike PPCPs’, which have relatively short half-lives, microplastics indicate accumulated pollution because of their slow degradation time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(Brandon et al. 2016)</w:t>
      </w:r>
      <w:r>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 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685D80">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 but may be useful in detecting offshore sewag</w:t>
      </w:r>
      <w:r w:rsidR="00685D80">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signals</w:t>
      </w:r>
      <w:r w:rsidR="00685D80">
        <w:rPr>
          <w:rFonts w:ascii="Times New Roman" w:eastAsia="Times New Roman" w:hAnsi="Times New Roman" w:cs="Times New Roman"/>
          <w:sz w:val="24"/>
          <w:szCs w:val="24"/>
        </w:rPr>
        <w:t xml:space="preserve"> as well as in calculating a time-integrated sewage signal. Additionally, microplastics carry </w:t>
      </w:r>
      <w:r>
        <w:rPr>
          <w:rFonts w:ascii="Times New Roman" w:eastAsia="Times New Roman" w:hAnsi="Times New Roman" w:cs="Times New Roman"/>
          <w:sz w:val="24"/>
          <w:szCs w:val="24"/>
        </w:rPr>
        <w:t>the caveat that plastics may originate from non-sewage sources</w:t>
      </w:r>
      <w:r w:rsidR="00685D80">
        <w:rPr>
          <w:rFonts w:ascii="Times New Roman" w:eastAsia="Times New Roman" w:hAnsi="Times New Roman" w:cs="Times New Roman"/>
          <w:sz w:val="24"/>
          <w:szCs w:val="24"/>
        </w:rPr>
        <w:t>, such as agriculture (</w:t>
      </w:r>
      <w:r w:rsidR="00F0768F">
        <w:rPr>
          <w:rFonts w:ascii="Times New Roman" w:eastAsia="Times New Roman" w:hAnsi="Times New Roman" w:cs="Times New Roman"/>
          <w:sz w:val="24"/>
          <w:szCs w:val="24"/>
        </w:rPr>
        <w:t>Steinmetz et al., 2016</w:t>
      </w:r>
      <w:r w:rsidR="00685D8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we focus here on microplastics as an indicator of human disturbance,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3A5A905A" w14:textId="4C59E626" w:rsidR="007E0747" w:rsidRPr="002D1941"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 xml:space="preserve">more </w:t>
      </w:r>
      <w:r w:rsidR="00D8535D">
        <w:rPr>
          <w:rFonts w:ascii="Times New Roman" w:eastAsia="Times New Roman" w:hAnsi="Times New Roman" w:cs="Times New Roman"/>
          <w:sz w:val="24"/>
          <w:szCs w:val="24"/>
        </w:rPr>
        <w:t xml:space="preserve">filamentous 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proofErr w:type="spellStart"/>
      <w:r w:rsidR="007546C9">
        <w:rPr>
          <w:rFonts w:ascii="Times New Roman" w:eastAsia="Times New Roman" w:hAnsi="Times New Roman" w:cs="Times New Roman"/>
          <w:sz w:val="24"/>
          <w:szCs w:val="24"/>
        </w:rPr>
        <w:t>Ulothrix</w:t>
      </w:r>
      <w:proofErr w:type="spellEnd"/>
      <w:r w:rsidR="007546C9">
        <w:rPr>
          <w:rFonts w:ascii="Times New Roman" w:eastAsia="Times New Roman" w:hAnsi="Times New Roman" w:cs="Times New Roman"/>
          <w:sz w:val="24"/>
          <w:szCs w:val="24"/>
        </w:rPr>
        <w:t xml:space="preserve"> and 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proofErr w:type="spellStart"/>
      <w:r w:rsidR="006F5F57" w:rsidRPr="006F5F57">
        <w:rPr>
          <w:rFonts w:ascii="Times New Roman" w:hAnsi="Times New Roman" w:cs="Times New Roman"/>
          <w:sz w:val="24"/>
        </w:rPr>
        <w:t>Timoshkin</w:t>
      </w:r>
      <w:proofErr w:type="spellEnd"/>
      <w:r w:rsidR="006F5F57" w:rsidRPr="006F5F57">
        <w:rPr>
          <w:rFonts w:ascii="Times New Roman" w:hAnsi="Times New Roman" w:cs="Times New Roman"/>
          <w:sz w:val="24"/>
        </w:rPr>
        <w:t xml:space="preserve">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proofErr w:type="spellStart"/>
      <w:r w:rsidR="00D8535D">
        <w:rPr>
          <w:rFonts w:ascii="Times New Roman" w:eastAsia="Times New Roman" w:hAnsi="Times New Roman" w:cs="Times New Roman"/>
          <w:i/>
          <w:sz w:val="24"/>
          <w:szCs w:val="24"/>
        </w:rPr>
        <w:t>Ulothrix</w:t>
      </w:r>
      <w:proofErr w:type="spellEnd"/>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7546C9">
        <w:rPr>
          <w:rFonts w:ascii="Times New Roman" w:eastAsia="Times New Roman" w:hAnsi="Times New Roman" w:cs="Times New Roman"/>
          <w:sz w:val="24"/>
          <w:szCs w:val="24"/>
        </w:rPr>
        <w:t xml:space="preserve">agree 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 lakeside development.</w:t>
      </w:r>
      <w:r w:rsidR="00030898">
        <w:rPr>
          <w:rFonts w:ascii="Times New Roman" w:eastAsia="Times New Roman" w:hAnsi="Times New Roman" w:cs="Times New Roman"/>
          <w:sz w:val="24"/>
          <w:szCs w:val="24"/>
        </w:rPr>
        <w:t xml:space="preserve"> This changing periphyton community composition </w:t>
      </w:r>
      <w:r w:rsidR="007E0747">
        <w:rPr>
          <w:rFonts w:ascii="Times New Roman" w:eastAsia="Times New Roman" w:hAnsi="Times New Roman" w:cs="Times New Roman"/>
          <w:sz w:val="24"/>
          <w:szCs w:val="24"/>
        </w:rPr>
        <w:t xml:space="preserve">implies changing nutritional quality. Periphyton essential fatty acid profiles from sites with higher sewage pollution had higher levels of 18:3ω3 and 18:4ω3 relative to C20:5ω3 and C22:6ω3 fatty acids. Because fatty acid profiles tend to be indicative of algal species </w:t>
      </w:r>
      <w:r w:rsidR="007E0747">
        <w:rPr>
          <w:rFonts w:ascii="Times New Roman" w:eastAsia="Times New Roman" w:hAnsi="Times New Roman" w:cs="Times New Roman"/>
          <w:sz w:val="24"/>
          <w:szCs w:val="24"/>
        </w:rPr>
        <w:fldChar w:fldCharType="begin"/>
      </w:r>
      <w:r w:rsidR="007E0747">
        <w:rPr>
          <w:rFonts w:ascii="Times New Roman" w:eastAsia="Times New Roman" w:hAnsi="Times New Roman" w:cs="Times New Roman"/>
          <w:sz w:val="24"/>
          <w:szCs w:val="24"/>
        </w:rPr>
        <w:instrText xml:space="preserve"> ADDIN ZOTERO_ITEM CSL_CITATION {"citationID":"Ae34lWiU","properties":{"formattedCitation":"(Iverson et al. 2004; Taipale et al. 2013; Galloway and Winder 2015)","plainCitation":"(Iverson et al. 2004;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007E0747" w:rsidRPr="00C131EF">
        <w:rPr>
          <w:rFonts w:ascii="Times New Roman" w:hAnsi="Times New Roman" w:cs="Times New Roman"/>
          <w:sz w:val="24"/>
        </w:rPr>
        <w:t>(Iverson et al. 2004;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this pattern likely reflects the higher abundance of green algae relative to diatoms. </w:t>
      </w:r>
      <w:r w:rsidR="007E0747">
        <w:rPr>
          <w:rFonts w:ascii="Times New Roman" w:eastAsia="Times New Roman" w:hAnsi="Times New Roman" w:cs="Times New Roman"/>
          <w:sz w:val="24"/>
          <w:szCs w:val="24"/>
        </w:rPr>
        <w:fldChar w:fldCharType="begin"/>
      </w:r>
      <w:r w:rsidR="007E0747">
        <w:rPr>
          <w:rFonts w:ascii="Times New Roman" w:eastAsia="Times New Roman" w:hAnsi="Times New Roman" w:cs="Times New Roman"/>
          <w:sz w:val="24"/>
          <w:szCs w:val="24"/>
        </w:rPr>
        <w:instrText xml:space="preserve"> ADDIN ZOTERO_ITEM CSL_CITATION {"citationID":"4aghBuiq","properties":{"formattedCitation":"(Osipova et al. 2009; Taipale et al. 2013)","plainCitation":"(Osipova et al. 2009; Taipale et al. 2013)","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7E0747">
        <w:rPr>
          <w:rFonts w:ascii="Times New Roman" w:eastAsia="Times New Roman" w:hAnsi="Times New Roman" w:cs="Times New Roman"/>
          <w:sz w:val="24"/>
          <w:szCs w:val="24"/>
        </w:rPr>
        <w:fldChar w:fldCharType="separate"/>
      </w:r>
      <w:r w:rsidR="007E0747" w:rsidRPr="00C131EF">
        <w:rPr>
          <w:rFonts w:ascii="Times New Roman" w:hAnsi="Times New Roman" w:cs="Times New Roman"/>
          <w:sz w:val="24"/>
        </w:rPr>
        <w:t>(Osipova et al. 2009; Taipale et al. 2013)</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Stable isotopes, however, suggested no differences in periphyton </w:t>
      </w:r>
      <w:r w:rsidR="007E0747">
        <w:rPr>
          <w:rFonts w:ascii="Times New Roman" w:eastAsia="Times New Roman" w:hAnsi="Times New Roman" w:cs="Times New Roman"/>
          <w:sz w:val="24"/>
          <w:szCs w:val="24"/>
          <w:highlight w:val="white"/>
        </w:rPr>
        <w:t>δ</w:t>
      </w:r>
      <w:r w:rsidR="007E0747" w:rsidRPr="000E056C">
        <w:rPr>
          <w:rFonts w:ascii="Times New Roman" w:eastAsia="Times New Roman" w:hAnsi="Times New Roman" w:cs="Times New Roman"/>
          <w:sz w:val="24"/>
          <w:szCs w:val="24"/>
          <w:highlight w:val="white"/>
          <w:vertAlign w:val="superscript"/>
        </w:rPr>
        <w:t>15</w:t>
      </w:r>
      <w:r w:rsidR="007E0747">
        <w:rPr>
          <w:rFonts w:ascii="Times New Roman" w:eastAsia="Times New Roman" w:hAnsi="Times New Roman" w:cs="Times New Roman"/>
          <w:sz w:val="24"/>
          <w:szCs w:val="24"/>
          <w:highlight w:val="white"/>
        </w:rPr>
        <w:t>N with increasing IDW population (Figure 5). While increased δ</w:t>
      </w:r>
      <w:r w:rsidR="007E0747" w:rsidRPr="000E056C">
        <w:rPr>
          <w:rFonts w:ascii="Times New Roman" w:eastAsia="Times New Roman" w:hAnsi="Times New Roman" w:cs="Times New Roman"/>
          <w:sz w:val="24"/>
          <w:szCs w:val="24"/>
          <w:highlight w:val="white"/>
          <w:vertAlign w:val="superscript"/>
        </w:rPr>
        <w:t>15</w:t>
      </w:r>
      <w:r w:rsidR="007E0747">
        <w:rPr>
          <w:rFonts w:ascii="Times New Roman" w:eastAsia="Times New Roman" w:hAnsi="Times New Roman" w:cs="Times New Roman"/>
          <w:sz w:val="24"/>
          <w:szCs w:val="24"/>
          <w:highlight w:val="white"/>
        </w:rPr>
        <w:t xml:space="preserve">N concentrations </w:t>
      </w:r>
      <w:r w:rsidR="00F0768F">
        <w:rPr>
          <w:rFonts w:ascii="Times New Roman" w:eastAsia="Times New Roman" w:hAnsi="Times New Roman" w:cs="Times New Roman"/>
          <w:sz w:val="24"/>
          <w:szCs w:val="24"/>
          <w:highlight w:val="white"/>
        </w:rPr>
        <w:t xml:space="preserve">can be </w:t>
      </w:r>
      <w:r w:rsidR="007E0747">
        <w:rPr>
          <w:rFonts w:ascii="Times New Roman" w:eastAsia="Times New Roman" w:hAnsi="Times New Roman" w:cs="Times New Roman"/>
          <w:sz w:val="24"/>
          <w:szCs w:val="24"/>
          <w:highlight w:val="white"/>
        </w:rPr>
        <w:t>indicative of sewage pollution (</w:t>
      </w:r>
      <w:r w:rsidR="00F0768F">
        <w:rPr>
          <w:rFonts w:ascii="Times New Roman" w:eastAsia="Times New Roman" w:hAnsi="Times New Roman" w:cs="Times New Roman"/>
          <w:sz w:val="24"/>
          <w:szCs w:val="24"/>
          <w:highlight w:val="white"/>
        </w:rPr>
        <w:t>Tucker et al., 1999</w:t>
      </w:r>
      <w:r w:rsidR="007E0747">
        <w:rPr>
          <w:rFonts w:ascii="Times New Roman" w:eastAsia="Times New Roman" w:hAnsi="Times New Roman" w:cs="Times New Roman"/>
          <w:sz w:val="24"/>
          <w:szCs w:val="24"/>
          <w:highlight w:val="white"/>
        </w:rPr>
        <w:t>), periphyton’s typically high cell turnover rates likely dampens isotopic patterns</w:t>
      </w:r>
      <w:r w:rsidR="00B11017">
        <w:rPr>
          <w:rFonts w:ascii="Times New Roman" w:eastAsia="Times New Roman" w:hAnsi="Times New Roman" w:cs="Times New Roman"/>
          <w:sz w:val="24"/>
          <w:szCs w:val="24"/>
          <w:highlight w:val="white"/>
        </w:rPr>
        <w:t xml:space="preserve"> (e.g., days; </w:t>
      </w:r>
      <w:r w:rsidR="00B11017">
        <w:rPr>
          <w:rFonts w:ascii="Times New Roman" w:eastAsia="Times New Roman" w:hAnsi="Times New Roman" w:cs="Times New Roman"/>
          <w:sz w:val="24"/>
          <w:szCs w:val="24"/>
          <w:highlight w:val="white"/>
        </w:rPr>
        <w:fldChar w:fldCharType="begin"/>
      </w:r>
      <w:r w:rsidR="00B11017">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B11017">
        <w:rPr>
          <w:rFonts w:ascii="Times New Roman" w:eastAsia="Times New Roman" w:hAnsi="Times New Roman" w:cs="Times New Roman"/>
          <w:sz w:val="24"/>
          <w:szCs w:val="24"/>
          <w:highlight w:val="white"/>
        </w:rPr>
        <w:fldChar w:fldCharType="separate"/>
      </w:r>
      <w:r w:rsidR="00B11017" w:rsidRPr="00C131EF">
        <w:rPr>
          <w:rFonts w:ascii="Times New Roman" w:hAnsi="Times New Roman" w:cs="Times New Roman"/>
          <w:sz w:val="24"/>
          <w:highlight w:val="white"/>
        </w:rPr>
        <w:t>(Swamikannu and Hoagland 1989)</w:t>
      </w:r>
      <w:r w:rsidR="00B11017">
        <w:rPr>
          <w:rFonts w:ascii="Times New Roman" w:eastAsia="Times New Roman" w:hAnsi="Times New Roman" w:cs="Times New Roman"/>
          <w:sz w:val="24"/>
          <w:szCs w:val="24"/>
          <w:highlight w:val="white"/>
        </w:rPr>
        <w:fldChar w:fldCharType="end"/>
      </w:r>
      <w:r w:rsidR="00B11017">
        <w:rPr>
          <w:rFonts w:ascii="Times New Roman" w:eastAsia="Times New Roman" w:hAnsi="Times New Roman" w:cs="Times New Roman"/>
          <w:sz w:val="24"/>
          <w:szCs w:val="24"/>
          <w:highlight w:val="white"/>
        </w:rPr>
        <w:t>)</w:t>
      </w:r>
      <w:r w:rsidR="007E0747">
        <w:rPr>
          <w:rFonts w:ascii="Times New Roman" w:eastAsia="Times New Roman" w:hAnsi="Times New Roman" w:cs="Times New Roman"/>
          <w:sz w:val="24"/>
          <w:szCs w:val="24"/>
          <w:highlight w:val="white"/>
        </w:rPr>
        <w:t xml:space="preserve">. </w:t>
      </w:r>
      <w:r w:rsidR="00C842B9">
        <w:rPr>
          <w:rFonts w:ascii="Times New Roman" w:eastAsia="Times New Roman" w:hAnsi="Times New Roman" w:cs="Times New Roman"/>
          <w:sz w:val="24"/>
          <w:szCs w:val="24"/>
          <w:highlight w:val="white"/>
        </w:rPr>
        <w:t xml:space="preserve">Together, these results suggest that Baikal’s nearshore periphyton communities near human lakeside developments are becoming more dominated by filamentous algae, and therefore, likely changing their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4F5C8D9"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compositions. </w:t>
      </w:r>
      <w:r>
        <w:rPr>
          <w:rFonts w:ascii="Times New Roman" w:eastAsia="Times New Roman" w:hAnsi="Times New Roman" w:cs="Times New Roman"/>
          <w:sz w:val="24"/>
          <w:szCs w:val="24"/>
        </w:rPr>
        <w:t xml:space="preserve">EFAs are a subgroup of polyunsaturated fatty acids (PUFAs) that are prone to accumulating within organisms (see Kelly &amp; </w:t>
      </w:r>
      <w:proofErr w:type="spellStart"/>
      <w:r>
        <w:rPr>
          <w:rFonts w:ascii="Times New Roman" w:eastAsia="Times New Roman" w:hAnsi="Times New Roman" w:cs="Times New Roman"/>
          <w:sz w:val="24"/>
          <w:szCs w:val="24"/>
        </w:rPr>
        <w:t>Scheibling</w:t>
      </w:r>
      <w:proofErr w:type="spellEnd"/>
      <w:r>
        <w:rPr>
          <w:rFonts w:ascii="Times New Roman" w:eastAsia="Times New Roman" w:hAnsi="Times New Roman" w:cs="Times New Roman"/>
          <w:sz w:val="24"/>
          <w:szCs w:val="24"/>
        </w:rPr>
        <w:t xml:space="preserve">, 2012). Among the eight common EFAs used with an ecological focus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and 22:6ω3 had the highest coefficient of variation between sites. Because these four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w:t>
      </w:r>
      <w:proofErr w:type="spellStart"/>
      <w:r>
        <w:rPr>
          <w:rFonts w:ascii="Times New Roman" w:eastAsia="Times New Roman" w:hAnsi="Times New Roman" w:cs="Times New Roman"/>
          <w:sz w:val="24"/>
          <w:szCs w:val="24"/>
        </w:rPr>
        <w:t>Baikalian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i/>
          <w:sz w:val="24"/>
          <w:szCs w:val="24"/>
        </w:rPr>
        <w:t>Ulothrix</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w:t>
      </w:r>
      <w:proofErr w:type="spellStart"/>
      <w:r w:rsidRPr="001A1BBB">
        <w:rPr>
          <w:rFonts w:ascii="Times New Roman" w:hAnsi="Times New Roman" w:cs="Times New Roman"/>
          <w:sz w:val="24"/>
        </w:rPr>
        <w:t>Osipova</w:t>
      </w:r>
      <w:proofErr w:type="spellEnd"/>
      <w:r w:rsidRPr="001A1BBB">
        <w:rPr>
          <w:rFonts w:ascii="Times New Roman" w:hAnsi="Times New Roman" w:cs="Times New Roman"/>
          <w:sz w:val="24"/>
        </w:rPr>
        <w:t xml:space="preserve">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whereas 20:5ω3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Comparing the ratio of (18:3ω3% + 18:4ω3%)</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20:5ω3% + 22:6ω3%) could therefore function as proxy for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58471424" w:rsidR="004B79EC" w:rsidRDefault="00C842B9" w:rsidP="00B11017">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With respect to how benthic consumer communities would restructure with a changing periphyton community and increasing sewage signal, our data suggest a nuanced </w:t>
      </w:r>
      <w:proofErr w:type="spellStart"/>
      <w:r w:rsidR="002D1941">
        <w:rPr>
          <w:rFonts w:ascii="Times New Roman" w:eastAsia="Times New Roman" w:hAnsi="Times New Roman" w:cs="Times New Roman"/>
          <w:sz w:val="24"/>
          <w:szCs w:val="24"/>
        </w:rPr>
        <w:t>macorinvertebrate</w:t>
      </w:r>
      <w:proofErr w:type="spellEnd"/>
      <w:r w:rsidR="002D1941">
        <w:rPr>
          <w:rFonts w:ascii="Times New Roman" w:eastAsia="Times New Roman" w:hAnsi="Times New Roman" w:cs="Times New Roman"/>
          <w:sz w:val="24"/>
          <w:szCs w:val="24"/>
        </w:rPr>
        <w:t xml:space="preserve"> grazer </w:t>
      </w:r>
      <w:r>
        <w:rPr>
          <w:rFonts w:ascii="Times New Roman" w:eastAsia="Times New Roman" w:hAnsi="Times New Roman" w:cs="Times New Roman"/>
          <w:sz w:val="24"/>
          <w:szCs w:val="24"/>
        </w:rPr>
        <w:t xml:space="preserve">response. </w:t>
      </w:r>
      <w:r w:rsidR="002D1941">
        <w:rPr>
          <w:rFonts w:ascii="Times New Roman" w:eastAsia="Times New Roman" w:hAnsi="Times New Roman" w:cs="Times New Roman"/>
          <w:sz w:val="24"/>
          <w:szCs w:val="24"/>
        </w:rPr>
        <w:t xml:space="preserve">In contrast to </w:t>
      </w:r>
      <w:proofErr w:type="spellStart"/>
      <w:r w:rsidR="00D8535D">
        <w:rPr>
          <w:rFonts w:ascii="Times New Roman" w:eastAsia="Times New Roman" w:hAnsi="Times New Roman" w:cs="Times New Roman"/>
          <w:sz w:val="24"/>
          <w:szCs w:val="24"/>
        </w:rPr>
        <w:t>Timoshkin</w:t>
      </w:r>
      <w:proofErr w:type="spellEnd"/>
      <w:r w:rsidR="00D8535D">
        <w:rPr>
          <w:rFonts w:ascii="Times New Roman" w:eastAsia="Times New Roman" w:hAnsi="Times New Roman" w:cs="Times New Roman"/>
          <w:sz w:val="24"/>
          <w:szCs w:val="24"/>
        </w:rPr>
        <w:t xml:space="preserve"> et al.</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(2016)</w:t>
      </w:r>
      <w:r w:rsidR="00965CCB">
        <w:rPr>
          <w:rFonts w:ascii="Times New Roman" w:eastAsia="Times New Roman" w:hAnsi="Times New Roman" w:cs="Times New Roman"/>
          <w:sz w:val="24"/>
          <w:szCs w:val="24"/>
        </w:rPr>
        <w:t xml:space="preserve"> reported mass mortality of snails</w:t>
      </w:r>
      <w:r w:rsidR="00D8535D">
        <w:rPr>
          <w:rFonts w:ascii="Times New Roman" w:eastAsia="Times New Roman" w:hAnsi="Times New Roman" w:cs="Times New Roman"/>
          <w:sz w:val="24"/>
          <w:szCs w:val="24"/>
        </w:rPr>
        <w:t xml:space="preserve">, our results also support those authors’ general conclusion that </w:t>
      </w:r>
      <w:proofErr w:type="spellStart"/>
      <w:r w:rsidR="00D8535D">
        <w:rPr>
          <w:rFonts w:ascii="Times New Roman" w:eastAsia="Times New Roman" w:hAnsi="Times New Roman" w:cs="Times New Roman"/>
          <w:sz w:val="24"/>
          <w:szCs w:val="24"/>
        </w:rPr>
        <w:t>Baikalian</w:t>
      </w:r>
      <w:proofErr w:type="spellEnd"/>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w:t>
      </w:r>
      <w:proofErr w:type="spellEnd"/>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within increasing</w:t>
      </w:r>
      <w:r w:rsidR="00D8535D">
        <w:rPr>
          <w:rFonts w:ascii="Times New Roman" w:eastAsia="Times New Roman" w:hAnsi="Times New Roman" w:cs="Times New Roman"/>
          <w:sz w:val="24"/>
          <w:szCs w:val="24"/>
        </w:rPr>
        <w:t xml:space="preserve"> sewage pollution. Decreased </w:t>
      </w:r>
      <w:proofErr w:type="spellStart"/>
      <w:r w:rsidR="00D8535D">
        <w:rPr>
          <w:rFonts w:ascii="Times New Roman" w:eastAsia="Times New Roman" w:hAnsi="Times New Roman" w:cs="Times New Roman"/>
          <w:sz w:val="24"/>
          <w:szCs w:val="24"/>
        </w:rPr>
        <w:t>mollusc</w:t>
      </w:r>
      <w:proofErr w:type="spellEnd"/>
      <w:r w:rsidR="00D8535D">
        <w:rPr>
          <w:rFonts w:ascii="Times New Roman" w:eastAsia="Times New Roman" w:hAnsi="Times New Roman" w:cs="Times New Roman"/>
          <w:sz w:val="24"/>
          <w:szCs w:val="24"/>
        </w:rPr>
        <w:t xml:space="preserve"> abundance may have several causes, including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having low tolerance for increased PPCP concentrations</w:t>
      </w:r>
      <w:r w:rsidR="00092E59">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not being able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filamentous algae not offering the proper nutritional yield for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or certain contaminants within the sewage being particularly toxic to </w:t>
      </w:r>
      <w:proofErr w:type="spellStart"/>
      <w:r w:rsidR="00D8535D">
        <w:rPr>
          <w:rFonts w:ascii="Times New Roman" w:eastAsia="Times New Roman" w:hAnsi="Times New Roman" w:cs="Times New Roman"/>
          <w:sz w:val="24"/>
          <w:szCs w:val="24"/>
        </w:rPr>
        <w:t>molluscs</w:t>
      </w:r>
      <w:proofErr w:type="spellEnd"/>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{"citationID":"5z3pS3BX","properties":{"formattedCitation":"(Timoshkin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w:t>
      </w:r>
      <w:proofErr w:type="spellStart"/>
      <w:r w:rsidR="00EF4024" w:rsidRPr="00EF4024">
        <w:rPr>
          <w:rFonts w:ascii="Times New Roman" w:hAnsi="Times New Roman" w:cs="Times New Roman"/>
          <w:sz w:val="24"/>
        </w:rPr>
        <w:t>Timoshkin</w:t>
      </w:r>
      <w:proofErr w:type="spellEnd"/>
      <w:r w:rsidR="00EF4024" w:rsidRPr="00EF4024">
        <w:rPr>
          <w:rFonts w:ascii="Times New Roman" w:hAnsi="Times New Roman" w:cs="Times New Roman"/>
          <w:sz w:val="24"/>
        </w:rPr>
        <w:t xml:space="preserve"> et al. 2016)</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w:t>
      </w:r>
      <w:proofErr w:type="spellStart"/>
      <w:r w:rsidR="002D1941">
        <w:rPr>
          <w:rFonts w:ascii="Times New Roman" w:eastAsia="Times New Roman" w:hAnsi="Times New Roman" w:cs="Times New Roman"/>
          <w:sz w:val="24"/>
          <w:szCs w:val="24"/>
        </w:rPr>
        <w:t>molluscs</w:t>
      </w:r>
      <w:proofErr w:type="spellEnd"/>
      <w:r w:rsidR="002D1941">
        <w:rPr>
          <w:rFonts w:ascii="Times New Roman" w:eastAsia="Times New Roman" w:hAnsi="Times New Roman" w:cs="Times New Roman"/>
          <w:sz w:val="24"/>
          <w:szCs w:val="24"/>
        </w:rPr>
        <w:t xml:space="preserve">,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proofErr w:type="spellStart"/>
      <w:r w:rsidR="002D1941">
        <w:rPr>
          <w:rFonts w:ascii="Times New Roman" w:eastAsia="Times New Roman" w:hAnsi="Times New Roman" w:cs="Times New Roman"/>
          <w:i/>
          <w:sz w:val="24"/>
          <w:szCs w:val="24"/>
        </w:rPr>
        <w:t>Brandtia</w:t>
      </w:r>
      <w:proofErr w:type="spellEnd"/>
      <w:r w:rsidR="002D1941">
        <w:rPr>
          <w:rFonts w:ascii="Times New Roman" w:eastAsia="Times New Roman" w:hAnsi="Times New Roman" w:cs="Times New Roman"/>
          <w:i/>
          <w:sz w:val="24"/>
          <w:szCs w:val="24"/>
        </w:rPr>
        <w:t xml:space="preserve">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he only species less prevalent with sewage indicator signals; this genus, however, tends to be associated with endemic sponges</w:t>
      </w:r>
      <w:r w:rsidR="00F0768F">
        <w:rPr>
          <w:rFonts w:ascii="Times New Roman" w:eastAsia="Times New Roman" w:hAnsi="Times New Roman" w:cs="Times New Roman"/>
          <w:sz w:val="24"/>
          <w:szCs w:val="24"/>
        </w:rPr>
        <w:t xml:space="preserve"> </w:t>
      </w:r>
      <w:commentRangeStart w:id="6"/>
      <w:r w:rsidR="00F0768F">
        <w:rPr>
          <w:rFonts w:ascii="Times New Roman" w:eastAsia="Times New Roman" w:hAnsi="Times New Roman" w:cs="Times New Roman"/>
          <w:sz w:val="24"/>
          <w:szCs w:val="24"/>
        </w:rPr>
        <w:t>(</w:t>
      </w:r>
      <w:proofErr w:type="spellStart"/>
      <w:r w:rsidR="00F0768F">
        <w:rPr>
          <w:rFonts w:ascii="Times New Roman" w:eastAsia="Times New Roman" w:hAnsi="Times New Roman" w:cs="Times New Roman"/>
          <w:sz w:val="24"/>
          <w:szCs w:val="24"/>
        </w:rPr>
        <w:t>Taakhteev</w:t>
      </w:r>
      <w:proofErr w:type="spellEnd"/>
      <w:r w:rsidR="00F0768F">
        <w:rPr>
          <w:rFonts w:ascii="Times New Roman" w:eastAsia="Times New Roman" w:hAnsi="Times New Roman" w:cs="Times New Roman"/>
          <w:sz w:val="24"/>
          <w:szCs w:val="24"/>
        </w:rPr>
        <w:t xml:space="preserve"> &amp; </w:t>
      </w:r>
      <w:proofErr w:type="spellStart"/>
      <w:r w:rsidR="00F0768F">
        <w:rPr>
          <w:rFonts w:ascii="Times New Roman" w:eastAsia="Times New Roman" w:hAnsi="Times New Roman" w:cs="Times New Roman"/>
          <w:sz w:val="24"/>
          <w:szCs w:val="24"/>
        </w:rPr>
        <w:t>Didorenko</w:t>
      </w:r>
      <w:proofErr w:type="spellEnd"/>
      <w:r w:rsidR="00F0768F">
        <w:rPr>
          <w:rFonts w:ascii="Times New Roman" w:eastAsia="Times New Roman" w:hAnsi="Times New Roman" w:cs="Times New Roman"/>
          <w:sz w:val="24"/>
          <w:szCs w:val="24"/>
        </w:rPr>
        <w:t>, 2015)</w:t>
      </w:r>
      <w:commentRangeEnd w:id="6"/>
      <w:r w:rsidR="00F0768F">
        <w:rPr>
          <w:rStyle w:val="CommentReference"/>
        </w:rPr>
        <w:commentReference w:id="6"/>
      </w:r>
      <w:r w:rsidR="00B11017">
        <w:rPr>
          <w:rFonts w:ascii="Times New Roman" w:eastAsia="Times New Roman" w:hAnsi="Times New Roman" w:cs="Times New Roman"/>
          <w:sz w:val="24"/>
          <w:szCs w:val="24"/>
        </w:rPr>
        <w:t>, which may also be decreasing in abundance near areas of lakeside development (</w:t>
      </w:r>
      <w:proofErr w:type="spellStart"/>
      <w:r w:rsidR="00B11017">
        <w:rPr>
          <w:rFonts w:ascii="Times New Roman" w:eastAsia="Times New Roman" w:hAnsi="Times New Roman" w:cs="Times New Roman"/>
          <w:sz w:val="24"/>
          <w:szCs w:val="24"/>
        </w:rPr>
        <w:t>Timoshkin</w:t>
      </w:r>
      <w:proofErr w:type="spellEnd"/>
      <w:r w:rsidR="00B11017">
        <w:rPr>
          <w:rFonts w:ascii="Times New Roman" w:eastAsia="Times New Roman" w:hAnsi="Times New Roman" w:cs="Times New Roman"/>
          <w:sz w:val="24"/>
          <w:szCs w:val="24"/>
        </w:rPr>
        <w:t xml:space="preserve"> et al., 2016).</w:t>
      </w:r>
      <w:r w:rsidR="002D1941">
        <w:rPr>
          <w:rFonts w:ascii="Times New Roman" w:eastAsia="Times New Roman" w:hAnsi="Times New Roman" w:cs="Times New Roman"/>
          <w:sz w:val="24"/>
          <w:szCs w:val="24"/>
        </w:rPr>
        <w:t xml:space="preserve"> </w:t>
      </w:r>
      <w:r w:rsidR="00B11017">
        <w:rPr>
          <w:rFonts w:ascii="Times New Roman" w:eastAsia="Times New Roman" w:hAnsi="Times New Roman" w:cs="Times New Roman"/>
          <w:sz w:val="24"/>
          <w:szCs w:val="24"/>
        </w:rPr>
        <w:t>Wi</w:t>
      </w:r>
      <w:bookmarkStart w:id="7" w:name="_GoBack"/>
      <w:bookmarkEnd w:id="7"/>
      <w:r w:rsidR="00B11017">
        <w:rPr>
          <w:rFonts w:ascii="Times New Roman" w:eastAsia="Times New Roman" w:hAnsi="Times New Roman" w:cs="Times New Roman"/>
          <w:sz w:val="24"/>
          <w:szCs w:val="24"/>
        </w:rPr>
        <w:t>th respect to amphipod nutritional quality</w:t>
      </w:r>
      <w:r w:rsidR="00D8535D">
        <w:rPr>
          <w:rFonts w:ascii="Times New Roman" w:eastAsia="Times New Roman" w:hAnsi="Times New Roman" w:cs="Times New Roman"/>
          <w:sz w:val="24"/>
          <w:szCs w:val="24"/>
        </w:rPr>
        <w:t xml:space="preserve">, amphipod fatty acid profiles did not differ </w:t>
      </w:r>
      <w:r w:rsidR="00B11017">
        <w:rPr>
          <w:rFonts w:ascii="Times New Roman" w:eastAsia="Times New Roman" w:hAnsi="Times New Roman" w:cs="Times New Roman"/>
          <w:sz w:val="24"/>
          <w:szCs w:val="24"/>
        </w:rPr>
        <w:t xml:space="preserve">markedly </w:t>
      </w:r>
      <w:r w:rsidR="00D8535D">
        <w:rPr>
          <w:rFonts w:ascii="Times New Roman" w:eastAsia="Times New Roman" w:hAnsi="Times New Roman" w:cs="Times New Roman"/>
          <w:sz w:val="24"/>
          <w:szCs w:val="24"/>
        </w:rPr>
        <w:t xml:space="preserve">between sites (Figure 6), whereas </w:t>
      </w:r>
      <w:r w:rsidR="00D8535D">
        <w:rPr>
          <w:rFonts w:ascii="Times New Roman" w:eastAsia="Times New Roman" w:hAnsi="Times New Roman" w:cs="Times New Roman"/>
          <w:sz w:val="24"/>
          <w:szCs w:val="24"/>
          <w:highlight w:val="white"/>
        </w:rPr>
        <w:t>δ</w:t>
      </w:r>
      <w:r w:rsidR="00154ABA" w:rsidRPr="000E056C">
        <w:rPr>
          <w:rFonts w:ascii="Times New Roman" w:eastAsia="Times New Roman" w:hAnsi="Times New Roman" w:cs="Times New Roman"/>
          <w:sz w:val="24"/>
          <w:szCs w:val="24"/>
          <w:highlight w:val="white"/>
          <w:vertAlign w:val="superscript"/>
        </w:rPr>
        <w:t>15</w:t>
      </w:r>
      <w:r w:rsidR="00D8535D">
        <w:rPr>
          <w:rFonts w:ascii="Times New Roman" w:eastAsia="Times New Roman" w:hAnsi="Times New Roman" w:cs="Times New Roman"/>
          <w:sz w:val="24"/>
          <w:szCs w:val="24"/>
          <w:highlight w:val="white"/>
        </w:rPr>
        <w:t xml:space="preserve">N increased slightly </w:t>
      </w:r>
      <w:r w:rsidR="00154ABA">
        <w:rPr>
          <w:rFonts w:ascii="Times New Roman" w:eastAsia="Times New Roman" w:hAnsi="Times New Roman" w:cs="Times New Roman"/>
          <w:sz w:val="24"/>
          <w:szCs w:val="24"/>
          <w:highlight w:val="white"/>
        </w:rPr>
        <w:t xml:space="preserve">but </w:t>
      </w:r>
      <w:r w:rsidR="00D8535D">
        <w:rPr>
          <w:rFonts w:ascii="Times New Roman" w:eastAsia="Times New Roman" w:hAnsi="Times New Roman" w:cs="Times New Roman"/>
          <w:sz w:val="24"/>
          <w:szCs w:val="24"/>
          <w:highlight w:val="white"/>
        </w:rPr>
        <w:t xml:space="preserve">significantly with increasing </w:t>
      </w:r>
      <w:r w:rsidR="00B11017">
        <w:rPr>
          <w:rFonts w:ascii="Times New Roman" w:eastAsia="Times New Roman" w:hAnsi="Times New Roman" w:cs="Times New Roman"/>
          <w:sz w:val="24"/>
          <w:szCs w:val="24"/>
          <w:highlight w:val="white"/>
        </w:rPr>
        <w:t>IDW</w:t>
      </w:r>
      <w:r w:rsidR="00D8535D">
        <w:rPr>
          <w:rFonts w:ascii="Times New Roman" w:eastAsia="Times New Roman" w:hAnsi="Times New Roman" w:cs="Times New Roman"/>
          <w:sz w:val="24"/>
          <w:szCs w:val="24"/>
          <w:highlight w:val="white"/>
        </w:rPr>
        <w:t xml:space="preserve"> population. The differing </w:t>
      </w:r>
      <w:r w:rsidR="00154ABA">
        <w:rPr>
          <w:rFonts w:ascii="Times New Roman" w:eastAsia="Times New Roman" w:hAnsi="Times New Roman" w:cs="Times New Roman"/>
          <w:sz w:val="24"/>
          <w:szCs w:val="24"/>
          <w:highlight w:val="white"/>
        </w:rPr>
        <w:t xml:space="preserve">pattern of </w:t>
      </w:r>
      <w:r w:rsidR="00D8535D">
        <w:rPr>
          <w:rFonts w:ascii="Times New Roman" w:eastAsia="Times New Roman" w:hAnsi="Times New Roman" w:cs="Times New Roman"/>
          <w:sz w:val="24"/>
          <w:szCs w:val="24"/>
          <w:highlight w:val="white"/>
        </w:rPr>
        <w:t>periphyton and amphipod δ</w:t>
      </w:r>
      <w:r w:rsidR="00154ABA" w:rsidRPr="000E056C">
        <w:rPr>
          <w:rFonts w:ascii="Times New Roman" w:eastAsia="Times New Roman" w:hAnsi="Times New Roman" w:cs="Times New Roman"/>
          <w:sz w:val="24"/>
          <w:szCs w:val="24"/>
          <w:highlight w:val="white"/>
          <w:vertAlign w:val="superscript"/>
        </w:rPr>
        <w:t>15</w:t>
      </w:r>
      <w:r w:rsidR="00D8535D">
        <w:rPr>
          <w:rFonts w:ascii="Times New Roman" w:eastAsia="Times New Roman" w:hAnsi="Times New Roman" w:cs="Times New Roman"/>
          <w:sz w:val="24"/>
          <w:szCs w:val="24"/>
          <w:highlight w:val="white"/>
        </w:rPr>
        <w:t xml:space="preserve">N </w:t>
      </w:r>
      <w:r w:rsidR="00154ABA">
        <w:rPr>
          <w:rFonts w:ascii="Times New Roman" w:eastAsia="Times New Roman" w:hAnsi="Times New Roman" w:cs="Times New Roman"/>
          <w:sz w:val="24"/>
          <w:szCs w:val="24"/>
          <w:highlight w:val="white"/>
        </w:rPr>
        <w:t xml:space="preserve">values </w:t>
      </w:r>
      <w:r w:rsidR="00D8535D">
        <w:rPr>
          <w:rFonts w:ascii="Times New Roman" w:eastAsia="Times New Roman" w:hAnsi="Times New Roman" w:cs="Times New Roman"/>
          <w:sz w:val="24"/>
          <w:szCs w:val="24"/>
          <w:highlight w:val="white"/>
        </w:rPr>
        <w:t xml:space="preserve">in relation to </w:t>
      </w:r>
      <w:r w:rsidR="00131BD0">
        <w:rPr>
          <w:rFonts w:ascii="Times New Roman" w:eastAsia="Times New Roman" w:hAnsi="Times New Roman" w:cs="Times New Roman"/>
          <w:sz w:val="24"/>
          <w:szCs w:val="24"/>
          <w:highlight w:val="white"/>
        </w:rPr>
        <w:t>IDW</w:t>
      </w:r>
      <w:r w:rsidR="00D8535D">
        <w:rPr>
          <w:rFonts w:ascii="Times New Roman" w:eastAsia="Times New Roman" w:hAnsi="Times New Roman" w:cs="Times New Roman"/>
          <w:sz w:val="24"/>
          <w:szCs w:val="24"/>
          <w:highlight w:val="white"/>
        </w:rPr>
        <w:t xml:space="preserve"> population </w:t>
      </w:r>
      <w:r w:rsidR="00232F99">
        <w:rPr>
          <w:rFonts w:ascii="Times New Roman" w:eastAsia="Times New Roman" w:hAnsi="Times New Roman" w:cs="Times New Roman"/>
          <w:sz w:val="24"/>
          <w:szCs w:val="24"/>
          <w:highlight w:val="white"/>
        </w:rPr>
        <w:t>may relate</w:t>
      </w:r>
      <w:r w:rsidR="00D8535D">
        <w:rPr>
          <w:rFonts w:ascii="Times New Roman" w:eastAsia="Times New Roman" w:hAnsi="Times New Roman" w:cs="Times New Roman"/>
          <w:sz w:val="24"/>
          <w:szCs w:val="24"/>
          <w:highlight w:val="white"/>
        </w:rPr>
        <w:t xml:space="preserve"> to amphipods having longer cellular turnover rates (e.g., weeks</w:t>
      </w:r>
      <w:r w:rsidR="00154ABA">
        <w:rPr>
          <w:rFonts w:ascii="Times New Roman" w:eastAsia="Times New Roman" w:hAnsi="Times New Roman" w:cs="Times New Roman"/>
          <w:sz w:val="24"/>
          <w:szCs w:val="24"/>
          <w:highlight w:val="white"/>
        </w:rPr>
        <w:t>;</w:t>
      </w:r>
      <w:r w:rsidR="00B11017">
        <w:rPr>
          <w:rFonts w:ascii="Times New Roman" w:eastAsia="Times New Roman" w:hAnsi="Times New Roman" w:cs="Times New Roman"/>
          <w:sz w:val="24"/>
          <w:szCs w:val="24"/>
          <w:highlight w:val="white"/>
        </w:rPr>
        <w:t xml:space="preserve"> </w:t>
      </w:r>
      <w:r w:rsidR="00C131EF">
        <w:rPr>
          <w:rFonts w:ascii="Times New Roman" w:eastAsia="Times New Roman" w:hAnsi="Times New Roman" w:cs="Times New Roman"/>
          <w:sz w:val="24"/>
          <w:szCs w:val="24"/>
          <w:highlight w:val="white"/>
        </w:rPr>
        <w:fldChar w:fldCharType="begin"/>
      </w:r>
      <w:r w:rsidR="00197C8D">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C131EF">
        <w:rPr>
          <w:rFonts w:ascii="Times New Roman" w:eastAsia="Times New Roman" w:hAnsi="Times New Roman" w:cs="Times New Roman"/>
          <w:sz w:val="24"/>
          <w:szCs w:val="24"/>
          <w:highlight w:val="white"/>
        </w:rPr>
        <w:fldChar w:fldCharType="separate"/>
      </w:r>
      <w:r w:rsidR="00C131EF" w:rsidRPr="00C131EF">
        <w:rPr>
          <w:rFonts w:ascii="Times New Roman" w:hAnsi="Times New Roman" w:cs="Times New Roman"/>
          <w:sz w:val="24"/>
          <w:highlight w:val="white"/>
        </w:rPr>
        <w:t>McIntyre and Flecker 2006)</w:t>
      </w:r>
      <w:r w:rsidR="00C131EF">
        <w:rPr>
          <w:rFonts w:ascii="Times New Roman" w:eastAsia="Times New Roman" w:hAnsi="Times New Roman" w:cs="Times New Roman"/>
          <w:sz w:val="24"/>
          <w:szCs w:val="24"/>
          <w:highlight w:val="white"/>
        </w:rPr>
        <w:fldChar w:fldCharType="end"/>
      </w:r>
      <w:r w:rsidR="00D8535D">
        <w:rPr>
          <w:rFonts w:ascii="Times New Roman" w:eastAsia="Times New Roman" w:hAnsi="Times New Roman" w:cs="Times New Roman"/>
          <w:sz w:val="24"/>
          <w:szCs w:val="24"/>
          <w:highlight w:val="white"/>
        </w:rPr>
        <w:t xml:space="preserve"> relative to periphyton. Th</w:t>
      </w:r>
      <w:r w:rsidR="004B79EC">
        <w:rPr>
          <w:rFonts w:ascii="Times New Roman" w:eastAsia="Times New Roman" w:hAnsi="Times New Roman" w:cs="Times New Roman"/>
          <w:sz w:val="24"/>
          <w:szCs w:val="24"/>
          <w:highlight w:val="white"/>
        </w:rPr>
        <w:t xml:space="preserve">ese combined results suggest that </w:t>
      </w:r>
      <w:proofErr w:type="spellStart"/>
      <w:r w:rsidR="004B79EC">
        <w:rPr>
          <w:rFonts w:ascii="Times New Roman" w:eastAsia="Times New Roman" w:hAnsi="Times New Roman" w:cs="Times New Roman"/>
          <w:sz w:val="24"/>
          <w:szCs w:val="24"/>
          <w:highlight w:val="white"/>
        </w:rPr>
        <w:t>mollusc</w:t>
      </w:r>
      <w:proofErr w:type="spellEnd"/>
      <w:r w:rsidR="004B79EC">
        <w:rPr>
          <w:rFonts w:ascii="Times New Roman" w:eastAsia="Times New Roman" w:hAnsi="Times New Roman" w:cs="Times New Roman"/>
          <w:sz w:val="24"/>
          <w:szCs w:val="24"/>
          <w:highlight w:val="white"/>
        </w:rPr>
        <w:t xml:space="preserve">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concentrations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2CEC0081" w:rsidR="00B9280F" w:rsidRDefault="00131BD0"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While </w:t>
      </w:r>
      <w:r w:rsidR="004B79EC">
        <w:rPr>
          <w:rFonts w:ascii="Times New Roman" w:eastAsia="Times New Roman" w:hAnsi="Times New Roman" w:cs="Times New Roman"/>
          <w:sz w:val="24"/>
          <w:szCs w:val="24"/>
          <w:highlight w:val="white"/>
        </w:rPr>
        <w:t xml:space="preserve">amphipod </w:t>
      </w:r>
      <w:r>
        <w:rPr>
          <w:rFonts w:ascii="Times New Roman" w:eastAsia="Times New Roman" w:hAnsi="Times New Roman" w:cs="Times New Roman"/>
          <w:sz w:val="24"/>
          <w:szCs w:val="24"/>
          <w:highlight w:val="white"/>
        </w:rPr>
        <w:t xml:space="preserve">fatty acid profiles </w:t>
      </w:r>
      <w:r w:rsidR="004B79EC">
        <w:rPr>
          <w:rFonts w:ascii="Times New Roman" w:eastAsia="Times New Roman" w:hAnsi="Times New Roman" w:cs="Times New Roman"/>
          <w:sz w:val="24"/>
          <w:szCs w:val="24"/>
          <w:highlight w:val="white"/>
        </w:rPr>
        <w:t>were not associated</w:t>
      </w:r>
      <w:r>
        <w:rPr>
          <w:rFonts w:ascii="Times New Roman" w:eastAsia="Times New Roman" w:hAnsi="Times New Roman" w:cs="Times New Roman"/>
          <w:sz w:val="24"/>
          <w:szCs w:val="24"/>
          <w:highlight w:val="white"/>
        </w:rPr>
        <w:t xml:space="preserve"> sewage signals, amphipods from all collected sites expressed consistent </w:t>
      </w:r>
      <w:r>
        <w:rPr>
          <w:rFonts w:ascii="Times New Roman" w:eastAsia="Times New Roman" w:hAnsi="Times New Roman" w:cs="Times New Roman"/>
          <w:sz w:val="24"/>
          <w:szCs w:val="24"/>
        </w:rPr>
        <w:t>20:5ω3 and 22:5ω3 signatures</w:t>
      </w:r>
      <w:r w:rsidR="004B79EC">
        <w:rPr>
          <w:rFonts w:ascii="Times New Roman" w:eastAsia="Times New Roman" w:hAnsi="Times New Roman" w:cs="Times New Roman"/>
          <w:sz w:val="24"/>
          <w:szCs w:val="24"/>
        </w:rPr>
        <w:t xml:space="preserve"> relative to 18:3ω3 and 18:4ω3</w:t>
      </w:r>
      <w:r>
        <w:rPr>
          <w:rFonts w:ascii="Times New Roman" w:eastAsia="Times New Roman" w:hAnsi="Times New Roman" w:cs="Times New Roman"/>
          <w:sz w:val="24"/>
          <w:szCs w:val="24"/>
        </w:rPr>
        <w:t>.</w:t>
      </w:r>
      <w:r w:rsidR="004B79EC">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 xml:space="preserve">Unlike primary producers, consumers usually accumulate fatty acids from their food source. Yoshii’s (1999) study use of stable isotope data suggested that Baikal’s littoral amphipods likely graze on benthic algae. Because fatty acid profiles in amphipods largely reflect fatty acid signatures in periphyton, 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compensating for periphyton’s shifting nutritional status</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a minimum of</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diatom relative abundance could decrease both from increased grazing and lesser efficiency at removing nutrients relative to filamentous taxa. Second, amphipods may indeed consume filamentous algae, and then invest energy to convert C18 fatty acids to C20 and C22 fatty acids. Regardless of the exact mechanism</w:t>
      </w:r>
      <w:r w:rsidR="00514479">
        <w:rPr>
          <w:rFonts w:ascii="Times New Roman" w:eastAsia="Times New Roman" w:hAnsi="Times New Roman" w:cs="Times New Roman"/>
          <w:sz w:val="24"/>
          <w:szCs w:val="24"/>
        </w:rPr>
        <w:t xml:space="preserve"> though</w:t>
      </w:r>
      <w:r w:rsidR="00D8535D">
        <w:rPr>
          <w:rFonts w:ascii="Times New Roman" w:eastAsia="Times New Roman" w:hAnsi="Times New Roman" w:cs="Times New Roman"/>
          <w:sz w:val="24"/>
          <w:szCs w:val="24"/>
        </w:rPr>
        <w:t xml:space="preserve">, our data </w:t>
      </w:r>
      <w:r w:rsidR="00514479">
        <w:rPr>
          <w:rFonts w:ascii="Times New Roman" w:eastAsia="Times New Roman" w:hAnsi="Times New Roman" w:cs="Times New Roman"/>
          <w:sz w:val="24"/>
          <w:szCs w:val="24"/>
        </w:rPr>
        <w:t xml:space="preserve">suggest that food web interactions would alter 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0D2B556C"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 xml:space="preserve">nearshore eutrophication throughout the lake’s entirety, despite the pelagic </w:t>
      </w:r>
      <w:r w:rsidR="00DA2137">
        <w:rPr>
          <w:rFonts w:ascii="Times New Roman" w:eastAsia="Times New Roman" w:hAnsi="Times New Roman" w:cs="Times New Roman"/>
          <w:sz w:val="24"/>
          <w:szCs w:val="24"/>
        </w:rPr>
        <w:t>remaining ultra-oligotrophic. While Baikal may have multiple sources of nutrient inputs, including melting permafrost, o</w:t>
      </w:r>
      <w:r w:rsidR="00D8535D">
        <w:rPr>
          <w:rFonts w:ascii="Times New Roman" w:eastAsia="Times New Roman" w:hAnsi="Times New Roman" w:cs="Times New Roman"/>
          <w:sz w:val="24"/>
          <w:szCs w:val="24"/>
        </w:rPr>
        <w:t xml:space="preserve">ur results corroborate previous studies by </w:t>
      </w:r>
      <w:r w:rsidR="00154ABA">
        <w:rPr>
          <w:rFonts w:ascii="Times New Roman" w:eastAsia="Times New Roman" w:hAnsi="Times New Roman" w:cs="Times New Roman"/>
          <w:sz w:val="24"/>
          <w:szCs w:val="24"/>
        </w:rPr>
        <w:t>show</w:t>
      </w:r>
      <w:r w:rsidR="00DA2137">
        <w:rPr>
          <w:rFonts w:ascii="Times New Roman" w:eastAsia="Times New Roman" w:hAnsi="Times New Roman" w:cs="Times New Roman"/>
          <w:sz w:val="24"/>
          <w:szCs w:val="24"/>
        </w:rPr>
        <w:t>ing sewage pollution as one of the potentially numerous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Adding to foundations lain by </w:t>
      </w:r>
      <w:proofErr w:type="spellStart"/>
      <w:r w:rsidR="00DA2137">
        <w:rPr>
          <w:rFonts w:ascii="Times New Roman" w:eastAsia="Times New Roman" w:hAnsi="Times New Roman" w:cs="Times New Roman"/>
          <w:sz w:val="24"/>
          <w:szCs w:val="24"/>
        </w:rPr>
        <w:t>Timoshkin</w:t>
      </w:r>
      <w:proofErr w:type="spellEnd"/>
      <w:r w:rsidR="00DA2137">
        <w:rPr>
          <w:rFonts w:ascii="Times New Roman" w:eastAsia="Times New Roman" w:hAnsi="Times New Roman" w:cs="Times New Roman"/>
          <w:sz w:val="24"/>
          <w:szCs w:val="24"/>
        </w:rPr>
        <w:t xml:space="preserve"> et al. (2016, 2018) and </w:t>
      </w:r>
      <w:proofErr w:type="spellStart"/>
      <w:r w:rsidR="00DA2137">
        <w:rPr>
          <w:rFonts w:ascii="Times New Roman" w:eastAsia="Times New Roman" w:hAnsi="Times New Roman" w:cs="Times New Roman"/>
          <w:sz w:val="24"/>
          <w:szCs w:val="24"/>
        </w:rPr>
        <w:t>Ozersky</w:t>
      </w:r>
      <w:proofErr w:type="spellEnd"/>
      <w:r w:rsidR="00DA2137">
        <w:rPr>
          <w:rFonts w:ascii="Times New Roman" w:eastAsia="Times New Roman" w:hAnsi="Times New Roman" w:cs="Times New Roman"/>
          <w:sz w:val="24"/>
          <w:szCs w:val="24"/>
        </w:rPr>
        <w:t xml:space="preserve"> et al. (2018)</w:t>
      </w:r>
      <w:r w:rsidR="00D8535D">
        <w:rPr>
          <w:rFonts w:ascii="Times New Roman" w:eastAsia="Times New Roman" w:hAnsi="Times New Roman" w:cs="Times New Roman"/>
          <w:sz w:val="24"/>
          <w:szCs w:val="24"/>
        </w:rPr>
        <w:t xml:space="preserve">, our results demonstrate how patchy hot spots of lakeside development 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study pairs co-located measurements of sewage pollution (i.e., PPCPs) with nuanced dietary tracers (i.e., fatty acids) to </w:t>
      </w:r>
      <w:r w:rsidR="00373E7B">
        <w:rPr>
          <w:rFonts w:ascii="Times New Roman" w:eastAsia="Times New Roman" w:hAnsi="Times New Roman" w:cs="Times New Roman"/>
          <w:sz w:val="24"/>
          <w:szCs w:val="24"/>
        </w:rPr>
        <w:t>assess benthic community and food web consequences of sewage pollution. In general, our results suggest that w</w:t>
      </w:r>
      <w:r w:rsidR="00DA2137">
        <w:rPr>
          <w:rFonts w:ascii="Times New Roman" w:eastAsia="Times New Roman" w:hAnsi="Times New Roman" w:cs="Times New Roman"/>
          <w:sz w:val="24"/>
          <w:szCs w:val="24"/>
        </w:rPr>
        <w:t>hile sewage pollution may lead to changing standing resources for macroinvertebrate grazers, Baikal’s amphipods appear to be compensating either by selectively grazing on diatoms or 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 imply a net energetic cost for amphipods, as they expend energy either by scavenging explicitly for diatom or by catabolizing fatty acids necessary to survive in Baikal’s cold temperatures.</w:t>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128AED7B"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respect to future trajectories</w:t>
      </w:r>
      <w:r w:rsidR="00373E7B">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our results under</w:t>
      </w:r>
      <w:r>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Pr>
          <w:rFonts w:ascii="Times New Roman" w:eastAsia="Times New Roman" w:hAnsi="Times New Roman" w:cs="Times New Roman"/>
          <w:sz w:val="24"/>
          <w:szCs w:val="24"/>
        </w:rPr>
        <w:t xml:space="preserve">in detecting sewage pollution. In the case of Baikal,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{"citationID":"A3zNlz1h","properties":{"formattedCitation":"(Ministry of Natural Resources and Ecology of the Russian Federation 2014)","plainCitation":"(Ministry of Natural Resources and Ecology of the Russian Federation 2014)","noteIndex":0},"citationItems":[{"id":703,"uris":["http://zotero.org/users/2645460/items/UPBEZ8TP"],"uri":["http://zotero.org/users/2645460/items/UPBEZ8TP"],"itemData":{"id":703,"type":"article","language":"Russian","publisher":"Russian Federal Geological Foundation, Siberian Branch of «Rosgeolfond»","title":"On the State of Lake Baikal and Measures for Its Protection in 2013: Government Report","author":[{"literal":"Ministry of Natural Resources and Ecology of the Russian Federation"}],"issued":{"date-parts":[["2014"]]}}}],"schema":"https://github.com/citation-style-language/schema/raw/master/csl-citation.json"} </w:instrText>
      </w:r>
      <w:r>
        <w:rPr>
          <w:rFonts w:ascii="Times New Roman" w:eastAsia="Times New Roman" w:hAnsi="Times New Roman" w:cs="Times New Roman"/>
          <w:sz w:val="24"/>
          <w:szCs w:val="24"/>
        </w:rPr>
        <w:fldChar w:fldCharType="separate"/>
      </w:r>
      <w:r>
        <w:rPr>
          <w:rFonts w:ascii="Times New Roman" w:hAnsi="Times New Roman" w:cs="Times New Roman"/>
          <w:sz w:val="24"/>
        </w:rPr>
        <w:t xml:space="preserve">the </w:t>
      </w:r>
      <w:r w:rsidRPr="00833C11">
        <w:rPr>
          <w:rFonts w:ascii="Times New Roman" w:hAnsi="Times New Roman" w:cs="Times New Roman"/>
          <w:sz w:val="24"/>
        </w:rPr>
        <w:t xml:space="preserve">Ministry of Natural Resources and Ecology of the Russian Federation </w:t>
      </w:r>
      <w:r>
        <w:rPr>
          <w:rFonts w:ascii="Times New Roman" w:hAnsi="Times New Roman" w:cs="Times New Roman"/>
          <w:sz w:val="24"/>
        </w:rPr>
        <w:t>(</w:t>
      </w:r>
      <w:r w:rsidRPr="00833C11">
        <w:rPr>
          <w:rFonts w:ascii="Times New Roman" w:hAnsi="Times New Roman" w:cs="Times New Roman"/>
          <w:sz w:val="24"/>
        </w:rPr>
        <w:t>2014)</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report was based on pelagic samples and deemed Baikal to be ultra-oligotrophic, while eutrophic hot spots developing throughout the lake suggest localized eutrophication. While pelagic samples may be more representative of the lake’s overall integrity, nearshore sampling aids managers to pinpoint pollution loading before the entire system is affected (Hampton et al., 2011). Beyond Baikal, several large, deep, oligotrophic lakes have likewise experienced localized sewage pollution with nearshore biological responses, despite the pelagic suggesting oligotrophic states (e.g., Rosenberger et al. 2008; Hampton et al., 2011). This discrepancy between monitoring programs’ focus on pelagic sampling despite nearshore responses is noteworthy, if the goal of monitoring programs is to signal trophic status changes before they occur. Because systems may experience low level sewage inputs or even nutrient inputs from multiple sources, incorporating sewage specific indicators, such as PPCPs, may be necessary, especially as lakes have historically been underrepresented in the PPCP literature (Meyer et al., 2019). Our study contributes to the body of nearshore sampling work by detailing that even when lakeside development may occur in isolated zones, gradients can form within the nearshore area and propagate community and food web responses even when the human disturbance is not adjacent to the ecological communities. </w:t>
      </w:r>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5F0EB356" w14:textId="77777777" w:rsidR="00D77EA1" w:rsidRDefault="00A92B32" w:rsidP="00D77EA1">
      <w:pPr>
        <w:pStyle w:val="Bibliography"/>
      </w:pPr>
      <w:r w:rsidRPr="00A92B32">
        <w:fldChar w:fldCharType="begin"/>
      </w:r>
      <w:r w:rsidRPr="00A92B32">
        <w:instrText xml:space="preserve"> ADDIN ZOTERO_BIBL {"uncited":[],"omitted":[],"custom":[]} CSL_BIBLIOGRAPHY </w:instrText>
      </w:r>
      <w:r w:rsidRPr="00A92B32">
        <w:fldChar w:fldCharType="separate"/>
      </w:r>
      <w:r w:rsidR="00D77EA1">
        <w:t xml:space="preserve">Anderson, M. J. 2001. A new method for non-parametric multivariate analysis of variance. Austral Ecology </w:t>
      </w:r>
      <w:r w:rsidR="00D77EA1">
        <w:rPr>
          <w:b/>
          <w:bCs/>
        </w:rPr>
        <w:t>26</w:t>
      </w:r>
      <w:r w:rsidR="00D77EA1">
        <w:t>: 32–46. doi:10.1111/j.1442-9993.2001.01070.pp.x</w:t>
      </w:r>
    </w:p>
    <w:p w14:paraId="5202DF48" w14:textId="77777777" w:rsidR="00D77EA1" w:rsidRDefault="00D77EA1" w:rsidP="00D77EA1">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533C9C5B" w14:textId="77777777" w:rsidR="00D77EA1" w:rsidRDefault="00D77EA1" w:rsidP="00D77EA1">
      <w:pPr>
        <w:pStyle w:val="Bibliography"/>
      </w:pPr>
      <w:r>
        <w:t xml:space="preserve">Anesi, A., U. Obertegger, G. Hansen, A. Sukenik, G. Flaim, and G. Guella. 2016. Comparative Analysis of Membrane Lipids in Psychrophilic and Mesophilic Freshwater Dinoflagellates. Front. Plant Sci. </w:t>
      </w:r>
      <w:r>
        <w:rPr>
          <w:b/>
          <w:bCs/>
        </w:rPr>
        <w:t>7</w:t>
      </w:r>
      <w:r>
        <w:t>. doi:10.3389/fpls.2016.00524</w:t>
      </w:r>
    </w:p>
    <w:p w14:paraId="574728AC" w14:textId="77777777" w:rsidR="00D77EA1" w:rsidRDefault="00D77EA1" w:rsidP="00D77EA1">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5FF0319D" w14:textId="77777777" w:rsidR="00D77EA1" w:rsidRDefault="00D77EA1" w:rsidP="00D77EA1">
      <w:pPr>
        <w:pStyle w:val="Bibliography"/>
      </w:pPr>
      <w:r>
        <w:t xml:space="preserve">Bedulina, D., M. F. Meyer, A. Gurkov, E. Kondratjeva, B. Baduev, R. Gusdorf, and M. A. Timofeyev. 2017. Intersexual differences of heat shock response between two amphipods ( </w:t>
      </w:r>
      <w:r>
        <w:rPr>
          <w:i/>
          <w:iCs/>
        </w:rPr>
        <w:t>Eulimnogammarus verrucosus</w:t>
      </w:r>
      <w:r>
        <w:t xml:space="preserve"> and </w:t>
      </w:r>
      <w:r>
        <w:rPr>
          <w:i/>
          <w:iCs/>
        </w:rPr>
        <w:t>Eulimnogammarus cyaneus</w:t>
      </w:r>
      <w:r>
        <w:t xml:space="preserve"> ) in Lake Baikal. PeerJ </w:t>
      </w:r>
      <w:r>
        <w:rPr>
          <w:b/>
          <w:bCs/>
        </w:rPr>
        <w:t>5</w:t>
      </w:r>
      <w:r>
        <w:t>: e2864. doi:10.7717/peerj.2864</w:t>
      </w:r>
    </w:p>
    <w:p w14:paraId="1CAC39CA" w14:textId="77777777" w:rsidR="00D77EA1" w:rsidRDefault="00D77EA1" w:rsidP="00D77EA1">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1631C77D" w14:textId="77777777" w:rsidR="00D77EA1" w:rsidRDefault="00D77EA1" w:rsidP="00D77EA1">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0EBEB65E" w14:textId="77777777" w:rsidR="00D77EA1" w:rsidRDefault="00D77EA1" w:rsidP="00D77EA1">
      <w:pPr>
        <w:pStyle w:val="Bibliography"/>
      </w:pPr>
      <w:r>
        <w:lastRenderedPageBreak/>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4566F137" w14:textId="77777777" w:rsidR="00D77EA1" w:rsidRDefault="00D77EA1" w:rsidP="00D77EA1">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1940A63F" w14:textId="77777777" w:rsidR="00D77EA1" w:rsidRDefault="00D77EA1" w:rsidP="00D77EA1">
      <w:pPr>
        <w:pStyle w:val="Bibliography"/>
      </w:pPr>
      <w:r>
        <w:t xml:space="preserve">Flaim, G., U. Obertegger, A. Anesi, and G. Guella. 2014. Temperature-induced changes in lipid biomarkers and mycosporine-like amino acids in the psychrophilic dinoflagellate </w:t>
      </w:r>
      <w:r>
        <w:rPr>
          <w:i/>
          <w:iCs/>
        </w:rPr>
        <w:t>Peridinium aciculiferum</w:t>
      </w:r>
      <w:r>
        <w:t xml:space="preserve">. Freshw Biol </w:t>
      </w:r>
      <w:r>
        <w:rPr>
          <w:b/>
          <w:bCs/>
        </w:rPr>
        <w:t>59</w:t>
      </w:r>
      <w:r>
        <w:t>: 985–997. doi:10.1111/fwb.12321</w:t>
      </w:r>
    </w:p>
    <w:p w14:paraId="60367B81" w14:textId="77777777" w:rsidR="00D77EA1" w:rsidRDefault="00D77EA1" w:rsidP="00D77EA1">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252CDBAE" w14:textId="77777777" w:rsidR="00D77EA1" w:rsidRDefault="00D77EA1" w:rsidP="00D77EA1">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44F4778E" w14:textId="77777777" w:rsidR="00D77EA1" w:rsidRDefault="00D77EA1" w:rsidP="00D77EA1">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719B5827" w14:textId="77777777" w:rsidR="00D77EA1" w:rsidRDefault="00D77EA1" w:rsidP="00D77EA1">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6F91BAA3" w14:textId="77777777" w:rsidR="00D77EA1" w:rsidRDefault="00D77EA1" w:rsidP="00D77EA1">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44B203C3" w14:textId="77777777" w:rsidR="00D77EA1" w:rsidRDefault="00D77EA1" w:rsidP="00D77EA1">
      <w:pPr>
        <w:pStyle w:val="Bibliography"/>
      </w:pPr>
      <w:r>
        <w:lastRenderedPageBreak/>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7C47361D" w14:textId="77777777" w:rsidR="00D77EA1" w:rsidRDefault="00D77EA1" w:rsidP="00D77EA1">
      <w:pPr>
        <w:pStyle w:val="Bibliography"/>
      </w:pPr>
      <w:r>
        <w:t xml:space="preserve">Hampton, S. E., S. McGowan, T. Ozersky, and others. 2018. Recent ecological change in ancient lakes. Limnology and Oceanography </w:t>
      </w:r>
      <w:r>
        <w:rPr>
          <w:b/>
          <w:bCs/>
        </w:rPr>
        <w:t>63</w:t>
      </w:r>
      <w:r>
        <w:t>: 2277–2304. doi:10.1002/lno.10938</w:t>
      </w:r>
    </w:p>
    <w:p w14:paraId="52F3F46A" w14:textId="77777777" w:rsidR="00D77EA1" w:rsidRDefault="00D77EA1" w:rsidP="00D77EA1">
      <w:pPr>
        <w:pStyle w:val="Bibliography"/>
      </w:pPr>
      <w:r>
        <w:t xml:space="preserve">Hollingsworth, R. G., J. W. Armstrong, and E. Campbell. 2002. Caffeine as a repellent for slugs and snails. Nature </w:t>
      </w:r>
      <w:r>
        <w:rPr>
          <w:b/>
          <w:bCs/>
        </w:rPr>
        <w:t>417</w:t>
      </w:r>
      <w:r>
        <w:t>: 915–916. doi:10.1038/417915a</w:t>
      </w:r>
    </w:p>
    <w:p w14:paraId="73F46657" w14:textId="77777777" w:rsidR="00D77EA1" w:rsidRDefault="00D77EA1" w:rsidP="00D77EA1">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0206FDA9" w14:textId="77777777" w:rsidR="00D77EA1" w:rsidRDefault="00D77EA1" w:rsidP="00D77EA1">
      <w:pPr>
        <w:pStyle w:val="Bibliography"/>
      </w:pPr>
      <w:r>
        <w:t xml:space="preserve">Jakob, L., D. V. Axenov-Gribanov, A. N. Gurkov, and others. 2016. Lake Baikal amphipods under climate change: thermal constraints and ecological consequences J. Benstead [ed.]. Ecosphere </w:t>
      </w:r>
      <w:r>
        <w:rPr>
          <w:b/>
          <w:bCs/>
        </w:rPr>
        <w:t>7</w:t>
      </w:r>
      <w:r>
        <w:t>. doi:10.1002/ecs2.1308</w:t>
      </w:r>
    </w:p>
    <w:p w14:paraId="613DFF27" w14:textId="77777777" w:rsidR="00D77EA1" w:rsidRDefault="00D77EA1" w:rsidP="00D77EA1">
      <w:pPr>
        <w:pStyle w:val="Bibliography"/>
      </w:pPr>
      <w:r>
        <w:t xml:space="preserve">Kelly, J. R., and R. E. Scheibling. 2012. Fatty acids as dietary tracers in benthic food webs. Marine Ecology Progress Series </w:t>
      </w:r>
      <w:r>
        <w:rPr>
          <w:b/>
          <w:bCs/>
        </w:rPr>
        <w:t>446</w:t>
      </w:r>
      <w:r>
        <w:t>: 1–22. doi:10.3354/meps09559</w:t>
      </w:r>
    </w:p>
    <w:p w14:paraId="2272754E" w14:textId="77777777" w:rsidR="00D77EA1" w:rsidRDefault="00D77EA1" w:rsidP="00D77EA1">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1C0AFEAA" w14:textId="77777777" w:rsidR="00D77EA1" w:rsidRDefault="00D77EA1" w:rsidP="00D77EA1">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6CD8849D" w14:textId="77777777" w:rsidR="00D77EA1" w:rsidRDefault="00D77EA1" w:rsidP="00D77EA1">
      <w:pPr>
        <w:pStyle w:val="Bibliography"/>
      </w:pPr>
      <w:r>
        <w:t>Kozhov, M. M. 1963. Lake Baikal and its Life, Springer Science &amp; Business Media.</w:t>
      </w:r>
    </w:p>
    <w:p w14:paraId="49647877" w14:textId="77777777" w:rsidR="00D77EA1" w:rsidRDefault="00D77EA1" w:rsidP="00D77EA1">
      <w:pPr>
        <w:pStyle w:val="Bibliography"/>
      </w:pPr>
      <w:r>
        <w:t>Kozhova, O. M., and L. R. Izmest’eva. 1998. Lake Baikal: Evolution and Biodiversity, Backhuys Publishers.</w:t>
      </w:r>
    </w:p>
    <w:p w14:paraId="2E6E49C5" w14:textId="77777777" w:rsidR="00D77EA1" w:rsidRDefault="00D77EA1" w:rsidP="00D77EA1">
      <w:pPr>
        <w:pStyle w:val="Bibliography"/>
      </w:pPr>
      <w:r>
        <w:lastRenderedPageBreak/>
        <w:t xml:space="preserve">Kravtsova, L. S., L. A. Izhboldina, I. V. Khanaev, and others. 2014. Nearshore benthic blooms of filamentous green algae in Lake Baikal. Journal of Great Lakes Research </w:t>
      </w:r>
      <w:r>
        <w:rPr>
          <w:b/>
          <w:bCs/>
        </w:rPr>
        <w:t>40</w:t>
      </w:r>
      <w:r>
        <w:t>: 441–448. doi:10.1016/j.jglr.2014.02.019</w:t>
      </w:r>
    </w:p>
    <w:p w14:paraId="5810CA8E" w14:textId="77777777" w:rsidR="00D77EA1" w:rsidRDefault="00D77EA1" w:rsidP="00D77EA1">
      <w:pPr>
        <w:pStyle w:val="Bibliography"/>
      </w:pPr>
      <w:r>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17378813" w14:textId="77777777" w:rsidR="00D77EA1" w:rsidRDefault="00D77EA1" w:rsidP="00D77EA1">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486BF640" w14:textId="77777777" w:rsidR="00D77EA1" w:rsidRDefault="00D77EA1" w:rsidP="00D77EA1">
      <w:pPr>
        <w:pStyle w:val="Bibliography"/>
      </w:pPr>
      <w:r>
        <w:t>Mazzella, L., and G. F. Russo. 1989. Grazing effect of two Gibbula species (Mollusca, Archaeogastropoda) on the epiphytic community of Posidonia oceanica leaves.</w:t>
      </w:r>
    </w:p>
    <w:p w14:paraId="70D2DBAD" w14:textId="77777777" w:rsidR="00D77EA1" w:rsidRDefault="00D77EA1" w:rsidP="00D77EA1">
      <w:pPr>
        <w:pStyle w:val="Bibliography"/>
      </w:pPr>
      <w:r>
        <w:t xml:space="preserve">McIntyre, P. B., and A. S. Flecker. 2006. Rapid turnover of tissue nitrogen of primary consumers in tropical freshwaters. Oecologia </w:t>
      </w:r>
      <w:r>
        <w:rPr>
          <w:b/>
          <w:bCs/>
        </w:rPr>
        <w:t>148</w:t>
      </w:r>
      <w:r>
        <w:t>: 12–21. doi:10.1007/s00442-005-0354-3</w:t>
      </w:r>
    </w:p>
    <w:p w14:paraId="6442614C" w14:textId="77777777" w:rsidR="00D77EA1" w:rsidRDefault="00D77EA1" w:rsidP="00D77EA1">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619B9EB6" w14:textId="77777777" w:rsidR="00D77EA1" w:rsidRDefault="00D77EA1" w:rsidP="00D77EA1">
      <w:pPr>
        <w:pStyle w:val="Bibliography"/>
      </w:pPr>
      <w:r>
        <w:t>Ministry of Natural Resources and Ecology of the Russian Federation. 2014. On the State of Lake Baikal and Measures for Its Protection in 2013: Government Report.</w:t>
      </w:r>
    </w:p>
    <w:p w14:paraId="2A24A0DB" w14:textId="77777777" w:rsidR="00D77EA1" w:rsidRDefault="00D77EA1" w:rsidP="00D77EA1">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5A3BCB3F" w14:textId="77777777" w:rsidR="00D77EA1" w:rsidRDefault="00D77EA1" w:rsidP="00D77EA1">
      <w:pPr>
        <w:pStyle w:val="Bibliography"/>
      </w:pPr>
      <w:r>
        <w:t>Moran, P. W., S. E. Cox, S. S. Embrey, R. L. Huffman, T. D. Olsen, and S. C. Fradkin. 2012. Sources and Sinks of Nitrogen and Phosphorus in a Deep, Oligotrophic Lake, Lake Crescent, Olympic National Park, Washington. US Geological Survey.</w:t>
      </w:r>
    </w:p>
    <w:p w14:paraId="42F119FC" w14:textId="77777777" w:rsidR="00D77EA1" w:rsidRDefault="00D77EA1" w:rsidP="00D77EA1">
      <w:pPr>
        <w:pStyle w:val="Bibliography"/>
      </w:pPr>
      <w:r>
        <w:lastRenderedPageBreak/>
        <w:t xml:space="preserve">Nichols, D. S., P. D. Nichols, and T. A. McMeekin. 1993. Polyunsaturated fatty acids in Antarctic bacteria. Antartic science </w:t>
      </w:r>
      <w:r>
        <w:rPr>
          <w:b/>
          <w:bCs/>
        </w:rPr>
        <w:t>5</w:t>
      </w:r>
      <w:r>
        <w:t>: 149–160. doi:10.1017/S0954102093000215</w:t>
      </w:r>
    </w:p>
    <w:p w14:paraId="367EBA2E" w14:textId="77777777" w:rsidR="00D77EA1" w:rsidRDefault="00D77EA1" w:rsidP="00D77EA1">
      <w:pPr>
        <w:pStyle w:val="Bibliography"/>
      </w:pPr>
      <w:r>
        <w:t>Oksanen, J., F. G. Blanchet, M. Friendly, and others. 2019. vegan: Community Ecology Package,.</w:t>
      </w:r>
    </w:p>
    <w:p w14:paraId="36B94430" w14:textId="77777777" w:rsidR="00D77EA1" w:rsidRDefault="00D77EA1" w:rsidP="00D77EA1">
      <w:pPr>
        <w:pStyle w:val="Bibliography"/>
      </w:pPr>
      <w:r>
        <w:t xml:space="preserve">O’Reilly, C. M., S. Sharma, D. K. Gray, and others. 2015. Rapid and highly variable warming of lake surface waters around the globe: GLOBAL LAKE SURFACE WARMING. Geophysical Research Letters </w:t>
      </w:r>
      <w:r>
        <w:rPr>
          <w:b/>
          <w:bCs/>
        </w:rPr>
        <w:t>42</w:t>
      </w:r>
      <w:r>
        <w:t>: 10,773-10,781. doi:10.1002/2015GL066235</w:t>
      </w:r>
    </w:p>
    <w:p w14:paraId="7C79B83B" w14:textId="77777777" w:rsidR="00D77EA1" w:rsidRDefault="00D77EA1" w:rsidP="00D77EA1">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649DA49F" w14:textId="77777777" w:rsidR="00D77EA1" w:rsidRDefault="00D77EA1" w:rsidP="00D77EA1">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0EC144E7" w14:textId="77777777" w:rsidR="00D77EA1" w:rsidRDefault="00D77EA1" w:rsidP="00D77EA1">
      <w:pPr>
        <w:pStyle w:val="Bibliography"/>
      </w:pPr>
      <w:r>
        <w:t xml:space="preserve">Post, D. M. 2002. Using Stable Isotopes to Estimate Trophic Position: Models, Methods, and Assumptions. Ecology </w:t>
      </w:r>
      <w:r>
        <w:rPr>
          <w:b/>
          <w:bCs/>
        </w:rPr>
        <w:t>83</w:t>
      </w:r>
      <w:r>
        <w:t>: 703–718. doi:10.1890/0012-9658(2002)083[0703:USITET]2.0.CO;2</w:t>
      </w:r>
    </w:p>
    <w:p w14:paraId="277CFCEE" w14:textId="77777777" w:rsidR="00D77EA1" w:rsidRDefault="00D77EA1" w:rsidP="00D77EA1">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00FFF3FB" w14:textId="77777777" w:rsidR="00D77EA1" w:rsidRDefault="00D77EA1" w:rsidP="00D77EA1">
      <w:pPr>
        <w:pStyle w:val="Bibliography"/>
      </w:pPr>
      <w:r>
        <w:t>R Core Team. 2019. R: A Language and Environment for Statistical Computing,.</w:t>
      </w:r>
    </w:p>
    <w:p w14:paraId="763F9C87" w14:textId="77777777" w:rsidR="00D77EA1" w:rsidRDefault="00D77EA1" w:rsidP="00D77EA1">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0164D7AA" w14:textId="77777777" w:rsidR="00D77EA1" w:rsidRDefault="00D77EA1" w:rsidP="00D77EA1">
      <w:pPr>
        <w:pStyle w:val="Bibliography"/>
      </w:pPr>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14B25413" w14:textId="77777777" w:rsidR="00D77EA1" w:rsidRDefault="00D77EA1" w:rsidP="00D77EA1">
      <w:pPr>
        <w:pStyle w:val="Bibliography"/>
      </w:pPr>
      <w:r>
        <w:t xml:space="preserve">Rosi, E. J., D. W. Kincaid, H. A. Bechtold, T. V. Royer, M. Rojas, and J. J. Kelly. 2013. Pharmaceuticals suppress algal growth and microbial respiration and alter bacterial communities in stream biofilms. Ecological Applications </w:t>
      </w:r>
      <w:r>
        <w:rPr>
          <w:b/>
          <w:bCs/>
        </w:rPr>
        <w:t>23</w:t>
      </w:r>
      <w:r>
        <w:t>: 583–593.</w:t>
      </w:r>
    </w:p>
    <w:p w14:paraId="1850230A" w14:textId="77777777" w:rsidR="00D77EA1" w:rsidRDefault="00D77EA1" w:rsidP="00D77EA1">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555CF635" w14:textId="77777777" w:rsidR="00D77EA1" w:rsidRDefault="00D77EA1" w:rsidP="00D77EA1">
      <w:pPr>
        <w:pStyle w:val="Bibliography"/>
      </w:pPr>
      <w:r>
        <w:t xml:space="preserve">Sargent, J. R., and S. Falk-Petersen. 1988. The lipid biochemistry of calanoid copepods. Hydrobiologia </w:t>
      </w:r>
      <w:r>
        <w:rPr>
          <w:b/>
          <w:bCs/>
        </w:rPr>
        <w:t>167–168</w:t>
      </w:r>
      <w:r>
        <w:t>: 101–114. doi:10.1007/BF00026297</w:t>
      </w:r>
    </w:p>
    <w:p w14:paraId="6A5E40F5" w14:textId="77777777" w:rsidR="00D77EA1" w:rsidRDefault="00D77EA1" w:rsidP="00D77EA1">
      <w:pPr>
        <w:pStyle w:val="Bibliography"/>
      </w:pPr>
      <w:r>
        <w:t xml:space="preserve">Sharma, S., K. Blagrave, J. J. Magnuson, and others. 2019. Widespread loss of lake ice around the Northern Hemisphere in a warming world. Nat. Clim. Chang. </w:t>
      </w:r>
      <w:r>
        <w:rPr>
          <w:b/>
          <w:bCs/>
        </w:rPr>
        <w:t>9</w:t>
      </w:r>
      <w:r>
        <w:t>: 227–231. doi:10.1038/s41558-018-0393-5</w:t>
      </w:r>
    </w:p>
    <w:p w14:paraId="3CEED62A" w14:textId="77777777" w:rsidR="00D77EA1" w:rsidRDefault="00D77EA1" w:rsidP="00D77EA1">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319AD6F6" w14:textId="77777777" w:rsidR="00D77EA1" w:rsidRDefault="00D77EA1" w:rsidP="00D77EA1">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1C355CB5" w14:textId="77777777" w:rsidR="00D77EA1" w:rsidRDefault="00D77EA1" w:rsidP="00D77EA1">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46324E37" w14:textId="77777777" w:rsidR="00D77EA1" w:rsidRDefault="00D77EA1" w:rsidP="00D77EA1">
      <w:pPr>
        <w:pStyle w:val="Bibliography"/>
      </w:pPr>
      <w:r>
        <w:t xml:space="preserve">Timofeyev, M. A., Z. M. Shatilina, D. S. Bedulina, M. V. Protopopova, V. V. Pavlichenko, O. I. Grabelnych, and A. V. Kolesnichenko. 2008. Evaluation of biochemical responses in </w:t>
      </w:r>
      <w:r>
        <w:lastRenderedPageBreak/>
        <w:t xml:space="preserve">Palearctic and Lake Baikal endemic amphipod species exposed to CdCl2. Ecotoxicology and Environmental Safety </w:t>
      </w:r>
      <w:r>
        <w:rPr>
          <w:b/>
          <w:bCs/>
        </w:rPr>
        <w:t>70</w:t>
      </w:r>
      <w:r>
        <w:t>: 99–105. doi:10.1016/j.ecoenv.2007.06.014</w:t>
      </w:r>
    </w:p>
    <w:p w14:paraId="12EF723E" w14:textId="77777777" w:rsidR="00D77EA1" w:rsidRDefault="00D77EA1" w:rsidP="00D77EA1">
      <w:pPr>
        <w:pStyle w:val="Bibliography"/>
      </w:pPr>
      <w:r>
        <w:t>Timoshkin, O. A., M. V. Moore, N. N. Kulikova, and others. 2018. Groundwater contamination by sewage causes benthic algal outbreaks in the littoral zone of Lake Baikal (East Siberia). Journal of Great Lakes Research. doi:10.1016/j.jglr.2018.01.008</w:t>
      </w:r>
    </w:p>
    <w:p w14:paraId="06FE7B56" w14:textId="77777777" w:rsidR="00D77EA1" w:rsidRDefault="00D77EA1" w:rsidP="00D77EA1">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6BCE384E" w14:textId="77777777" w:rsidR="00D77EA1" w:rsidRDefault="00D77EA1" w:rsidP="00D77EA1">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6152ECAA" w14:textId="77777777" w:rsidR="00D77EA1" w:rsidRDefault="00D77EA1" w:rsidP="00D77EA1">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454E17FD" w14:textId="77777777" w:rsidR="00D77EA1" w:rsidRDefault="00D77EA1" w:rsidP="00D77EA1">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5FFB23C5" w14:textId="77777777" w:rsidR="00D77EA1" w:rsidRDefault="00D77EA1" w:rsidP="00D77EA1">
      <w:pPr>
        <w:pStyle w:val="Bibliography"/>
      </w:pPr>
      <w:r>
        <w:t>Wetzel, R. G. 2001. Limnology : lake and river ecosystems, 3rd ed. Academic Press.</w:t>
      </w:r>
    </w:p>
    <w:p w14:paraId="409814C2" w14:textId="77777777" w:rsidR="00D77EA1" w:rsidRDefault="00D77EA1" w:rsidP="00D77EA1">
      <w:pPr>
        <w:pStyle w:val="Bibliography"/>
      </w:pPr>
      <w:r>
        <w:t>Wickham, H. 2016. ggplot2: Elegant Graphics for Data Analysis, Springer-Verlag.</w:t>
      </w:r>
    </w:p>
    <w:p w14:paraId="2561284D" w14:textId="77777777" w:rsidR="00D77EA1" w:rsidRDefault="00D77EA1" w:rsidP="00D77EA1">
      <w:pPr>
        <w:pStyle w:val="Bibliography"/>
      </w:pPr>
      <w:r>
        <w:t>Wickham, H., R. Francois, L. Henry, and K. Mueller. 2019. dplyr: A Grammar of Data Manipulation,.</w:t>
      </w:r>
    </w:p>
    <w:p w14:paraId="1B53D2F0" w14:textId="77777777" w:rsidR="00D77EA1" w:rsidRDefault="00D77EA1" w:rsidP="00D77EA1">
      <w:pPr>
        <w:pStyle w:val="Bibliography"/>
      </w:pPr>
      <w:r>
        <w:t>Wickham, H., and L. Henry. 2019. tidyr: Easily Tidy Data with ‘spread()’ and ‘gather()’ Functions,.</w:t>
      </w:r>
    </w:p>
    <w:p w14:paraId="79D0072B" w14:textId="77777777" w:rsidR="00D77EA1" w:rsidRDefault="00D77EA1" w:rsidP="00D77EA1">
      <w:pPr>
        <w:pStyle w:val="Bibliography"/>
      </w:pPr>
      <w:r>
        <w:lastRenderedPageBreak/>
        <w:t xml:space="preserve">Yang, Y., W. Song, H. Lin, W. Wang, L. Du, and W. Xing. 2018. Antibiotics and antibiotic resistance genes in global lakes: A review and meta-analysis. Environment International </w:t>
      </w:r>
      <w:r>
        <w:rPr>
          <w:b/>
          <w:bCs/>
        </w:rPr>
        <w:t>116</w:t>
      </w:r>
      <w:r>
        <w:t>: 60–73. doi:10.1016/j.envint.2018.04.011</w:t>
      </w:r>
    </w:p>
    <w:p w14:paraId="3CAFEF7D" w14:textId="77777777" w:rsidR="00D77EA1" w:rsidRDefault="00D77EA1" w:rsidP="00D77EA1">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1ACD0460" w14:textId="4483536B"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w:t>
      </w:r>
      <w:proofErr w:type="spellStart"/>
      <w:r>
        <w:rPr>
          <w:rFonts w:ascii="Times New Roman" w:eastAsia="Times New Roman" w:hAnsi="Times New Roman" w:cs="Times New Roman"/>
          <w:sz w:val="24"/>
          <w:szCs w:val="24"/>
        </w:rPr>
        <w:t>Biostation</w:t>
      </w:r>
      <w:proofErr w:type="spellEnd"/>
      <w:r>
        <w:rPr>
          <w:rFonts w:ascii="Times New Roman" w:eastAsia="Times New Roman" w:hAnsi="Times New Roman" w:cs="Times New Roman"/>
          <w:sz w:val="24"/>
          <w:szCs w:val="24"/>
        </w:rPr>
        <w:t xml:space="preserve"> for their expert field, taxonomic, and laboratory support; Marianne Moore and Bart De </w:t>
      </w:r>
      <w:proofErr w:type="spellStart"/>
      <w:r>
        <w:rPr>
          <w:rFonts w:ascii="Times New Roman" w:eastAsia="Times New Roman" w:hAnsi="Times New Roman" w:cs="Times New Roman"/>
          <w:sz w:val="24"/>
          <w:szCs w:val="24"/>
        </w:rPr>
        <w:t>Stasio</w:t>
      </w:r>
      <w:proofErr w:type="spellEnd"/>
      <w:r>
        <w:rPr>
          <w:rFonts w:ascii="Times New Roman" w:eastAsia="Times New Roman" w:hAnsi="Times New Roman" w:cs="Times New Roman"/>
          <w:sz w:val="24"/>
          <w:szCs w:val="24"/>
        </w:rPr>
        <w:t xml:space="preserve">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w:t>
      </w:r>
      <w:proofErr w:type="spellStart"/>
      <w:r>
        <w:rPr>
          <w:rFonts w:ascii="Times New Roman" w:eastAsia="Times New Roman" w:hAnsi="Times New Roman" w:cs="Times New Roman"/>
          <w:sz w:val="24"/>
          <w:szCs w:val="24"/>
        </w:rPr>
        <w:t>Labou</w:t>
      </w:r>
      <w:proofErr w:type="spellEnd"/>
      <w:r>
        <w:rPr>
          <w:rFonts w:ascii="Times New Roman" w:eastAsia="Times New Roman" w:hAnsi="Times New Roman" w:cs="Times New Roman"/>
          <w:sz w:val="24"/>
          <w:szCs w:val="24"/>
        </w:rPr>
        <w:t xml:space="preserve">, Stephen L. Katz, Brian P. Lanouette, John R. Loffredo, Alex K. </w:t>
      </w:r>
      <w:proofErr w:type="spellStart"/>
      <w:r>
        <w:rPr>
          <w:rFonts w:ascii="Times New Roman" w:eastAsia="Times New Roman" w:hAnsi="Times New Roman" w:cs="Times New Roman"/>
          <w:sz w:val="24"/>
          <w:szCs w:val="24"/>
        </w:rPr>
        <w:t>Fremier</w:t>
      </w:r>
      <w:proofErr w:type="spellEnd"/>
      <w:r>
        <w:rPr>
          <w:rFonts w:ascii="Times New Roman" w:eastAsia="Times New Roman" w:hAnsi="Times New Roman" w:cs="Times New Roman"/>
          <w:sz w:val="24"/>
          <w:szCs w:val="24"/>
        </w:rPr>
        <w:t xml:space="preserve">, Erica J. </w:t>
      </w:r>
      <w:proofErr w:type="spellStart"/>
      <w:r>
        <w:rPr>
          <w:rFonts w:ascii="Times New Roman" w:eastAsia="Times New Roman" w:hAnsi="Times New Roman" w:cs="Times New Roman"/>
          <w:sz w:val="24"/>
          <w:szCs w:val="24"/>
        </w:rPr>
        <w:t>Crespi</w:t>
      </w:r>
      <w:proofErr w:type="spellEnd"/>
      <w:r>
        <w:rPr>
          <w:rFonts w:ascii="Times New Roman" w:eastAsia="Times New Roman" w:hAnsi="Times New Roman" w:cs="Times New Roman"/>
          <w:sz w:val="24"/>
          <w:szCs w:val="24"/>
        </w:rPr>
        <w:t xml:space="preserve">, Daniel L. Preston, and Jim J. </w:t>
      </w:r>
      <w:proofErr w:type="spellStart"/>
      <w:r>
        <w:rPr>
          <w:rFonts w:ascii="Times New Roman" w:eastAsia="Times New Roman" w:hAnsi="Times New Roman" w:cs="Times New Roman"/>
          <w:sz w:val="24"/>
          <w:szCs w:val="24"/>
        </w:rPr>
        <w:t>Elser</w:t>
      </w:r>
      <w:proofErr w:type="spellEnd"/>
      <w:r>
        <w:rPr>
          <w:rFonts w:ascii="Times New Roman" w:eastAsia="Times New Roman" w:hAnsi="Times New Roman" w:cs="Times New Roman"/>
          <w:sz w:val="24"/>
          <w:szCs w:val="24"/>
        </w:rPr>
        <w:t xml:space="preserve">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3965CDE6" wp14:editId="1198CD2B">
            <wp:extent cx="5943600" cy="2451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451100"/>
                    </a:xfrm>
                    <a:prstGeom prst="rect">
                      <a:avLst/>
                    </a:prstGeom>
                    <a:ln/>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F91D3CC" w14:textId="63A45DE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w:t>
      </w:r>
      <w:commentRangeStart w:id="8"/>
      <w:commentRangeStart w:id="9"/>
      <w:r>
        <w:rPr>
          <w:rFonts w:ascii="Times New Roman" w:eastAsia="Times New Roman" w:hAnsi="Times New Roman" w:cs="Times New Roman"/>
          <w:sz w:val="24"/>
          <w:szCs w:val="24"/>
        </w:rPr>
        <w:t>sized</w:t>
      </w:r>
      <w:commentRangeEnd w:id="8"/>
      <w:r w:rsidR="000B4975">
        <w:rPr>
          <w:rStyle w:val="CommentReference"/>
        </w:rPr>
        <w:commentReference w:id="8"/>
      </w:r>
      <w:commentRangeEnd w:id="9"/>
      <w:r w:rsidR="005068F3">
        <w:rPr>
          <w:rStyle w:val="CommentReference"/>
        </w:rPr>
        <w:commentReference w:id="9"/>
      </w:r>
      <w:r>
        <w:rPr>
          <w:rFonts w:ascii="Times New Roman" w:eastAsia="Times New Roman" w:hAnsi="Times New Roman" w:cs="Times New Roman"/>
          <w:sz w:val="24"/>
          <w:szCs w:val="24"/>
        </w:rPr>
        <w:t xml:space="preserve"> and colored by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Grey sites are located where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could not be calculated. The entire transect included three developed sites (i.e.,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Listvyanka</w:t>
      </w:r>
      <w:proofErr w:type="spellEnd"/>
      <w:r>
        <w:rPr>
          <w:rFonts w:ascii="Times New Roman" w:eastAsia="Times New Roman" w:hAnsi="Times New Roman" w:cs="Times New Roman"/>
          <w:sz w:val="24"/>
          <w:szCs w:val="24"/>
        </w:rPr>
        <w:t xml:space="preserve"> contains approximately 2,000 permanent residents, although it experiences a transient tourist population of approximately 300,000 people annually. Bolshie </w:t>
      </w:r>
      <w:proofErr w:type="spellStart"/>
      <w:r>
        <w:rPr>
          <w:rFonts w:ascii="Times New Roman" w:eastAsia="Times New Roman" w:hAnsi="Times New Roman" w:cs="Times New Roman"/>
          <w:sz w:val="24"/>
          <w:szCs w:val="24"/>
        </w:rPr>
        <w:t>Koty</w:t>
      </w:r>
      <w:proofErr w:type="spellEnd"/>
      <w:r>
        <w:rPr>
          <w:rFonts w:ascii="Times New Roman" w:eastAsia="Times New Roman" w:hAnsi="Times New Roman" w:cs="Times New Roman"/>
          <w:sz w:val="24"/>
          <w:szCs w:val="24"/>
        </w:rPr>
        <w:t xml:space="preserve"> contains approximately 56 permanent residents, but the two local field stations</w:t>
      </w:r>
      <w:r w:rsidR="00754A6A">
        <w:rPr>
          <w:rFonts w:ascii="Times New Roman" w:eastAsia="Times New Roman" w:hAnsi="Times New Roman" w:cs="Times New Roman"/>
          <w:sz w:val="24"/>
          <w:szCs w:val="24"/>
        </w:rPr>
        <w:t xml:space="preserve"> and tourism</w:t>
      </w:r>
      <w:r>
        <w:rPr>
          <w:rFonts w:ascii="Times New Roman" w:eastAsia="Times New Roman" w:hAnsi="Times New Roman" w:cs="Times New Roman"/>
          <w:sz w:val="24"/>
          <w:szCs w:val="24"/>
        </w:rPr>
        <w:t xml:space="preserve"> can </w:t>
      </w:r>
      <w:r w:rsidR="00754A6A">
        <w:rPr>
          <w:rFonts w:ascii="Times New Roman" w:eastAsia="Times New Roman" w:hAnsi="Times New Roman" w:cs="Times New Roman"/>
          <w:sz w:val="24"/>
          <w:szCs w:val="24"/>
        </w:rPr>
        <w:t xml:space="preserve">increase </w:t>
      </w:r>
      <w:r>
        <w:rPr>
          <w:rFonts w:ascii="Times New Roman" w:eastAsia="Times New Roman" w:hAnsi="Times New Roman" w:cs="Times New Roman"/>
          <w:sz w:val="24"/>
          <w:szCs w:val="24"/>
        </w:rPr>
        <w:t xml:space="preserve">population </w:t>
      </w:r>
      <w:r w:rsidR="00754A6A">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200+ individuals</w:t>
      </w:r>
      <w:r w:rsidR="00754A6A">
        <w:rPr>
          <w:rFonts w:ascii="Times New Roman" w:eastAsia="Times New Roman" w:hAnsi="Times New Roman" w:cs="Times New Roman"/>
          <w:sz w:val="24"/>
          <w:szCs w:val="24"/>
        </w:rPr>
        <w:t xml:space="preserve"> in the summer</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Bolshoe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Goloustnoe</w:t>
      </w:r>
      <w:proofErr w:type="spellEnd"/>
      <w:r>
        <w:rPr>
          <w:rFonts w:ascii="Times New Roman" w:eastAsia="Times New Roman" w:hAnsi="Times New Roman" w:cs="Times New Roman"/>
          <w:sz w:val="24"/>
          <w:szCs w:val="24"/>
        </w:rPr>
        <w:t xml:space="preserve"> has approximately 600 permanent residents and remains relatively consistent throughout the year. Three offshore samples were also collected to compare pelagic sewage signals to those in the littoral. </w:t>
      </w:r>
      <w: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commentRangeStart w:id="10"/>
            <w:r>
              <w:rPr>
                <w:rFonts w:ascii="Times New Roman" w:eastAsia="Times New Roman" w:hAnsi="Times New Roman" w:cs="Times New Roman"/>
                <w:sz w:val="16"/>
                <w:szCs w:val="16"/>
              </w:rPr>
              <w:t>Table 2: M</w:t>
            </w:r>
            <w:commentRangeEnd w:id="10"/>
            <w:r>
              <w:commentReference w:id="10"/>
            </w:r>
            <w:r>
              <w:rPr>
                <w:rFonts w:ascii="Times New Roman" w:eastAsia="Times New Roman" w:hAnsi="Times New Roman" w:cs="Times New Roman"/>
                <w:sz w:val="16"/>
                <w:szCs w:val="16"/>
              </w:rPr>
              <w:t xml:space="preserve">acroinvertebrate taxonomic groupings for abundance estimates. Amphipod taxa were defined as in </w:t>
            </w:r>
            <w:proofErr w:type="spellStart"/>
            <w:r>
              <w:rPr>
                <w:rFonts w:ascii="Times New Roman" w:eastAsia="Times New Roman" w:hAnsi="Times New Roman" w:cs="Times New Roman"/>
                <w:sz w:val="16"/>
                <w:szCs w:val="16"/>
              </w:rPr>
              <w:t>Taakhteev</w:t>
            </w:r>
            <w:proofErr w:type="spellEnd"/>
            <w:r>
              <w:rPr>
                <w:rFonts w:ascii="Times New Roman" w:eastAsia="Times New Roman" w:hAnsi="Times New Roman" w:cs="Times New Roman"/>
                <w:sz w:val="16"/>
                <w:szCs w:val="16"/>
              </w:rPr>
              <w:t xml:space="preserve"> &amp; </w:t>
            </w:r>
            <w:proofErr w:type="spellStart"/>
            <w:r>
              <w:rPr>
                <w:rFonts w:ascii="Times New Roman" w:eastAsia="Times New Roman" w:hAnsi="Times New Roman" w:cs="Times New Roman"/>
                <w:sz w:val="16"/>
                <w:szCs w:val="16"/>
              </w:rPr>
              <w:t>Didorenko</w:t>
            </w:r>
            <w:proofErr w:type="spellEnd"/>
            <w:r>
              <w:rPr>
                <w:rFonts w:ascii="Times New Roman" w:eastAsia="Times New Roman" w:hAnsi="Times New Roman" w:cs="Times New Roman"/>
                <w:sz w:val="16"/>
                <w:szCs w:val="16"/>
              </w:rPr>
              <w:t xml:space="preserve">, 2015; </w:t>
            </w:r>
            <w:proofErr w:type="spellStart"/>
            <w:r>
              <w:rPr>
                <w:rFonts w:ascii="Times New Roman" w:eastAsia="Times New Roman" w:hAnsi="Times New Roman" w:cs="Times New Roman"/>
                <w:sz w:val="16"/>
                <w:szCs w:val="16"/>
              </w:rPr>
              <w:t>Mollusc</w:t>
            </w:r>
            <w:proofErr w:type="spellEnd"/>
            <w:r>
              <w:rPr>
                <w:rFonts w:ascii="Times New Roman" w:eastAsia="Times New Roman" w:hAnsi="Times New Roman" w:cs="Times New Roman"/>
                <w:sz w:val="16"/>
                <w:szCs w:val="16"/>
              </w:rPr>
              <w:t xml:space="preserve"> taxa were defined as in </w:t>
            </w:r>
            <w:proofErr w:type="spellStart"/>
            <w:r>
              <w:rPr>
                <w:rFonts w:ascii="Times New Roman" w:eastAsia="Times New Roman" w:hAnsi="Times New Roman" w:cs="Times New Roman"/>
                <w:sz w:val="16"/>
                <w:szCs w:val="16"/>
              </w:rPr>
              <w:t>Sitnikova</w:t>
            </w:r>
            <w:proofErr w:type="spellEnd"/>
            <w:r>
              <w:rPr>
                <w:rFonts w:ascii="Times New Roman" w:eastAsia="Times New Roman" w:hAnsi="Times New Roman" w:cs="Times New Roman"/>
                <w:sz w:val="16"/>
                <w:szCs w:val="16"/>
              </w:rPr>
              <w:t xml:space="preserve">, 2012. </w:t>
            </w:r>
          </w:p>
        </w:tc>
      </w:tr>
      <w:tr w:rsidR="00715D55" w14:paraId="4E9FAFE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proofErr w:type="spellStart"/>
            <w:r>
              <w:rPr>
                <w:rFonts w:ascii="Times New Roman" w:eastAsia="Times New Roman" w:hAnsi="Times New Roman" w:cs="Times New Roman"/>
                <w:b/>
                <w:sz w:val="16"/>
                <w:szCs w:val="16"/>
              </w:rPr>
              <w:t>Amphipoda</w:t>
            </w:r>
            <w:proofErr w:type="spellEnd"/>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intermida</w:t>
            </w:r>
            <w:proofErr w:type="spellEnd"/>
          </w:p>
        </w:tc>
        <w:tc>
          <w:tcPr>
            <w:tcW w:w="312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Acroloxidae</w:t>
            </w:r>
            <w:proofErr w:type="spellEnd"/>
          </w:p>
        </w:tc>
        <w:tc>
          <w:tcPr>
            <w:tcW w:w="31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Asellidae</w:t>
            </w:r>
            <w:proofErr w:type="spellEnd"/>
          </w:p>
        </w:tc>
      </w:tr>
      <w:tr w:rsidR="00715D55" w14:paraId="3FC81A49"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lata</w:t>
            </w:r>
            <w:proofErr w:type="spellEnd"/>
          </w:p>
        </w:tc>
        <w:tc>
          <w:tcPr>
            <w:tcW w:w="312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Baicaliidae</w:t>
            </w:r>
            <w:proofErr w:type="spellEnd"/>
          </w:p>
        </w:tc>
        <w:tc>
          <w:tcPr>
            <w:tcW w:w="31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latior</w:t>
            </w:r>
            <w:proofErr w:type="spellEnd"/>
          </w:p>
        </w:tc>
        <w:tc>
          <w:tcPr>
            <w:tcW w:w="312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Benedictidate</w:t>
            </w:r>
            <w:proofErr w:type="spellEnd"/>
          </w:p>
        </w:tc>
        <w:tc>
          <w:tcPr>
            <w:tcW w:w="31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Hirudinea</w:t>
            </w:r>
            <w:proofErr w:type="spellEnd"/>
          </w:p>
        </w:tc>
      </w:tr>
      <w:tr w:rsidR="00715D55" w14:paraId="269623B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p>
        </w:tc>
        <w:tc>
          <w:tcPr>
            <w:tcW w:w="312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Maackia</w:t>
            </w:r>
            <w:proofErr w:type="spellEnd"/>
          </w:p>
        </w:tc>
        <w:tc>
          <w:tcPr>
            <w:tcW w:w="31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715D55" w14:paraId="575A5CF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latissima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lora</w:t>
            </w:r>
            <w:proofErr w:type="spellEnd"/>
          </w:p>
        </w:tc>
        <w:tc>
          <w:tcPr>
            <w:tcW w:w="3120" w:type="dxa"/>
            <w:tcMar>
              <w:top w:w="100" w:type="dxa"/>
              <w:left w:w="100" w:type="dxa"/>
              <w:bottom w:w="100" w:type="dxa"/>
              <w:right w:w="100" w:type="dxa"/>
            </w:tcMar>
          </w:tcPr>
          <w:p w14:paraId="33C5C53D"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Planorbidae</w:t>
            </w:r>
            <w:proofErr w:type="spellEnd"/>
          </w:p>
        </w:tc>
        <w:tc>
          <w:tcPr>
            <w:tcW w:w="3120" w:type="dxa"/>
            <w:tcMar>
              <w:top w:w="100" w:type="dxa"/>
              <w:left w:w="100" w:type="dxa"/>
              <w:bottom w:w="100" w:type="dxa"/>
              <w:right w:w="100" w:type="dxa"/>
            </w:tcMar>
          </w:tcPr>
          <w:p w14:paraId="452C80E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78735AC"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parasitica</w:t>
            </w:r>
            <w:proofErr w:type="spellEnd"/>
          </w:p>
        </w:tc>
        <w:tc>
          <w:tcPr>
            <w:tcW w:w="3120" w:type="dxa"/>
            <w:tcMar>
              <w:top w:w="100" w:type="dxa"/>
              <w:left w:w="100" w:type="dxa"/>
              <w:bottom w:w="100" w:type="dxa"/>
              <w:right w:w="100" w:type="dxa"/>
            </w:tcMar>
          </w:tcPr>
          <w:p w14:paraId="70B9207A" w14:textId="77777777" w:rsidR="00715D55" w:rsidRDefault="00D8535D">
            <w:pPr>
              <w:widowControl w:val="0"/>
              <w:spacing w:line="240" w:lineRule="auto"/>
              <w:rPr>
                <w:rFonts w:ascii="Times New Roman" w:eastAsia="Times New Roman" w:hAnsi="Times New Roman" w:cs="Times New Roman"/>
                <w:sz w:val="16"/>
                <w:szCs w:val="16"/>
              </w:rPr>
            </w:pPr>
            <w:proofErr w:type="spellStart"/>
            <w:r>
              <w:rPr>
                <w:rFonts w:ascii="Times New Roman" w:eastAsia="Times New Roman" w:hAnsi="Times New Roman" w:cs="Times New Roman"/>
                <w:sz w:val="16"/>
                <w:szCs w:val="16"/>
              </w:rPr>
              <w:t>Valvatidae</w:t>
            </w:r>
            <w:proofErr w:type="spellEnd"/>
          </w:p>
        </w:tc>
        <w:tc>
          <w:tcPr>
            <w:tcW w:w="3120" w:type="dxa"/>
            <w:tcMar>
              <w:top w:w="100" w:type="dxa"/>
              <w:left w:w="100" w:type="dxa"/>
              <w:bottom w:w="100" w:type="dxa"/>
              <w:right w:w="100" w:type="dxa"/>
            </w:tcMar>
          </w:tcPr>
          <w:p w14:paraId="091FE45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FFED5A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inflatus</w:t>
            </w:r>
          </w:p>
        </w:tc>
        <w:tc>
          <w:tcPr>
            <w:tcW w:w="3120" w:type="dxa"/>
            <w:tcMar>
              <w:top w:w="100" w:type="dxa"/>
              <w:left w:w="100" w:type="dxa"/>
              <w:bottom w:w="100" w:type="dxa"/>
              <w:right w:w="100" w:type="dxa"/>
            </w:tcMar>
          </w:tcPr>
          <w:p w14:paraId="157C54C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CC41A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9DC4CE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pachytus</w:t>
            </w:r>
            <w:proofErr w:type="spellEnd"/>
          </w:p>
        </w:tc>
        <w:tc>
          <w:tcPr>
            <w:tcW w:w="3120" w:type="dxa"/>
            <w:tcMar>
              <w:top w:w="100" w:type="dxa"/>
              <w:left w:w="100" w:type="dxa"/>
              <w:bottom w:w="100" w:type="dxa"/>
              <w:right w:w="100" w:type="dxa"/>
            </w:tcMar>
          </w:tcPr>
          <w:p w14:paraId="3AF6870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A638C3"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71856B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Cryptoropus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rugosus</w:t>
            </w:r>
            <w:proofErr w:type="spellEnd"/>
          </w:p>
        </w:tc>
        <w:tc>
          <w:tcPr>
            <w:tcW w:w="3120" w:type="dxa"/>
            <w:tcMar>
              <w:top w:w="100" w:type="dxa"/>
              <w:left w:w="100" w:type="dxa"/>
              <w:bottom w:w="100" w:type="dxa"/>
              <w:right w:w="100" w:type="dxa"/>
            </w:tcMar>
          </w:tcPr>
          <w:p w14:paraId="29468EE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2E4E08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4A60B80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capreolus</w:t>
            </w:r>
            <w:proofErr w:type="spellEnd"/>
          </w:p>
        </w:tc>
        <w:tc>
          <w:tcPr>
            <w:tcW w:w="3120" w:type="dxa"/>
            <w:tcMar>
              <w:top w:w="100" w:type="dxa"/>
              <w:left w:w="100" w:type="dxa"/>
              <w:bottom w:w="100" w:type="dxa"/>
              <w:right w:w="100" w:type="dxa"/>
            </w:tcMar>
          </w:tcPr>
          <w:p w14:paraId="4E3ED5F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BA45514"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3786D5A"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cruentes</w:t>
            </w:r>
            <w:proofErr w:type="spellEnd"/>
          </w:p>
        </w:tc>
        <w:tc>
          <w:tcPr>
            <w:tcW w:w="3120" w:type="dxa"/>
            <w:tcMar>
              <w:top w:w="100" w:type="dxa"/>
              <w:left w:w="100" w:type="dxa"/>
              <w:bottom w:w="100" w:type="dxa"/>
              <w:right w:w="100" w:type="dxa"/>
            </w:tcMar>
          </w:tcPr>
          <w:p w14:paraId="769E0622"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75E308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F278F5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cyaneus</w:t>
            </w:r>
            <w:proofErr w:type="spellEnd"/>
          </w:p>
        </w:tc>
        <w:tc>
          <w:tcPr>
            <w:tcW w:w="3120" w:type="dxa"/>
            <w:tcMar>
              <w:top w:w="100" w:type="dxa"/>
              <w:left w:w="100" w:type="dxa"/>
              <w:bottom w:w="100" w:type="dxa"/>
              <w:right w:w="100" w:type="dxa"/>
            </w:tcMar>
          </w:tcPr>
          <w:p w14:paraId="35CFDAA7"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204045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84C908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grandimanus</w:t>
            </w:r>
            <w:proofErr w:type="spellEnd"/>
          </w:p>
        </w:tc>
        <w:tc>
          <w:tcPr>
            <w:tcW w:w="3120" w:type="dxa"/>
            <w:tcMar>
              <w:top w:w="100" w:type="dxa"/>
              <w:left w:w="100" w:type="dxa"/>
              <w:bottom w:w="100" w:type="dxa"/>
              <w:right w:w="100" w:type="dxa"/>
            </w:tcMar>
          </w:tcPr>
          <w:p w14:paraId="788608E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4910104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D24567B"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maacki</w:t>
            </w:r>
            <w:proofErr w:type="spellEnd"/>
          </w:p>
        </w:tc>
        <w:tc>
          <w:tcPr>
            <w:tcW w:w="3120" w:type="dxa"/>
            <w:tcMar>
              <w:top w:w="100" w:type="dxa"/>
              <w:left w:w="100" w:type="dxa"/>
              <w:bottom w:w="100" w:type="dxa"/>
              <w:right w:w="100" w:type="dxa"/>
            </w:tcMar>
          </w:tcPr>
          <w:p w14:paraId="44791709"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475900E"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FF7E07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marituji</w:t>
            </w:r>
            <w:proofErr w:type="spellEnd"/>
          </w:p>
        </w:tc>
        <w:tc>
          <w:tcPr>
            <w:tcW w:w="3120" w:type="dxa"/>
            <w:tcMar>
              <w:top w:w="100" w:type="dxa"/>
              <w:left w:w="100" w:type="dxa"/>
              <w:bottom w:w="100" w:type="dxa"/>
              <w:right w:w="100" w:type="dxa"/>
            </w:tcMar>
          </w:tcPr>
          <w:p w14:paraId="3A53076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E50772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6C1CB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verucossus</w:t>
            </w:r>
            <w:proofErr w:type="spellEnd"/>
          </w:p>
        </w:tc>
        <w:tc>
          <w:tcPr>
            <w:tcW w:w="3120" w:type="dxa"/>
            <w:tcMar>
              <w:top w:w="100" w:type="dxa"/>
              <w:left w:w="100" w:type="dxa"/>
              <w:bottom w:w="100" w:type="dxa"/>
              <w:right w:w="100" w:type="dxa"/>
            </w:tcMar>
          </w:tcPr>
          <w:p w14:paraId="580709B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10C1AC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8089A71"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1B1B73A6"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7306E6A"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C6359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Eulimnogammarus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vittatus</w:t>
            </w:r>
            <w:proofErr w:type="spellEnd"/>
          </w:p>
        </w:tc>
        <w:tc>
          <w:tcPr>
            <w:tcW w:w="3120" w:type="dxa"/>
            <w:tcMar>
              <w:top w:w="100" w:type="dxa"/>
              <w:left w:w="100" w:type="dxa"/>
              <w:bottom w:w="100" w:type="dxa"/>
              <w:right w:w="100" w:type="dxa"/>
            </w:tcMar>
          </w:tcPr>
          <w:p w14:paraId="53FD56A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8F14EA8"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E2CACE4"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30E3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Hyallela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cziarnianski</w:t>
            </w:r>
            <w:proofErr w:type="spellEnd"/>
          </w:p>
        </w:tc>
        <w:tc>
          <w:tcPr>
            <w:tcW w:w="3120" w:type="dxa"/>
            <w:tcMar>
              <w:top w:w="100" w:type="dxa"/>
              <w:left w:w="100" w:type="dxa"/>
              <w:bottom w:w="100" w:type="dxa"/>
              <w:right w:w="100" w:type="dxa"/>
            </w:tcMar>
          </w:tcPr>
          <w:p w14:paraId="1AF651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6A7CB3C"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1D0BB70"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brandita</w:t>
            </w:r>
            <w:proofErr w:type="spellEnd"/>
          </w:p>
        </w:tc>
        <w:tc>
          <w:tcPr>
            <w:tcW w:w="3120" w:type="dxa"/>
            <w:tcMar>
              <w:top w:w="100" w:type="dxa"/>
              <w:left w:w="100" w:type="dxa"/>
              <w:bottom w:w="100" w:type="dxa"/>
              <w:right w:w="100" w:type="dxa"/>
            </w:tcMar>
          </w:tcPr>
          <w:p w14:paraId="745B036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629D910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D417A42"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brandtii</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tenera</w:t>
            </w:r>
            <w:proofErr w:type="spellEnd"/>
          </w:p>
        </w:tc>
        <w:tc>
          <w:tcPr>
            <w:tcW w:w="3120" w:type="dxa"/>
            <w:tcMar>
              <w:top w:w="100" w:type="dxa"/>
              <w:left w:w="100" w:type="dxa"/>
              <w:bottom w:w="100" w:type="dxa"/>
              <w:right w:w="100" w:type="dxa"/>
            </w:tcMar>
          </w:tcPr>
          <w:p w14:paraId="389A85EE"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B10C425"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0C721FD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cancelloides</w:t>
            </w:r>
            <w:proofErr w:type="spellEnd"/>
          </w:p>
        </w:tc>
        <w:tc>
          <w:tcPr>
            <w:tcW w:w="3120" w:type="dxa"/>
            <w:tcMar>
              <w:top w:w="100" w:type="dxa"/>
              <w:left w:w="100" w:type="dxa"/>
              <w:bottom w:w="100" w:type="dxa"/>
              <w:right w:w="100" w:type="dxa"/>
            </w:tcMar>
          </w:tcPr>
          <w:p w14:paraId="7B58CFA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923C610"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6AEF9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cancellus</w:t>
            </w:r>
            <w:proofErr w:type="spellEnd"/>
          </w:p>
        </w:tc>
        <w:tc>
          <w:tcPr>
            <w:tcW w:w="3120" w:type="dxa"/>
            <w:tcMar>
              <w:top w:w="100" w:type="dxa"/>
              <w:left w:w="100" w:type="dxa"/>
              <w:bottom w:w="100" w:type="dxa"/>
              <w:right w:w="100" w:type="dxa"/>
            </w:tcMar>
          </w:tcPr>
          <w:p w14:paraId="772B941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5DDDF28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2DA837A7"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Pallasea</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viridis</w:t>
            </w:r>
            <w:proofErr w:type="spellEnd"/>
          </w:p>
        </w:tc>
        <w:tc>
          <w:tcPr>
            <w:tcW w:w="3120" w:type="dxa"/>
            <w:tcMar>
              <w:top w:w="100" w:type="dxa"/>
              <w:left w:w="100" w:type="dxa"/>
              <w:bottom w:w="100" w:type="dxa"/>
              <w:right w:w="100" w:type="dxa"/>
            </w:tcMar>
          </w:tcPr>
          <w:p w14:paraId="7CEA1121"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3AA02B41"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671EE54E"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crassimus</w:t>
            </w:r>
            <w:proofErr w:type="spellEnd"/>
          </w:p>
        </w:tc>
        <w:tc>
          <w:tcPr>
            <w:tcW w:w="3120" w:type="dxa"/>
            <w:tcMar>
              <w:top w:w="100" w:type="dxa"/>
              <w:left w:w="100" w:type="dxa"/>
              <w:bottom w:w="100" w:type="dxa"/>
              <w:right w:w="100" w:type="dxa"/>
            </w:tcMar>
          </w:tcPr>
          <w:p w14:paraId="280D9034"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2B61EF1D"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12E9402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ephippiatus</w:t>
            </w:r>
            <w:proofErr w:type="spellEnd"/>
          </w:p>
        </w:tc>
        <w:tc>
          <w:tcPr>
            <w:tcW w:w="3120" w:type="dxa"/>
            <w:tcMar>
              <w:top w:w="100" w:type="dxa"/>
              <w:left w:w="100" w:type="dxa"/>
              <w:bottom w:w="100" w:type="dxa"/>
              <w:right w:w="100" w:type="dxa"/>
            </w:tcMar>
          </w:tcPr>
          <w:p w14:paraId="390E9C0C"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00853FB2"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75E7295"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megonychus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perpolitus</w:t>
            </w:r>
            <w:proofErr w:type="spellEnd"/>
          </w:p>
        </w:tc>
        <w:tc>
          <w:tcPr>
            <w:tcW w:w="3120" w:type="dxa"/>
            <w:tcMar>
              <w:top w:w="100" w:type="dxa"/>
              <w:left w:w="100" w:type="dxa"/>
              <w:bottom w:w="100" w:type="dxa"/>
              <w:right w:w="100" w:type="dxa"/>
            </w:tcMar>
          </w:tcPr>
          <w:p w14:paraId="76675803"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75A85F57" w14:textId="77777777" w:rsidR="00715D55" w:rsidRDefault="00715D55">
            <w:pPr>
              <w:widowControl w:val="0"/>
              <w:spacing w:line="240" w:lineRule="auto"/>
              <w:rPr>
                <w:rFonts w:ascii="Times New Roman" w:eastAsia="Times New Roman" w:hAnsi="Times New Roman" w:cs="Times New Roman"/>
                <w:sz w:val="16"/>
                <w:szCs w:val="16"/>
              </w:rPr>
            </w:pPr>
          </w:p>
        </w:tc>
      </w:tr>
      <w:tr w:rsidR="00715D55" w14:paraId="5BF269BF" w14:textId="77777777">
        <w:tc>
          <w:tcPr>
            <w:tcW w:w="31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5EA035" w14:textId="77777777" w:rsidR="00715D55" w:rsidRDefault="00D8535D">
            <w:pPr>
              <w:widowControl w:val="0"/>
              <w:spacing w:line="240" w:lineRule="auto"/>
              <w:rPr>
                <w:rFonts w:ascii="Times New Roman" w:eastAsia="Times New Roman" w:hAnsi="Times New Roman" w:cs="Times New Roman"/>
                <w:i/>
                <w:sz w:val="16"/>
                <w:szCs w:val="16"/>
              </w:rPr>
            </w:pPr>
            <w:proofErr w:type="spellStart"/>
            <w:r>
              <w:rPr>
                <w:rFonts w:ascii="Times New Roman" w:eastAsia="Times New Roman" w:hAnsi="Times New Roman" w:cs="Times New Roman"/>
                <w:i/>
                <w:sz w:val="16"/>
                <w:szCs w:val="16"/>
              </w:rPr>
              <w:t>Poekilogammarus</w:t>
            </w:r>
            <w:proofErr w:type="spellEnd"/>
            <w:r>
              <w:rPr>
                <w:rFonts w:ascii="Times New Roman" w:eastAsia="Times New Roman" w:hAnsi="Times New Roman" w:cs="Times New Roman"/>
                <w:i/>
                <w:sz w:val="16"/>
                <w:szCs w:val="16"/>
              </w:rPr>
              <w:t xml:space="preserve"> </w:t>
            </w:r>
            <w:proofErr w:type="spellStart"/>
            <w:r>
              <w:rPr>
                <w:rFonts w:ascii="Times New Roman" w:eastAsia="Times New Roman" w:hAnsi="Times New Roman" w:cs="Times New Roman"/>
                <w:i/>
                <w:sz w:val="16"/>
                <w:szCs w:val="16"/>
              </w:rPr>
              <w:t>pictus</w:t>
            </w:r>
            <w:proofErr w:type="spellEnd"/>
          </w:p>
        </w:tc>
        <w:tc>
          <w:tcPr>
            <w:tcW w:w="3120" w:type="dxa"/>
            <w:tcMar>
              <w:top w:w="100" w:type="dxa"/>
              <w:left w:w="100" w:type="dxa"/>
              <w:bottom w:w="100" w:type="dxa"/>
              <w:right w:w="100" w:type="dxa"/>
            </w:tcMar>
          </w:tcPr>
          <w:p w14:paraId="1235088B" w14:textId="77777777" w:rsidR="00715D55" w:rsidRDefault="00715D55">
            <w:pPr>
              <w:widowControl w:val="0"/>
              <w:spacing w:line="240" w:lineRule="auto"/>
              <w:rPr>
                <w:rFonts w:ascii="Times New Roman" w:eastAsia="Times New Roman" w:hAnsi="Times New Roman" w:cs="Times New Roman"/>
                <w:sz w:val="16"/>
                <w:szCs w:val="16"/>
              </w:rPr>
            </w:pPr>
          </w:p>
        </w:tc>
        <w:tc>
          <w:tcPr>
            <w:tcW w:w="3120" w:type="dxa"/>
            <w:tcMar>
              <w:top w:w="100" w:type="dxa"/>
              <w:left w:w="100" w:type="dxa"/>
              <w:bottom w:w="100" w:type="dxa"/>
              <w:right w:w="100" w:type="dxa"/>
            </w:tcMar>
          </w:tcPr>
          <w:p w14:paraId="17957691" w14:textId="77777777" w:rsidR="00715D55" w:rsidRDefault="00715D55">
            <w:pPr>
              <w:widowControl w:val="0"/>
              <w:spacing w:line="240" w:lineRule="auto"/>
              <w:rPr>
                <w:rFonts w:ascii="Times New Roman" w:eastAsia="Times New Roman" w:hAnsi="Times New Roman" w:cs="Times New Roman"/>
                <w:sz w:val="16"/>
                <w:szCs w:val="16"/>
              </w:rPr>
            </w:pPr>
          </w:p>
        </w:tc>
      </w:tr>
    </w:tbl>
    <w:tbl>
      <w:tblPr>
        <w:tblStyle w:val="2"/>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2"/>
        <w:gridCol w:w="942"/>
        <w:gridCol w:w="941"/>
        <w:gridCol w:w="941"/>
        <w:gridCol w:w="941"/>
        <w:gridCol w:w="941"/>
        <w:gridCol w:w="941"/>
        <w:gridCol w:w="930"/>
        <w:gridCol w:w="900"/>
        <w:gridCol w:w="941"/>
      </w:tblGrid>
      <w:tr w:rsidR="00715D55" w14:paraId="28547A4B" w14:textId="77777777" w:rsidTr="00A92B32">
        <w:trPr>
          <w:trHeight w:val="420"/>
        </w:trPr>
        <w:tc>
          <w:tcPr>
            <w:tcW w:w="9360" w:type="dxa"/>
            <w:gridSpan w:val="10"/>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BF075"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715D55" w14:paraId="792E0E21" w14:textId="77777777" w:rsidTr="00A92B32">
        <w:trPr>
          <w:trHeight w:val="420"/>
        </w:trPr>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4552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A3A51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NH4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00463B"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NO3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93231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PO4 mg/dm3</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62B81"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Caffeine</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AFE156"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Acetaminophen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4622D"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Paraxanthine</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7528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Cotinine</w:t>
            </w:r>
          </w:p>
        </w:tc>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C6F53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weighted population</w:t>
            </w:r>
          </w:p>
        </w:tc>
        <w:tc>
          <w:tcPr>
            <w:tcW w:w="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B155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Categorical distance weighted population</w:t>
            </w:r>
          </w:p>
        </w:tc>
      </w:tr>
      <w:tr w:rsidR="00B14EA0" w14:paraId="602B8410"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E107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42" w:type="dxa"/>
            <w:tcMar>
              <w:top w:w="100" w:type="dxa"/>
              <w:left w:w="100" w:type="dxa"/>
              <w:bottom w:w="100" w:type="dxa"/>
              <w:right w:w="100" w:type="dxa"/>
            </w:tcMar>
          </w:tcPr>
          <w:p w14:paraId="31E193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35D511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4A1133E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0.054</w:t>
            </w:r>
          </w:p>
        </w:tc>
        <w:tc>
          <w:tcPr>
            <w:tcW w:w="941" w:type="dxa"/>
            <w:tcMar>
              <w:top w:w="100" w:type="dxa"/>
              <w:left w:w="100" w:type="dxa"/>
              <w:bottom w:w="100" w:type="dxa"/>
              <w:right w:w="100" w:type="dxa"/>
            </w:tcMar>
          </w:tcPr>
          <w:p w14:paraId="1100575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0.011</w:t>
            </w:r>
          </w:p>
        </w:tc>
        <w:tc>
          <w:tcPr>
            <w:tcW w:w="941" w:type="dxa"/>
            <w:tcMar>
              <w:top w:w="100" w:type="dxa"/>
              <w:left w:w="100" w:type="dxa"/>
              <w:bottom w:w="100" w:type="dxa"/>
              <w:right w:w="100" w:type="dxa"/>
            </w:tcMar>
          </w:tcPr>
          <w:p w14:paraId="55248B1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F7BD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3C2BE06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A4CEAE4" w14:textId="0D1A799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2304.04</w:t>
            </w:r>
          </w:p>
        </w:tc>
        <w:tc>
          <w:tcPr>
            <w:tcW w:w="941" w:type="dxa"/>
            <w:tcMar>
              <w:top w:w="100" w:type="dxa"/>
              <w:left w:w="100" w:type="dxa"/>
              <w:bottom w:w="100" w:type="dxa"/>
              <w:right w:w="100" w:type="dxa"/>
            </w:tcMar>
            <w:vAlign w:val="bottom"/>
          </w:tcPr>
          <w:p w14:paraId="73DC295B" w14:textId="63876A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0C0E3696"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64B5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42" w:type="dxa"/>
            <w:tcMar>
              <w:top w:w="100" w:type="dxa"/>
              <w:left w:w="100" w:type="dxa"/>
              <w:bottom w:w="100" w:type="dxa"/>
              <w:right w:w="100" w:type="dxa"/>
            </w:tcMar>
          </w:tcPr>
          <w:p w14:paraId="5534B6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62491B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9AEC16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0.052</w:t>
            </w:r>
          </w:p>
        </w:tc>
        <w:tc>
          <w:tcPr>
            <w:tcW w:w="941" w:type="dxa"/>
            <w:tcMar>
              <w:top w:w="100" w:type="dxa"/>
              <w:left w:w="100" w:type="dxa"/>
              <w:bottom w:w="100" w:type="dxa"/>
              <w:right w:w="100" w:type="dxa"/>
            </w:tcMar>
          </w:tcPr>
          <w:p w14:paraId="303E4F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618A4A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1151E3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0D8D1E4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9CECD3F" w14:textId="3C1B6A2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1891.56</w:t>
            </w:r>
          </w:p>
        </w:tc>
        <w:tc>
          <w:tcPr>
            <w:tcW w:w="941" w:type="dxa"/>
            <w:tcMar>
              <w:top w:w="100" w:type="dxa"/>
              <w:left w:w="100" w:type="dxa"/>
              <w:bottom w:w="100" w:type="dxa"/>
              <w:right w:w="100" w:type="dxa"/>
            </w:tcMar>
            <w:vAlign w:val="bottom"/>
          </w:tcPr>
          <w:p w14:paraId="0DA4F315" w14:textId="65A2DE9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F2EACD"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50D6A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42" w:type="dxa"/>
            <w:tcMar>
              <w:top w:w="100" w:type="dxa"/>
              <w:left w:w="100" w:type="dxa"/>
              <w:bottom w:w="100" w:type="dxa"/>
              <w:right w:w="100" w:type="dxa"/>
            </w:tcMar>
          </w:tcPr>
          <w:p w14:paraId="7048C8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0.068</w:t>
            </w:r>
          </w:p>
        </w:tc>
        <w:tc>
          <w:tcPr>
            <w:tcW w:w="941" w:type="dxa"/>
            <w:tcMar>
              <w:top w:w="100" w:type="dxa"/>
              <w:left w:w="100" w:type="dxa"/>
              <w:bottom w:w="100" w:type="dxa"/>
              <w:right w:w="100" w:type="dxa"/>
            </w:tcMar>
          </w:tcPr>
          <w:p w14:paraId="3337F0F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0423C47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0.045</w:t>
            </w:r>
          </w:p>
        </w:tc>
        <w:tc>
          <w:tcPr>
            <w:tcW w:w="941" w:type="dxa"/>
            <w:tcMar>
              <w:top w:w="100" w:type="dxa"/>
              <w:left w:w="100" w:type="dxa"/>
              <w:bottom w:w="100" w:type="dxa"/>
              <w:right w:w="100" w:type="dxa"/>
            </w:tcMar>
          </w:tcPr>
          <w:p w14:paraId="6B33E9E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41A24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9DFC9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946E8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6057125F" w14:textId="5DA19F9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1231.23</w:t>
            </w:r>
          </w:p>
        </w:tc>
        <w:tc>
          <w:tcPr>
            <w:tcW w:w="941" w:type="dxa"/>
            <w:tcMar>
              <w:top w:w="100" w:type="dxa"/>
              <w:left w:w="100" w:type="dxa"/>
              <w:bottom w:w="100" w:type="dxa"/>
              <w:right w:w="100" w:type="dxa"/>
            </w:tcMar>
            <w:vAlign w:val="bottom"/>
          </w:tcPr>
          <w:p w14:paraId="0768B4F6" w14:textId="76A59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22454E77"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26A57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42" w:type="dxa"/>
            <w:tcMar>
              <w:top w:w="100" w:type="dxa"/>
              <w:left w:w="100" w:type="dxa"/>
              <w:bottom w:w="100" w:type="dxa"/>
              <w:right w:w="100" w:type="dxa"/>
            </w:tcMar>
          </w:tcPr>
          <w:p w14:paraId="25A6D5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0.0145</w:t>
            </w:r>
          </w:p>
        </w:tc>
        <w:tc>
          <w:tcPr>
            <w:tcW w:w="941" w:type="dxa"/>
            <w:tcMar>
              <w:top w:w="100" w:type="dxa"/>
              <w:left w:w="100" w:type="dxa"/>
              <w:bottom w:w="100" w:type="dxa"/>
              <w:right w:w="100" w:type="dxa"/>
            </w:tcMar>
          </w:tcPr>
          <w:p w14:paraId="0C4AC8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2C005F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25603B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7D7DC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2F38676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21E4B78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5E60DA2E" w14:textId="2AE6F51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838.54</w:t>
            </w:r>
          </w:p>
        </w:tc>
        <w:tc>
          <w:tcPr>
            <w:tcW w:w="941" w:type="dxa"/>
            <w:tcMar>
              <w:top w:w="100" w:type="dxa"/>
              <w:left w:w="100" w:type="dxa"/>
              <w:bottom w:w="100" w:type="dxa"/>
              <w:right w:w="100" w:type="dxa"/>
            </w:tcMar>
            <w:vAlign w:val="bottom"/>
          </w:tcPr>
          <w:p w14:paraId="449EFC64" w14:textId="3387A8E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FEE3A20"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FDF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42" w:type="dxa"/>
            <w:tcMar>
              <w:top w:w="100" w:type="dxa"/>
              <w:left w:w="100" w:type="dxa"/>
              <w:bottom w:w="100" w:type="dxa"/>
              <w:right w:w="100" w:type="dxa"/>
            </w:tcMar>
          </w:tcPr>
          <w:p w14:paraId="428696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44591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191B7EC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4EDAAE6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366225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6E51D92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5504B4A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092BAA4" w14:textId="7FC6447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611.91</w:t>
            </w:r>
          </w:p>
        </w:tc>
        <w:tc>
          <w:tcPr>
            <w:tcW w:w="941" w:type="dxa"/>
            <w:tcMar>
              <w:top w:w="100" w:type="dxa"/>
              <w:left w:w="100" w:type="dxa"/>
              <w:bottom w:w="100" w:type="dxa"/>
              <w:right w:w="100" w:type="dxa"/>
            </w:tcMar>
            <w:vAlign w:val="bottom"/>
          </w:tcPr>
          <w:p w14:paraId="080EEEDD" w14:textId="7D43942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19D32BCB"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38AD0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42" w:type="dxa"/>
            <w:tcMar>
              <w:top w:w="100" w:type="dxa"/>
              <w:left w:w="100" w:type="dxa"/>
              <w:bottom w:w="100" w:type="dxa"/>
              <w:right w:w="100" w:type="dxa"/>
            </w:tcMar>
          </w:tcPr>
          <w:p w14:paraId="665393E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F5CF5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1C433CB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w:t>
            </w:r>
          </w:p>
        </w:tc>
        <w:tc>
          <w:tcPr>
            <w:tcW w:w="941" w:type="dxa"/>
            <w:tcMar>
              <w:top w:w="100" w:type="dxa"/>
              <w:left w:w="100" w:type="dxa"/>
              <w:bottom w:w="100" w:type="dxa"/>
              <w:right w:w="100" w:type="dxa"/>
            </w:tcMar>
          </w:tcPr>
          <w:p w14:paraId="5A7E07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41" w:type="dxa"/>
            <w:tcMar>
              <w:top w:w="100" w:type="dxa"/>
              <w:left w:w="100" w:type="dxa"/>
              <w:bottom w:w="100" w:type="dxa"/>
              <w:right w:w="100" w:type="dxa"/>
            </w:tcMar>
          </w:tcPr>
          <w:p w14:paraId="2FF4DE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FFC4D6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D320E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470C85E" w14:textId="621CB2E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624.45</w:t>
            </w:r>
          </w:p>
        </w:tc>
        <w:tc>
          <w:tcPr>
            <w:tcW w:w="941" w:type="dxa"/>
            <w:tcMar>
              <w:top w:w="100" w:type="dxa"/>
              <w:left w:w="100" w:type="dxa"/>
              <w:bottom w:w="100" w:type="dxa"/>
              <w:right w:w="100" w:type="dxa"/>
            </w:tcMar>
            <w:vAlign w:val="bottom"/>
          </w:tcPr>
          <w:p w14:paraId="65C38BB2" w14:textId="4BBD3824"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4F4E8352"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D57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42" w:type="dxa"/>
            <w:tcMar>
              <w:top w:w="100" w:type="dxa"/>
              <w:left w:w="100" w:type="dxa"/>
              <w:bottom w:w="100" w:type="dxa"/>
              <w:right w:w="100" w:type="dxa"/>
            </w:tcMar>
          </w:tcPr>
          <w:p w14:paraId="26607A4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4036B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608099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409056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41" w:type="dxa"/>
            <w:tcMar>
              <w:top w:w="100" w:type="dxa"/>
              <w:left w:w="100" w:type="dxa"/>
              <w:bottom w:w="100" w:type="dxa"/>
              <w:right w:w="100" w:type="dxa"/>
            </w:tcMar>
          </w:tcPr>
          <w:p w14:paraId="7C57F0C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4BC9BB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62ADC55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00" w:type="dxa"/>
            <w:tcMar>
              <w:top w:w="100" w:type="dxa"/>
              <w:left w:w="100" w:type="dxa"/>
              <w:bottom w:w="100" w:type="dxa"/>
              <w:right w:w="100" w:type="dxa"/>
            </w:tcMar>
            <w:vAlign w:val="bottom"/>
          </w:tcPr>
          <w:p w14:paraId="3F77A378" w14:textId="3398A4C9"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455.77</w:t>
            </w:r>
          </w:p>
        </w:tc>
        <w:tc>
          <w:tcPr>
            <w:tcW w:w="941" w:type="dxa"/>
            <w:tcMar>
              <w:top w:w="100" w:type="dxa"/>
              <w:left w:w="100" w:type="dxa"/>
              <w:bottom w:w="100" w:type="dxa"/>
              <w:right w:w="100" w:type="dxa"/>
            </w:tcMar>
            <w:vAlign w:val="bottom"/>
          </w:tcPr>
          <w:p w14:paraId="6BC713C6" w14:textId="1926D8F3"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3DD6660F"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0CC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42" w:type="dxa"/>
            <w:tcMar>
              <w:top w:w="100" w:type="dxa"/>
              <w:left w:w="100" w:type="dxa"/>
              <w:bottom w:w="100" w:type="dxa"/>
              <w:right w:w="100" w:type="dxa"/>
            </w:tcMar>
          </w:tcPr>
          <w:p w14:paraId="297AE5A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6AC890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0.065</w:t>
            </w:r>
          </w:p>
        </w:tc>
        <w:tc>
          <w:tcPr>
            <w:tcW w:w="941" w:type="dxa"/>
            <w:tcMar>
              <w:top w:w="100" w:type="dxa"/>
              <w:left w:w="100" w:type="dxa"/>
              <w:bottom w:w="100" w:type="dxa"/>
              <w:right w:w="100" w:type="dxa"/>
            </w:tcMar>
          </w:tcPr>
          <w:p w14:paraId="2B5B989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0.0375</w:t>
            </w:r>
          </w:p>
        </w:tc>
        <w:tc>
          <w:tcPr>
            <w:tcW w:w="941" w:type="dxa"/>
            <w:tcMar>
              <w:top w:w="100" w:type="dxa"/>
              <w:left w:w="100" w:type="dxa"/>
              <w:bottom w:w="100" w:type="dxa"/>
              <w:right w:w="100" w:type="dxa"/>
            </w:tcMar>
          </w:tcPr>
          <w:p w14:paraId="73F9FE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41" w:type="dxa"/>
            <w:tcMar>
              <w:top w:w="100" w:type="dxa"/>
              <w:left w:w="100" w:type="dxa"/>
              <w:bottom w:w="100" w:type="dxa"/>
              <w:right w:w="100" w:type="dxa"/>
            </w:tcMar>
          </w:tcPr>
          <w:p w14:paraId="589AA5F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FDE369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4AE0553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1B31A7C0" w14:textId="69E00418"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662.42</w:t>
            </w:r>
          </w:p>
        </w:tc>
        <w:tc>
          <w:tcPr>
            <w:tcW w:w="941" w:type="dxa"/>
            <w:tcMar>
              <w:top w:w="100" w:type="dxa"/>
              <w:left w:w="100" w:type="dxa"/>
              <w:bottom w:w="100" w:type="dxa"/>
              <w:right w:w="100" w:type="dxa"/>
            </w:tcMar>
            <w:vAlign w:val="bottom"/>
          </w:tcPr>
          <w:p w14:paraId="5AFD2DE4" w14:textId="5CE1EC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5664F199"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162C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42" w:type="dxa"/>
            <w:tcMar>
              <w:top w:w="100" w:type="dxa"/>
              <w:left w:w="100" w:type="dxa"/>
              <w:bottom w:w="100" w:type="dxa"/>
              <w:right w:w="100" w:type="dxa"/>
            </w:tcMar>
          </w:tcPr>
          <w:p w14:paraId="1EAEAAE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DDEBEA7"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w:t>
            </w:r>
          </w:p>
        </w:tc>
        <w:tc>
          <w:tcPr>
            <w:tcW w:w="941" w:type="dxa"/>
            <w:tcMar>
              <w:top w:w="100" w:type="dxa"/>
              <w:left w:w="100" w:type="dxa"/>
              <w:bottom w:w="100" w:type="dxa"/>
              <w:right w:w="100" w:type="dxa"/>
            </w:tcMar>
          </w:tcPr>
          <w:p w14:paraId="5544CDA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0.0445</w:t>
            </w:r>
          </w:p>
        </w:tc>
        <w:tc>
          <w:tcPr>
            <w:tcW w:w="941" w:type="dxa"/>
            <w:tcMar>
              <w:top w:w="100" w:type="dxa"/>
              <w:left w:w="100" w:type="dxa"/>
              <w:bottom w:w="100" w:type="dxa"/>
              <w:right w:w="100" w:type="dxa"/>
            </w:tcMar>
          </w:tcPr>
          <w:p w14:paraId="4B9185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8C82F3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22C948D3"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1EFB7E5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12A0E6B" w14:textId="6684C39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720.55</w:t>
            </w:r>
          </w:p>
        </w:tc>
        <w:tc>
          <w:tcPr>
            <w:tcW w:w="941" w:type="dxa"/>
            <w:tcMar>
              <w:top w:w="100" w:type="dxa"/>
              <w:left w:w="100" w:type="dxa"/>
              <w:bottom w:w="100" w:type="dxa"/>
              <w:right w:w="100" w:type="dxa"/>
            </w:tcMar>
            <w:vAlign w:val="bottom"/>
          </w:tcPr>
          <w:p w14:paraId="3577F7A9" w14:textId="50B3D45E"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607A8533"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5674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42" w:type="dxa"/>
            <w:tcMar>
              <w:top w:w="100" w:type="dxa"/>
              <w:left w:w="100" w:type="dxa"/>
              <w:bottom w:w="100" w:type="dxa"/>
              <w:right w:w="100" w:type="dxa"/>
            </w:tcMar>
          </w:tcPr>
          <w:p w14:paraId="73A8E45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314BCE4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w:t>
            </w:r>
          </w:p>
        </w:tc>
        <w:tc>
          <w:tcPr>
            <w:tcW w:w="941" w:type="dxa"/>
            <w:tcMar>
              <w:top w:w="100" w:type="dxa"/>
              <w:left w:w="100" w:type="dxa"/>
              <w:bottom w:w="100" w:type="dxa"/>
              <w:right w:w="100" w:type="dxa"/>
            </w:tcMar>
          </w:tcPr>
          <w:p w14:paraId="4434F49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0.061</w:t>
            </w:r>
          </w:p>
        </w:tc>
        <w:tc>
          <w:tcPr>
            <w:tcW w:w="941" w:type="dxa"/>
            <w:tcMar>
              <w:top w:w="100" w:type="dxa"/>
              <w:left w:w="100" w:type="dxa"/>
              <w:bottom w:w="100" w:type="dxa"/>
              <w:right w:w="100" w:type="dxa"/>
            </w:tcMar>
          </w:tcPr>
          <w:p w14:paraId="3E99638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0.064</w:t>
            </w:r>
          </w:p>
        </w:tc>
        <w:tc>
          <w:tcPr>
            <w:tcW w:w="941" w:type="dxa"/>
            <w:tcMar>
              <w:top w:w="100" w:type="dxa"/>
              <w:left w:w="100" w:type="dxa"/>
              <w:bottom w:w="100" w:type="dxa"/>
              <w:right w:w="100" w:type="dxa"/>
            </w:tcMar>
          </w:tcPr>
          <w:p w14:paraId="1D8B53B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0.035</w:t>
            </w:r>
          </w:p>
        </w:tc>
        <w:tc>
          <w:tcPr>
            <w:tcW w:w="941" w:type="dxa"/>
            <w:tcMar>
              <w:top w:w="100" w:type="dxa"/>
              <w:left w:w="100" w:type="dxa"/>
              <w:bottom w:w="100" w:type="dxa"/>
              <w:right w:w="100" w:type="dxa"/>
            </w:tcMar>
          </w:tcPr>
          <w:p w14:paraId="05172C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0.015</w:t>
            </w:r>
          </w:p>
        </w:tc>
        <w:tc>
          <w:tcPr>
            <w:tcW w:w="930" w:type="dxa"/>
            <w:tcMar>
              <w:top w:w="100" w:type="dxa"/>
              <w:left w:w="100" w:type="dxa"/>
              <w:bottom w:w="100" w:type="dxa"/>
              <w:right w:w="100" w:type="dxa"/>
            </w:tcMar>
          </w:tcPr>
          <w:p w14:paraId="651904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0BBDF49E" w14:textId="21BE06D2"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903.67</w:t>
            </w:r>
          </w:p>
        </w:tc>
        <w:tc>
          <w:tcPr>
            <w:tcW w:w="941" w:type="dxa"/>
            <w:tcMar>
              <w:top w:w="100" w:type="dxa"/>
              <w:left w:w="100" w:type="dxa"/>
              <w:bottom w:w="100" w:type="dxa"/>
              <w:right w:w="100" w:type="dxa"/>
            </w:tcMar>
            <w:vAlign w:val="bottom"/>
          </w:tcPr>
          <w:p w14:paraId="115E0F38" w14:textId="41B7B0B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Low</w:t>
            </w:r>
          </w:p>
        </w:tc>
      </w:tr>
      <w:tr w:rsidR="00B14EA0" w14:paraId="2F94143D"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54D5A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42" w:type="dxa"/>
            <w:tcMar>
              <w:top w:w="100" w:type="dxa"/>
              <w:left w:w="100" w:type="dxa"/>
              <w:bottom w:w="100" w:type="dxa"/>
              <w:right w:w="100" w:type="dxa"/>
            </w:tcMar>
          </w:tcPr>
          <w:p w14:paraId="6C958FF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40C0827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0.085</w:t>
            </w:r>
          </w:p>
        </w:tc>
        <w:tc>
          <w:tcPr>
            <w:tcW w:w="941" w:type="dxa"/>
            <w:tcMar>
              <w:top w:w="100" w:type="dxa"/>
              <w:left w:w="100" w:type="dxa"/>
              <w:bottom w:w="100" w:type="dxa"/>
              <w:right w:w="100" w:type="dxa"/>
            </w:tcMar>
          </w:tcPr>
          <w:p w14:paraId="345B098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0.1475</w:t>
            </w:r>
          </w:p>
        </w:tc>
        <w:tc>
          <w:tcPr>
            <w:tcW w:w="941" w:type="dxa"/>
            <w:tcMar>
              <w:top w:w="100" w:type="dxa"/>
              <w:left w:w="100" w:type="dxa"/>
              <w:bottom w:w="100" w:type="dxa"/>
              <w:right w:w="100" w:type="dxa"/>
            </w:tcMar>
          </w:tcPr>
          <w:p w14:paraId="2389F74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0.042</w:t>
            </w:r>
          </w:p>
        </w:tc>
        <w:tc>
          <w:tcPr>
            <w:tcW w:w="941" w:type="dxa"/>
            <w:tcMar>
              <w:top w:w="100" w:type="dxa"/>
              <w:left w:w="100" w:type="dxa"/>
              <w:bottom w:w="100" w:type="dxa"/>
              <w:right w:w="100" w:type="dxa"/>
            </w:tcMar>
          </w:tcPr>
          <w:p w14:paraId="7EE1550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0.012</w:t>
            </w:r>
          </w:p>
        </w:tc>
        <w:tc>
          <w:tcPr>
            <w:tcW w:w="941" w:type="dxa"/>
            <w:tcMar>
              <w:top w:w="100" w:type="dxa"/>
              <w:left w:w="100" w:type="dxa"/>
              <w:bottom w:w="100" w:type="dxa"/>
              <w:right w:w="100" w:type="dxa"/>
            </w:tcMar>
          </w:tcPr>
          <w:p w14:paraId="2589059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0.005</w:t>
            </w:r>
          </w:p>
        </w:tc>
        <w:tc>
          <w:tcPr>
            <w:tcW w:w="930" w:type="dxa"/>
            <w:tcMar>
              <w:top w:w="100" w:type="dxa"/>
              <w:left w:w="100" w:type="dxa"/>
              <w:bottom w:w="100" w:type="dxa"/>
              <w:right w:w="100" w:type="dxa"/>
            </w:tcMar>
          </w:tcPr>
          <w:p w14:paraId="14A8C72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9EDE835" w14:textId="4DD9279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2146.22</w:t>
            </w:r>
          </w:p>
        </w:tc>
        <w:tc>
          <w:tcPr>
            <w:tcW w:w="941" w:type="dxa"/>
            <w:tcMar>
              <w:top w:w="100" w:type="dxa"/>
              <w:left w:w="100" w:type="dxa"/>
              <w:bottom w:w="100" w:type="dxa"/>
              <w:right w:w="100" w:type="dxa"/>
            </w:tcMar>
            <w:vAlign w:val="bottom"/>
          </w:tcPr>
          <w:p w14:paraId="26F21172" w14:textId="16F7E387"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r w:rsidR="00B14EA0" w14:paraId="56CDEECC"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D9291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42" w:type="dxa"/>
            <w:tcMar>
              <w:top w:w="100" w:type="dxa"/>
              <w:left w:w="100" w:type="dxa"/>
              <w:bottom w:w="100" w:type="dxa"/>
              <w:right w:w="100" w:type="dxa"/>
            </w:tcMar>
          </w:tcPr>
          <w:p w14:paraId="4C0B769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41" w:type="dxa"/>
            <w:tcMar>
              <w:top w:w="100" w:type="dxa"/>
              <w:left w:w="100" w:type="dxa"/>
              <w:bottom w:w="100" w:type="dxa"/>
              <w:right w:w="100" w:type="dxa"/>
            </w:tcMar>
          </w:tcPr>
          <w:p w14:paraId="6ED20B2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B03824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0.0385</w:t>
            </w:r>
          </w:p>
        </w:tc>
        <w:tc>
          <w:tcPr>
            <w:tcW w:w="941" w:type="dxa"/>
            <w:tcMar>
              <w:top w:w="100" w:type="dxa"/>
              <w:left w:w="100" w:type="dxa"/>
              <w:bottom w:w="100" w:type="dxa"/>
              <w:right w:w="100" w:type="dxa"/>
            </w:tcMar>
          </w:tcPr>
          <w:p w14:paraId="20A9E23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0.05</w:t>
            </w:r>
          </w:p>
        </w:tc>
        <w:tc>
          <w:tcPr>
            <w:tcW w:w="941" w:type="dxa"/>
            <w:tcMar>
              <w:top w:w="100" w:type="dxa"/>
              <w:left w:w="100" w:type="dxa"/>
              <w:bottom w:w="100" w:type="dxa"/>
              <w:right w:w="100" w:type="dxa"/>
            </w:tcMar>
          </w:tcPr>
          <w:p w14:paraId="30574A1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0.04</w:t>
            </w:r>
          </w:p>
        </w:tc>
        <w:tc>
          <w:tcPr>
            <w:tcW w:w="941" w:type="dxa"/>
            <w:tcMar>
              <w:top w:w="100" w:type="dxa"/>
              <w:left w:w="100" w:type="dxa"/>
              <w:bottom w:w="100" w:type="dxa"/>
              <w:right w:w="100" w:type="dxa"/>
            </w:tcMar>
          </w:tcPr>
          <w:p w14:paraId="1FC146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0.006</w:t>
            </w:r>
          </w:p>
        </w:tc>
        <w:tc>
          <w:tcPr>
            <w:tcW w:w="930" w:type="dxa"/>
            <w:tcMar>
              <w:top w:w="100" w:type="dxa"/>
              <w:left w:w="100" w:type="dxa"/>
              <w:bottom w:w="100" w:type="dxa"/>
              <w:right w:w="100" w:type="dxa"/>
            </w:tcMar>
          </w:tcPr>
          <w:p w14:paraId="54CC54E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00" w:type="dxa"/>
            <w:tcMar>
              <w:top w:w="100" w:type="dxa"/>
              <w:left w:w="100" w:type="dxa"/>
              <w:bottom w:w="100" w:type="dxa"/>
              <w:right w:w="100" w:type="dxa"/>
            </w:tcMar>
            <w:vAlign w:val="bottom"/>
          </w:tcPr>
          <w:p w14:paraId="3DE3418C" w14:textId="67156BE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5403.21</w:t>
            </w:r>
          </w:p>
        </w:tc>
        <w:tc>
          <w:tcPr>
            <w:tcW w:w="941" w:type="dxa"/>
            <w:tcMar>
              <w:top w:w="100" w:type="dxa"/>
              <w:left w:w="100" w:type="dxa"/>
              <w:bottom w:w="100" w:type="dxa"/>
              <w:right w:w="100" w:type="dxa"/>
            </w:tcMar>
            <w:vAlign w:val="bottom"/>
          </w:tcPr>
          <w:p w14:paraId="525660D7" w14:textId="416FB35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422C7527"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4EE805"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42" w:type="dxa"/>
            <w:tcMar>
              <w:top w:w="100" w:type="dxa"/>
              <w:left w:w="100" w:type="dxa"/>
              <w:bottom w:w="100" w:type="dxa"/>
              <w:right w:w="100" w:type="dxa"/>
            </w:tcMar>
          </w:tcPr>
          <w:p w14:paraId="2F27CE7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0.091</w:t>
            </w:r>
          </w:p>
        </w:tc>
        <w:tc>
          <w:tcPr>
            <w:tcW w:w="941" w:type="dxa"/>
            <w:tcMar>
              <w:top w:w="100" w:type="dxa"/>
              <w:left w:w="100" w:type="dxa"/>
              <w:bottom w:w="100" w:type="dxa"/>
              <w:right w:w="100" w:type="dxa"/>
            </w:tcMar>
          </w:tcPr>
          <w:p w14:paraId="2528DCD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0.095</w:t>
            </w:r>
          </w:p>
        </w:tc>
        <w:tc>
          <w:tcPr>
            <w:tcW w:w="941" w:type="dxa"/>
            <w:tcMar>
              <w:top w:w="100" w:type="dxa"/>
              <w:left w:w="100" w:type="dxa"/>
              <w:bottom w:w="100" w:type="dxa"/>
              <w:right w:w="100" w:type="dxa"/>
            </w:tcMar>
          </w:tcPr>
          <w:p w14:paraId="2BABDDC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0.0775</w:t>
            </w:r>
          </w:p>
        </w:tc>
        <w:tc>
          <w:tcPr>
            <w:tcW w:w="941" w:type="dxa"/>
            <w:tcMar>
              <w:top w:w="100" w:type="dxa"/>
              <w:left w:w="100" w:type="dxa"/>
              <w:bottom w:w="100" w:type="dxa"/>
              <w:right w:w="100" w:type="dxa"/>
            </w:tcMar>
          </w:tcPr>
          <w:p w14:paraId="7B67AFF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3D6C26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0.007</w:t>
            </w:r>
          </w:p>
        </w:tc>
        <w:tc>
          <w:tcPr>
            <w:tcW w:w="941" w:type="dxa"/>
            <w:tcMar>
              <w:top w:w="100" w:type="dxa"/>
              <w:left w:w="100" w:type="dxa"/>
              <w:bottom w:w="100" w:type="dxa"/>
              <w:right w:w="100" w:type="dxa"/>
            </w:tcMar>
          </w:tcPr>
          <w:p w14:paraId="70EC558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359B49F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217205EA" w14:textId="748427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14792.51</w:t>
            </w:r>
          </w:p>
        </w:tc>
        <w:tc>
          <w:tcPr>
            <w:tcW w:w="941" w:type="dxa"/>
            <w:tcMar>
              <w:top w:w="100" w:type="dxa"/>
              <w:left w:w="100" w:type="dxa"/>
              <w:bottom w:w="100" w:type="dxa"/>
              <w:right w:w="100" w:type="dxa"/>
            </w:tcMar>
            <w:vAlign w:val="bottom"/>
          </w:tcPr>
          <w:p w14:paraId="2E59B2C8" w14:textId="0D207B8D"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97B84FC"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7327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42" w:type="dxa"/>
            <w:tcMar>
              <w:top w:w="100" w:type="dxa"/>
              <w:left w:w="100" w:type="dxa"/>
              <w:bottom w:w="100" w:type="dxa"/>
              <w:right w:w="100" w:type="dxa"/>
            </w:tcMar>
          </w:tcPr>
          <w:p w14:paraId="4978864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0.0035</w:t>
            </w:r>
          </w:p>
        </w:tc>
        <w:tc>
          <w:tcPr>
            <w:tcW w:w="941" w:type="dxa"/>
            <w:tcMar>
              <w:top w:w="100" w:type="dxa"/>
              <w:left w:w="100" w:type="dxa"/>
              <w:bottom w:w="100" w:type="dxa"/>
              <w:right w:w="100" w:type="dxa"/>
            </w:tcMar>
          </w:tcPr>
          <w:p w14:paraId="2FC52E3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3A8A993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0.077</w:t>
            </w:r>
          </w:p>
        </w:tc>
        <w:tc>
          <w:tcPr>
            <w:tcW w:w="941" w:type="dxa"/>
            <w:tcMar>
              <w:top w:w="100" w:type="dxa"/>
              <w:left w:w="100" w:type="dxa"/>
              <w:bottom w:w="100" w:type="dxa"/>
              <w:right w:w="100" w:type="dxa"/>
            </w:tcMar>
          </w:tcPr>
          <w:p w14:paraId="7224DDB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0.027</w:t>
            </w:r>
          </w:p>
        </w:tc>
        <w:tc>
          <w:tcPr>
            <w:tcW w:w="941" w:type="dxa"/>
            <w:tcMar>
              <w:top w:w="100" w:type="dxa"/>
              <w:left w:w="100" w:type="dxa"/>
              <w:bottom w:w="100" w:type="dxa"/>
              <w:right w:w="100" w:type="dxa"/>
            </w:tcMar>
          </w:tcPr>
          <w:p w14:paraId="0B5BD18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41" w:type="dxa"/>
            <w:tcMar>
              <w:top w:w="100" w:type="dxa"/>
              <w:left w:w="100" w:type="dxa"/>
              <w:bottom w:w="100" w:type="dxa"/>
              <w:right w:w="100" w:type="dxa"/>
            </w:tcMar>
          </w:tcPr>
          <w:p w14:paraId="5C81626F"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6AAA1FF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B99A9FE" w14:textId="3BF7169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29511.73</w:t>
            </w:r>
          </w:p>
        </w:tc>
        <w:tc>
          <w:tcPr>
            <w:tcW w:w="941" w:type="dxa"/>
            <w:tcMar>
              <w:top w:w="100" w:type="dxa"/>
              <w:left w:w="100" w:type="dxa"/>
              <w:bottom w:w="100" w:type="dxa"/>
              <w:right w:w="100" w:type="dxa"/>
            </w:tcMar>
            <w:vAlign w:val="bottom"/>
          </w:tcPr>
          <w:p w14:paraId="711B2586" w14:textId="0BE2A890"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30DB5C5D"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9826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42" w:type="dxa"/>
            <w:tcMar>
              <w:top w:w="100" w:type="dxa"/>
              <w:left w:w="100" w:type="dxa"/>
              <w:bottom w:w="100" w:type="dxa"/>
              <w:right w:w="100" w:type="dxa"/>
            </w:tcMar>
          </w:tcPr>
          <w:p w14:paraId="4BFC6E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0.1125</w:t>
            </w:r>
          </w:p>
        </w:tc>
        <w:tc>
          <w:tcPr>
            <w:tcW w:w="941" w:type="dxa"/>
            <w:tcMar>
              <w:top w:w="100" w:type="dxa"/>
              <w:left w:w="100" w:type="dxa"/>
              <w:bottom w:w="100" w:type="dxa"/>
              <w:right w:w="100" w:type="dxa"/>
            </w:tcMar>
          </w:tcPr>
          <w:p w14:paraId="2E28107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0.185</w:t>
            </w:r>
          </w:p>
        </w:tc>
        <w:tc>
          <w:tcPr>
            <w:tcW w:w="941" w:type="dxa"/>
            <w:tcMar>
              <w:top w:w="100" w:type="dxa"/>
              <w:left w:w="100" w:type="dxa"/>
              <w:bottom w:w="100" w:type="dxa"/>
              <w:right w:w="100" w:type="dxa"/>
            </w:tcMar>
          </w:tcPr>
          <w:p w14:paraId="520CC1F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0.092</w:t>
            </w:r>
          </w:p>
        </w:tc>
        <w:tc>
          <w:tcPr>
            <w:tcW w:w="941" w:type="dxa"/>
            <w:tcMar>
              <w:top w:w="100" w:type="dxa"/>
              <w:left w:w="100" w:type="dxa"/>
              <w:bottom w:w="100" w:type="dxa"/>
              <w:right w:w="100" w:type="dxa"/>
            </w:tcMar>
          </w:tcPr>
          <w:p w14:paraId="4E7A93B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0.029</w:t>
            </w:r>
          </w:p>
        </w:tc>
        <w:tc>
          <w:tcPr>
            <w:tcW w:w="941" w:type="dxa"/>
            <w:tcMar>
              <w:top w:w="100" w:type="dxa"/>
              <w:left w:w="100" w:type="dxa"/>
              <w:bottom w:w="100" w:type="dxa"/>
              <w:right w:w="100" w:type="dxa"/>
            </w:tcMar>
          </w:tcPr>
          <w:p w14:paraId="4F81FC5E"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0.014</w:t>
            </w:r>
          </w:p>
        </w:tc>
        <w:tc>
          <w:tcPr>
            <w:tcW w:w="941" w:type="dxa"/>
            <w:tcMar>
              <w:top w:w="100" w:type="dxa"/>
              <w:left w:w="100" w:type="dxa"/>
              <w:bottom w:w="100" w:type="dxa"/>
              <w:right w:w="100" w:type="dxa"/>
            </w:tcMar>
          </w:tcPr>
          <w:p w14:paraId="48BB8C0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0.002</w:t>
            </w:r>
          </w:p>
        </w:tc>
        <w:tc>
          <w:tcPr>
            <w:tcW w:w="930" w:type="dxa"/>
            <w:tcMar>
              <w:top w:w="100" w:type="dxa"/>
              <w:left w:w="100" w:type="dxa"/>
              <w:bottom w:w="100" w:type="dxa"/>
              <w:right w:w="100" w:type="dxa"/>
            </w:tcMar>
          </w:tcPr>
          <w:p w14:paraId="5DF78EE8"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7D32341E" w14:textId="00E9DA8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3389.95</w:t>
            </w:r>
          </w:p>
        </w:tc>
        <w:tc>
          <w:tcPr>
            <w:tcW w:w="941" w:type="dxa"/>
            <w:tcMar>
              <w:top w:w="100" w:type="dxa"/>
              <w:left w:w="100" w:type="dxa"/>
              <w:bottom w:w="100" w:type="dxa"/>
              <w:right w:w="100" w:type="dxa"/>
            </w:tcMar>
            <w:vAlign w:val="bottom"/>
          </w:tcPr>
          <w:p w14:paraId="0A065AF0" w14:textId="10AB041C"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5317B0CE"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337F2"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42" w:type="dxa"/>
            <w:tcMar>
              <w:top w:w="100" w:type="dxa"/>
              <w:left w:w="100" w:type="dxa"/>
              <w:bottom w:w="100" w:type="dxa"/>
              <w:right w:w="100" w:type="dxa"/>
            </w:tcMar>
          </w:tcPr>
          <w:p w14:paraId="613628C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75C79A1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56FFE04"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0.078</w:t>
            </w:r>
          </w:p>
        </w:tc>
        <w:tc>
          <w:tcPr>
            <w:tcW w:w="941" w:type="dxa"/>
            <w:tcMar>
              <w:top w:w="100" w:type="dxa"/>
              <w:left w:w="100" w:type="dxa"/>
              <w:bottom w:w="100" w:type="dxa"/>
              <w:right w:w="100" w:type="dxa"/>
            </w:tcMar>
          </w:tcPr>
          <w:p w14:paraId="34708AD6"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0.033</w:t>
            </w:r>
          </w:p>
        </w:tc>
        <w:tc>
          <w:tcPr>
            <w:tcW w:w="941" w:type="dxa"/>
            <w:tcMar>
              <w:top w:w="100" w:type="dxa"/>
              <w:left w:w="100" w:type="dxa"/>
              <w:bottom w:w="100" w:type="dxa"/>
              <w:right w:w="100" w:type="dxa"/>
            </w:tcMar>
          </w:tcPr>
          <w:p w14:paraId="5C8B1419"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E8EF3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0.004</w:t>
            </w:r>
          </w:p>
        </w:tc>
        <w:tc>
          <w:tcPr>
            <w:tcW w:w="930" w:type="dxa"/>
            <w:tcMar>
              <w:top w:w="100" w:type="dxa"/>
              <w:left w:w="100" w:type="dxa"/>
              <w:bottom w:w="100" w:type="dxa"/>
              <w:right w:w="100" w:type="dxa"/>
            </w:tcMar>
          </w:tcPr>
          <w:p w14:paraId="2D22345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0.003</w:t>
            </w:r>
          </w:p>
        </w:tc>
        <w:tc>
          <w:tcPr>
            <w:tcW w:w="900" w:type="dxa"/>
            <w:tcMar>
              <w:top w:w="100" w:type="dxa"/>
              <w:left w:w="100" w:type="dxa"/>
              <w:bottom w:w="100" w:type="dxa"/>
              <w:right w:w="100" w:type="dxa"/>
            </w:tcMar>
            <w:vAlign w:val="bottom"/>
          </w:tcPr>
          <w:p w14:paraId="143F2927" w14:textId="517CC44A"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4340.00</w:t>
            </w:r>
          </w:p>
        </w:tc>
        <w:tc>
          <w:tcPr>
            <w:tcW w:w="941" w:type="dxa"/>
            <w:tcMar>
              <w:top w:w="100" w:type="dxa"/>
              <w:left w:w="100" w:type="dxa"/>
              <w:bottom w:w="100" w:type="dxa"/>
              <w:right w:w="100" w:type="dxa"/>
            </w:tcMar>
            <w:vAlign w:val="bottom"/>
          </w:tcPr>
          <w:p w14:paraId="561A8972" w14:textId="46C603DF"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High</w:t>
            </w:r>
          </w:p>
        </w:tc>
      </w:tr>
      <w:tr w:rsidR="00B14EA0" w14:paraId="10AA3A2D" w14:textId="77777777" w:rsidTr="00104231">
        <w:tc>
          <w:tcPr>
            <w:tcW w:w="94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6B93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42" w:type="dxa"/>
            <w:tcMar>
              <w:top w:w="100" w:type="dxa"/>
              <w:left w:w="100" w:type="dxa"/>
              <w:bottom w:w="100" w:type="dxa"/>
              <w:right w:w="100" w:type="dxa"/>
            </w:tcMar>
          </w:tcPr>
          <w:p w14:paraId="045D09F1"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0531F8C"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0.08</w:t>
            </w:r>
          </w:p>
        </w:tc>
        <w:tc>
          <w:tcPr>
            <w:tcW w:w="941" w:type="dxa"/>
            <w:tcMar>
              <w:top w:w="100" w:type="dxa"/>
              <w:left w:w="100" w:type="dxa"/>
              <w:bottom w:w="100" w:type="dxa"/>
              <w:right w:w="100" w:type="dxa"/>
            </w:tcMar>
          </w:tcPr>
          <w:p w14:paraId="0FEDEBC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0.0795</w:t>
            </w:r>
          </w:p>
        </w:tc>
        <w:tc>
          <w:tcPr>
            <w:tcW w:w="941" w:type="dxa"/>
            <w:tcMar>
              <w:top w:w="100" w:type="dxa"/>
              <w:left w:w="100" w:type="dxa"/>
              <w:bottom w:w="100" w:type="dxa"/>
              <w:right w:w="100" w:type="dxa"/>
            </w:tcMar>
          </w:tcPr>
          <w:p w14:paraId="357B8B7D"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5FA2F9DB"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0.001</w:t>
            </w:r>
          </w:p>
        </w:tc>
        <w:tc>
          <w:tcPr>
            <w:tcW w:w="941" w:type="dxa"/>
            <w:tcMar>
              <w:top w:w="100" w:type="dxa"/>
              <w:left w:w="100" w:type="dxa"/>
              <w:bottom w:w="100" w:type="dxa"/>
              <w:right w:w="100" w:type="dxa"/>
            </w:tcMar>
          </w:tcPr>
          <w:p w14:paraId="0A582280"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30" w:type="dxa"/>
            <w:tcMar>
              <w:top w:w="100" w:type="dxa"/>
              <w:left w:w="100" w:type="dxa"/>
              <w:bottom w:w="100" w:type="dxa"/>
              <w:right w:w="100" w:type="dxa"/>
            </w:tcMar>
          </w:tcPr>
          <w:p w14:paraId="7230371A" w14:textId="77777777" w:rsidR="00B14EA0" w:rsidRDefault="00B14EA0" w:rsidP="00B14EA0">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c>
          <w:tcPr>
            <w:tcW w:w="900" w:type="dxa"/>
            <w:tcMar>
              <w:top w:w="100" w:type="dxa"/>
              <w:left w:w="100" w:type="dxa"/>
              <w:bottom w:w="100" w:type="dxa"/>
              <w:right w:w="100" w:type="dxa"/>
            </w:tcMar>
            <w:vAlign w:val="bottom"/>
          </w:tcPr>
          <w:p w14:paraId="3EBEDFE6" w14:textId="552E82E1"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1221.42</w:t>
            </w:r>
          </w:p>
        </w:tc>
        <w:tc>
          <w:tcPr>
            <w:tcW w:w="941" w:type="dxa"/>
            <w:tcMar>
              <w:top w:w="100" w:type="dxa"/>
              <w:left w:w="100" w:type="dxa"/>
              <w:bottom w:w="100" w:type="dxa"/>
              <w:right w:w="100" w:type="dxa"/>
            </w:tcMar>
            <w:vAlign w:val="bottom"/>
          </w:tcPr>
          <w:p w14:paraId="3BA05358" w14:textId="5A1F30B5" w:rsidR="00B14EA0" w:rsidRPr="00B14EA0" w:rsidRDefault="00B14EA0" w:rsidP="00B14EA0">
            <w:pPr>
              <w:widowControl w:val="0"/>
              <w:spacing w:line="240" w:lineRule="auto"/>
              <w:rPr>
                <w:rFonts w:ascii="Times New Roman" w:eastAsia="Times New Roman" w:hAnsi="Times New Roman" w:cs="Times New Roman"/>
                <w:sz w:val="16"/>
                <w:szCs w:val="16"/>
              </w:rPr>
            </w:pPr>
            <w:r w:rsidRPr="00B14EA0">
              <w:rPr>
                <w:rFonts w:ascii="Calibri" w:hAnsi="Calibri" w:cs="Calibri"/>
                <w:color w:val="000000"/>
                <w:sz w:val="16"/>
                <w:szCs w:val="16"/>
              </w:rPr>
              <w:t>Mod</w:t>
            </w:r>
          </w:p>
        </w:tc>
      </w:tr>
    </w:tbl>
    <w:p w14:paraId="6D8696B4" w14:textId="77777777" w:rsidR="00715D55" w:rsidRDefault="00D8535D">
      <w:pPr>
        <w:rPr>
          <w:rFonts w:ascii="Times New Roman" w:eastAsia="Times New Roman" w:hAnsi="Times New Roman" w:cs="Times New Roman"/>
          <w:sz w:val="24"/>
          <w:szCs w:val="24"/>
        </w:rPr>
      </w:pPr>
      <w:r>
        <w:br w:type="page"/>
      </w:r>
    </w:p>
    <w:p w14:paraId="5F5066BC" w14:textId="618FCBE3"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DF918BC" wp14:editId="268BF056">
            <wp:extent cx="5194300" cy="8223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4300" cy="8223250"/>
                    </a:xfrm>
                    <a:prstGeom prst="rect">
                      <a:avLst/>
                    </a:prstGeom>
                    <a:noFill/>
                    <a:ln>
                      <a:noFill/>
                    </a:ln>
                  </pic:spPr>
                </pic:pic>
              </a:graphicData>
            </a:graphic>
          </wp:inline>
        </w:drawing>
      </w:r>
    </w:p>
    <w:p w14:paraId="2A821124" w14:textId="4E6FBC6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2: Linear models of total PPCP concentrations (A), N15 (B), phosphorus (C), Chlorophyll a (D), Nitrate (E), Total Microplastics (F), Ammonium (G), and Microplastic Density (H)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Total PPCP concentrations (A), N15 (B), and phosphorus (C) produced significant models. Chlorophyll a (D), Nitrate (E), Total Microplastics (F), Ammonium (G), and Microplastic Density (H) did not produce significant models. </w:t>
      </w:r>
      <w:r>
        <w:br w:type="page"/>
      </w:r>
    </w:p>
    <w:p w14:paraId="5AD8598F" w14:textId="36E2C11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3A7DD57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Periphyton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PERMANOVA confirmed the three groups to be significantly different (p = 0.023).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 tended to be more associated with filamentous algal groupings, whereas moderate and low values were more associated with diatom abundance.</w:t>
      </w:r>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0DC31575" w:rsidR="00715D55" w:rsidRDefault="00D8535D">
      <w:pPr>
        <w:rPr>
          <w:rFonts w:ascii="Times New Roman" w:eastAsia="Times New Roman" w:hAnsi="Times New Roman" w:cs="Times New Roman"/>
          <w:sz w:val="24"/>
          <w:szCs w:val="24"/>
        </w:rPr>
      </w:pPr>
      <w:commentRangeStart w:id="11"/>
      <w:r>
        <w:rPr>
          <w:rFonts w:ascii="Times New Roman" w:eastAsia="Times New Roman" w:hAnsi="Times New Roman" w:cs="Times New Roman"/>
          <w:sz w:val="24"/>
          <w:szCs w:val="24"/>
        </w:rPr>
        <w:t>Figure 4</w:t>
      </w:r>
      <w:commentRangeEnd w:id="11"/>
      <w:r w:rsidR="000B4975">
        <w:rPr>
          <w:rStyle w:val="CommentReference"/>
        </w:rPr>
        <w:commentReference w:id="11"/>
      </w:r>
      <w:r>
        <w:rPr>
          <w:rFonts w:ascii="Times New Roman" w:eastAsia="Times New Roman" w:hAnsi="Times New Roman" w:cs="Times New Roman"/>
          <w:sz w:val="24"/>
          <w:szCs w:val="24"/>
        </w:rPr>
        <w:t>: Macroinvertebrate abundance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Sampling location labels are sized by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tended to be associated with amphipod and leech taxa (see Table 2), whereas sites with lesser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were more associated with increased </w:t>
      </w:r>
      <w:proofErr w:type="spellStart"/>
      <w:r>
        <w:rPr>
          <w:rFonts w:ascii="Times New Roman" w:eastAsia="Times New Roman" w:hAnsi="Times New Roman" w:cs="Times New Roman"/>
          <w:sz w:val="24"/>
          <w:szCs w:val="24"/>
        </w:rPr>
        <w:t>mollusc</w:t>
      </w:r>
      <w:proofErr w:type="spellEnd"/>
      <w:r>
        <w:rPr>
          <w:rFonts w:ascii="Times New Roman" w:eastAsia="Times New Roman" w:hAnsi="Times New Roman" w:cs="Times New Roman"/>
          <w:sz w:val="24"/>
          <w:szCs w:val="24"/>
        </w:rPr>
        <w:t xml:space="preserve"> abundance (see Table 2).</w:t>
      </w:r>
      <w:r>
        <w:br w:type="page"/>
      </w:r>
    </w:p>
    <w:p w14:paraId="6CE55C1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AB1F0D9" wp14:editId="07717C8B">
            <wp:extent cx="5943600" cy="39624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962400"/>
                    </a:xfrm>
                    <a:prstGeom prst="rect">
                      <a:avLst/>
                    </a:prstGeom>
                    <a:ln/>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4221AA8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Biplot of mean and standard deviation C13 and N15 stable isotope values for littoral amphipods and periphyton, grouped by categorical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(Table 3). In general, periphyton did not differ in C13 or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amphipods increased N15 signatures with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proofErr w:type="spellStart"/>
      <w:r>
        <w:rPr>
          <w:rFonts w:ascii="Times New Roman" w:eastAsia="Times New Roman" w:hAnsi="Times New Roman" w:cs="Times New Roman"/>
          <w:i/>
          <w:sz w:val="24"/>
          <w:szCs w:val="24"/>
        </w:rPr>
        <w:t>Pallasea</w:t>
      </w:r>
      <w:proofErr w:type="spellEnd"/>
      <w:r>
        <w:rPr>
          <w:rFonts w:ascii="Times New Roman" w:eastAsia="Times New Roman" w:hAnsi="Times New Roman" w:cs="Times New Roman"/>
          <w:sz w:val="24"/>
          <w:szCs w:val="24"/>
        </w:rPr>
        <w:t xml:space="preserve"> signatures differed from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most likely because </w:t>
      </w:r>
      <w:proofErr w:type="spellStart"/>
      <w:r>
        <w:rPr>
          <w:rFonts w:ascii="Times New Roman" w:eastAsia="Times New Roman" w:hAnsi="Times New Roman" w:cs="Times New Roman"/>
          <w:sz w:val="24"/>
          <w:szCs w:val="24"/>
        </w:rPr>
        <w:t>Pallasea</w:t>
      </w:r>
      <w:proofErr w:type="spellEnd"/>
      <w:r>
        <w:rPr>
          <w:rFonts w:ascii="Times New Roman" w:eastAsia="Times New Roman" w:hAnsi="Times New Roman" w:cs="Times New Roman"/>
          <w:sz w:val="24"/>
          <w:szCs w:val="24"/>
        </w:rPr>
        <w:t xml:space="preserve"> tends to remain in the nearshore area, whereas </w:t>
      </w:r>
      <w:proofErr w:type="spellStart"/>
      <w:r>
        <w:rPr>
          <w:rFonts w:ascii="Times New Roman" w:eastAsia="Times New Roman" w:hAnsi="Times New Roman" w:cs="Times New Roman"/>
          <w:i/>
          <w:sz w:val="24"/>
          <w:szCs w:val="24"/>
        </w:rPr>
        <w:t>Eulimnogammarus</w:t>
      </w:r>
      <w:proofErr w:type="spellEnd"/>
      <w:r>
        <w:rPr>
          <w:rFonts w:ascii="Times New Roman" w:eastAsia="Times New Roman" w:hAnsi="Times New Roman" w:cs="Times New Roman"/>
          <w:sz w:val="24"/>
          <w:szCs w:val="24"/>
        </w:rPr>
        <w:t xml:space="preserve"> will regularly migrate the deeper zones (</w:t>
      </w:r>
      <w:proofErr w:type="spellStart"/>
      <w:r>
        <w:rPr>
          <w:rFonts w:ascii="Times New Roman" w:eastAsia="Times New Roman" w:hAnsi="Times New Roman" w:cs="Times New Roman"/>
          <w:sz w:val="24"/>
          <w:szCs w:val="24"/>
        </w:rPr>
        <w:t>Taakhteev</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Didorenko</w:t>
      </w:r>
      <w:proofErr w:type="spellEnd"/>
      <w:r>
        <w:rPr>
          <w:rFonts w:ascii="Times New Roman" w:eastAsia="Times New Roman" w:hAnsi="Times New Roman" w:cs="Times New Roman"/>
          <w:sz w:val="24"/>
          <w:szCs w:val="24"/>
        </w:rPr>
        <w:t xml:space="preserve">, 2015). </w:t>
      </w:r>
      <w:r>
        <w:br w:type="page"/>
      </w:r>
    </w:p>
    <w:p w14:paraId="4B5B5AB5"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14:anchorId="27C38D74" wp14:editId="14167462">
            <wp:extent cx="5943600" cy="29718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2971800"/>
                    </a:xfrm>
                    <a:prstGeom prst="rect">
                      <a:avLst/>
                    </a:prstGeom>
                    <a:ln/>
                  </pic:spPr>
                </pic:pic>
              </a:graphicData>
            </a:graphic>
          </wp:inline>
        </w:drawing>
      </w:r>
    </w:p>
    <w:p w14:paraId="0AB3AC7F" w14:textId="77777777" w:rsidR="00715D55" w:rsidRDefault="00715D55">
      <w:pPr>
        <w:rPr>
          <w:rFonts w:ascii="Times New Roman" w:eastAsia="Times New Roman" w:hAnsi="Times New Roman" w:cs="Times New Roman"/>
          <w:sz w:val="24"/>
          <w:szCs w:val="24"/>
        </w:rPr>
      </w:pPr>
    </w:p>
    <w:p w14:paraId="4F7210E8" w14:textId="77777777"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w:t>
      </w:r>
      <w:proofErr w:type="spellStart"/>
      <w:r>
        <w:rPr>
          <w:rFonts w:ascii="Times New Roman" w:eastAsia="Times New Roman" w:hAnsi="Times New Roman" w:cs="Times New Roman"/>
          <w:sz w:val="24"/>
          <w:szCs w:val="24"/>
        </w:rPr>
        <w:t>filamentous:diatom</w:t>
      </w:r>
      <w:proofErr w:type="spellEnd"/>
      <w:r>
        <w:rPr>
          <w:rFonts w:ascii="Times New Roman" w:eastAsia="Times New Roman" w:hAnsi="Times New Roman" w:cs="Times New Roman"/>
          <w:sz w:val="24"/>
          <w:szCs w:val="24"/>
        </w:rPr>
        <w:t xml:space="preserve"> indicator. Periphyton ratios tend to increase with increasing total PPCP concentration, which corroborates our periphyton community abundance results (p = 0.05; Figure 3). Grazing 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t>
      </w:r>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68687FEC"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006AD6" wp14:editId="2FCAD479">
            <wp:extent cx="5943600" cy="4953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ll_species_all_F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3FF00D6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spp. is an </w:t>
      </w:r>
      <w:proofErr w:type="gramStart"/>
      <w:r w:rsidR="005068F3">
        <w:rPr>
          <w:rFonts w:ascii="Times New Roman" w:eastAsia="Times New Roman" w:hAnsi="Times New Roman" w:cs="Times New Roman"/>
          <w:sz w:val="24"/>
          <w:szCs w:val="24"/>
        </w:rPr>
        <w:t>endemic filamentous algae</w:t>
      </w:r>
      <w:proofErr w:type="gramEnd"/>
      <w:r w:rsidR="005068F3">
        <w:rPr>
          <w:rFonts w:ascii="Times New Roman" w:eastAsia="Times New Roman" w:hAnsi="Times New Roman" w:cs="Times New Roman"/>
          <w:sz w:val="24"/>
          <w:szCs w:val="24"/>
        </w:rPr>
        <w:t xml:space="preserve">. 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3BA6FBFE"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01E00C4" wp14:editId="09678F45">
            <wp:extent cx="5943600" cy="4953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ll_species_Essential_F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3EF364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NMDS with bray-</w:t>
      </w:r>
      <w:proofErr w:type="spellStart"/>
      <w:r>
        <w:rPr>
          <w:rFonts w:ascii="Times New Roman" w:eastAsia="Times New Roman" w:hAnsi="Times New Roman" w:cs="Times New Roman"/>
          <w:sz w:val="24"/>
          <w:szCs w:val="24"/>
        </w:rPr>
        <w:t>curtis</w:t>
      </w:r>
      <w:proofErr w:type="spellEnd"/>
      <w:r>
        <w:rPr>
          <w:rFonts w:ascii="Times New Roman" w:eastAsia="Times New Roman" w:hAnsi="Times New Roman" w:cs="Times New Roman"/>
          <w:sz w:val="24"/>
          <w:szCs w:val="24"/>
        </w:rPr>
        <w:t xml:space="preserve"> dissimilarity of proportional essential fatty acid compositions for each macroinvertebrate and primary producer collected. </w:t>
      </w:r>
      <w:proofErr w:type="spellStart"/>
      <w:r w:rsidR="005068F3" w:rsidRPr="005068F3">
        <w:rPr>
          <w:rFonts w:ascii="Times New Roman" w:eastAsia="Times New Roman" w:hAnsi="Times New Roman" w:cs="Times New Roman"/>
          <w:i/>
          <w:sz w:val="24"/>
          <w:szCs w:val="24"/>
        </w:rPr>
        <w:t>Eulimnogammarus</w:t>
      </w:r>
      <w:proofErr w:type="spellEnd"/>
      <w:r w:rsidR="005068F3">
        <w:rPr>
          <w:rFonts w:ascii="Times New Roman" w:eastAsia="Times New Roman" w:hAnsi="Times New Roman" w:cs="Times New Roman"/>
          <w:sz w:val="24"/>
          <w:szCs w:val="24"/>
        </w:rPr>
        <w:t xml:space="preserve"> and </w:t>
      </w:r>
      <w:proofErr w:type="spellStart"/>
      <w:r w:rsidR="005068F3" w:rsidRPr="005068F3">
        <w:rPr>
          <w:rFonts w:ascii="Times New Roman" w:eastAsia="Times New Roman" w:hAnsi="Times New Roman" w:cs="Times New Roman"/>
          <w:i/>
          <w:sz w:val="24"/>
          <w:szCs w:val="24"/>
        </w:rPr>
        <w:t>Pallasea</w:t>
      </w:r>
      <w:proofErr w:type="spellEnd"/>
      <w:r w:rsidR="005068F3">
        <w:rPr>
          <w:rFonts w:ascii="Times New Roman" w:eastAsia="Times New Roman" w:hAnsi="Times New Roman" w:cs="Times New Roman"/>
          <w:sz w:val="24"/>
          <w:szCs w:val="24"/>
        </w:rPr>
        <w:t xml:space="preserve"> are endemic amphipod genera. </w:t>
      </w:r>
      <w:proofErr w:type="spellStart"/>
      <w:r w:rsidR="005068F3" w:rsidRPr="005068F3">
        <w:rPr>
          <w:rFonts w:ascii="Times New Roman" w:eastAsia="Times New Roman" w:hAnsi="Times New Roman" w:cs="Times New Roman"/>
          <w:i/>
          <w:sz w:val="24"/>
          <w:szCs w:val="24"/>
        </w:rPr>
        <w:t>Drapa</w:t>
      </w:r>
      <w:proofErr w:type="spellEnd"/>
      <w:r w:rsidR="005068F3">
        <w:rPr>
          <w:rFonts w:ascii="Times New Roman" w:eastAsia="Times New Roman" w:hAnsi="Times New Roman" w:cs="Times New Roman"/>
          <w:sz w:val="24"/>
          <w:szCs w:val="24"/>
        </w:rPr>
        <w:t xml:space="preserve"> spp. is an </w:t>
      </w:r>
      <w:proofErr w:type="gramStart"/>
      <w:r w:rsidR="005068F3">
        <w:rPr>
          <w:rFonts w:ascii="Times New Roman" w:eastAsia="Times New Roman" w:hAnsi="Times New Roman" w:cs="Times New Roman"/>
          <w:sz w:val="24"/>
          <w:szCs w:val="24"/>
        </w:rPr>
        <w:t>endemic filamentous algae</w:t>
      </w:r>
      <w:proofErr w:type="gramEnd"/>
      <w:r w:rsidR="005068F3">
        <w:rPr>
          <w:rFonts w:ascii="Times New Roman" w:eastAsia="Times New Roman" w:hAnsi="Times New Roman" w:cs="Times New Roman"/>
          <w:sz w:val="24"/>
          <w:szCs w:val="24"/>
        </w:rPr>
        <w:t xml:space="preserve">. 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p>
    <w:sectPr w:rsidR="00715D55" w:rsidSect="00CE567A">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ichael Meyer" w:date="2020-03-03T18:51:00Z" w:initials="">
    <w:p w14:paraId="52D163AC" w14:textId="77777777" w:rsidR="00555EF1" w:rsidRDefault="00555EF1">
      <w:pPr>
        <w:widowControl w:val="0"/>
        <w:pBdr>
          <w:top w:val="nil"/>
          <w:left w:val="nil"/>
          <w:bottom w:val="nil"/>
          <w:right w:val="nil"/>
          <w:between w:val="nil"/>
        </w:pBdr>
        <w:spacing w:line="240" w:lineRule="auto"/>
        <w:rPr>
          <w:color w:val="000000"/>
        </w:rPr>
      </w:pPr>
      <w:r>
        <w:rPr>
          <w:color w:val="000000"/>
        </w:rPr>
        <w:t>Note for later....we'll need to eventually talk about author order....and who is in the list.</w:t>
      </w:r>
    </w:p>
  </w:comment>
  <w:comment w:id="1" w:author="Meyer, Michael Frederick" w:date="2020-04-14T11:22:00Z" w:initials="MMF">
    <w:p w14:paraId="55F8719B" w14:textId="74BE0266" w:rsidR="00555EF1" w:rsidRDefault="00555EF1">
      <w:pPr>
        <w:pStyle w:val="CommentText"/>
      </w:pPr>
      <w:r>
        <w:rPr>
          <w:rStyle w:val="CommentReference"/>
        </w:rPr>
        <w:annotationRef/>
      </w:r>
      <w:r>
        <w:t>Find new reference.</w:t>
      </w:r>
    </w:p>
  </w:comment>
  <w:comment w:id="2" w:author="Tedy Ozersky" w:date="2020-03-03T18:51:00Z" w:initials="TO">
    <w:p w14:paraId="52FD0F73" w14:textId="63A75393" w:rsidR="00555EF1" w:rsidRDefault="00555EF1">
      <w:pPr>
        <w:pStyle w:val="CommentText"/>
      </w:pPr>
      <w:r>
        <w:rPr>
          <w:rStyle w:val="CommentReference"/>
        </w:rPr>
        <w:annotationRef/>
      </w:r>
      <w:r>
        <w:t>I’ll dig into this.</w:t>
      </w:r>
    </w:p>
  </w:comment>
  <w:comment w:id="4" w:author="Tedy Ozersky" w:date="2020-03-03T18:51:00Z" w:initials="TO">
    <w:p w14:paraId="32AD1FD8" w14:textId="18502826" w:rsidR="00555EF1" w:rsidRDefault="00555EF1">
      <w:pPr>
        <w:pStyle w:val="CommentText"/>
      </w:pPr>
      <w:r>
        <w:rPr>
          <w:rStyle w:val="CommentReference"/>
        </w:rPr>
        <w:annotationRef/>
      </w:r>
      <w:r>
        <w:t>Need a bit more detail here.</w:t>
      </w:r>
    </w:p>
  </w:comment>
  <w:comment w:id="5" w:author="Meyer, Michael Frederick" w:date="2020-04-26T16:28:00Z" w:initials="MMF">
    <w:p w14:paraId="423E11DC" w14:textId="620AB211" w:rsidR="00DD6A3F" w:rsidRDefault="00DD6A3F">
      <w:pPr>
        <w:pStyle w:val="CommentText"/>
      </w:pPr>
      <w:r>
        <w:rPr>
          <w:rStyle w:val="CommentReference"/>
        </w:rPr>
        <w:annotationRef/>
      </w:r>
      <w:r>
        <w:t>I am a little unsure of how best to report SIMPER results. From what I have read, SIMPER can be really sensitive to higher and lower values, so I chose to report “influential taxa” as opposed to “significant community members”. It looks like Elizabeth did something similar, but could not really find an “industry standard” for SIMPER reporting.</w:t>
      </w:r>
    </w:p>
  </w:comment>
  <w:comment w:id="6" w:author="Meyer, Michael Frederick" w:date="2020-04-26T16:43:00Z" w:initials="MMF">
    <w:p w14:paraId="1CD0D0C5" w14:textId="055991C2" w:rsidR="00F0768F" w:rsidRDefault="00F0768F">
      <w:pPr>
        <w:pStyle w:val="CommentText"/>
      </w:pPr>
      <w:r>
        <w:rPr>
          <w:rStyle w:val="CommentReference"/>
        </w:rPr>
        <w:annotationRef/>
      </w:r>
      <w:r>
        <w:t xml:space="preserve">Need to double check this. </w:t>
      </w:r>
    </w:p>
  </w:comment>
  <w:comment w:id="8" w:author="Tedy Ozersky" w:date="2020-03-04T18:04:00Z" w:initials="TO">
    <w:p w14:paraId="10658223" w14:textId="41DBCA51" w:rsidR="00555EF1" w:rsidRDefault="00555EF1">
      <w:pPr>
        <w:pStyle w:val="CommentText"/>
      </w:pPr>
      <w:r>
        <w:rPr>
          <w:rStyle w:val="CommentReference"/>
        </w:rPr>
        <w:annotationRef/>
      </w:r>
      <w:r>
        <w:t>Size is hard to tell apart; need larger scale</w:t>
      </w:r>
    </w:p>
  </w:comment>
  <w:comment w:id="9" w:author="Meyer, Michael Frederick" w:date="2020-04-26T12:25:00Z" w:initials="MMF">
    <w:p w14:paraId="5B11D4C2" w14:textId="41025B21" w:rsidR="00555EF1" w:rsidRDefault="00555EF1">
      <w:pPr>
        <w:pStyle w:val="CommentText"/>
      </w:pPr>
      <w:r>
        <w:rPr>
          <w:rStyle w:val="CommentReference"/>
        </w:rPr>
        <w:annotationRef/>
      </w:r>
      <w:r>
        <w:t xml:space="preserve">I cannot find the code for this plot for the life of me. I have one of its previous versions, but to get from the previous version to this one will take some time. I figured that sending along the </w:t>
      </w:r>
      <w:proofErr w:type="spellStart"/>
      <w:r>
        <w:t>ms</w:t>
      </w:r>
      <w:proofErr w:type="spellEnd"/>
      <w:r>
        <w:t xml:space="preserve"> for you to look over while I am tweaking this plot would be </w:t>
      </w:r>
    </w:p>
  </w:comment>
  <w:comment w:id="10" w:author="Michael Meyer" w:date="2020-03-03T18:51:00Z" w:initials="">
    <w:p w14:paraId="339D4A23" w14:textId="77777777" w:rsidR="00555EF1" w:rsidRDefault="00555EF1">
      <w:pPr>
        <w:widowControl w:val="0"/>
        <w:pBdr>
          <w:top w:val="nil"/>
          <w:left w:val="nil"/>
          <w:bottom w:val="nil"/>
          <w:right w:val="nil"/>
          <w:between w:val="nil"/>
        </w:pBdr>
        <w:spacing w:line="240" w:lineRule="auto"/>
        <w:rPr>
          <w:color w:val="000000"/>
        </w:rPr>
      </w:pPr>
      <w:r>
        <w:rPr>
          <w:color w:val="000000"/>
        </w:rPr>
        <w:t>I think we'll need to list author and year for each of the amphipod species......just realizing this, but that'll take some time to wrangle.</w:t>
      </w:r>
    </w:p>
  </w:comment>
  <w:comment w:id="11" w:author="Tedy Ozersky" w:date="2020-03-03T18:51:00Z" w:initials="TO">
    <w:p w14:paraId="4E101E99" w14:textId="55D93B20" w:rsidR="00555EF1" w:rsidRDefault="00555EF1">
      <w:pPr>
        <w:pStyle w:val="CommentText"/>
      </w:pPr>
      <w:r>
        <w:rPr>
          <w:rStyle w:val="CommentReference"/>
        </w:rPr>
        <w:annotationRef/>
      </w:r>
      <w:r>
        <w:t>combine figs 3+4 into 2-panel fig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D163AC" w15:done="0"/>
  <w15:commentEx w15:paraId="55F8719B" w15:done="0"/>
  <w15:commentEx w15:paraId="52FD0F73" w15:done="0"/>
  <w15:commentEx w15:paraId="32AD1FD8" w15:done="0"/>
  <w15:commentEx w15:paraId="423E11DC" w15:done="0"/>
  <w15:commentEx w15:paraId="1CD0D0C5" w15:done="0"/>
  <w15:commentEx w15:paraId="10658223" w15:done="0"/>
  <w15:commentEx w15:paraId="5B11D4C2" w15:paraIdParent="10658223" w15:done="0"/>
  <w15:commentEx w15:paraId="339D4A23" w15:done="0"/>
  <w15:commentEx w15:paraId="4E101E9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D163AC" w16cid:durableId="21E7A70E"/>
  <w16cid:commentId w16cid:paraId="55F8719B" w16cid:durableId="22401B7E"/>
  <w16cid:commentId w16cid:paraId="52FD0F73" w16cid:durableId="2210D028"/>
  <w16cid:commentId w16cid:paraId="32AD1FD8" w16cid:durableId="2210D02C"/>
  <w16cid:commentId w16cid:paraId="423E11DC" w16cid:durableId="22503513"/>
  <w16cid:commentId w16cid:paraId="1CD0D0C5" w16cid:durableId="225038A8"/>
  <w16cid:commentId w16cid:paraId="10658223" w16cid:durableId="2210D061"/>
  <w16cid:commentId w16cid:paraId="5B11D4C2" w16cid:durableId="224FFC4F"/>
  <w16cid:commentId w16cid:paraId="339D4A23" w16cid:durableId="21E7A737"/>
  <w16cid:commentId w16cid:paraId="4E101E99" w16cid:durableId="2210D06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D55"/>
    <w:rsid w:val="00004C3C"/>
    <w:rsid w:val="000068A0"/>
    <w:rsid w:val="0001150B"/>
    <w:rsid w:val="000307DE"/>
    <w:rsid w:val="00030898"/>
    <w:rsid w:val="00036CEC"/>
    <w:rsid w:val="00051082"/>
    <w:rsid w:val="000803B9"/>
    <w:rsid w:val="0008134F"/>
    <w:rsid w:val="0009268E"/>
    <w:rsid w:val="00092E59"/>
    <w:rsid w:val="000B4975"/>
    <w:rsid w:val="000B5308"/>
    <w:rsid w:val="000B5B9E"/>
    <w:rsid w:val="000C2C76"/>
    <w:rsid w:val="000D6577"/>
    <w:rsid w:val="000E056C"/>
    <w:rsid w:val="000F223A"/>
    <w:rsid w:val="000F601A"/>
    <w:rsid w:val="000F7A09"/>
    <w:rsid w:val="00110977"/>
    <w:rsid w:val="00115FCB"/>
    <w:rsid w:val="00123693"/>
    <w:rsid w:val="001249C1"/>
    <w:rsid w:val="00131BD0"/>
    <w:rsid w:val="00150E6F"/>
    <w:rsid w:val="00154ABA"/>
    <w:rsid w:val="001742BF"/>
    <w:rsid w:val="00180C02"/>
    <w:rsid w:val="001910E2"/>
    <w:rsid w:val="00191128"/>
    <w:rsid w:val="00191B6C"/>
    <w:rsid w:val="001936D1"/>
    <w:rsid w:val="00197C8D"/>
    <w:rsid w:val="001A1BBB"/>
    <w:rsid w:val="001A726E"/>
    <w:rsid w:val="001B7B02"/>
    <w:rsid w:val="001C6CA2"/>
    <w:rsid w:val="001D454C"/>
    <w:rsid w:val="001E2084"/>
    <w:rsid w:val="001F0393"/>
    <w:rsid w:val="00222599"/>
    <w:rsid w:val="00222A8A"/>
    <w:rsid w:val="002249CB"/>
    <w:rsid w:val="00225EC8"/>
    <w:rsid w:val="002313BC"/>
    <w:rsid w:val="00232F99"/>
    <w:rsid w:val="00233CA3"/>
    <w:rsid w:val="00236ED5"/>
    <w:rsid w:val="002424DE"/>
    <w:rsid w:val="00250FD8"/>
    <w:rsid w:val="00252F80"/>
    <w:rsid w:val="002703B2"/>
    <w:rsid w:val="002849B1"/>
    <w:rsid w:val="00287F90"/>
    <w:rsid w:val="00292741"/>
    <w:rsid w:val="002A02BE"/>
    <w:rsid w:val="002B00A3"/>
    <w:rsid w:val="002D1941"/>
    <w:rsid w:val="002E6D0A"/>
    <w:rsid w:val="00324C64"/>
    <w:rsid w:val="00357863"/>
    <w:rsid w:val="00357C12"/>
    <w:rsid w:val="00363613"/>
    <w:rsid w:val="00370B28"/>
    <w:rsid w:val="00373E7B"/>
    <w:rsid w:val="00375241"/>
    <w:rsid w:val="00381463"/>
    <w:rsid w:val="00383BCD"/>
    <w:rsid w:val="00394A8C"/>
    <w:rsid w:val="003A3B7A"/>
    <w:rsid w:val="003C75C7"/>
    <w:rsid w:val="004003EB"/>
    <w:rsid w:val="00414172"/>
    <w:rsid w:val="00434F66"/>
    <w:rsid w:val="004361D1"/>
    <w:rsid w:val="00440246"/>
    <w:rsid w:val="0044127F"/>
    <w:rsid w:val="00443249"/>
    <w:rsid w:val="00446481"/>
    <w:rsid w:val="004514AB"/>
    <w:rsid w:val="004528BA"/>
    <w:rsid w:val="0045518D"/>
    <w:rsid w:val="004668F9"/>
    <w:rsid w:val="00481314"/>
    <w:rsid w:val="00491178"/>
    <w:rsid w:val="004943CA"/>
    <w:rsid w:val="0049543D"/>
    <w:rsid w:val="00497A12"/>
    <w:rsid w:val="004B3908"/>
    <w:rsid w:val="004B4081"/>
    <w:rsid w:val="004B79EC"/>
    <w:rsid w:val="004C1747"/>
    <w:rsid w:val="004D4D41"/>
    <w:rsid w:val="004E481A"/>
    <w:rsid w:val="004F577D"/>
    <w:rsid w:val="005068F3"/>
    <w:rsid w:val="00512766"/>
    <w:rsid w:val="00514479"/>
    <w:rsid w:val="005308B4"/>
    <w:rsid w:val="00532522"/>
    <w:rsid w:val="00536BE1"/>
    <w:rsid w:val="00555EF1"/>
    <w:rsid w:val="00557916"/>
    <w:rsid w:val="005613D8"/>
    <w:rsid w:val="0056418A"/>
    <w:rsid w:val="00574762"/>
    <w:rsid w:val="005855F7"/>
    <w:rsid w:val="00587BE1"/>
    <w:rsid w:val="00597E12"/>
    <w:rsid w:val="005A573D"/>
    <w:rsid w:val="005A6C99"/>
    <w:rsid w:val="005B362F"/>
    <w:rsid w:val="005C1322"/>
    <w:rsid w:val="005F4343"/>
    <w:rsid w:val="005F618B"/>
    <w:rsid w:val="005F7A18"/>
    <w:rsid w:val="00626543"/>
    <w:rsid w:val="006300F4"/>
    <w:rsid w:val="00641CE6"/>
    <w:rsid w:val="00641D70"/>
    <w:rsid w:val="00645829"/>
    <w:rsid w:val="00650752"/>
    <w:rsid w:val="00651D3A"/>
    <w:rsid w:val="006563E3"/>
    <w:rsid w:val="00672B30"/>
    <w:rsid w:val="00673CE2"/>
    <w:rsid w:val="006752D5"/>
    <w:rsid w:val="00685D80"/>
    <w:rsid w:val="006A7A61"/>
    <w:rsid w:val="006B1D2B"/>
    <w:rsid w:val="006B3ABE"/>
    <w:rsid w:val="006B4A02"/>
    <w:rsid w:val="006C6420"/>
    <w:rsid w:val="006D5521"/>
    <w:rsid w:val="006E0A52"/>
    <w:rsid w:val="006E42C8"/>
    <w:rsid w:val="006E5C66"/>
    <w:rsid w:val="006F5F57"/>
    <w:rsid w:val="00715D55"/>
    <w:rsid w:val="007273EE"/>
    <w:rsid w:val="00732999"/>
    <w:rsid w:val="0073707F"/>
    <w:rsid w:val="007546C9"/>
    <w:rsid w:val="00754A6A"/>
    <w:rsid w:val="007722BA"/>
    <w:rsid w:val="00777C14"/>
    <w:rsid w:val="00784575"/>
    <w:rsid w:val="0078508F"/>
    <w:rsid w:val="007911B2"/>
    <w:rsid w:val="00794B9B"/>
    <w:rsid w:val="00795613"/>
    <w:rsid w:val="007A0023"/>
    <w:rsid w:val="007D3AD5"/>
    <w:rsid w:val="007E0747"/>
    <w:rsid w:val="007E0849"/>
    <w:rsid w:val="007E2F25"/>
    <w:rsid w:val="007E6282"/>
    <w:rsid w:val="007F226F"/>
    <w:rsid w:val="0081388E"/>
    <w:rsid w:val="00833288"/>
    <w:rsid w:val="00833C11"/>
    <w:rsid w:val="008363E4"/>
    <w:rsid w:val="00874EDD"/>
    <w:rsid w:val="00877064"/>
    <w:rsid w:val="008A299A"/>
    <w:rsid w:val="008A5647"/>
    <w:rsid w:val="008A7669"/>
    <w:rsid w:val="008C64AE"/>
    <w:rsid w:val="008C6721"/>
    <w:rsid w:val="008D6D41"/>
    <w:rsid w:val="008E5D3D"/>
    <w:rsid w:val="008E7730"/>
    <w:rsid w:val="008F41D6"/>
    <w:rsid w:val="009007E8"/>
    <w:rsid w:val="00902608"/>
    <w:rsid w:val="00905270"/>
    <w:rsid w:val="00926704"/>
    <w:rsid w:val="00956343"/>
    <w:rsid w:val="009654BD"/>
    <w:rsid w:val="00965CCB"/>
    <w:rsid w:val="00970A1D"/>
    <w:rsid w:val="009A2585"/>
    <w:rsid w:val="009A6AFC"/>
    <w:rsid w:val="009A7491"/>
    <w:rsid w:val="009B2C39"/>
    <w:rsid w:val="009B7513"/>
    <w:rsid w:val="009D0DDD"/>
    <w:rsid w:val="009D6A53"/>
    <w:rsid w:val="009F0747"/>
    <w:rsid w:val="009F1393"/>
    <w:rsid w:val="009F5671"/>
    <w:rsid w:val="00A011BB"/>
    <w:rsid w:val="00A10D0E"/>
    <w:rsid w:val="00A22275"/>
    <w:rsid w:val="00A454D8"/>
    <w:rsid w:val="00A6440C"/>
    <w:rsid w:val="00A87BAC"/>
    <w:rsid w:val="00A91AE6"/>
    <w:rsid w:val="00A92B32"/>
    <w:rsid w:val="00AB7989"/>
    <w:rsid w:val="00AC75E6"/>
    <w:rsid w:val="00AE6372"/>
    <w:rsid w:val="00AF0312"/>
    <w:rsid w:val="00B05791"/>
    <w:rsid w:val="00B11017"/>
    <w:rsid w:val="00B14EA0"/>
    <w:rsid w:val="00B15F86"/>
    <w:rsid w:val="00B2468C"/>
    <w:rsid w:val="00B24F30"/>
    <w:rsid w:val="00B37098"/>
    <w:rsid w:val="00B417BC"/>
    <w:rsid w:val="00B63560"/>
    <w:rsid w:val="00B66C34"/>
    <w:rsid w:val="00B70844"/>
    <w:rsid w:val="00B7339C"/>
    <w:rsid w:val="00B803E2"/>
    <w:rsid w:val="00B9280F"/>
    <w:rsid w:val="00BC1A91"/>
    <w:rsid w:val="00BD3210"/>
    <w:rsid w:val="00BD46C3"/>
    <w:rsid w:val="00BE06D7"/>
    <w:rsid w:val="00BF09EC"/>
    <w:rsid w:val="00C053B8"/>
    <w:rsid w:val="00C131EF"/>
    <w:rsid w:val="00C239E7"/>
    <w:rsid w:val="00C33FF9"/>
    <w:rsid w:val="00C34AFE"/>
    <w:rsid w:val="00C34B80"/>
    <w:rsid w:val="00C451C6"/>
    <w:rsid w:val="00C52786"/>
    <w:rsid w:val="00C842B9"/>
    <w:rsid w:val="00CB3C43"/>
    <w:rsid w:val="00CC0FCC"/>
    <w:rsid w:val="00CC139B"/>
    <w:rsid w:val="00CE567A"/>
    <w:rsid w:val="00CF2299"/>
    <w:rsid w:val="00CF3363"/>
    <w:rsid w:val="00D05946"/>
    <w:rsid w:val="00D0773C"/>
    <w:rsid w:val="00D13058"/>
    <w:rsid w:val="00D20ACE"/>
    <w:rsid w:val="00D2684E"/>
    <w:rsid w:val="00D271DE"/>
    <w:rsid w:val="00D438C7"/>
    <w:rsid w:val="00D52D89"/>
    <w:rsid w:val="00D53E5C"/>
    <w:rsid w:val="00D631E0"/>
    <w:rsid w:val="00D63D31"/>
    <w:rsid w:val="00D71D8A"/>
    <w:rsid w:val="00D72E69"/>
    <w:rsid w:val="00D77EA1"/>
    <w:rsid w:val="00D81354"/>
    <w:rsid w:val="00D8535D"/>
    <w:rsid w:val="00D96D3B"/>
    <w:rsid w:val="00DA2137"/>
    <w:rsid w:val="00DC6FEA"/>
    <w:rsid w:val="00DD46CA"/>
    <w:rsid w:val="00DD6A3F"/>
    <w:rsid w:val="00DF77C2"/>
    <w:rsid w:val="00E11A7E"/>
    <w:rsid w:val="00E42EE1"/>
    <w:rsid w:val="00E45EB1"/>
    <w:rsid w:val="00E479B7"/>
    <w:rsid w:val="00E55C6C"/>
    <w:rsid w:val="00E63B3C"/>
    <w:rsid w:val="00E72E55"/>
    <w:rsid w:val="00E8665D"/>
    <w:rsid w:val="00E86FF8"/>
    <w:rsid w:val="00E9349B"/>
    <w:rsid w:val="00EC59E6"/>
    <w:rsid w:val="00ED3EE8"/>
    <w:rsid w:val="00ED7A0F"/>
    <w:rsid w:val="00EE40C5"/>
    <w:rsid w:val="00EE52D2"/>
    <w:rsid w:val="00EF4024"/>
    <w:rsid w:val="00EF7A40"/>
    <w:rsid w:val="00F01527"/>
    <w:rsid w:val="00F0768F"/>
    <w:rsid w:val="00F25311"/>
    <w:rsid w:val="00F34A1E"/>
    <w:rsid w:val="00F62B41"/>
    <w:rsid w:val="00F731DF"/>
    <w:rsid w:val="00F95006"/>
    <w:rsid w:val="00F979A0"/>
    <w:rsid w:val="00FA07C4"/>
    <w:rsid w:val="00FC5D9D"/>
    <w:rsid w:val="00FC7BD4"/>
    <w:rsid w:val="00FD39D2"/>
    <w:rsid w:val="00FE671D"/>
    <w:rsid w:val="00FF225E"/>
    <w:rsid w:val="00FF2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688150-C516-4186-A3FC-CD844F00E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26338</TotalTime>
  <Pages>39</Pages>
  <Words>31631</Words>
  <Characters>180299</Characters>
  <Application>Microsoft Office Word</Application>
  <DocSecurity>0</DocSecurity>
  <Lines>1502</Lines>
  <Paragraphs>423</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211507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Meyer, Michael Frederick</cp:lastModifiedBy>
  <cp:revision>13</cp:revision>
  <cp:lastPrinted>2020-02-10T18:04:00Z</cp:lastPrinted>
  <dcterms:created xsi:type="dcterms:W3CDTF">2020-03-09T23:38:00Z</dcterms:created>
  <dcterms:modified xsi:type="dcterms:W3CDTF">2020-04-26T23:44:00Z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id="qGQ4n5hU"/&gt;&lt;style id="http://www.zotero.org/styles/limnology-and-oceanography" hasBibliography="1" bibliographyStyleHasBeenSet="1"/&gt;&lt;prefs&gt;&lt;pref name="fieldType" value="Field"/&gt;&lt;/prefs&gt;&lt;/data&gt;</vt:lpwstr>
  </property>
</Properties>
</file>