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E" w14:textId="18FAE10A" w:rsidR="009956E8" w:rsidRDefault="00831E69" w:rsidP="006B0CD5">
      <w:pPr>
        <w:jc w:val="center"/>
      </w:pPr>
      <w:r>
        <w:t xml:space="preserve">A unified dataset of </w:t>
      </w:r>
      <w:r w:rsidR="0014344E">
        <w:t>c</w:t>
      </w:r>
      <w:r w:rsidR="00641893" w:rsidRPr="00D87563">
        <w:t>o-located sewage pollution, periphyton, and benthic macroinvertebrate community and food</w:t>
      </w:r>
      <w:r w:rsidR="0014344E">
        <w:t xml:space="preserve"> </w:t>
      </w:r>
      <w:r w:rsidR="00641893" w:rsidRPr="00D87563">
        <w:t xml:space="preserve">web </w:t>
      </w:r>
      <w:r w:rsidR="0014344E">
        <w:t xml:space="preserve">structure </w:t>
      </w:r>
      <w:r w:rsidR="00641893" w:rsidRPr="00D87563">
        <w:t>from Lake Baikal (Siberia)</w:t>
      </w:r>
    </w:p>
    <w:p w14:paraId="03E59111" w14:textId="77777777" w:rsidR="0014344E" w:rsidRPr="00D87563" w:rsidRDefault="0014344E" w:rsidP="006B0CD5">
      <w:pPr>
        <w:jc w:val="center"/>
      </w:pPr>
    </w:p>
    <w:p w14:paraId="2C3F1904" w14:textId="77777777" w:rsidR="00641893" w:rsidRPr="00D87563" w:rsidRDefault="00641893" w:rsidP="00641893">
      <w:r w:rsidRPr="00D87563">
        <w:t>Michael F. Meyer</w:t>
      </w:r>
      <w:r w:rsidRPr="00D87563">
        <w:rPr>
          <w:vertAlign w:val="superscript"/>
        </w:rPr>
        <w:t>1</w:t>
      </w:r>
      <w:r w:rsidRPr="00D87563">
        <w:t>*</w:t>
      </w:r>
    </w:p>
    <w:p w14:paraId="63F06640" w14:textId="0018C3B7" w:rsidR="00641893" w:rsidRPr="00D87563" w:rsidRDefault="00641893" w:rsidP="00641893">
      <w:pPr>
        <w:rPr>
          <w:vertAlign w:val="superscript"/>
        </w:rPr>
      </w:pPr>
      <w:r w:rsidRPr="00D87563">
        <w:t>Ted Ozersky</w:t>
      </w:r>
      <w:r w:rsidR="008005F5">
        <w:rPr>
          <w:vertAlign w:val="superscript"/>
        </w:rPr>
        <w:t>2</w:t>
      </w:r>
    </w:p>
    <w:p w14:paraId="188F8AC8" w14:textId="46CC7AE9" w:rsidR="00641893" w:rsidRPr="00D87563" w:rsidRDefault="00641893" w:rsidP="00641893">
      <w:pPr>
        <w:rPr>
          <w:vertAlign w:val="superscript"/>
        </w:rPr>
      </w:pPr>
      <w:r w:rsidRPr="00D87563">
        <w:t>Kara H. Woo</w:t>
      </w:r>
      <w:r w:rsidR="008005F5">
        <w:rPr>
          <w:vertAlign w:val="superscript"/>
        </w:rPr>
        <w:t>3</w:t>
      </w:r>
    </w:p>
    <w:p w14:paraId="55CBD2DA" w14:textId="2762846F" w:rsidR="00641893" w:rsidRPr="00D87563" w:rsidRDefault="00641893" w:rsidP="00641893">
      <w:pPr>
        <w:rPr>
          <w:vertAlign w:val="superscript"/>
        </w:rPr>
      </w:pPr>
      <w:r w:rsidRPr="00D87563">
        <w:t>Kirill Shchapov</w:t>
      </w:r>
      <w:r w:rsidR="008005F5">
        <w:rPr>
          <w:vertAlign w:val="superscript"/>
        </w:rPr>
        <w:t>2</w:t>
      </w:r>
    </w:p>
    <w:p w14:paraId="211BB20F" w14:textId="3AF7EEE4" w:rsidR="008005F5" w:rsidRPr="00D87563" w:rsidRDefault="008005F5" w:rsidP="008005F5">
      <w:pPr>
        <w:rPr>
          <w:vertAlign w:val="superscript"/>
        </w:rPr>
      </w:pPr>
      <w:r w:rsidRPr="00D87563">
        <w:t xml:space="preserve">Aaron </w:t>
      </w:r>
      <w:r>
        <w:t xml:space="preserve">W. E. </w:t>
      </w:r>
      <w:r w:rsidRPr="00D87563">
        <w:t>Galloway</w:t>
      </w:r>
      <w:r>
        <w:rPr>
          <w:vertAlign w:val="superscript"/>
        </w:rPr>
        <w:t>4</w:t>
      </w:r>
    </w:p>
    <w:p w14:paraId="56B45148" w14:textId="5F9A3F23" w:rsidR="008005F5" w:rsidRDefault="008005F5" w:rsidP="00641893">
      <w:r w:rsidRPr="00D87563">
        <w:t xml:space="preserve">Julie </w:t>
      </w:r>
      <w:r>
        <w:t xml:space="preserve">B. </w:t>
      </w:r>
      <w:r w:rsidRPr="00D87563">
        <w:t>Schram</w:t>
      </w:r>
      <w:r>
        <w:rPr>
          <w:vertAlign w:val="superscript"/>
        </w:rPr>
        <w:t>4</w:t>
      </w:r>
    </w:p>
    <w:p w14:paraId="0764D7E1" w14:textId="1295803E" w:rsidR="00641893" w:rsidRPr="00D87563" w:rsidRDefault="00641893" w:rsidP="00641893">
      <w:pPr>
        <w:rPr>
          <w:vertAlign w:val="superscript"/>
        </w:rPr>
      </w:pPr>
      <w:r w:rsidRPr="00D87563">
        <w:t>Daniel D. Snow</w:t>
      </w:r>
      <w:r w:rsidR="008005F5">
        <w:rPr>
          <w:vertAlign w:val="superscript"/>
        </w:rPr>
        <w:t>5</w:t>
      </w:r>
    </w:p>
    <w:p w14:paraId="0A008F0B" w14:textId="2E8281F2" w:rsidR="00641893" w:rsidRPr="00D87563" w:rsidRDefault="00641893" w:rsidP="00641893">
      <w:pPr>
        <w:rPr>
          <w:vertAlign w:val="superscript"/>
        </w:rPr>
      </w:pPr>
      <w:r w:rsidRPr="00D87563">
        <w:t>Maxim A. Timofeyev</w:t>
      </w:r>
      <w:r w:rsidR="008005F5">
        <w:rPr>
          <w:vertAlign w:val="superscript"/>
        </w:rPr>
        <w:t>6</w:t>
      </w:r>
    </w:p>
    <w:p w14:paraId="04B13997" w14:textId="62AD53AA" w:rsidR="00641893" w:rsidRPr="00D87563" w:rsidRDefault="00641893" w:rsidP="00641893">
      <w:pPr>
        <w:rPr>
          <w:vertAlign w:val="superscript"/>
        </w:rPr>
      </w:pPr>
      <w:r w:rsidRPr="00D87563">
        <w:t>Dmitry Yu. Karnaukhov</w:t>
      </w:r>
      <w:r w:rsidR="008005F5">
        <w:rPr>
          <w:vertAlign w:val="superscript"/>
        </w:rPr>
        <w:t>6</w:t>
      </w:r>
    </w:p>
    <w:p w14:paraId="6F137D3A" w14:textId="77777777" w:rsidR="00641893" w:rsidRPr="00D87563" w:rsidRDefault="00641893" w:rsidP="00641893">
      <w:r w:rsidRPr="00D87563">
        <w:t>Matthew R. Brousil</w:t>
      </w:r>
      <w:r w:rsidRPr="00D87563">
        <w:rPr>
          <w:vertAlign w:val="superscript"/>
        </w:rPr>
        <w:t>2</w:t>
      </w:r>
    </w:p>
    <w:p w14:paraId="6CBD7084" w14:textId="77777777" w:rsidR="0080096C" w:rsidRPr="00D87563" w:rsidRDefault="0080096C" w:rsidP="0080096C">
      <w:r w:rsidRPr="00D87563">
        <w:t>Stephanie E. Hampton</w:t>
      </w:r>
      <w:r w:rsidRPr="00D87563">
        <w:rPr>
          <w:vertAlign w:val="superscript"/>
        </w:rPr>
        <w:t>2</w:t>
      </w:r>
    </w:p>
    <w:p w14:paraId="59B8042B" w14:textId="77777777" w:rsidR="00641893" w:rsidRPr="00D87563" w:rsidRDefault="00641893" w:rsidP="00641893"/>
    <w:p w14:paraId="0384C742" w14:textId="77777777" w:rsidR="00641893" w:rsidRPr="00D87563" w:rsidRDefault="00641893" w:rsidP="00641893">
      <w:r w:rsidRPr="00D87563">
        <w:rPr>
          <w:vertAlign w:val="superscript"/>
        </w:rPr>
        <w:t>1.</w:t>
      </w:r>
      <w:r w:rsidRPr="00D87563">
        <w:t xml:space="preserve"> School of the Environment, Washington State University, Pullman, WA, USA</w:t>
      </w:r>
    </w:p>
    <w:p w14:paraId="0E0E0328" w14:textId="6AF54F35" w:rsidR="00641893" w:rsidRPr="00D87563" w:rsidRDefault="00641893" w:rsidP="00641893">
      <w:r w:rsidRPr="00D87563">
        <w:rPr>
          <w:vertAlign w:val="superscript"/>
        </w:rPr>
        <w:t>2.</w:t>
      </w:r>
      <w:r w:rsidRPr="00D87563">
        <w:t xml:space="preserve"> </w:t>
      </w:r>
      <w:r w:rsidR="008005F5" w:rsidRPr="00D87563">
        <w:t>Large Lakes Observatory, University of Minnesota - Duluth, Duluth, MN, USA</w:t>
      </w:r>
    </w:p>
    <w:p w14:paraId="5FECA175" w14:textId="77777777" w:rsidR="008005F5" w:rsidRPr="00D87563" w:rsidRDefault="00641893" w:rsidP="008005F5">
      <w:r w:rsidRPr="00D87563">
        <w:rPr>
          <w:vertAlign w:val="superscript"/>
        </w:rPr>
        <w:t>3.</w:t>
      </w:r>
      <w:r w:rsidRPr="00D87563">
        <w:t xml:space="preserve"> </w:t>
      </w:r>
      <w:r w:rsidR="008005F5" w:rsidRPr="00D87563">
        <w:t xml:space="preserve">Center for Environmental Research, Education, and Outreach, Washington State University, </w:t>
      </w:r>
    </w:p>
    <w:p w14:paraId="4A9BBDFE" w14:textId="13FAF36D" w:rsidR="00641893" w:rsidRPr="00D87563" w:rsidRDefault="008005F5" w:rsidP="008005F5">
      <w:r w:rsidRPr="00D87563">
        <w:t xml:space="preserve">   Pullman, WA, USA</w:t>
      </w:r>
    </w:p>
    <w:p w14:paraId="764DD0B0" w14:textId="224BF8C2" w:rsidR="008005F5" w:rsidRDefault="00641893" w:rsidP="00641893">
      <w:r w:rsidRPr="00D87563">
        <w:rPr>
          <w:vertAlign w:val="superscript"/>
        </w:rPr>
        <w:t>4.</w:t>
      </w:r>
      <w:r w:rsidRPr="00D87563">
        <w:t xml:space="preserve"> </w:t>
      </w:r>
      <w:r w:rsidR="008005F5" w:rsidRPr="00D87563">
        <w:t>Oregon Institute of Marine Biology, University of Oregon, Charleston, OR, USA</w:t>
      </w:r>
    </w:p>
    <w:p w14:paraId="6015AAD5" w14:textId="37E38A56" w:rsidR="00641893" w:rsidRPr="00D87563" w:rsidRDefault="008005F5" w:rsidP="00641893">
      <w:r>
        <w:rPr>
          <w:vertAlign w:val="superscript"/>
        </w:rPr>
        <w:t>5</w:t>
      </w:r>
      <w:r w:rsidR="00641893" w:rsidRPr="00D87563">
        <w:rPr>
          <w:vertAlign w:val="superscript"/>
        </w:rPr>
        <w:t>.</w:t>
      </w:r>
      <w:r w:rsidR="00641893" w:rsidRPr="00D87563">
        <w:t xml:space="preserve"> </w:t>
      </w:r>
      <w:r w:rsidRPr="00D87563">
        <w:t>School of Natural Resources, University of Nebraska-Lincoln, Lincoln, NE, USA</w:t>
      </w:r>
    </w:p>
    <w:p w14:paraId="617AF2BC" w14:textId="636D25AE" w:rsidR="00641893" w:rsidRDefault="008005F5" w:rsidP="00641893">
      <w:r>
        <w:rPr>
          <w:vertAlign w:val="superscript"/>
        </w:rPr>
        <w:t>6</w:t>
      </w:r>
      <w:r w:rsidR="00641893" w:rsidRPr="00D87563">
        <w:rPr>
          <w:vertAlign w:val="superscript"/>
        </w:rPr>
        <w:t>.</w:t>
      </w:r>
      <w:r w:rsidR="00641893" w:rsidRPr="00D87563">
        <w:t xml:space="preserve"> </w:t>
      </w:r>
      <w:r w:rsidRPr="00D87563">
        <w:t>Biological Research Institute, Irkutsk State University, Irkutsk, Irkutsk Oblast, Russia</w:t>
      </w:r>
    </w:p>
    <w:p w14:paraId="78300DDE" w14:textId="77777777" w:rsidR="008005F5" w:rsidRPr="00D87563" w:rsidRDefault="008005F5" w:rsidP="00641893"/>
    <w:p w14:paraId="0000000F" w14:textId="6AD7D61F" w:rsidR="009956E8" w:rsidRPr="00D87563" w:rsidRDefault="00641893">
      <w:r w:rsidRPr="00D87563">
        <w:t xml:space="preserve">*corresponding author: michael.f.meyer@wsu.edu </w:t>
      </w:r>
    </w:p>
    <w:p w14:paraId="00000010" w14:textId="77777777" w:rsidR="009956E8" w:rsidRPr="00D87563" w:rsidRDefault="009956E8">
      <w:pPr>
        <w:rPr>
          <w:b/>
        </w:rPr>
      </w:pPr>
    </w:p>
    <w:p w14:paraId="00000011" w14:textId="77777777" w:rsidR="009956E8" w:rsidRPr="00D87563" w:rsidRDefault="00BC3E51">
      <w:pPr>
        <w:jc w:val="center"/>
        <w:rPr>
          <w:b/>
        </w:rPr>
      </w:pPr>
      <w:r w:rsidRPr="00D87563">
        <w:rPr>
          <w:b/>
        </w:rPr>
        <w:t>Author Contribution Statement</w:t>
      </w:r>
    </w:p>
    <w:p w14:paraId="510440AE" w14:textId="2FAD6388" w:rsidR="00C900D5" w:rsidRDefault="00C900D5">
      <w:pPr>
        <w:ind w:right="-450"/>
      </w:pPr>
      <w:r>
        <w:t>Conceptualized the project:</w:t>
      </w:r>
      <w:r w:rsidR="0080096C">
        <w:t xml:space="preserve"> MFM, SEH, </w:t>
      </w:r>
      <w:r w:rsidR="002A7FE9">
        <w:t xml:space="preserve">TO </w:t>
      </w:r>
    </w:p>
    <w:p w14:paraId="00000017" w14:textId="35A75051" w:rsidR="009956E8" w:rsidRDefault="00981DF3">
      <w:pPr>
        <w:ind w:right="-450"/>
      </w:pPr>
      <w:r>
        <w:t>Collected samples in the field:</w:t>
      </w:r>
      <w:r w:rsidR="0080096C">
        <w:t xml:space="preserve"> </w:t>
      </w:r>
      <w:r w:rsidR="00522920">
        <w:t>MFM, TO, KHW, SEH</w:t>
      </w:r>
    </w:p>
    <w:p w14:paraId="682C8974" w14:textId="6B6560B3" w:rsidR="00981DF3" w:rsidRDefault="00C900D5">
      <w:pPr>
        <w:ind w:right="-450"/>
      </w:pPr>
      <w:r>
        <w:t>Processed samples:</w:t>
      </w:r>
      <w:r w:rsidR="00522920">
        <w:t xml:space="preserve"> MFM, KS, JBS, DDS, TO, AWEG, SEH</w:t>
      </w:r>
    </w:p>
    <w:p w14:paraId="7303F928" w14:textId="6B46EE46" w:rsidR="00C900D5" w:rsidRDefault="00C900D5">
      <w:pPr>
        <w:ind w:right="-450"/>
      </w:pPr>
      <w:r>
        <w:t>Wrote and Reviewed R scripts:</w:t>
      </w:r>
      <w:r w:rsidR="00522920">
        <w:t xml:space="preserve"> MFM, MRB, KHW</w:t>
      </w:r>
    </w:p>
    <w:p w14:paraId="729293AC" w14:textId="4FAD8297" w:rsidR="00C900D5" w:rsidRDefault="00C900D5">
      <w:pPr>
        <w:ind w:right="-450"/>
      </w:pPr>
      <w:r>
        <w:t>Data management:</w:t>
      </w:r>
      <w:r w:rsidR="00522920">
        <w:t xml:space="preserve"> MFM, MRB</w:t>
      </w:r>
    </w:p>
    <w:p w14:paraId="57FFDC43" w14:textId="31B1A5BA" w:rsidR="00C900D5" w:rsidRDefault="00C900D5">
      <w:pPr>
        <w:ind w:right="-450"/>
      </w:pPr>
      <w:r>
        <w:t>Wrote and edited the manuscript:</w:t>
      </w:r>
      <w:r w:rsidR="00522920">
        <w:t xml:space="preserve"> All authors</w:t>
      </w:r>
    </w:p>
    <w:p w14:paraId="71D3C7B4" w14:textId="177A9AB6" w:rsidR="00C900D5" w:rsidRDefault="00C900D5">
      <w:pPr>
        <w:ind w:right="-450"/>
      </w:pPr>
      <w:r>
        <w:t>Approved the final manuscript:</w:t>
      </w:r>
      <w:r w:rsidR="00522920">
        <w:t xml:space="preserve"> All authors</w:t>
      </w:r>
    </w:p>
    <w:p w14:paraId="052F0F8D" w14:textId="77777777" w:rsidR="00C900D5" w:rsidRPr="00C900D5" w:rsidRDefault="00C900D5">
      <w:pPr>
        <w:ind w:right="-450"/>
      </w:pPr>
    </w:p>
    <w:p w14:paraId="52072B73" w14:textId="77777777" w:rsidR="00FE6571" w:rsidRPr="00D87563" w:rsidRDefault="00BC3E51" w:rsidP="006B0CD5">
      <w:pPr>
        <w:ind w:right="-450"/>
      </w:pPr>
      <w:r w:rsidRPr="00D87563">
        <w:rPr>
          <w:b/>
        </w:rPr>
        <w:t>Grant sponsor information:</w:t>
      </w:r>
      <w:r w:rsidRPr="00D87563">
        <w:t xml:space="preserve"> </w:t>
      </w:r>
    </w:p>
    <w:p w14:paraId="0000001B" w14:textId="335C2566" w:rsidR="009956E8" w:rsidRPr="00D87563" w:rsidRDefault="006B0CD5" w:rsidP="006B0CD5">
      <w:pPr>
        <w:ind w:right="-450"/>
      </w:pPr>
      <w:r w:rsidRPr="00D87563">
        <w:t>Funding was</w:t>
      </w:r>
      <w:r w:rsidR="00FE6571" w:rsidRPr="00D87563">
        <w:t xml:space="preserve"> </w:t>
      </w:r>
      <w:r w:rsidRPr="00D87563">
        <w:t>provided by the National Science Foundation (NSF-DEB-1136637) to S.E.H., a Fulbright Fellowship to M.F.M., a NSF Graduate Research Fellowship to M.F.M. (NSF-DGE-1347973), and the Russian Ministry of Education and Science Research Project (No. GR 01201461929; 1354-2014/51).</w:t>
      </w:r>
    </w:p>
    <w:p w14:paraId="0000001C" w14:textId="77777777" w:rsidR="009956E8" w:rsidRPr="00D87563" w:rsidRDefault="009956E8">
      <w:pPr>
        <w:rPr>
          <w:b/>
        </w:rPr>
      </w:pPr>
    </w:p>
    <w:p w14:paraId="0000001F" w14:textId="2D00285E" w:rsidR="009956E8" w:rsidRPr="00D87563" w:rsidRDefault="00BC3E51">
      <w:r w:rsidRPr="00D87563">
        <w:rPr>
          <w:b/>
        </w:rPr>
        <w:t xml:space="preserve">Key Words: </w:t>
      </w:r>
      <w:r w:rsidR="00B853E5" w:rsidRPr="00D87563">
        <w:rPr>
          <w:b/>
        </w:rPr>
        <w:t xml:space="preserve"> </w:t>
      </w:r>
      <w:r w:rsidR="00641893" w:rsidRPr="00D87563">
        <w:t>pharmaceuticals, microplastics, fatty acids, stables isotopes, amphipod, mollusk, diatom, spirogyra</w:t>
      </w:r>
    </w:p>
    <w:p w14:paraId="7A196D45" w14:textId="77777777" w:rsidR="006B0CD5" w:rsidRPr="00D87563" w:rsidRDefault="006B0CD5">
      <w:pPr>
        <w:rPr>
          <w:b/>
        </w:rPr>
      </w:pPr>
    </w:p>
    <w:p w14:paraId="00000025" w14:textId="287777E1" w:rsidR="009956E8" w:rsidRPr="00D87563" w:rsidRDefault="00BC3E51" w:rsidP="00641893">
      <w:pPr>
        <w:rPr>
          <w:b/>
        </w:rPr>
      </w:pPr>
      <w:r w:rsidRPr="00D87563">
        <w:rPr>
          <w:b/>
        </w:rPr>
        <w:t>URL of the Dataset and Metadata with permanent identifier:</w:t>
      </w:r>
    </w:p>
    <w:p w14:paraId="0A3EC131" w14:textId="6DD89F62" w:rsidR="00641893" w:rsidRPr="00D87563" w:rsidRDefault="00641893" w:rsidP="00641893">
      <w:r w:rsidRPr="00D87563">
        <w:t>EDI will provide the DOI</w:t>
      </w:r>
    </w:p>
    <w:p w14:paraId="00000027" w14:textId="77777777" w:rsidR="009956E8" w:rsidRPr="00D87563" w:rsidRDefault="009956E8"/>
    <w:p w14:paraId="00000029" w14:textId="4B0451C3" w:rsidR="009956E8" w:rsidRPr="00D87563" w:rsidRDefault="00BC3E51" w:rsidP="00641893">
      <w:pPr>
        <w:rPr>
          <w:color w:val="4A86E8"/>
        </w:rPr>
      </w:pPr>
      <w:r w:rsidRPr="00D87563">
        <w:rPr>
          <w:b/>
        </w:rPr>
        <w:t xml:space="preserve">Code URL with permanent identifier:  </w:t>
      </w:r>
    </w:p>
    <w:p w14:paraId="7FC18C90" w14:textId="2A837BAF" w:rsidR="00641893" w:rsidRPr="00D87563" w:rsidRDefault="00641893" w:rsidP="00641893">
      <w:r w:rsidRPr="00D87563">
        <w:lastRenderedPageBreak/>
        <w:t>EDI will provide the DOI</w:t>
      </w:r>
    </w:p>
    <w:p w14:paraId="0000002A" w14:textId="77777777" w:rsidR="009956E8" w:rsidRPr="00D87563" w:rsidRDefault="009956E8"/>
    <w:p w14:paraId="0000002B" w14:textId="0EA9ABB5" w:rsidR="009956E8" w:rsidRPr="00D87563" w:rsidRDefault="00BC3E51">
      <w:r w:rsidRPr="00D87563">
        <w:rPr>
          <w:b/>
        </w:rPr>
        <w:t>Measurement(s):</w:t>
      </w:r>
      <w:r w:rsidR="00641893" w:rsidRPr="00D87563">
        <w:rPr>
          <w:b/>
        </w:rPr>
        <w:t xml:space="preserve"> </w:t>
      </w:r>
      <w:r w:rsidR="006B0CD5" w:rsidRPr="00D87563">
        <w:t>Chlorophyll a, Fatty Acids, Pharmaceuticals and Personal Care Products, Microplastics, Periphyton community abundance, benthic macroinvertebrate abundance, Stable Isotopes, nitrate, ammonium, total phosphorus</w:t>
      </w:r>
    </w:p>
    <w:p w14:paraId="0000002C" w14:textId="459686D6" w:rsidR="009956E8" w:rsidRPr="00D87563" w:rsidRDefault="00BC3E51">
      <w:pPr>
        <w:rPr>
          <w:b/>
        </w:rPr>
      </w:pPr>
      <w:r w:rsidRPr="00D87563">
        <w:rPr>
          <w:b/>
        </w:rPr>
        <w:t>Technology Type(s):</w:t>
      </w:r>
      <w:r w:rsidR="006B0CD5" w:rsidRPr="00D87563">
        <w:rPr>
          <w:b/>
        </w:rPr>
        <w:t xml:space="preserve"> </w:t>
      </w:r>
      <w:r w:rsidR="00192EF6">
        <w:rPr>
          <w:b/>
        </w:rPr>
        <w:t>GC/MS, LC/MS, Spectrophotometry</w:t>
      </w:r>
    </w:p>
    <w:p w14:paraId="0000002D" w14:textId="5CE386F8" w:rsidR="009956E8" w:rsidRPr="00D87563" w:rsidRDefault="00BC3E51">
      <w:r w:rsidRPr="00D87563">
        <w:rPr>
          <w:b/>
        </w:rPr>
        <w:t>Temporal range:</w:t>
      </w:r>
      <w:r w:rsidR="00B853E5" w:rsidRPr="00D87563">
        <w:rPr>
          <w:b/>
        </w:rPr>
        <w:t xml:space="preserve"> </w:t>
      </w:r>
      <w:r w:rsidR="00B853E5" w:rsidRPr="00D87563">
        <w:t>19 – 23 August 2015</w:t>
      </w:r>
    </w:p>
    <w:p w14:paraId="0000002E" w14:textId="0D5F7D44" w:rsidR="009956E8" w:rsidRPr="00D87563" w:rsidRDefault="00BC3E51">
      <w:pPr>
        <w:rPr>
          <w:color w:val="4A86E8"/>
        </w:rPr>
      </w:pPr>
      <w:r w:rsidRPr="00D87563">
        <w:rPr>
          <w:b/>
        </w:rPr>
        <w:t>Frequency or sampling interval</w:t>
      </w:r>
      <w:r w:rsidR="00B853E5" w:rsidRPr="00D87563">
        <w:rPr>
          <w:b/>
        </w:rPr>
        <w:t xml:space="preserve">: </w:t>
      </w:r>
      <w:r w:rsidR="00B853E5" w:rsidRPr="00D87563">
        <w:t>single snapshot in time</w:t>
      </w:r>
    </w:p>
    <w:p w14:paraId="0000002F" w14:textId="4D1F0404" w:rsidR="009956E8" w:rsidRPr="00D87563" w:rsidRDefault="00BC3E51">
      <w:r w:rsidRPr="00D87563">
        <w:rPr>
          <w:b/>
        </w:rPr>
        <w:t>Spatial scale:</w:t>
      </w:r>
      <w:r w:rsidRPr="00D87563">
        <w:rPr>
          <w:color w:val="4A86E8"/>
        </w:rPr>
        <w:t xml:space="preserve"> </w:t>
      </w:r>
      <w:r w:rsidR="00B853E5" w:rsidRPr="00D87563">
        <w:t>site-based</w:t>
      </w:r>
    </w:p>
    <w:p w14:paraId="00000030" w14:textId="77777777" w:rsidR="009956E8" w:rsidRPr="00D87563" w:rsidRDefault="009956E8">
      <w:pPr>
        <w:rPr>
          <w:b/>
        </w:rPr>
      </w:pPr>
    </w:p>
    <w:p w14:paraId="00000038" w14:textId="48761E84" w:rsidR="009956E8" w:rsidRPr="003F3A49" w:rsidRDefault="00BC3E51" w:rsidP="003F3A49">
      <w:r w:rsidRPr="00D87563">
        <w:rPr>
          <w:b/>
        </w:rPr>
        <w:t>Abstract (</w:t>
      </w:r>
      <w:r w:rsidR="00EB500E" w:rsidRPr="00D87563">
        <w:rPr>
          <w:b/>
        </w:rPr>
        <w:t>1</w:t>
      </w:r>
      <w:r w:rsidR="00BE6C57">
        <w:rPr>
          <w:b/>
        </w:rPr>
        <w:t>4</w:t>
      </w:r>
      <w:r w:rsidR="004665E2">
        <w:rPr>
          <w:b/>
        </w:rPr>
        <w:t>7</w:t>
      </w:r>
      <w:r w:rsidR="00EB500E" w:rsidRPr="00D87563">
        <w:rPr>
          <w:b/>
        </w:rPr>
        <w:t xml:space="preserve"> of 150 words</w:t>
      </w:r>
      <w:r w:rsidRPr="00D87563">
        <w:rPr>
          <w:b/>
        </w:rPr>
        <w:t xml:space="preserve">) </w:t>
      </w:r>
    </w:p>
    <w:p w14:paraId="52F2A392" w14:textId="77777777" w:rsidR="00AD5653" w:rsidRPr="00D87563" w:rsidRDefault="00AD5653">
      <w:pPr>
        <w:rPr>
          <w:highlight w:val="white"/>
        </w:rPr>
      </w:pPr>
    </w:p>
    <w:p w14:paraId="0000003A" w14:textId="529A77B5" w:rsidR="009956E8" w:rsidRPr="00D87563" w:rsidRDefault="004665E2">
      <w:bookmarkStart w:id="0" w:name="_Hlk56688350"/>
      <w:r>
        <w:rPr>
          <w:highlight w:val="white"/>
        </w:rPr>
        <w:t>S</w:t>
      </w:r>
      <w:r w:rsidR="00342554" w:rsidRPr="00D87563">
        <w:rPr>
          <w:highlight w:val="white"/>
        </w:rPr>
        <w:t xml:space="preserve">ewage released from lakeside development can introduce </w:t>
      </w:r>
      <w:r w:rsidR="002A508A" w:rsidRPr="00D87563">
        <w:rPr>
          <w:highlight w:val="white"/>
        </w:rPr>
        <w:t xml:space="preserve">nutrients and </w:t>
      </w:r>
      <w:r w:rsidR="00F15F8B">
        <w:rPr>
          <w:highlight w:val="white"/>
        </w:rPr>
        <w:t>micro</w:t>
      </w:r>
      <w:r w:rsidR="00342554" w:rsidRPr="00D87563">
        <w:rPr>
          <w:highlight w:val="white"/>
        </w:rPr>
        <w:t xml:space="preserve">pollutants </w:t>
      </w:r>
      <w:r>
        <w:rPr>
          <w:highlight w:val="white"/>
        </w:rPr>
        <w:t>that can</w:t>
      </w:r>
      <w:r w:rsidR="00192EF6">
        <w:rPr>
          <w:highlight w:val="white"/>
        </w:rPr>
        <w:t xml:space="preserve"> restructure</w:t>
      </w:r>
      <w:r w:rsidR="00342554" w:rsidRPr="00D87563">
        <w:rPr>
          <w:highlight w:val="white"/>
        </w:rPr>
        <w:t xml:space="preserve"> aquatic </w:t>
      </w:r>
      <w:r w:rsidR="00192EF6">
        <w:rPr>
          <w:highlight w:val="white"/>
        </w:rPr>
        <w:t>eco</w:t>
      </w:r>
      <w:r w:rsidR="00342554" w:rsidRPr="00D87563">
        <w:rPr>
          <w:highlight w:val="white"/>
        </w:rPr>
        <w:t>systems</w:t>
      </w:r>
      <w:r w:rsidR="00AD5653" w:rsidRPr="00D87563">
        <w:rPr>
          <w:highlight w:val="white"/>
        </w:rPr>
        <w:t>. Lake Baikal, the world’s most an</w:t>
      </w:r>
      <w:r>
        <w:rPr>
          <w:highlight w:val="white"/>
        </w:rPr>
        <w:t>cient</w:t>
      </w:r>
      <w:r w:rsidR="00AD5653" w:rsidRPr="00D87563">
        <w:rPr>
          <w:highlight w:val="white"/>
        </w:rPr>
        <w:t>, biodiverse, and voluminous lake, has been experiencing localized sewage pollution from lakeside settlements</w:t>
      </w:r>
      <w:del w:id="1" w:author="Ted" w:date="2020-11-19T14:24:00Z">
        <w:r w:rsidR="00AD5653" w:rsidRPr="00D87563" w:rsidDel="002B7B37">
          <w:rPr>
            <w:highlight w:val="white"/>
          </w:rPr>
          <w:delText xml:space="preserve">, </w:delText>
        </w:r>
      </w:del>
      <w:ins w:id="2" w:author="Ted" w:date="2020-11-19T14:24:00Z">
        <w:r w:rsidR="002B7B37">
          <w:rPr>
            <w:highlight w:val="white"/>
          </w:rPr>
          <w:t xml:space="preserve">. </w:t>
        </w:r>
        <w:r w:rsidR="002B7B37" w:rsidRPr="00D87563">
          <w:rPr>
            <w:highlight w:val="white"/>
          </w:rPr>
          <w:t xml:space="preserve"> </w:t>
        </w:r>
      </w:ins>
      <w:del w:id="3" w:author="Ted" w:date="2020-11-19T14:24:00Z">
        <w:r w:rsidR="00AD5653" w:rsidRPr="00D87563" w:rsidDel="002B7B37">
          <w:rPr>
            <w:highlight w:val="white"/>
          </w:rPr>
          <w:delText>near which i</w:delText>
        </w:r>
      </w:del>
      <w:ins w:id="4" w:author="Ted" w:date="2020-11-19T14:24:00Z">
        <w:r w:rsidR="002B7B37">
          <w:rPr>
            <w:highlight w:val="white"/>
          </w:rPr>
          <w:br/>
          <w:t>I</w:t>
        </w:r>
      </w:ins>
      <w:r w:rsidR="00AD5653" w:rsidRPr="00D87563">
        <w:rPr>
          <w:highlight w:val="white"/>
        </w:rPr>
        <w:t>ncreasing filamentous algal abundance sugges</w:t>
      </w:r>
      <w:r>
        <w:rPr>
          <w:highlight w:val="white"/>
        </w:rPr>
        <w:t>ts</w:t>
      </w:r>
      <w:r w:rsidR="00AD5653" w:rsidRPr="00D87563">
        <w:rPr>
          <w:highlight w:val="white"/>
        </w:rPr>
        <w:t xml:space="preserve"> benthic communities are responding</w:t>
      </w:r>
      <w:ins w:id="5" w:author="Ted" w:date="2020-11-19T14:28:00Z">
        <w:r w:rsidR="002B7B37">
          <w:rPr>
            <w:highlight w:val="white"/>
          </w:rPr>
          <w:t xml:space="preserve"> to this localized pollution</w:t>
        </w:r>
      </w:ins>
      <w:r w:rsidR="00AD5653" w:rsidRPr="00D87563">
        <w:rPr>
          <w:highlight w:val="white"/>
        </w:rPr>
        <w:t xml:space="preserve">. </w:t>
      </w:r>
      <w:r w:rsidR="00721DFB" w:rsidRPr="00D87563">
        <w:rPr>
          <w:highlight w:val="white"/>
        </w:rPr>
        <w:t>W</w:t>
      </w:r>
      <w:r w:rsidR="00AD5653" w:rsidRPr="00D87563">
        <w:rPr>
          <w:highlight w:val="white"/>
        </w:rPr>
        <w:t xml:space="preserve">e surveyed 40-km of </w:t>
      </w:r>
      <w:r w:rsidR="00721DFB" w:rsidRPr="00D87563">
        <w:rPr>
          <w:highlight w:val="white"/>
        </w:rPr>
        <w:t>Baikal’s</w:t>
      </w:r>
      <w:r w:rsidR="00AD5653" w:rsidRPr="00D87563">
        <w:rPr>
          <w:highlight w:val="white"/>
        </w:rPr>
        <w:t xml:space="preserve"> southwestern </w:t>
      </w:r>
      <w:r w:rsidR="00EB500E" w:rsidRPr="00D87563">
        <w:rPr>
          <w:highlight w:val="white"/>
        </w:rPr>
        <w:t>shoreline</w:t>
      </w:r>
      <w:r w:rsidR="00AD5653" w:rsidRPr="00D87563">
        <w:rPr>
          <w:highlight w:val="white"/>
        </w:rPr>
        <w:t xml:space="preserve"> 19-23 August 2015 for sewage indicators, including pharmaceuticals</w:t>
      </w:r>
      <w:r w:rsidR="00EE0669">
        <w:rPr>
          <w:highlight w:val="white"/>
        </w:rPr>
        <w:t>, personal care products,</w:t>
      </w:r>
      <w:r w:rsidR="00AD5653" w:rsidRPr="00D87563">
        <w:rPr>
          <w:highlight w:val="white"/>
        </w:rPr>
        <w:t xml:space="preserve"> and microplastics</w:t>
      </w:r>
      <w:r w:rsidR="00721DFB" w:rsidRPr="00D87563">
        <w:rPr>
          <w:highlight w:val="white"/>
        </w:rPr>
        <w:t xml:space="preserve"> </w:t>
      </w:r>
      <w:r w:rsidR="00EB500E" w:rsidRPr="00D87563">
        <w:rPr>
          <w:highlight w:val="white"/>
        </w:rPr>
        <w:t>with co-located</w:t>
      </w:r>
      <w:r w:rsidR="00AD5653" w:rsidRPr="00D87563">
        <w:rPr>
          <w:highlight w:val="white"/>
        </w:rPr>
        <w:t xml:space="preserve"> periphyton</w:t>
      </w:r>
      <w:del w:id="6" w:author="Ted" w:date="2020-11-19T14:29:00Z">
        <w:r w:rsidR="00AD5653" w:rsidRPr="00D87563" w:rsidDel="002B7B37">
          <w:rPr>
            <w:highlight w:val="white"/>
          </w:rPr>
          <w:delText xml:space="preserve"> and</w:delText>
        </w:r>
      </w:del>
      <w:ins w:id="7" w:author="Ted" w:date="2020-11-19T14:29:00Z">
        <w:r w:rsidR="002B7B37">
          <w:rPr>
            <w:highlight w:val="white"/>
          </w:rPr>
          <w:t>,</w:t>
        </w:r>
      </w:ins>
      <w:r w:rsidR="00AD5653" w:rsidRPr="00D87563">
        <w:rPr>
          <w:highlight w:val="white"/>
        </w:rPr>
        <w:t xml:space="preserve"> macroinvertebrate</w:t>
      </w:r>
      <w:del w:id="8" w:author="Ted" w:date="2020-11-19T14:29:00Z">
        <w:r w:rsidR="00AD5653" w:rsidRPr="00D87563" w:rsidDel="002B7B37">
          <w:rPr>
            <w:highlight w:val="white"/>
          </w:rPr>
          <w:delText xml:space="preserve"> abundance</w:delText>
        </w:r>
      </w:del>
      <w:r>
        <w:rPr>
          <w:highlight w:val="white"/>
        </w:rPr>
        <w:t xml:space="preserve">, </w:t>
      </w:r>
      <w:ins w:id="9" w:author="Ted" w:date="2020-11-19T14:29:00Z">
        <w:r w:rsidR="002B7B37">
          <w:rPr>
            <w:highlight w:val="white"/>
          </w:rPr>
          <w:t xml:space="preserve">C/N </w:t>
        </w:r>
      </w:ins>
      <w:r w:rsidR="00AD5653" w:rsidRPr="00D87563">
        <w:rPr>
          <w:highlight w:val="white"/>
        </w:rPr>
        <w:t>stable isotope</w:t>
      </w:r>
      <w:del w:id="10" w:author="Ted" w:date="2020-11-19T14:29:00Z">
        <w:r w:rsidR="00AD5653" w:rsidRPr="00D87563" w:rsidDel="002B7B37">
          <w:rPr>
            <w:highlight w:val="white"/>
          </w:rPr>
          <w:delText>s</w:delText>
        </w:r>
      </w:del>
      <w:r>
        <w:rPr>
          <w:highlight w:val="white"/>
        </w:rPr>
        <w:t>,</w:t>
      </w:r>
      <w:r w:rsidR="00AD5653" w:rsidRPr="00D87563">
        <w:rPr>
          <w:highlight w:val="white"/>
        </w:rPr>
        <w:t xml:space="preserve"> and fatty acid</w:t>
      </w:r>
      <w:ins w:id="11" w:author="Ted" w:date="2020-11-19T14:29:00Z">
        <w:r w:rsidR="002B7B37">
          <w:rPr>
            <w:highlight w:val="white"/>
          </w:rPr>
          <w:t xml:space="preserve"> sampling</w:t>
        </w:r>
      </w:ins>
      <w:del w:id="12" w:author="Ted" w:date="2020-11-19T14:29:00Z">
        <w:r w:rsidR="00721DFB" w:rsidRPr="00D87563" w:rsidDel="002B7B37">
          <w:rPr>
            <w:highlight w:val="white"/>
          </w:rPr>
          <w:delText>s</w:delText>
        </w:r>
      </w:del>
      <w:r w:rsidR="00AD5653" w:rsidRPr="00D87563">
        <w:rPr>
          <w:highlight w:val="white"/>
        </w:rPr>
        <w:t xml:space="preserve">. Unique identifiers </w:t>
      </w:r>
      <w:r w:rsidR="00192EF6">
        <w:rPr>
          <w:highlight w:val="white"/>
        </w:rPr>
        <w:t xml:space="preserve">corresponding to sampling locations </w:t>
      </w:r>
      <w:r w:rsidR="00AD5653" w:rsidRPr="00D87563">
        <w:rPr>
          <w:highlight w:val="white"/>
        </w:rPr>
        <w:t xml:space="preserve">are retained throughout all data files to facilitate interoperability among the dataset’s </w:t>
      </w:r>
      <w:r w:rsidR="00681CE9">
        <w:rPr>
          <w:highlight w:val="white"/>
        </w:rPr>
        <w:t>150+</w:t>
      </w:r>
      <w:r w:rsidR="00AD5653" w:rsidRPr="00D87563">
        <w:rPr>
          <w:highlight w:val="white"/>
        </w:rPr>
        <w:t xml:space="preserve"> variables. The data are structured in a tidy format (a tabular arrangement familiar to limnologists) to encourage future r</w:t>
      </w:r>
      <w:r w:rsidR="00EB500E" w:rsidRPr="00D87563">
        <w:rPr>
          <w:highlight w:val="white"/>
        </w:rPr>
        <w:t>euse</w:t>
      </w:r>
      <w:r w:rsidR="00AD5653" w:rsidRPr="00D87563">
        <w:rPr>
          <w:highlight w:val="white"/>
        </w:rPr>
        <w:t xml:space="preserve">. </w:t>
      </w:r>
      <w:r w:rsidR="002A508A" w:rsidRPr="00D87563">
        <w:rPr>
          <w:highlight w:val="white"/>
        </w:rPr>
        <w:t>For Baikal</w:t>
      </w:r>
      <w:r w:rsidR="00EE0669">
        <w:rPr>
          <w:highlight w:val="white"/>
        </w:rPr>
        <w:t xml:space="preserve"> studies</w:t>
      </w:r>
      <w:r w:rsidR="002A508A" w:rsidRPr="00D87563">
        <w:rPr>
          <w:highlight w:val="white"/>
        </w:rPr>
        <w:t xml:space="preserve">, these data can </w:t>
      </w:r>
      <w:r w:rsidR="00EE0669" w:rsidRPr="00D87563">
        <w:rPr>
          <w:highlight w:val="white"/>
        </w:rPr>
        <w:t>supp</w:t>
      </w:r>
      <w:r w:rsidR="00EE0669">
        <w:rPr>
          <w:highlight w:val="white"/>
        </w:rPr>
        <w:t>ort</w:t>
      </w:r>
      <w:r w:rsidR="00EE0669" w:rsidRPr="00D87563">
        <w:rPr>
          <w:highlight w:val="white"/>
        </w:rPr>
        <w:t xml:space="preserve"> </w:t>
      </w:r>
      <w:r w:rsidR="002A508A" w:rsidRPr="00D87563">
        <w:rPr>
          <w:highlight w:val="white"/>
        </w:rPr>
        <w:t>continued monitoring</w:t>
      </w:r>
      <w:r w:rsidR="00EE0669">
        <w:rPr>
          <w:highlight w:val="white"/>
        </w:rPr>
        <w:t xml:space="preserve"> and research</w:t>
      </w:r>
      <w:r w:rsidR="002A508A" w:rsidRPr="00D87563">
        <w:rPr>
          <w:highlight w:val="white"/>
        </w:rPr>
        <w:t xml:space="preserve"> efforts. For </w:t>
      </w:r>
      <w:r w:rsidR="00EE0669">
        <w:rPr>
          <w:highlight w:val="white"/>
        </w:rPr>
        <w:t xml:space="preserve">global studies of </w:t>
      </w:r>
      <w:r w:rsidR="002A508A" w:rsidRPr="00D87563">
        <w:rPr>
          <w:highlight w:val="white"/>
        </w:rPr>
        <w:t xml:space="preserve">lakes, these data can help </w:t>
      </w:r>
      <w:r w:rsidR="00EE0669">
        <w:rPr>
          <w:highlight w:val="white"/>
        </w:rPr>
        <w:t>characterize</w:t>
      </w:r>
      <w:r w:rsidR="00EE0669" w:rsidRPr="00D87563">
        <w:rPr>
          <w:highlight w:val="white"/>
        </w:rPr>
        <w:t xml:space="preserve"> </w:t>
      </w:r>
      <w:r w:rsidR="002A508A" w:rsidRPr="00D87563">
        <w:rPr>
          <w:highlight w:val="white"/>
        </w:rPr>
        <w:t>sewage prevalence and ecological consequences</w:t>
      </w:r>
      <w:r w:rsidR="00EE0669">
        <w:rPr>
          <w:highlight w:val="white"/>
        </w:rPr>
        <w:t xml:space="preserve"> of anthropogenic disturbance</w:t>
      </w:r>
      <w:r w:rsidR="002A508A" w:rsidRPr="00D87563">
        <w:rPr>
          <w:highlight w:val="white"/>
        </w:rPr>
        <w:t xml:space="preserve"> across spatial scales.</w:t>
      </w:r>
    </w:p>
    <w:bookmarkEnd w:id="0"/>
    <w:p w14:paraId="0000003B" w14:textId="77777777" w:rsidR="009956E8" w:rsidRPr="00D87563" w:rsidRDefault="009956E8">
      <w:pPr>
        <w:rPr>
          <w:b/>
        </w:rPr>
      </w:pPr>
    </w:p>
    <w:p w14:paraId="0000003C" w14:textId="77777777" w:rsidR="009956E8" w:rsidRPr="00D87563" w:rsidRDefault="00BC3E51">
      <w:pPr>
        <w:rPr>
          <w:b/>
        </w:rPr>
      </w:pPr>
      <w:r w:rsidRPr="00D87563">
        <w:rPr>
          <w:b/>
        </w:rPr>
        <w:t xml:space="preserve">Background and Motivation  </w:t>
      </w:r>
    </w:p>
    <w:p w14:paraId="0000003E" w14:textId="0A932835" w:rsidR="009956E8" w:rsidRPr="00D87563" w:rsidRDefault="009956E8"/>
    <w:p w14:paraId="1A7378C6" w14:textId="37BFC95E" w:rsidR="002F0AC7" w:rsidRPr="00D87563" w:rsidRDefault="00BA2B15">
      <w:r w:rsidRPr="00D87563">
        <w:t xml:space="preserve">Globally, sewage pollution is a common and often </w:t>
      </w:r>
      <w:r w:rsidR="00047794" w:rsidRPr="00D87563">
        <w:t>concentrated</w:t>
      </w:r>
      <w:r w:rsidRPr="00D87563">
        <w:t xml:space="preserve"> source of nitrogen and phosphorus inputs that can reshape </w:t>
      </w:r>
      <w:r w:rsidR="00BE6C57">
        <w:t>aquatic</w:t>
      </w:r>
      <w:r w:rsidRPr="00D87563">
        <w:t xml:space="preserve"> ecosystems. </w:t>
      </w:r>
      <w:r w:rsidR="004B30F1" w:rsidRPr="00D87563">
        <w:t>Sewage inputs are often associated with increased primary production</w:t>
      </w:r>
      <w:r w:rsidR="00BE6C57">
        <w:t xml:space="preserve"> </w:t>
      </w:r>
      <w:r w:rsidR="00BE6C57">
        <w:fldChar w:fldCharType="begin"/>
      </w:r>
      <w:r w:rsidR="00BE6C57">
        <w:instrText xml:space="preserve"> ADDIN ZOTERO_ITEM CSL_CITATION {"citationID":"lqnNZuq0","properties":{"formattedCitation":"(Edmondson 1970; Moore et al. 2003)","plainCitation":"(Edmondson 1970; Moore et al. 2003)","noteIndex":0},"citationItems":[{"id":705,"uris":["http://zotero.org/users/2645460/items/6MBH7RSA"],"uri":["http://zotero.org/users/2645460/items/6MBH7RSA"],"itemData":{"id":705,"type":"article-journal","abstract":"After diversion of sewage effluent from Lake Washington, winter concentrations of phosphate and nitrate decreased at different rates. From 1963 to 1969, phosphate decreased to 28 percent of the 1963 concentration, but nitrate remained at more than 80 percent of the 1963 value. Free carbon dioxide and alkalinity remained relatively high. The amount of phytoplanktonic chlorophyll in the summer was very closely related to the mean winter concentration of phosphate, but not to that of nitrate or carbon dioxide.","container-title":"Science","page":"690-691","title":"Phosphorus, Nitrogen, and Algae in Lake Washington after Diversion of Sewage","volume":"169","author":[{"family":"Edmondson","given":"W. T."}],"issued":{"date-parts":[["1970",8]]}}},{"id":760,"uris":["http://zotero.org/users/2645460/items/EHK87KTR"],"uri":["http://zotero.org/users/2645460/items/EHK87KTR"],"itemData":{"id":760,"type":"article-journal","container-title":"AMBIO: A Journal of the Human Environment","issue":"1","page":"13–18","source":"Google Scholar","title":"Lake eutrophication at the urban fringe, Seattle region, USA","volume":"32","author":[{"family":"Moore","given":"Jonathan W."},{"family":"Schindler","given":"Daniel E."},{"family":"Scheuerell","given":"Mark D."},{"family":"Smith","given":"Danielle"},{"family":"Frodge","given":"Jonathan"}],"issued":{"date-parts":[["2003"]]}}}],"schema":"https://github.com/citation-style-language/schema/raw/master/csl-citation.json"} </w:instrText>
      </w:r>
      <w:r w:rsidR="00BE6C57">
        <w:fldChar w:fldCharType="separate"/>
      </w:r>
      <w:r w:rsidR="00BE6C57" w:rsidRPr="00BE6C57">
        <w:t>(Edmondson 1970; Moore et al. 2003)</w:t>
      </w:r>
      <w:r w:rsidR="00BE6C57">
        <w:fldChar w:fldCharType="end"/>
      </w:r>
      <w:r w:rsidR="004B30F1" w:rsidRPr="00D87563">
        <w:t xml:space="preserve">, </w:t>
      </w:r>
      <w:r w:rsidR="006846A1" w:rsidRPr="00D87563">
        <w:t xml:space="preserve">which can eventually </w:t>
      </w:r>
      <w:r w:rsidR="00045DBB">
        <w:t>lead to</w:t>
      </w:r>
      <w:r w:rsidR="006846A1" w:rsidRPr="00D87563">
        <w:t xml:space="preserve"> nuisance algal blooms </w:t>
      </w:r>
      <w:r w:rsidR="00BE6C57">
        <w:fldChar w:fldCharType="begin"/>
      </w:r>
      <w:r w:rsidR="004808AA">
        <w:instrText xml:space="preserve"> ADDIN ZOTERO_ITEM CSL_CITATION {"citationID":"SUuEyxFY","properties":{"formattedCitation":"(Hall et al. 1999; Lapointe et al. 2015)","plainCitation":"(Hall et al. 1999; Lapointe et al. 2015)","noteIndex":0},"citationItems":[{"id":3909,"uris":["http://zotero.org/users/2645460/items/M6M7YVIX"],"uri":["http://zotero.org/users/2645460/items/M6M7YVIX"],"itemData":{"id":3909,"type":"article-journal","abstract":"The Qu'Appelle Valley drainage system provides water to a third of the population of the Canadian Great Plains, yet is plagued by poor water quality, excess plant growth, and periodic fish kills. Fossil algae (diatoms, pigments) and invertebrates (chironomids) in Pasqua Lake were analyzed by variance partitioning analysis (VPA) to determine the relative importance of climate, resource use, and urbanization as controls of aquatic community composition 1920-1994. From fossil analyses, we identified three distinct biological assemblages in Pasqua Lake. Prior to agriculture (ca. 1776-1890), the lake was naturally eutrophic with abundant cyanobacterial carotenoids (myxo-xanthophyll, aphanizophyll), eutrophic diatoms (Stephanodiscus niagarae, Aulacoseira granulata, Fragilaria capucina/bidens), and anoxia-tolerant chironomids (Chironomus). Principal components (PCA) and dissimilarity analyses demonstrated that diatom and chironomid communities did not vary significantly (P &gt; 0.05) before European settlement. Communities changed rapidly during early land settlement (ca. 1890-1930) before forming a distinct assemblage ca. 1930–1960 characterized by elevated algal biomass (inferred as β-carotene), nuisance cyanobacteria, eutrophic Stephanodiscus hantzschii, and low abundance of deep-water zoobenthos. Recent fossil assemblages (1977–1994) were variable and indicated water quality had not improved despite 3-fold reduction in phosphorus from sewage. Comparison of fossil community change and continuous annual records of 83 environmental variables (1890–1994) using VPA captured 71–97% of variance in fossil composition using only 10-14 significant factors. Resource use (cropland area, livestock biomass) and urbanization (nitrogen in sewage) were stronger determinants of algal and chironomid community change than were climatic factors (temperature, evaporation, river discharge). Landscape analysis of inferred changes in past algal abundance (as β-carotene; ca. 1780-1994) indicated that urban impacts declined with distance from point sources and suggested that management strategies will vary with lake position within the catchment.","container-title":"Limnology and Oceanography","DOI":"10.4319/lo.1999.44.3_part_2.0739","ISSN":"1939-5590","issue":"3part2","language":"en","page":"739-756","source":"Wiley Online Library","title":"Effects of agriculture, urbanization, and climate on water quality in the northern Great Plains","volume":"44","author":[{"family":"Hall","given":"Roland I."},{"family":"Leavitt","given":"Peter R."},{"family":"Quinlan","given":"Roberto"},{"family":"Dixit","given":"Aruna S."},{"family":"Smol","given":"John P."}],"issued":{"date-parts":[["1999"]]}}},{"id":3907,"uris":["http://zotero.org/users/2645460/items/3ZJZWHVK"],"uri":["http://zotero.org/users/2645460/items/3ZJZWHVK"],"itemData":{"id":3907,"type":"article-journal","abstract":"Nutrient pollution is a primary driver of eutrophication and harmful algal blooms (HABs) in estuaries and coastal waters worldwide. In 2011–2012, 20 sites evenly distributed throughout the 251-km long Indian River Lagoon (IRL) were assessed during three sampling events for dissolved nutrients (DIN, SRP, TDN, TDP) and chlorophyll a. Benthic macroalgae were also analyzed for δ13C, δ15N, and C:N:P contents to identify potential nutrient sources and gauge the type and degree of N and P limitation. The mean DIN and SRP concentrations throughout the IRL were high, averaging 4.24±0.45 and 0.68±0.06μM, respectively, explaining the widespread occurrence of HABs during the study. High TDN concentrations (up to 152μM) and TDN:TDP ratios (&gt;100:1) in the poorly flushed northern IRL, Mosquito Lagoon and Banana River segments reflected the accumulation and cycling of N-rich groundwater inputs that produce P-limitation. These enriched nutrient conditions were associated with unprecedented chlorophyll a concentrations (&gt;100μg/L), dominated by Resultor sp. Ø. Moestrup in the Banana River in 2011 and Aureoumbra lagunensis D.A. Stockwell, DeYoe, Hargraves and P.W. Johnson in the Mosquito Lagoon and northern IRL in 2012. C:N, C:P, and N:P ratios in macroalgae averaged 15.9, 698.9, and 40.6, throughout the IRL, respectively; significantly higher C:P and N:P ratios in the northern IRL segments suggested strong P-limitation in these N-enriched waters. Macroalgae δ15N values were enriched throughout the IRL (+6.3‰) and similar to values reported for macroalgae from other sewage-polluted coastal waters. Because point-source sewage inputs to the IRL were largely eliminated through the IRL Act of 1990, these results suggest that non-point source N enrichment from septic tanks (</w:instrText>
      </w:r>
      <w:r w:rsidR="004808AA">
        <w:rPr>
          <w:rFonts w:ascii="Cambria Math" w:hAnsi="Cambria Math" w:cs="Cambria Math"/>
        </w:rPr>
        <w:instrText>∼</w:instrText>
      </w:r>
      <w:r w:rsidR="004808AA">
        <w:instrText xml:space="preserve">300,000) represents a significant and largely ignored N-source to the IRL. The high degree of sewage N contamination of the IRL, combined with recent HABs, including toxic ecotypes of the red macroalga Gracilaria tikvahiae McLachlan, seagrass loss, and wildlife mortality, indicates a critical need for improved sewage collection and treatment, including nutrient removal.","container-title":"Harmful Algae","DOI":"10.1016/j.hal.2015.01.004","ISSN":"1568-9883","journalAbbreviation":"Harmful Algae","language":"en","page":"82-102","source":"ScienceDirect","title":"Evidence of sewage-driven eutrophication and harmful algal blooms in Florida's Indian River Lagoon","volume":"43","author":[{"family":"Lapointe","given":"Brian E."},{"family":"Herren","given":"Laura W."},{"family":"Debortoli","given":"David D."},{"family":"Vogel","given":"Margaret A."}],"issued":{"date-parts":[["2015",3,1]]}}}],"schema":"https://github.com/citation-style-language/schema/raw/master/csl-citation.json"} </w:instrText>
      </w:r>
      <w:r w:rsidR="00BE6C57">
        <w:fldChar w:fldCharType="separate"/>
      </w:r>
      <w:r w:rsidR="004808AA" w:rsidRPr="004808AA">
        <w:t>(Hall et al. 1999; Lapointe et al. 2015)</w:t>
      </w:r>
      <w:r w:rsidR="00BE6C57">
        <w:fldChar w:fldCharType="end"/>
      </w:r>
      <w:r w:rsidR="006846A1" w:rsidRPr="00D87563">
        <w:t>. Even in instances where sewage pollution is mitigated, restoring systems can be complicated and necessitate system-specific</w:t>
      </w:r>
      <w:r w:rsidR="004808AA">
        <w:t xml:space="preserve"> </w:t>
      </w:r>
      <w:r w:rsidR="004808AA">
        <w:fldChar w:fldCharType="begin"/>
      </w:r>
      <w:r w:rsidR="004808AA">
        <w:instrText xml:space="preserve"> ADDIN ZOTERO_ITEM CSL_CITATION {"citationID":"hAYnsKrA","properties":{"formattedCitation":"(Jeppesen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4808AA">
        <w:fldChar w:fldCharType="separate"/>
      </w:r>
      <w:r w:rsidR="004808AA" w:rsidRPr="004808AA">
        <w:t>(Jeppesen et al. 2005)</w:t>
      </w:r>
      <w:r w:rsidR="004808AA">
        <w:fldChar w:fldCharType="end"/>
      </w:r>
      <w:r w:rsidR="006846A1" w:rsidRPr="00D87563">
        <w:t>, long-term mitigation strategies</w:t>
      </w:r>
      <w:r w:rsidR="004808AA">
        <w:t xml:space="preserve"> </w:t>
      </w:r>
      <w:r w:rsidR="004808AA">
        <w:fldChar w:fldCharType="begin"/>
      </w:r>
      <w:r w:rsidR="004808AA">
        <w:instrText xml:space="preserve"> ADDIN ZOTERO_ITEM CSL_CITATION {"citationID":"XNsGaiNV","properties":{"formattedCitation":"(Hall et al. 1999; Tong et al. 2020)","plainCitation":"(Hall et al. 1999; Tong et al. 2020)","noteIndex":0},"citationItems":[{"id":3909,"uris":["http://zotero.org/users/2645460/items/M6M7YVIX"],"uri":["http://zotero.org/users/2645460/items/M6M7YVIX"],"itemData":{"id":3909,"type":"article-journal","abstract":"The Qu'Appelle Valley drainage system provides water to a third of the population of the Canadian Great Plains, yet is plagued by poor water quality, excess plant growth, and periodic fish kills. Fossil algae (diatoms, pigments) and invertebrates (chironomids) in Pasqua Lake were analyzed by variance partitioning analysis (VPA) to determine the relative importance of climate, resource use, and urbanization as controls of aquatic community composition 1920-1994. From fossil analyses, we identified three distinct biological assemblages in Pasqua Lake. Prior to agriculture (ca. 1776-1890), the lake was naturally eutrophic with abundant cyanobacterial carotenoids (myxo-xanthophyll, aphanizophyll), eutrophic diatoms (Stephanodiscus niagarae, Aulacoseira granulata, Fragilaria capucina/bidens), and anoxia-tolerant chironomids (Chironomus). Principal components (PCA) and dissimilarity analyses demonstrated that diatom and chironomid communities did not vary significantly (P &gt; 0.05) before European settlement. Communities changed rapidly during early land settlement (ca. 1890-1930) before forming a distinct assemblage ca. 1930–1960 characterized by elevated algal biomass (inferred as β-carotene), nuisance cyanobacteria, eutrophic Stephanodiscus hantzschii, and low abundance of deep-water zoobenthos. Recent fossil assemblages (1977–1994) were variable and indicated water quality had not improved despite 3-fold reduction in phosphorus from sewage. Comparison of fossil community change and continuous annual records of 83 environmental variables (1890–1994) using VPA captured 71–97% of variance in fossil composition using only 10-14 significant factors. Resource use (cropland area, livestock biomass) and urbanization (nitrogen in sewage) were stronger determinants of algal and chironomid community change than were climatic factors (temperature, evaporation, river discharge). Landscape analysis of inferred changes in past algal abundance (as β-carotene; ca. 1780-1994) indicated that urban impacts declined with distance from point sources and suggested that management strategies will vary with lake position within the catchment.","container-title":"Limnology and Oceanography","DOI":"10.4319/lo.1999.44.3_part_2.0739","ISSN":"1939-5590","issue":"3part2","language":"en","page":"739-756","source":"Wiley Online Library","title":"Effects of agriculture, urbanization, and climate on water quality in the northern Great Plains","volume":"44","author":[{"family":"Hall","given":"Roland I."},{"family":"Leavitt","given":"Peter R."},{"family":"Quinlan","given":"Roberto"},{"family":"Dixit","given":"Aruna S."},{"family":"Smol","given":"John P."}],"issued":{"date-parts":[["1999"]]}}},{"id":3879,"uris":["http://zotero.org/users/2645460/items/MXXHFUQK"],"uri":["http://zotero.org/users/2645460/items/MXXHFUQK"],"itemData":{"id":3879,"type":"article-journal","abstract":"Large-scale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r w:rsidR="004808AA">
        <w:fldChar w:fldCharType="separate"/>
      </w:r>
      <w:r w:rsidR="004808AA" w:rsidRPr="004808AA">
        <w:t>(Hall et al. 1999; Tong et al. 2020)</w:t>
      </w:r>
      <w:r w:rsidR="004808AA">
        <w:fldChar w:fldCharType="end"/>
      </w:r>
      <w:r w:rsidR="006846A1" w:rsidRPr="00D87563">
        <w:t xml:space="preserve">. As such, effective sewage monitoring can require merging a suite of chemical, biological, and ecological data to synthesize locations and timing of inputs </w:t>
      </w:r>
      <w:r w:rsidR="00987274">
        <w:t>with</w:t>
      </w:r>
      <w:r w:rsidR="006846A1" w:rsidRPr="00D87563">
        <w:t xml:space="preserve"> associated shifts in ecological communities</w:t>
      </w:r>
      <w:r w:rsidR="004808AA">
        <w:t xml:space="preserve"> </w:t>
      </w:r>
      <w:r w:rsidR="004808AA">
        <w:fldChar w:fldCharType="begin"/>
      </w:r>
      <w:r w:rsidR="004808AA">
        <w:instrText xml:space="preserve"> ADDIN ZOTERO_ITEM CSL_CITATION {"citationID":"CbxYMsHu","properties":{"formattedCitation":"(Rosenberger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4808AA">
        <w:fldChar w:fldCharType="separate"/>
      </w:r>
      <w:r w:rsidR="004808AA" w:rsidRPr="004808AA">
        <w:t>(Rosenberger et al. 2008; Hampton et al. 2011)</w:t>
      </w:r>
      <w:r w:rsidR="004808AA">
        <w:fldChar w:fldCharType="end"/>
      </w:r>
      <w:r w:rsidR="006846A1" w:rsidRPr="00D87563">
        <w:t xml:space="preserve">. </w:t>
      </w:r>
    </w:p>
    <w:p w14:paraId="4BEC544C" w14:textId="446AD4DB" w:rsidR="006846A1" w:rsidRPr="00D87563" w:rsidRDefault="006846A1"/>
    <w:p w14:paraId="67765C4E" w14:textId="4340FD62" w:rsidR="00B1439B" w:rsidRPr="00D87563" w:rsidRDefault="00EE0669">
      <w:pPr>
        <w:rPr>
          <w:highlight w:val="white"/>
        </w:rPr>
      </w:pPr>
      <w:r>
        <w:t>D</w:t>
      </w:r>
      <w:r w:rsidR="00087094" w:rsidRPr="00D87563">
        <w:t xml:space="preserve">efinitively identifying </w:t>
      </w:r>
      <w:r w:rsidR="00DC22BF" w:rsidRPr="00D87563">
        <w:t xml:space="preserve">sewage </w:t>
      </w:r>
      <w:r>
        <w:t>as the source of excess nutrients in a system</w:t>
      </w:r>
      <w:r w:rsidRPr="00D87563">
        <w:t xml:space="preserve"> </w:t>
      </w:r>
      <w:r w:rsidR="00087094" w:rsidRPr="00D87563">
        <w:t>can be challenging. Nutrients</w:t>
      </w:r>
      <w:r w:rsidR="009C6B31" w:rsidRPr="00D87563">
        <w:t xml:space="preserve"> </w:t>
      </w:r>
      <w:r w:rsidR="00087094" w:rsidRPr="00D87563">
        <w:t xml:space="preserve">can originate from multiple sources, such as agriculture </w:t>
      </w:r>
      <w:r w:rsidR="004808AA">
        <w:fldChar w:fldCharType="begin"/>
      </w:r>
      <w:r w:rsidR="004808AA">
        <w:instrText xml:space="preserve"> ADDIN ZOTERO_ITEM CSL_CITATION {"citationID":"8575YuSn","properties":{"formattedCitation":"(Powers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4808AA">
        <w:fldChar w:fldCharType="separate"/>
      </w:r>
      <w:r w:rsidR="004808AA" w:rsidRPr="004808AA">
        <w:t>(Powers et al. 2016)</w:t>
      </w:r>
      <w:r w:rsidR="004808AA">
        <w:fldChar w:fldCharType="end"/>
      </w:r>
      <w:r w:rsidR="004808AA">
        <w:t xml:space="preserve"> </w:t>
      </w:r>
      <w:r w:rsidR="00087094" w:rsidRPr="00D87563">
        <w:t>or melting permafrost</w:t>
      </w:r>
      <w:r w:rsidR="004808AA">
        <w:t xml:space="preserve"> </w:t>
      </w:r>
      <w:r w:rsidR="004808AA">
        <w:fldChar w:fldCharType="begin"/>
      </w:r>
      <w:r w:rsidR="004808AA">
        <w:instrText xml:space="preserve"> ADDIN ZOTERO_ITEM CSL_CITATION {"citationID":"aZjdkD0T","properties":{"formattedCitation":"(Turetsky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4808AA">
        <w:fldChar w:fldCharType="separate"/>
      </w:r>
      <w:r w:rsidR="004808AA" w:rsidRPr="004808AA">
        <w:t>(Turetsky et al. 2000)</w:t>
      </w:r>
      <w:r w:rsidR="004808AA">
        <w:fldChar w:fldCharType="end"/>
      </w:r>
      <w:r w:rsidR="00087094" w:rsidRPr="00D87563">
        <w:t xml:space="preserve">, which can obfuscate wastewater signals. Unlike nutrients, sewage-specific </w:t>
      </w:r>
      <w:commentRangeStart w:id="13"/>
      <w:r w:rsidR="00087094" w:rsidRPr="00D87563">
        <w:t xml:space="preserve">micropollutants, such as </w:t>
      </w:r>
      <w:r w:rsidR="00B1439B" w:rsidRPr="00D87563">
        <w:t xml:space="preserve">enhanced </w:t>
      </w:r>
      <w:r w:rsidR="00B1439B" w:rsidRPr="00D87563">
        <w:rPr>
          <w:highlight w:val="white"/>
        </w:rPr>
        <w:t>δ</w:t>
      </w:r>
      <w:r w:rsidR="00B1439B" w:rsidRPr="00D87563">
        <w:rPr>
          <w:highlight w:val="white"/>
          <w:vertAlign w:val="superscript"/>
        </w:rPr>
        <w:t>15</w:t>
      </w:r>
      <w:r w:rsidR="00B1439B" w:rsidRPr="00D87563">
        <w:rPr>
          <w:highlight w:val="white"/>
        </w:rPr>
        <w:t>N</w:t>
      </w:r>
      <w:r w:rsidR="00B1439B" w:rsidRPr="00D87563">
        <w:t xml:space="preserve"> stable isotope signatures</w:t>
      </w:r>
      <w:r w:rsidR="00BB005D">
        <w:t xml:space="preserve"> </w:t>
      </w:r>
      <w:commentRangeEnd w:id="13"/>
      <w:r w:rsidR="002B7B37">
        <w:rPr>
          <w:rStyle w:val="CommentReference"/>
          <w:rFonts w:ascii="Arial" w:eastAsia="Arial" w:hAnsi="Arial" w:cs="Arial"/>
          <w:lang w:val="en"/>
        </w:rPr>
        <w:commentReference w:id="13"/>
      </w:r>
      <w:r w:rsidR="00BB005D">
        <w:fldChar w:fldCharType="begin"/>
      </w:r>
      <w:r w:rsidR="00BB005D">
        <w:instrText xml:space="preserve"> ADDIN ZOTERO_ITEM CSL_CITATION {"citationID":"HbK2d9qU","properties":{"formattedCitation":"(Costanzo et al. 2001; Camilleri and Ozersky 2019)","plainCitation":"(Costanzo et al. 2001; Camilleri and Ozersky 2019)","noteIndex":0},"citationItems":[{"id":701,"uris":["http://zotero.org/users/2645460/items/TQCV4THG"],"uri":["http://zotero.org/users/2645460/items/TQCV4THG"],"itemData":{"id":701,"type":"article-journal","container-title":"Marine Pollution Bulletin","DOI":"10.1016/S0025-326X(00)00125-9","ISSN":"0025326X","issue":"2","language":"en","page":"149-156","source":"CrossRef","title":"A New Approach for Detecting and Mapping Sewage Impacts","volume":"42","author":[{"family":"Costanzo","given":"S.D."},{"family":"O’Donohue","given":"M.J."},{"family":"Dennison","given":"W.C."},{"family":"Loneragan","given":"N.R."},{"family":"Thomas","given":"M."}],"issued":{"date-parts":[["2001",2]]}}},{"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BB005D">
        <w:fldChar w:fldCharType="separate"/>
      </w:r>
      <w:r w:rsidR="00BB005D" w:rsidRPr="00BB005D">
        <w:t>(Costanzo et al. 2001; Camilleri and Ozersky 2019)</w:t>
      </w:r>
      <w:r w:rsidR="00BB005D">
        <w:fldChar w:fldCharType="end"/>
      </w:r>
      <w:r w:rsidR="00B1439B" w:rsidRPr="00D87563">
        <w:t xml:space="preserve">, </w:t>
      </w:r>
      <w:r w:rsidR="00087094" w:rsidRPr="00D87563">
        <w:t>pharmaceuticals and personal care products (PPCPs)</w:t>
      </w:r>
      <w:r w:rsidR="00BB005D">
        <w:t xml:space="preserve"> </w:t>
      </w:r>
      <w:r w:rsidR="00BB005D">
        <w:fldChar w:fldCharType="begin"/>
      </w:r>
      <w:r w:rsidR="00045DBB">
        <w:instrText xml:space="preserve"> ADDIN ZOTERO_ITEM CSL_CITATION {"citationID":"fT3WAdse","properties":{"formattedCitation":"(Bendz et al. 2005; Rosi-Marshall and Royer 2012; Meyer et al. 2019)","plainCitation":"(Bendz et al. 2005; Rosi-Marshall and Royer 2012; Meyer et al. 2019)","noteIndex":0},"citationItems":[{"id":367,"uris":["http://zotero.org/users/2645460/items/SNZQ3TTU"],"uri":["http://zotero.org/users/2645460/items/SNZQ3TTU"],"itemData":{"id":367,"type":"article-journal","container-title":"Journal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BB005D">
        <w:fldChar w:fldCharType="separate"/>
      </w:r>
      <w:r w:rsidR="00045DBB" w:rsidRPr="00045DBB">
        <w:t>(Bendz et al. 2005; Rosi-Marshall and Royer 2012; Meyer et al. 2019)</w:t>
      </w:r>
      <w:r w:rsidR="00BB005D">
        <w:fldChar w:fldCharType="end"/>
      </w:r>
      <w:r w:rsidR="00087094" w:rsidRPr="00D87563">
        <w:t xml:space="preserve"> and microplastics</w:t>
      </w:r>
      <w:r w:rsidR="00BB005D">
        <w:t xml:space="preserve"> </w:t>
      </w:r>
      <w:r w:rsidR="00BB005D">
        <w:fldChar w:fldCharType="begin"/>
      </w:r>
      <w:r w:rsidR="00BB005D">
        <w:instrText xml:space="preserve"> ADDIN ZOTERO_ITEM CSL_CITATION {"citationID":"1d916hEb","properties":{"formattedCitation":"(Barnes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B005D">
        <w:fldChar w:fldCharType="separate"/>
      </w:r>
      <w:r w:rsidR="00BB005D" w:rsidRPr="00BB005D">
        <w:t>(Barnes et al. 2009)</w:t>
      </w:r>
      <w:r w:rsidR="00BB005D">
        <w:fldChar w:fldCharType="end"/>
      </w:r>
      <w:r w:rsidR="00087094" w:rsidRPr="00D87563">
        <w:t xml:space="preserve">, </w:t>
      </w:r>
      <w:r>
        <w:t xml:space="preserve">can be highly specific to human wastewater. Accordingly, </w:t>
      </w:r>
      <w:r w:rsidR="00987274">
        <w:t>sewage-associated micropollutants</w:t>
      </w:r>
      <w:r>
        <w:t xml:space="preserve"> </w:t>
      </w:r>
      <w:r w:rsidR="00087094" w:rsidRPr="00D87563">
        <w:t>have</w:t>
      </w:r>
      <w:r w:rsidR="009C6B31" w:rsidRPr="00D87563">
        <w:t xml:space="preserve"> garnered global attention for their usefulness in </w:t>
      </w:r>
      <w:r w:rsidR="00087094" w:rsidRPr="00D87563">
        <w:t>identify</w:t>
      </w:r>
      <w:r w:rsidR="009C6B31" w:rsidRPr="00D87563">
        <w:t>ing</w:t>
      </w:r>
      <w:r w:rsidR="00087094" w:rsidRPr="00D87563">
        <w:t xml:space="preserve"> </w:t>
      </w:r>
      <w:r w:rsidR="009C6B31" w:rsidRPr="00D87563">
        <w:t xml:space="preserve">presence </w:t>
      </w:r>
      <w:r w:rsidR="00087094" w:rsidRPr="00D87563">
        <w:t>and quantify</w:t>
      </w:r>
      <w:r w:rsidR="009C6B31" w:rsidRPr="00D87563">
        <w:t>ing</w:t>
      </w:r>
      <w:r w:rsidR="00087094" w:rsidRPr="00D87563">
        <w:t xml:space="preserve"> magnitude of </w:t>
      </w:r>
      <w:r w:rsidR="009C6B31" w:rsidRPr="00D87563">
        <w:lastRenderedPageBreak/>
        <w:t>wastewater inputs</w:t>
      </w:r>
      <w:r w:rsidR="00BB005D">
        <w:t xml:space="preserve">. </w:t>
      </w:r>
      <w:r w:rsidR="00AF60F8" w:rsidRPr="00D87563">
        <w:rPr>
          <w:highlight w:val="white"/>
        </w:rPr>
        <w:t xml:space="preserve">While </w:t>
      </w:r>
      <w:r w:rsidR="00BB005D">
        <w:rPr>
          <w:highlight w:val="white"/>
        </w:rPr>
        <w:t>indicators may</w:t>
      </w:r>
      <w:r w:rsidR="00AF60F8" w:rsidRPr="00D87563">
        <w:rPr>
          <w:highlight w:val="white"/>
        </w:rPr>
        <w:t xml:space="preserve"> accumulate </w:t>
      </w:r>
      <w:r>
        <w:rPr>
          <w:highlight w:val="white"/>
        </w:rPr>
        <w:t>differentially</w:t>
      </w:r>
      <w:r w:rsidRPr="00D87563">
        <w:rPr>
          <w:highlight w:val="white"/>
        </w:rPr>
        <w:t xml:space="preserve"> </w:t>
      </w:r>
      <w:r w:rsidR="00AF60F8" w:rsidRPr="00D87563">
        <w:rPr>
          <w:highlight w:val="white"/>
        </w:rPr>
        <w:t xml:space="preserve">in certain taxa </w:t>
      </w:r>
      <w:r w:rsidR="00BB005D">
        <w:rPr>
          <w:highlight w:val="white"/>
        </w:rPr>
        <w:fldChar w:fldCharType="begin"/>
      </w:r>
      <w:r w:rsidR="00193C4A">
        <w:rPr>
          <w:highlight w:val="white"/>
        </w:rPr>
        <w:instrText xml:space="preserve"> ADDIN ZOTERO_ITEM CSL_CITATION {"citationID":"EtUUxXk4","properties":{"formattedCitation":"(Gartner et al. 2002; Green 2016; Vendel et al. 2017; Richmond et al. 2018)","plainCitation":"(Gartner et al. 2002; Green 2016; Vendel et al. 2017; Richmond et al. 2018)","noteIndex":0},"citationItems":[{"id":3795,"uris":["http://zotero.org/users/2645460/items/6WS7JD46"],"uri":["http://zotero.org/users/2645460/items/6WS7JD46"],"itemData":{"id":3795,"type":"article-journal","abstract":"We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sidR="00193C4A">
        <w:rPr>
          <w:rFonts w:ascii="Cambria Math" w:hAnsi="Cambria Math" w:cs="Cambria Math"/>
          <w:highlight w:val="white"/>
        </w:rPr>
        <w:instrText>∼</w:instrText>
      </w:r>
      <w:r w:rsidR="00193C4A">
        <w:rPr>
          <w:highlight w:val="white"/>
        </w:rPr>
        <w:instrText xml:space="preserve">1.2 and 1.5 times greater in control mesocosms than in those exposed to high doses of microplastics. Notably, abundances of juvenile Littorina sp. (periwinkles) and Idotea balthica (an isopod) were </w:instrText>
      </w:r>
      <w:r w:rsidR="00193C4A">
        <w:rPr>
          <w:rFonts w:ascii="Cambria Math" w:hAnsi="Cambria Math" w:cs="Cambria Math"/>
          <w:highlight w:val="white"/>
        </w:rPr>
        <w:instrText>∼</w:instrText>
      </w:r>
      <w:r w:rsidR="00193C4A">
        <w:rPr>
          <w:highlight w:val="white"/>
        </w:rPr>
        <w:instrText xml:space="preserve">2 and 8 times greater in controls than in mesocosms with the high dose of either type of microplastic. In addition, the biomass of Scrobicularia plana (peppery furrow shell clam) was </w:instrText>
      </w:r>
      <w:r w:rsidR="00193C4A">
        <w:rPr>
          <w:rFonts w:ascii="Cambria Math" w:hAnsi="Cambria Math" w:cs="Cambria Math"/>
          <w:highlight w:val="white"/>
        </w:rPr>
        <w:instrText>∼</w:instrText>
      </w:r>
      <w:r w:rsidR="00193C4A">
        <w:rPr>
          <w:highlight w:val="white"/>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Senga"}],"issued":{"date-parts":[["2016",9,1]]}}},{"id":3917,"uris":["http://zotero.org/users/2645460/items/8PNARLEX"],"uri":["http://zotero.org/users/2645460/items/8PNARLEX"],"itemData":{"id":3917,"type":"article-journal","abstract":"Our aim was to quantify microplastic ingestion by fish assemblages in two tropical Brazilian estuaries and to evaluate whether biological and ecological factors influence the ingestion of microplastics by fish species. Of 2233 fish from both estuaries (from 69 species) examined in this study, 9% of the individuals (24 species) had microplastics in their gut contents. Microplastic ingestion occurred irrespective of fish size and functional group. The diet of fish species was analyzed based on prey items identified in the fish's full stomach contents and five feeding guilds were defined. Microplastics were common throughout all feeding guilds. Low (average ingestion values 1.06±0.30 items/total fish) but widespread occurrence among estuaries also indicates proliferation of microplastic pollution. Our findings highlight the need to focus on assemblage level studies to understand the real magnitude of the problem and emphasize the urgency of mitigation measures directed at microplastic pollution in estuarine ecosystems.","container-title":"Marine Pollution Bulletin","DOI":"10.1016/j.marpolbul.2017.01.081","ISSN":"0025-326X","issue":"1","journalAbbreviation":"Marine Pollution Bulletin","language":"en","page":"448-455","source":"ScienceDirect","title":"Widespread microplastic ingestion by fish assemblages in tropical estuaries subjected to anthropogenic pressures","volume":"117","author":[{"family":"Vendel","given":"A. L."},{"family":"Bessa","given":"F."},{"family":"Alves","given":"V. E. N."},{"family":"Amorim","given":"A. L. A."},{"family":"Patrício","given":"J."},{"family":"Palma","given":"A. R. T."}],"issued":{"date-parts":[["2017",4,15]]}}},{"id":3912,"uris":["http://zotero.org/users/2645460/items/MIYHQNG8"],"uri":["http://zotero.org/users/2645460/items/MIYHQNG8"],"itemData":{"id":3912,"type":"article-journal","abstract":"A multitude of biologically active pharmaceuticals contaminate surface waters globally, yet their presence in aquatic food webs remain largely unknown. Here, we show that over 60 pharmaceutical compounds can be detected in aquatic invertebrates and riparian spiders in six streams near Melbourne, Australia. Similar concentrations in aquatic invertebrate larvae and riparian predators suggest direct trophic transfer via emerging adult insects to riparian predators that consume them. As representative vertebrate predators feeding on aquatic invertebrates, platypus and brown trout could consume some drug classes such as antidepressants at as much as one-half of a recommended therapeutic dose for humans based on their estimated prey consumption rates, yet the consequences for fish and wildlife of this chronic exposure are unknown. Overall, this work highlights the potential exposure of aquatic and riparian biota to a diverse array of pharmaceuticals, resulting in exposures to some drugs that are comparable to human dosages.","container-title":"Nature Communications","DOI":"10.1038/s41467-018-06822-w","ISSN":"2041-1723","issue":"1","language":"en","page":"4491","source":"www.nature.com","title":"A diverse suite of pharmaceuticals contaminates stream and riparian food webs","volume":"9","author":[{"family":"Richmond","given":"Erinn K."},{"family":"Rosi","given":"Emma J."},{"family":"Walters","given":"David M."},{"family":"Fick","given":"Jerker"},{"family":"Hamilton","given":"Stephen K."},{"family":"Brodin","given":"Tomas"},{"family":"Sundelin","given":"Anna"},{"family":"Grace","given":"Michael R."}],"issued":{"date-parts":[["2018",11,6]]}}}],"schema":"https://github.com/citation-style-language/schema/raw/master/csl-citation.json"} </w:instrText>
      </w:r>
      <w:r w:rsidR="00BB005D">
        <w:rPr>
          <w:highlight w:val="white"/>
        </w:rPr>
        <w:fldChar w:fldCharType="separate"/>
      </w:r>
      <w:r w:rsidR="00193C4A" w:rsidRPr="00193C4A">
        <w:rPr>
          <w:highlight w:val="white"/>
        </w:rPr>
        <w:t>(Gartner et al. 2002; Green 2016; Vendel et al. 2017; Richmond et al. 2018)</w:t>
      </w:r>
      <w:r w:rsidR="00BB005D">
        <w:rPr>
          <w:highlight w:val="white"/>
        </w:rPr>
        <w:fldChar w:fldCharType="end"/>
      </w:r>
      <w:r w:rsidR="00AF60F8" w:rsidRPr="00D87563">
        <w:rPr>
          <w:highlight w:val="white"/>
        </w:rPr>
        <w:t xml:space="preserve">, acutely dangerous concentrations are not common in most </w:t>
      </w:r>
      <w:r w:rsidR="0014344E">
        <w:rPr>
          <w:highlight w:val="white"/>
        </w:rPr>
        <w:t xml:space="preserve">aquatic </w:t>
      </w:r>
      <w:r w:rsidR="00AF60F8" w:rsidRPr="00D87563">
        <w:rPr>
          <w:highlight w:val="white"/>
        </w:rPr>
        <w:t>systems</w:t>
      </w:r>
      <w:r w:rsidR="0086480D">
        <w:rPr>
          <w:highlight w:val="white"/>
        </w:rPr>
        <w:t xml:space="preserve"> </w:t>
      </w:r>
      <w:r w:rsidR="0014344E">
        <w:rPr>
          <w:highlight w:val="white"/>
        </w:rPr>
        <w:fldChar w:fldCharType="begin"/>
      </w:r>
      <w:r w:rsidR="0014344E">
        <w:rPr>
          <w:highlight w:val="white"/>
        </w:rPr>
        <w:instrText xml:space="preserve"> ADDIN ZOTERO_ITEM CSL_CITATION {"citationID":"qK5nYNgG","properties":{"formattedCitation":"(Kolpin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14344E">
        <w:rPr>
          <w:highlight w:val="white"/>
        </w:rPr>
        <w:fldChar w:fldCharType="separate"/>
      </w:r>
      <w:r w:rsidR="0014344E" w:rsidRPr="0014344E">
        <w:rPr>
          <w:highlight w:val="white"/>
        </w:rPr>
        <w:t>(Kolpin et al. 2002; Focazio et al. 2008; Yang et al. 2018)</w:t>
      </w:r>
      <w:r w:rsidR="0014344E">
        <w:rPr>
          <w:highlight w:val="white"/>
        </w:rPr>
        <w:fldChar w:fldCharType="end"/>
      </w:r>
      <w:r w:rsidR="0014344E">
        <w:rPr>
          <w:highlight w:val="white"/>
        </w:rPr>
        <w:t>.</w:t>
      </w:r>
      <w:r w:rsidR="00AF60F8" w:rsidRPr="00D87563">
        <w:rPr>
          <w:highlight w:val="white"/>
        </w:rPr>
        <w:t xml:space="preserve"> </w:t>
      </w:r>
      <w:r w:rsidR="0014344E">
        <w:rPr>
          <w:highlight w:val="white"/>
        </w:rPr>
        <w:t>However, c</w:t>
      </w:r>
      <w:r w:rsidR="00AF60F8" w:rsidRPr="00D87563">
        <w:rPr>
          <w:highlight w:val="white"/>
        </w:rPr>
        <w:t>hronic exposure to microplastics</w:t>
      </w:r>
      <w:r w:rsidR="00045DBB">
        <w:rPr>
          <w:highlight w:val="white"/>
        </w:rPr>
        <w:t xml:space="preserve"> </w:t>
      </w:r>
      <w:r w:rsidR="00AF60F8" w:rsidRPr="00D87563">
        <w:rPr>
          <w:highlight w:val="white"/>
        </w:rPr>
        <w:t>and PPCPs</w:t>
      </w:r>
      <w:r w:rsidR="00045DBB">
        <w:rPr>
          <w:highlight w:val="white"/>
        </w:rPr>
        <w:t xml:space="preserve"> </w:t>
      </w:r>
      <w:r w:rsidR="00AF60F8" w:rsidRPr="00D87563">
        <w:rPr>
          <w:highlight w:val="white"/>
        </w:rPr>
        <w:t xml:space="preserve">at </w:t>
      </w:r>
      <w:r w:rsidR="00987274">
        <w:rPr>
          <w:highlight w:val="white"/>
        </w:rPr>
        <w:t xml:space="preserve">even </w:t>
      </w:r>
      <w:r w:rsidR="00AF60F8" w:rsidRPr="00D87563">
        <w:rPr>
          <w:highlight w:val="white"/>
        </w:rPr>
        <w:t xml:space="preserve">minute concentrations (e.g., </w:t>
      </w:r>
      <w:r w:rsidR="0014344E">
        <w:rPr>
          <w:highlight w:val="white"/>
        </w:rPr>
        <w:t>µ</w:t>
      </w:r>
      <w:r w:rsidR="00AF60F8" w:rsidRPr="00D87563">
        <w:rPr>
          <w:highlight w:val="white"/>
        </w:rPr>
        <w:t xml:space="preserve">g/L) can </w:t>
      </w:r>
      <w:r w:rsidR="0014344E">
        <w:rPr>
          <w:highlight w:val="white"/>
        </w:rPr>
        <w:t xml:space="preserve">still </w:t>
      </w:r>
      <w:r w:rsidR="00AF60F8" w:rsidRPr="00D87563">
        <w:rPr>
          <w:highlight w:val="white"/>
        </w:rPr>
        <w:t>disrupt ecological processes</w:t>
      </w:r>
      <w:r w:rsidR="0014344E">
        <w:rPr>
          <w:highlight w:val="white"/>
        </w:rPr>
        <w:t xml:space="preserve"> </w:t>
      </w:r>
      <w:r w:rsidR="0014344E">
        <w:rPr>
          <w:highlight w:val="white"/>
        </w:rPr>
        <w:fldChar w:fldCharType="begin"/>
      </w:r>
      <w:r w:rsidR="0014344E">
        <w:rPr>
          <w:highlight w:val="white"/>
        </w:rPr>
        <w:instrText xml:space="preserve"> ADDIN ZOTERO_ITEM CSL_CITATION {"citationID":"YX1cxSGa","properties":{"formattedCitation":"(Richmond et al. 2017)","plainCitation":"(Richmond et al. 2017)","noteIndex":0},"citationItems":[{"id":513,"uris":["http://zotero.org/users/2645460/items/R55TXMZC"],"uri":["http://zotero.org/users/2645460/items/R55TXMZC"],"itemData":{"id":513,"type":"article-journal","container-title":"Elem Sci Anth","DOI":"10.1525/elementa.252","ISSN":"2325-1026","issue":"0","page":"66","source":"CrossRef","title":"Pharmaceuticals and personal care products (PPCPs) are ecological disrupting compounds (EcoDC)","volume":"5","author":[{"family":"Richmond","given":"Erinn K."},{"family":"Grace","given":"Michael R."},{"family":"Kelly","given":"John J."},{"family":"Reisinger","given":"Alexander J."},{"family":"Rosi","given":"Emma J."},{"family":"Walters","given":"David M."}],"issued":{"date-parts":[["2017",11,13]]}}}],"schema":"https://github.com/citation-style-language/schema/raw/master/csl-citation.json"} </w:instrText>
      </w:r>
      <w:r w:rsidR="0014344E">
        <w:rPr>
          <w:highlight w:val="white"/>
        </w:rPr>
        <w:fldChar w:fldCharType="separate"/>
      </w:r>
      <w:r w:rsidR="0014344E" w:rsidRPr="0014344E">
        <w:rPr>
          <w:highlight w:val="white"/>
        </w:rPr>
        <w:t>(Richmond et al. 2017)</w:t>
      </w:r>
      <w:r w:rsidR="0014344E">
        <w:rPr>
          <w:highlight w:val="white"/>
        </w:rPr>
        <w:fldChar w:fldCharType="end"/>
      </w:r>
      <w:r w:rsidR="0014344E">
        <w:rPr>
          <w:highlight w:val="white"/>
        </w:rPr>
        <w:t>.</w:t>
      </w:r>
      <w:r w:rsidR="00AF60F8" w:rsidRPr="00D87563">
        <w:rPr>
          <w:highlight w:val="white"/>
        </w:rPr>
        <w:t xml:space="preserve"> </w:t>
      </w:r>
      <w:r w:rsidR="0014344E">
        <w:rPr>
          <w:highlight w:val="white"/>
        </w:rPr>
        <w:t xml:space="preserve">For example, </w:t>
      </w:r>
      <w:r w:rsidR="00193C4A">
        <w:rPr>
          <w:highlight w:val="white"/>
        </w:rPr>
        <w:t xml:space="preserve">oxazepam </w:t>
      </w:r>
      <w:r w:rsidR="0014344E">
        <w:rPr>
          <w:highlight w:val="white"/>
        </w:rPr>
        <w:t xml:space="preserve">can increase </w:t>
      </w:r>
      <w:r w:rsidR="00193C4A">
        <w:rPr>
          <w:highlight w:val="white"/>
        </w:rPr>
        <w:t>feeding rate and decreas</w:t>
      </w:r>
      <w:r w:rsidR="0014344E">
        <w:rPr>
          <w:highlight w:val="white"/>
        </w:rPr>
        <w:t>e</w:t>
      </w:r>
      <w:r w:rsidR="00193C4A">
        <w:rPr>
          <w:highlight w:val="white"/>
        </w:rPr>
        <w:t xml:space="preserve"> sociability of river perch</w:t>
      </w:r>
      <w:r w:rsidR="00AF60F8" w:rsidRPr="00D87563">
        <w:rPr>
          <w:highlight w:val="white"/>
        </w:rPr>
        <w:t xml:space="preserve"> </w:t>
      </w:r>
      <w:r w:rsidR="00193C4A">
        <w:rPr>
          <w:highlight w:val="white"/>
        </w:rPr>
        <w:fldChar w:fldCharType="begin"/>
      </w:r>
      <w:r w:rsidR="00193C4A">
        <w:rPr>
          <w:highlight w:val="white"/>
        </w:rPr>
        <w:instrText xml:space="preserve"> ADDIN ZOTERO_ITEM CSL_CITATION {"citationID":"1GbarJrM","properties":{"formattedCitation":"(Brodin et al. 2013)","plainCitation":"(Brodin et al. 2013)","noteIndex":0},"citationItems":[{"id":3919,"uris":["http://zotero.org/users/2645460/items/NBDN47SX"],"uri":["http://zotero.org/users/2645460/items/NBDN47SX"],"itemData":{"id":3919,"type":"article-journal","abstract":"Environmental pollution by pharmaceuticals is increasingly recognized as a major threat to aquatic ecosystems worldwide. A variety of pharmaceuticals enter waterways by way of treated wastewater effluents and remain biochemically active in aquatic systems. Several ecotoxicological studies have been done, but generally, little is known about the ecological effects of pharmaceuticals. Here we show that a benzodiazepine anxiolytic drug (oxazepam) alters behavior and feeding rate of wild European perch (Perca fluviatilis) at concentrations encountered in effluent-influenced surface waters. Individuals exposed to water with dilute drug concentrations (1.8 micrograms liter–1) exhibited increased activity, reduced sociality, and higher feeding rate. As such, our results show that anxiolytic drugs in surface waters alter animal behaviors that are known to have ecological and evolutionary consequences.\nAnxiolytic drugs, at concentrations found in natural waterways, alter the behavior and foraging rate of wild European perch.\nAnxiolytic drugs, at concentrations found in natural waterways, alter the behavior and foraging rate of wild European perch.","container-title":"Science","DOI":"10.1126/science.1226850","ISSN":"0036-8075, 1095-9203","issue":"6121","language":"en","note":"PMID: 23413353","page":"814-815","source":"science.sciencemag.org","title":"Dilute Concentrations of a Psychiatric Drug Alter Behavior of Fish from Natural Populations","volume":"339","author":[{"family":"Brodin","given":"T."},{"family":"Fick","given":"J."},{"family":"Jonsson","given":"M."},{"family":"Klaminder","given":"J."}],"issued":{"date-parts":[["2013",2,15]]}}}],"schema":"https://github.com/citation-style-language/schema/raw/master/csl-citation.json"} </w:instrText>
      </w:r>
      <w:r w:rsidR="00193C4A">
        <w:rPr>
          <w:highlight w:val="white"/>
        </w:rPr>
        <w:fldChar w:fldCharType="separate"/>
      </w:r>
      <w:r w:rsidR="00193C4A" w:rsidRPr="00193C4A">
        <w:rPr>
          <w:highlight w:val="white"/>
        </w:rPr>
        <w:t>(Brodin et al. 2013)</w:t>
      </w:r>
      <w:r w:rsidR="00193C4A">
        <w:rPr>
          <w:highlight w:val="white"/>
        </w:rPr>
        <w:fldChar w:fldCharType="end"/>
      </w:r>
      <w:r w:rsidR="0014344E">
        <w:rPr>
          <w:highlight w:val="white"/>
        </w:rPr>
        <w:t>, and</w:t>
      </w:r>
      <w:r w:rsidR="00AF60F8" w:rsidRPr="00D87563">
        <w:rPr>
          <w:highlight w:val="white"/>
        </w:rPr>
        <w:t xml:space="preserve"> microplastics </w:t>
      </w:r>
      <w:del w:id="14" w:author="Ted" w:date="2020-11-19T14:34:00Z">
        <w:r w:rsidR="0014344E" w:rsidDel="002B7B37">
          <w:rPr>
            <w:highlight w:val="white"/>
          </w:rPr>
          <w:delText xml:space="preserve">cam </w:delText>
        </w:r>
      </w:del>
      <w:ins w:id="15" w:author="Ted" w:date="2020-11-19T14:34:00Z">
        <w:r w:rsidR="002B7B37">
          <w:rPr>
            <w:highlight w:val="white"/>
          </w:rPr>
          <w:t xml:space="preserve">can </w:t>
        </w:r>
      </w:ins>
      <w:r w:rsidR="00AF60F8" w:rsidRPr="00D87563">
        <w:rPr>
          <w:highlight w:val="white"/>
        </w:rPr>
        <w:t>releas</w:t>
      </w:r>
      <w:r w:rsidR="0014344E">
        <w:rPr>
          <w:highlight w:val="white"/>
        </w:rPr>
        <w:t>e</w:t>
      </w:r>
      <w:r w:rsidR="00AF60F8" w:rsidRPr="00D87563">
        <w:rPr>
          <w:highlight w:val="white"/>
        </w:rPr>
        <w:t xml:space="preserve"> dissolved organic carbon</w:t>
      </w:r>
      <w:r w:rsidR="0014344E">
        <w:rPr>
          <w:highlight w:val="white"/>
        </w:rPr>
        <w:t xml:space="preserve">, thereby altering </w:t>
      </w:r>
      <w:r w:rsidR="00AF60F8" w:rsidRPr="00D87563">
        <w:rPr>
          <w:highlight w:val="white"/>
        </w:rPr>
        <w:t>microbial communities</w:t>
      </w:r>
      <w:r w:rsidR="00193C4A">
        <w:rPr>
          <w:highlight w:val="white"/>
        </w:rPr>
        <w:t xml:space="preserve"> </w:t>
      </w:r>
      <w:r w:rsidR="00193C4A">
        <w:rPr>
          <w:highlight w:val="white"/>
        </w:rPr>
        <w:fldChar w:fldCharType="begin"/>
      </w:r>
      <w:r w:rsidR="00193C4A">
        <w:rPr>
          <w:highlight w:val="white"/>
        </w:rPr>
        <w:instrText xml:space="preserve"> ADDIN ZOTERO_ITEM CSL_CITATION {"citationID":"mxq9YFac","properties":{"formattedCitation":"(Romera-Castillo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sidR="00193C4A">
        <w:rPr>
          <w:highlight w:val="white"/>
        </w:rPr>
        <w:fldChar w:fldCharType="separate"/>
      </w:r>
      <w:r w:rsidR="00193C4A" w:rsidRPr="00193C4A">
        <w:rPr>
          <w:highlight w:val="white"/>
        </w:rPr>
        <w:t>(Romera-Castillo et al. 2018)</w:t>
      </w:r>
      <w:r w:rsidR="00193C4A">
        <w:rPr>
          <w:highlight w:val="white"/>
        </w:rPr>
        <w:fldChar w:fldCharType="end"/>
      </w:r>
      <w:r w:rsidR="00AF60F8" w:rsidRPr="00D87563">
        <w:rPr>
          <w:highlight w:val="white"/>
        </w:rPr>
        <w:t>.</w:t>
      </w:r>
      <w:r w:rsidR="0014344E">
        <w:rPr>
          <w:highlight w:val="white"/>
        </w:rPr>
        <w:t xml:space="preserve"> The pervasiveness and diversity of sewage-associated micropollutants in tandem with their potency as ecologically disruptin</w:t>
      </w:r>
      <w:r w:rsidR="00CE7589">
        <w:rPr>
          <w:highlight w:val="white"/>
        </w:rPr>
        <w:t xml:space="preserve">g </w:t>
      </w:r>
      <w:r w:rsidR="0014344E">
        <w:rPr>
          <w:highlight w:val="white"/>
        </w:rPr>
        <w:t>compounds necessitates investigation within and across systems</w:t>
      </w:r>
      <w:r w:rsidR="00CE7589">
        <w:rPr>
          <w:highlight w:val="white"/>
        </w:rPr>
        <w:t>, thereby enabling synthesis of how micropollutants alter ecosystems</w:t>
      </w:r>
      <w:r w:rsidR="0014344E">
        <w:rPr>
          <w:highlight w:val="white"/>
        </w:rPr>
        <w:t xml:space="preserve">. </w:t>
      </w:r>
    </w:p>
    <w:p w14:paraId="5714D2B1" w14:textId="54E3AA83" w:rsidR="00AF60F8" w:rsidRPr="00D87563" w:rsidRDefault="00AF60F8"/>
    <w:p w14:paraId="5BC7CC7B" w14:textId="2BCE7454" w:rsidR="005A6157" w:rsidRPr="00D87563" w:rsidRDefault="00DC22BF" w:rsidP="00DC22BF">
      <w:r w:rsidRPr="00D87563">
        <w:t xml:space="preserve">When assessing biological responses to increased nutrient loading, </w:t>
      </w:r>
      <w:r w:rsidR="00334E01" w:rsidRPr="00D87563">
        <w:t xml:space="preserve">littoral </w:t>
      </w:r>
      <w:r w:rsidRPr="00D87563">
        <w:t>benthic algal</w:t>
      </w:r>
      <w:r w:rsidR="00CE7589">
        <w:t>,</w:t>
      </w:r>
      <w:r w:rsidRPr="00D87563">
        <w:t xml:space="preserve"> and macroinvertebrate communities often respond most markedly, as their physical proximity to the shoreline puts them </w:t>
      </w:r>
      <w:r w:rsidR="00CE7589">
        <w:t>in the path of sewage pollution entering the lake</w:t>
      </w:r>
      <w:r w:rsidR="008F7B2D">
        <w:t xml:space="preserve"> </w:t>
      </w:r>
      <w:r w:rsidR="008F7B2D">
        <w:fldChar w:fldCharType="begin"/>
      </w:r>
      <w:r w:rsidR="008F7B2D">
        <w:instrText xml:space="preserve"> ADDIN ZOTERO_ITEM CSL_CITATION {"citationID":"cpHYCp8h","properties":{"formattedCitation":"(Rosenberger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8F7B2D">
        <w:fldChar w:fldCharType="separate"/>
      </w:r>
      <w:r w:rsidR="008F7B2D" w:rsidRPr="008F7B2D">
        <w:t>(Rosenberger et al. 2008; Hampton et al. 2011)</w:t>
      </w:r>
      <w:r w:rsidR="008F7B2D">
        <w:fldChar w:fldCharType="end"/>
      </w:r>
      <w:r w:rsidRPr="00D87563">
        <w:t xml:space="preserve">. </w:t>
      </w:r>
      <w:r w:rsidR="00334E01" w:rsidRPr="00D87563">
        <w:t xml:space="preserve">Filamentous </w:t>
      </w:r>
      <w:r w:rsidR="007856D6" w:rsidRPr="00D87563">
        <w:t xml:space="preserve">algae, for example, can quickly increase </w:t>
      </w:r>
      <w:ins w:id="16" w:author="Ted" w:date="2020-11-19T14:35:00Z">
        <w:r w:rsidR="002B7B37">
          <w:t xml:space="preserve">in </w:t>
        </w:r>
      </w:ins>
      <w:r w:rsidR="007856D6" w:rsidRPr="00D87563">
        <w:t xml:space="preserve">abundance near sewage </w:t>
      </w:r>
      <w:del w:id="17" w:author="Ted" w:date="2020-11-19T14:35:00Z">
        <w:r w:rsidR="007856D6" w:rsidRPr="00D87563" w:rsidDel="002B7B37">
          <w:delText>loading</w:delText>
        </w:r>
        <w:r w:rsidRPr="00D87563" w:rsidDel="002B7B37">
          <w:delText xml:space="preserve"> </w:delText>
        </w:r>
      </w:del>
      <w:ins w:id="18" w:author="Ted" w:date="2020-11-19T14:35:00Z">
        <w:r w:rsidR="002B7B37">
          <w:t>point sources?</w:t>
        </w:r>
        <w:r w:rsidR="002B7B37" w:rsidRPr="00D87563">
          <w:t xml:space="preserve"> </w:t>
        </w:r>
      </w:ins>
      <w:r w:rsidRPr="00D87563">
        <w:fldChar w:fldCharType="begin"/>
      </w:r>
      <w:r w:rsidRPr="00D87563">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Pr="00D87563">
        <w:fldChar w:fldCharType="separate"/>
      </w:r>
      <w:r w:rsidRPr="00D87563">
        <w:t>(Rosenberger et al. 2008; Hampton et al. 2011)</w:t>
      </w:r>
      <w:r w:rsidRPr="00D87563">
        <w:fldChar w:fldCharType="end"/>
      </w:r>
      <w:r w:rsidRPr="00D87563">
        <w:t>.</w:t>
      </w:r>
      <w:r w:rsidR="00D219F9" w:rsidRPr="00D87563">
        <w:t xml:space="preserve"> As algal communities change</w:t>
      </w:r>
      <w:r w:rsidRPr="00D87563">
        <w:t>,</w:t>
      </w:r>
      <w:r w:rsidR="007856D6" w:rsidRPr="00D87563">
        <w:t xml:space="preserve"> food</w:t>
      </w:r>
      <w:r w:rsidR="00EE0669">
        <w:t xml:space="preserve"> </w:t>
      </w:r>
      <w:r w:rsidR="007856D6" w:rsidRPr="00D87563">
        <w:t>webs can also restructure</w:t>
      </w:r>
      <w:ins w:id="19" w:author="Ted" w:date="2020-11-19T14:36:00Z">
        <w:r w:rsidR="002B7B37">
          <w:t>. For example, change in algal communities can alter the</w:t>
        </w:r>
      </w:ins>
      <w:r w:rsidR="007856D6" w:rsidRPr="00D87563">
        <w:t xml:space="preserve"> </w:t>
      </w:r>
      <w:ins w:id="20" w:author="Ted" w:date="2020-11-19T14:36:00Z">
        <w:r w:rsidR="002B7B37" w:rsidRPr="00D87563">
          <w:t>nutritional value</w:t>
        </w:r>
        <w:r w:rsidR="002B7B37">
          <w:t xml:space="preserve"> of primary producers</w:t>
        </w:r>
        <w:r w:rsidR="002B7B37" w:rsidRPr="00D87563">
          <w:t xml:space="preserve"> </w:t>
        </w:r>
        <w:r w:rsidR="002B7B37">
          <w:t xml:space="preserve">or cause </w:t>
        </w:r>
      </w:ins>
      <w:del w:id="21" w:author="Ted" w:date="2020-11-19T14:36:00Z">
        <w:r w:rsidR="007856D6" w:rsidRPr="00D87563" w:rsidDel="002B7B37">
          <w:delText>to include</w:delText>
        </w:r>
      </w:del>
      <w:ins w:id="22" w:author="Ted" w:date="2020-11-19T14:37:00Z">
        <w:r w:rsidR="002B7B37">
          <w:t>changes in the relative abundance of</w:t>
        </w:r>
      </w:ins>
      <w:r w:rsidR="007856D6" w:rsidRPr="00D87563">
        <w:t xml:space="preserve"> different </w:t>
      </w:r>
      <w:r w:rsidR="00AB4A75" w:rsidRPr="00D87563">
        <w:t>feeding</w:t>
      </w:r>
      <w:r w:rsidR="007856D6" w:rsidRPr="00D87563">
        <w:t xml:space="preserve"> groups</w:t>
      </w:r>
      <w:del w:id="23" w:author="Ted" w:date="2020-11-19T14:37:00Z">
        <w:r w:rsidR="007856D6" w:rsidRPr="00D87563" w:rsidDel="002B7B37">
          <w:delText>, such as</w:delText>
        </w:r>
      </w:del>
      <w:ins w:id="24" w:author="Ted" w:date="2020-11-19T14:37:00Z">
        <w:r w:rsidR="002B7B37">
          <w:t xml:space="preserve"> (e.g., increased representation of</w:t>
        </w:r>
      </w:ins>
      <w:r w:rsidR="007856D6" w:rsidRPr="00D87563">
        <w:t xml:space="preserve"> detritivores</w:t>
      </w:r>
      <w:del w:id="25" w:author="Ted" w:date="2020-11-19T14:37:00Z">
        <w:r w:rsidR="007856D6" w:rsidRPr="00D87563" w:rsidDel="002B7B37">
          <w:delText xml:space="preserve">, or </w:delText>
        </w:r>
        <w:r w:rsidR="00EE0669" w:rsidDel="002B7B37">
          <w:delText xml:space="preserve">with </w:delText>
        </w:r>
        <w:r w:rsidR="007856D6" w:rsidRPr="00D87563" w:rsidDel="002B7B37">
          <w:delText>altered</w:delText>
        </w:r>
      </w:del>
      <w:ins w:id="26" w:author="Ted" w:date="2020-11-19T14:37:00Z">
        <w:r w:rsidR="002B7B37">
          <w:t>.</w:t>
        </w:r>
      </w:ins>
      <w:del w:id="27" w:author="Ted" w:date="2020-11-19T14:36:00Z">
        <w:r w:rsidR="007856D6" w:rsidRPr="00D87563" w:rsidDel="002B7B37">
          <w:delText xml:space="preserve"> </w:delText>
        </w:r>
        <w:r w:rsidR="00D219F9" w:rsidRPr="00D87563" w:rsidDel="002B7B37">
          <w:delText>nutritional value</w:delText>
        </w:r>
        <w:r w:rsidR="00EE0669" w:rsidDel="002B7B37">
          <w:delText xml:space="preserve"> of primary producers</w:delText>
        </w:r>
      </w:del>
      <w:ins w:id="28" w:author="Ted" w:date="2020-11-19T14:37:00Z">
        <w:r w:rsidR="002B7B37">
          <w:t>)</w:t>
        </w:r>
      </w:ins>
      <w:r w:rsidR="007856D6" w:rsidRPr="00D87563">
        <w:t>. Among the suite of food quality metrics, availa</w:t>
      </w:r>
      <w:r w:rsidR="00AB4A75" w:rsidRPr="00D87563">
        <w:t xml:space="preserve">bility of </w:t>
      </w:r>
      <w:r w:rsidRPr="00D87563">
        <w:t xml:space="preserve">essential fatty acids (EFAs) </w:t>
      </w:r>
      <w:r w:rsidR="00AB4A75" w:rsidRPr="00D87563">
        <w:t xml:space="preserve">offers a nuanced understanding of food quality as </w:t>
      </w:r>
      <w:r w:rsidRPr="00D87563">
        <w:t>primary producers usually maintain a consistent EFA signature</w:t>
      </w:r>
      <w:r w:rsidR="00AB4A75" w:rsidRPr="00D87563">
        <w:t>s</w:t>
      </w:r>
      <w:r w:rsidRPr="00D87563">
        <w:t xml:space="preserve"> </w:t>
      </w:r>
      <w:r w:rsidRPr="00D87563">
        <w:fldChar w:fldCharType="begin"/>
      </w:r>
      <w:r w:rsidRPr="00D87563">
        <w:instrText xml:space="preserve"> ADDIN ZOTERO_ITEM CSL_CITATION {"citationID":"lD3rYUSJ","properties":{"formattedCitation":"(Taipale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Pr="00D87563">
        <w:fldChar w:fldCharType="separate"/>
      </w:r>
      <w:r w:rsidRPr="00D87563">
        <w:t>(Taipale et al. 2013)</w:t>
      </w:r>
      <w:r w:rsidRPr="00D87563">
        <w:fldChar w:fldCharType="end"/>
      </w:r>
      <w:r w:rsidR="00AB4A75" w:rsidRPr="00D87563">
        <w:t xml:space="preserve"> and </w:t>
      </w:r>
      <w:r w:rsidRPr="00D87563">
        <w:t xml:space="preserve">consumers acquire EFAs by grazing </w:t>
      </w:r>
      <w:r w:rsidRPr="00D87563">
        <w:fldChar w:fldCharType="begin"/>
      </w:r>
      <w:r w:rsidRPr="00D87563">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Pr="00D87563">
        <w:fldChar w:fldCharType="separate"/>
      </w:r>
      <w:r w:rsidRPr="00D87563">
        <w:t>(Dalsgaard et al. 2003)</w:t>
      </w:r>
      <w:r w:rsidRPr="00D87563">
        <w:fldChar w:fldCharType="end"/>
      </w:r>
      <w:r w:rsidRPr="00D87563">
        <w:t xml:space="preserve"> or </w:t>
      </w:r>
      <w:r w:rsidR="00AB4A75" w:rsidRPr="00D87563">
        <w:t xml:space="preserve">trophic </w:t>
      </w:r>
      <w:r w:rsidRPr="00D87563">
        <w:t xml:space="preserve">upgrading </w:t>
      </w:r>
      <w:r w:rsidRPr="00D87563">
        <w:fldChar w:fldCharType="begin"/>
      </w:r>
      <w:r w:rsidRPr="00D87563">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Pr="00D87563">
        <w:fldChar w:fldCharType="separate"/>
      </w:r>
      <w:r w:rsidRPr="00D87563">
        <w:t>(Sargent and Falk-Petersen 1988; Dalsgaard et al. 2003)</w:t>
      </w:r>
      <w:r w:rsidRPr="00D87563">
        <w:fldChar w:fldCharType="end"/>
      </w:r>
      <w:r w:rsidRPr="00D87563">
        <w:t>.</w:t>
      </w:r>
      <w:r w:rsidR="005A6157" w:rsidRPr="00D87563">
        <w:t xml:space="preserve"> </w:t>
      </w:r>
    </w:p>
    <w:p w14:paraId="6F58E23C" w14:textId="77777777" w:rsidR="008F7B2D" w:rsidRDefault="008F7B2D" w:rsidP="00DC22BF"/>
    <w:p w14:paraId="29C648DA" w14:textId="2A517EA1" w:rsidR="006A1C88" w:rsidRPr="00D87563" w:rsidRDefault="005A6157" w:rsidP="00DC22BF">
      <w:r w:rsidRPr="00D87563">
        <w:t xml:space="preserve">Together, food web structure, community composition, and sewage indicator data can be powerful tools to assess biological impacts of sewage pollution. Despite their utility, these data are not often available for many limnological systems. PPCPs, for example, have historically been less </w:t>
      </w:r>
      <w:r w:rsidR="00247471">
        <w:t>measured</w:t>
      </w:r>
      <w:r w:rsidR="00247471" w:rsidRPr="00D87563">
        <w:t xml:space="preserve"> </w:t>
      </w:r>
      <w:r w:rsidRPr="00D87563">
        <w:t>in lake environment</w:t>
      </w:r>
      <w:ins w:id="29" w:author="Ted" w:date="2020-11-19T14:38:00Z">
        <w:r w:rsidR="002B7B37">
          <w:t>s</w:t>
        </w:r>
      </w:ins>
      <w:r w:rsidRPr="00D87563">
        <w:t xml:space="preserve"> </w:t>
      </w:r>
      <w:r w:rsidR="008F7B2D">
        <w:fldChar w:fldCharType="begin"/>
      </w:r>
      <w:r w:rsidR="008F7B2D">
        <w:instrText xml:space="preserve"> ADDIN ZOTERO_ITEM CSL_CITATION {"citationID":"7ZXb1zfN","properties":{"formattedCitation":"(Meyer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8F7B2D">
        <w:fldChar w:fldCharType="separate"/>
      </w:r>
      <w:r w:rsidR="008F7B2D" w:rsidRPr="008F7B2D">
        <w:t>(Meyer et al. 2019)</w:t>
      </w:r>
      <w:r w:rsidR="008F7B2D">
        <w:fldChar w:fldCharType="end"/>
      </w:r>
      <w:r w:rsidRPr="00D87563">
        <w:t xml:space="preserve">. </w:t>
      </w:r>
      <w:r w:rsidR="000D7242" w:rsidRPr="00D87563">
        <w:t>In instances where data are available, efficiently merging disparate data into a single, analytically-friendly format can be challenging and require</w:t>
      </w:r>
      <w:r w:rsidR="00EE0669">
        <w:t xml:space="preserve"> relatively</w:t>
      </w:r>
      <w:r w:rsidR="000D7242" w:rsidRPr="00D87563">
        <w:t xml:space="preserve"> </w:t>
      </w:r>
      <w:r w:rsidR="00EE0669">
        <w:t xml:space="preserve">complex, </w:t>
      </w:r>
      <w:r w:rsidR="000D7242" w:rsidRPr="00D87563">
        <w:t>computational</w:t>
      </w:r>
      <w:r w:rsidR="00EE0669">
        <w:t>ly intensive</w:t>
      </w:r>
      <w:r w:rsidR="000D7242" w:rsidRPr="00D87563">
        <w:t xml:space="preserve"> workflows </w:t>
      </w:r>
      <w:r w:rsidR="008F7B2D">
        <w:fldChar w:fldCharType="begin"/>
      </w:r>
      <w:r w:rsidR="008F7B2D">
        <w:instrText xml:space="preserve"> ADDIN ZOTERO_ITEM CSL_CITATION {"citationID":"rJHRcEZJ","properties":{"formattedCitation":"(Meyer et al. 2020)","plainCitation":"(Meyer et al. 2020)","noteIndex":0},"citationItems":[{"id":3835,"uris":["http://zotero.org/users/2645460/items/PD2YWRJI"],"uri":["http://zotero.org/users/2645460/items/PD2YWRJI"],"itemData":{"id":3835,"type":"article-journal","abstract":"An increasing population in conjunction with a changing climate necessitates a detailed understanding of water abundance at multiple spatial and temporal scales. Remote sensing has provided massive data volumes to track fluctuations in water quantity, yet contextualizing water abundance with other local, regional, and global trends remains challenging by often requiring large computational resources to combine multiple data sources into analytically-friendly formats. To bridge this gap and facilitate future freshwater research opportunities, we harmonized existing global datasets to create the Global Lake area, Climate, and Population (GLCP) dataset. The GLCP is a compilation of lake surface area for 1.42 + million lakes and reservoirs of at least 10 ha in size from 1995 to 2015 with co-located basin-level temperature, precipitation, and population data. The GLCP was created with FAIR (findable, accessible, interoperable, reusable) data principles in mind and retains unique identifiers from parent datasets to expedite interoperability. The GLCP offers critical data for basic and applied investigations of lake surface area and water quantity at local, regional, and global scales.","container-title":"Scientific Data","DOI":"10.1038/s41597-020-0517-4","ISSN":"2052-4463","issue":"1","language":"en","page":"174","source":"www.nature.com","title":"The global lake area, climate, and population dataset","volume":"7","author":[{"family":"Meyer","given":"Michael F."},{"family":"Labou","given":"Stephanie G."},{"family":"Cramer","given":"Alli N."},{"family":"Brousil","given":"Matthew R."},{"family":"Luff","given":"Bradley T."}],"issued":{"date-parts":[["2020",6,11]]}}}],"schema":"https://github.com/citation-style-language/schema/raw/master/csl-citation.json"} </w:instrText>
      </w:r>
      <w:r w:rsidR="008F7B2D">
        <w:fldChar w:fldCharType="separate"/>
      </w:r>
      <w:r w:rsidR="008F7B2D" w:rsidRPr="008F7B2D">
        <w:t>(Meyer et al. 2020)</w:t>
      </w:r>
      <w:r w:rsidR="008F7B2D">
        <w:fldChar w:fldCharType="end"/>
      </w:r>
      <w:r w:rsidR="000D7242" w:rsidRPr="00D87563">
        <w:t xml:space="preserve">. </w:t>
      </w:r>
    </w:p>
    <w:p w14:paraId="21F5BD6C" w14:textId="77777777" w:rsidR="006A1C88" w:rsidRPr="00D87563" w:rsidRDefault="006A1C88" w:rsidP="00DC22BF"/>
    <w:p w14:paraId="129027F2" w14:textId="3D0277D2" w:rsidR="00C5582D" w:rsidRDefault="006A1C88">
      <w:r w:rsidRPr="00D87563">
        <w:t xml:space="preserve">To offer a template for harmonizing sewage indicator and biological data, we </w:t>
      </w:r>
      <w:r w:rsidR="00097E8E" w:rsidRPr="00D87563">
        <w:t xml:space="preserve">present </w:t>
      </w:r>
      <w:r w:rsidR="00A918DC">
        <w:t>a unified</w:t>
      </w:r>
      <w:r w:rsidR="00097E8E" w:rsidRPr="00D87563">
        <w:t xml:space="preserve"> data</w:t>
      </w:r>
      <w:r w:rsidR="00A918DC">
        <w:t xml:space="preserve"> product</w:t>
      </w:r>
      <w:r w:rsidR="00097E8E" w:rsidRPr="00D87563">
        <w:t>, which contains</w:t>
      </w:r>
      <w:r w:rsidRPr="00D87563">
        <w:t xml:space="preserve"> </w:t>
      </w:r>
      <w:del w:id="30" w:author="Ted" w:date="2020-11-19T14:39:00Z">
        <w:r w:rsidR="00C900D5" w:rsidDel="002B7B37">
          <w:delText xml:space="preserve">disparate </w:delText>
        </w:r>
      </w:del>
      <w:r w:rsidRPr="00D87563">
        <w:t xml:space="preserve">data collected from </w:t>
      </w:r>
      <w:r w:rsidR="00C900D5">
        <w:t xml:space="preserve">14 littoral and 3 pelagic sites at </w:t>
      </w:r>
      <w:r w:rsidRPr="00D87563">
        <w:t xml:space="preserve">Lake Baikal </w:t>
      </w:r>
      <w:del w:id="31" w:author="Ted" w:date="2020-11-19T14:39:00Z">
        <w:r w:rsidR="00C900D5" w:rsidDel="002B7B37">
          <w:delText xml:space="preserve">between </w:delText>
        </w:r>
      </w:del>
      <w:ins w:id="32" w:author="Ted" w:date="2020-11-19T14:39:00Z">
        <w:r w:rsidR="002B7B37">
          <w:t xml:space="preserve">from </w:t>
        </w:r>
      </w:ins>
      <w:r w:rsidRPr="00D87563">
        <w:t>19</w:t>
      </w:r>
      <w:r w:rsidR="00C900D5">
        <w:t xml:space="preserve"> through </w:t>
      </w:r>
      <w:r w:rsidRPr="00D87563">
        <w:t>23 August 2015</w:t>
      </w:r>
      <w:r w:rsidR="00C900D5">
        <w:t xml:space="preserve"> (Figure 1)</w:t>
      </w:r>
      <w:r w:rsidRPr="00D87563">
        <w:t xml:space="preserve">. Located in Siberia, Lake Baikal is the oldest, most voluminous, and deepest freshwater lake in the world </w:t>
      </w:r>
      <w:r w:rsidR="008F7B2D">
        <w:fldChar w:fldCharType="begin"/>
      </w:r>
      <w:r w:rsidR="008F7B2D">
        <w:instrText xml:space="preserve"> ADDIN ZOTERO_ITEM CSL_CITATION {"citationID":"jvheBoYH","properties":{"formattedCitation":"(Hampton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8F7B2D">
        <w:fldChar w:fldCharType="separate"/>
      </w:r>
      <w:r w:rsidR="008F7B2D" w:rsidRPr="008F7B2D">
        <w:t>(Hampton et al. 2018)</w:t>
      </w:r>
      <w:r w:rsidR="008F7B2D">
        <w:fldChar w:fldCharType="end"/>
      </w:r>
      <w:r w:rsidR="00EE0669">
        <w:t xml:space="preserve">. </w:t>
      </w:r>
      <w:ins w:id="33" w:author="Ted" w:date="2020-11-19T14:41:00Z">
        <w:r w:rsidR="002B7B37">
          <w:t xml:space="preserve">L. </w:t>
        </w:r>
      </w:ins>
      <w:r w:rsidR="00EE0669">
        <w:t>Baikal also has the global distinction of being the most biodiverse lake, with the highest endemism (Moore et al. 2009). The lake is</w:t>
      </w:r>
      <w:r w:rsidRPr="00D87563">
        <w:t xml:space="preserve"> </w:t>
      </w:r>
      <w:r w:rsidR="00EE0669">
        <w:t xml:space="preserve">experiencing rapid warming associated with climate change, including </w:t>
      </w:r>
      <w:del w:id="34" w:author="Ted" w:date="2020-11-19T14:39:00Z">
        <w:r w:rsidR="00EE0669" w:rsidDel="002B7B37">
          <w:delText xml:space="preserve">notable </w:delText>
        </w:r>
        <w:commentRangeStart w:id="35"/>
        <w:r w:rsidR="00EE0669" w:rsidDel="002B7B37">
          <w:delText>loss of winter ice cove</w:delText>
        </w:r>
      </w:del>
      <w:commentRangeEnd w:id="35"/>
      <w:r w:rsidR="002B7B37">
        <w:rPr>
          <w:rStyle w:val="CommentReference"/>
          <w:rFonts w:ascii="Arial" w:eastAsia="Arial" w:hAnsi="Arial" w:cs="Arial"/>
          <w:lang w:val="en"/>
        </w:rPr>
        <w:commentReference w:id="35"/>
      </w:r>
      <w:del w:id="36" w:author="Ted" w:date="2020-11-19T14:39:00Z">
        <w:r w:rsidR="00EE0669" w:rsidDel="002B7B37">
          <w:delText>r</w:delText>
        </w:r>
      </w:del>
      <w:ins w:id="37" w:author="Ted" w:date="2020-11-19T14:39:00Z">
        <w:r w:rsidR="002B7B37">
          <w:t>decrease in ice cover duration</w:t>
        </w:r>
      </w:ins>
      <w:r w:rsidR="00EE0669">
        <w:t xml:space="preserve"> (Moore et al. 2009), and it exhibits offshore plankton community changes associated with warming (Hampton et al. 2008, 2014, Katz et al. 2015, </w:t>
      </w:r>
      <w:proofErr w:type="spellStart"/>
      <w:r w:rsidR="00EE0669">
        <w:t>Izmest’eva</w:t>
      </w:r>
      <w:proofErr w:type="spellEnd"/>
      <w:r w:rsidR="00EE0669">
        <w:t xml:space="preserve"> et al. 2016). Less is known of the change occurring </w:t>
      </w:r>
      <w:ins w:id="38" w:author="Ted" w:date="2020-11-19T14:40:00Z">
        <w:r w:rsidR="002B7B37">
          <w:t xml:space="preserve">in the </w:t>
        </w:r>
      </w:ins>
      <w:r w:rsidR="00EE0669">
        <w:t xml:space="preserve">nearshore </w:t>
      </w:r>
      <w:ins w:id="39" w:author="Ted" w:date="2020-11-19T14:40:00Z">
        <w:r w:rsidR="002B7B37">
          <w:t xml:space="preserve">of </w:t>
        </w:r>
        <w:commentRangeStart w:id="40"/>
        <w:r w:rsidR="002B7B37">
          <w:t>L.</w:t>
        </w:r>
      </w:ins>
      <w:commentRangeEnd w:id="40"/>
      <w:ins w:id="41" w:author="Ted" w:date="2020-11-19T14:41:00Z">
        <w:r w:rsidR="002B7B37">
          <w:rPr>
            <w:rStyle w:val="CommentReference"/>
            <w:rFonts w:ascii="Arial" w:eastAsia="Arial" w:hAnsi="Arial" w:cs="Arial"/>
            <w:lang w:val="en"/>
          </w:rPr>
          <w:commentReference w:id="40"/>
        </w:r>
      </w:ins>
      <w:del w:id="42" w:author="Ted" w:date="2020-11-19T14:40:00Z">
        <w:r w:rsidR="00EE0669" w:rsidDel="002B7B37">
          <w:delText>in</w:delText>
        </w:r>
      </w:del>
      <w:r w:rsidR="00EE0669">
        <w:t xml:space="preserve"> Baikal, </w:t>
      </w:r>
      <w:r w:rsidR="001415D2">
        <w:t>where</w:t>
      </w:r>
      <w:r w:rsidR="00EE0669">
        <w:t xml:space="preserve"> not only climate </w:t>
      </w:r>
      <w:del w:id="43" w:author="Ted" w:date="2020-11-19T14:40:00Z">
        <w:r w:rsidR="00EE0669" w:rsidDel="002B7B37">
          <w:delText xml:space="preserve">warms </w:delText>
        </w:r>
      </w:del>
      <w:ins w:id="44" w:author="Ted" w:date="2020-11-19T14:40:00Z">
        <w:r w:rsidR="002B7B37">
          <w:t xml:space="preserve">warming </w:t>
        </w:r>
      </w:ins>
      <w:r w:rsidR="00EE0669">
        <w:t>but</w:t>
      </w:r>
      <w:ins w:id="45" w:author="Ted" w:date="2020-11-19T14:40:00Z">
        <w:r w:rsidR="002B7B37">
          <w:t xml:space="preserve"> also</w:t>
        </w:r>
      </w:ins>
      <w:r w:rsidR="00EE0669">
        <w:t xml:space="preserve"> human activity </w:t>
      </w:r>
      <w:del w:id="46" w:author="Ted" w:date="2020-11-19T14:40:00Z">
        <w:r w:rsidR="00EE0669" w:rsidDel="002B7B37">
          <w:delText xml:space="preserve">also </w:delText>
        </w:r>
      </w:del>
      <w:del w:id="47" w:author="Ted" w:date="2020-11-19T14:41:00Z">
        <w:r w:rsidR="00EE0669" w:rsidDel="002B7B37">
          <w:delText xml:space="preserve">directly </w:delText>
        </w:r>
      </w:del>
      <w:r w:rsidR="00EE0669">
        <w:t>alter</w:t>
      </w:r>
      <w:del w:id="48" w:author="Ted" w:date="2020-11-19T14:41:00Z">
        <w:r w:rsidR="00EE0669" w:rsidDel="002B7B37">
          <w:delText>s</w:delText>
        </w:r>
      </w:del>
      <w:r w:rsidR="00EE0669">
        <w:t xml:space="preserve"> the environment. Nearshore change is particularly important to understand in </w:t>
      </w:r>
      <w:ins w:id="49" w:author="Ted" w:date="2020-11-19T14:41:00Z">
        <w:r w:rsidR="002B7B37">
          <w:t xml:space="preserve">L. </w:t>
        </w:r>
      </w:ins>
      <w:r w:rsidR="00EE0669">
        <w:t>Baikal, since t</w:t>
      </w:r>
      <w:r w:rsidRPr="00D87563">
        <w:t xml:space="preserve">he majority of </w:t>
      </w:r>
      <w:r w:rsidR="00EE0669">
        <w:t xml:space="preserve">the lake’s </w:t>
      </w:r>
      <w:r w:rsidRPr="00D87563">
        <w:t>biodiversity</w:t>
      </w:r>
      <w:r w:rsidR="00EE0669">
        <w:t xml:space="preserve"> and endemic species</w:t>
      </w:r>
      <w:r w:rsidRPr="00D87563">
        <w:t xml:space="preserve"> occur in the littoral zone </w:t>
      </w:r>
      <w:r w:rsidR="008F7B2D">
        <w:fldChar w:fldCharType="begin"/>
      </w:r>
      <w:r w:rsidR="008F7B2D">
        <w:instrText xml:space="preserve"> ADDIN ZOTERO_ITEM CSL_CITATION {"citationID":"PF2qKMSe","properties":{"formattedCitation":"(Kozhova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8F7B2D">
        <w:fldChar w:fldCharType="separate"/>
      </w:r>
      <w:r w:rsidR="008F7B2D" w:rsidRPr="008F7B2D">
        <w:t>(Kozhova and Izmest’eva 1998)</w:t>
      </w:r>
      <w:r w:rsidR="008F7B2D">
        <w:fldChar w:fldCharType="end"/>
      </w:r>
      <w:r w:rsidRPr="00D87563">
        <w:t xml:space="preserve">. While Lake Baikal’s pelagic zone is generally ultra-oligotrophic </w:t>
      </w:r>
      <w:r w:rsidR="008F7B2D">
        <w:fldChar w:fldCharType="begin"/>
      </w:r>
      <w:r w:rsidR="008F7B2D">
        <w:instrText xml:space="preserve"> ADDIN ZOTERO_ITEM CSL_CITATION {"citationID":"8JQxT66Q","properties":{"formattedCitation":"(Yoshida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8F7B2D">
        <w:rPr>
          <w:rFonts w:ascii="Cambria Math" w:hAnsi="Cambria Math" w:cs="Cambria Math"/>
        </w:rPr>
        <w:instrText>∼</w:instrText>
      </w:r>
      <w:r w:rsidR="008F7B2D">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8F7B2D">
        <w:fldChar w:fldCharType="separate"/>
      </w:r>
      <w:r w:rsidR="008F7B2D" w:rsidRPr="008F7B2D">
        <w:t xml:space="preserve">(Yoshida et al. </w:t>
      </w:r>
      <w:r w:rsidR="008F7B2D" w:rsidRPr="008F7B2D">
        <w:lastRenderedPageBreak/>
        <w:t>2003; O’Donnell et al. 2017)</w:t>
      </w:r>
      <w:r w:rsidR="008F7B2D">
        <w:fldChar w:fldCharType="end"/>
      </w:r>
      <w:r w:rsidRPr="00D87563">
        <w:t xml:space="preserve">, littoral areas abutting lakeside settlements have recently shown distinct signs of eutrophication </w:t>
      </w:r>
      <w:r w:rsidR="008F7B2D">
        <w:fldChar w:fldCharType="begin"/>
      </w:r>
      <w:r w:rsidR="008F7B2D">
        <w:instrText xml:space="preserve"> ADDIN ZOTERO_ITEM CSL_CITATION {"citationID":"ikvXHWmG","properties":{"formattedCitation":"(Timoshkin et al. 2016; Volkova et al. 2018)","plainCitation":"(Timoshkin et al. 2016;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8F7B2D">
        <w:fldChar w:fldCharType="separate"/>
      </w:r>
      <w:r w:rsidR="008F7B2D" w:rsidRPr="008F7B2D">
        <w:t>(Timoshkin et al. 2016; Volkova et al. 2018)</w:t>
      </w:r>
      <w:r w:rsidR="008F7B2D">
        <w:fldChar w:fldCharType="end"/>
      </w:r>
      <w:r w:rsidRPr="00D87563">
        <w:t xml:space="preserve">. </w:t>
      </w:r>
    </w:p>
    <w:p w14:paraId="5C018B8C" w14:textId="77777777" w:rsidR="00C5582D" w:rsidRDefault="00C5582D"/>
    <w:p w14:paraId="04BA071C" w14:textId="14BF22C3" w:rsidR="00C5582D" w:rsidRDefault="00C5582D">
      <w:r>
        <w:t xml:space="preserve">As a means of identifying sewage from small, localized lakeside towns and </w:t>
      </w:r>
      <w:ins w:id="50" w:author="Ted" w:date="2020-11-19T14:42:00Z">
        <w:r w:rsidR="002B7B37">
          <w:t xml:space="preserve">the </w:t>
        </w:r>
      </w:ins>
      <w:r>
        <w:t>associated ecological responses, t</w:t>
      </w:r>
      <w:r w:rsidR="00A918DC">
        <w:t>he dataset</w:t>
      </w:r>
      <w:r w:rsidR="00D42F9E" w:rsidRPr="00D87563">
        <w:t xml:space="preserve"> consists of over </w:t>
      </w:r>
      <w:r w:rsidR="00E47643" w:rsidRPr="00D87563">
        <w:t>1</w:t>
      </w:r>
      <w:r>
        <w:t>50</w:t>
      </w:r>
      <w:r w:rsidR="00E47643" w:rsidRPr="00D87563">
        <w:t xml:space="preserve"> variables collected at 14 littoral and 3 pelagic sampling sites. The dataset was structured in a tidy format, where each row is a sample, each column is a variable, and each CSV file is an </w:t>
      </w:r>
      <w:commentRangeStart w:id="51"/>
      <w:r w:rsidR="00E47643" w:rsidRPr="00D87563">
        <w:t>observable unit</w:t>
      </w:r>
      <w:commentRangeEnd w:id="51"/>
      <w:r w:rsidR="002B7B37">
        <w:rPr>
          <w:rStyle w:val="CommentReference"/>
          <w:rFonts w:ascii="Arial" w:eastAsia="Arial" w:hAnsi="Arial" w:cs="Arial"/>
          <w:lang w:val="en"/>
        </w:rPr>
        <w:commentReference w:id="51"/>
      </w:r>
      <w:r w:rsidR="008F7B2D">
        <w:t xml:space="preserve"> </w:t>
      </w:r>
      <w:r w:rsidR="008F7B2D">
        <w:fldChar w:fldCharType="begin"/>
      </w:r>
      <w:r w:rsidR="008F7B2D">
        <w:instrText xml:space="preserve"> ADDIN ZOTERO_ITEM CSL_CITATION {"citationID":"UnFoF99w","properties":{"formattedCitation":"(Wickham 2014)","plainCitation":"(Wickham 2014)","noteIndex":0},"citationItems":[{"id":2775,"uris":["http://zotero.org/users/2645460/items/3WV2ZNHR"],"uri":["http://zotero.org/users/2645460/items/3WV2ZNHR"],"itemData":{"id":2775,"type":"article-journal","container-title":"Journal of Statistical Software","DOI":"10.18637/jss.v059.i10","ISSN":"1548-7660","issue":"1","language":"en","page":"1-23","source":"www.jstatsoft.org","title":"Tidy Data","volume":"59","author":[{"family":"Wickham","given":"Hadley"}],"issued":{"date-parts":[["2014",9,12]]}}}],"schema":"https://github.com/citation-style-language/schema/raw/master/csl-citation.json"} </w:instrText>
      </w:r>
      <w:r w:rsidR="008F7B2D">
        <w:fldChar w:fldCharType="separate"/>
      </w:r>
      <w:r w:rsidR="008F7B2D" w:rsidRPr="008F7B2D">
        <w:t>(Wickham 2014)</w:t>
      </w:r>
      <w:r w:rsidR="008F7B2D">
        <w:fldChar w:fldCharType="end"/>
      </w:r>
      <w:r w:rsidR="00E47643" w:rsidRPr="00D87563">
        <w:t>. Independent CSV files can be merged using unique locational identifiers</w:t>
      </w:r>
      <w:r w:rsidR="0077579F">
        <w:t xml:space="preserve"> as relational keys</w:t>
      </w:r>
      <w:r w:rsidR="00E47643" w:rsidRPr="00D87563">
        <w:t xml:space="preserve">, enabling future researchers to customize analyses around a particular suite of variables. As a result of </w:t>
      </w:r>
      <w:r w:rsidR="00A918DC">
        <w:t>the dataset’s</w:t>
      </w:r>
      <w:r w:rsidR="00E47643" w:rsidRPr="00D87563">
        <w:t xml:space="preserve"> interoperability, reproducibility, and extensive </w:t>
      </w:r>
      <w:commentRangeStart w:id="52"/>
      <w:r w:rsidR="00E47643" w:rsidRPr="00D87563">
        <w:t>variable</w:t>
      </w:r>
      <w:commentRangeEnd w:id="52"/>
      <w:r w:rsidR="002B7B37">
        <w:rPr>
          <w:rStyle w:val="CommentReference"/>
          <w:rFonts w:ascii="Arial" w:eastAsia="Arial" w:hAnsi="Arial" w:cs="Arial"/>
          <w:lang w:val="en"/>
        </w:rPr>
        <w:commentReference w:id="52"/>
      </w:r>
      <w:r w:rsidR="00E47643" w:rsidRPr="00D87563">
        <w:t xml:space="preserve"> content, the dataset is well poised for future reuse as supporting evidence of sewage pollution in Lake Baikal. Additionally, </w:t>
      </w:r>
      <w:r w:rsidR="00A918DC">
        <w:t>the data’s</w:t>
      </w:r>
      <w:r w:rsidR="00E233D9" w:rsidRPr="00D87563">
        <w:t xml:space="preserve"> flexibility and consistent structure enable it to be merged with similar datasets, so as to synthesize biological responses to sewage across systems and scales. </w:t>
      </w:r>
    </w:p>
    <w:p w14:paraId="388FC155" w14:textId="77777777" w:rsidR="00C5582D" w:rsidRDefault="00C5582D"/>
    <w:p w14:paraId="2F2DFDA9" w14:textId="6FAF7105" w:rsidR="004B1E7F" w:rsidRPr="00D87563" w:rsidRDefault="00C03C83">
      <w:r>
        <w:t xml:space="preserve">To our knowledge, no raw data on Lake Baikal macroinvertebrates, periphyton, or nearshore water quality are public </w:t>
      </w:r>
      <w:r w:rsidR="00A95A14">
        <w:t>in a machine-readable format</w:t>
      </w:r>
      <w:r>
        <w:t>, for any variable (i.e. abundance, fatty acid content, stable isotopes</w:t>
      </w:r>
      <w:r w:rsidR="000D631A">
        <w:t>, nutrient and pollutant concentration</w:t>
      </w:r>
      <w:r>
        <w:t xml:space="preserve">), and no </w:t>
      </w:r>
      <w:r w:rsidR="00CE7589">
        <w:t xml:space="preserve">georeferenced </w:t>
      </w:r>
      <w:r>
        <w:t xml:space="preserve">data on pharmaceuticals and personal care products or microplastics appear to be </w:t>
      </w:r>
      <w:r w:rsidR="000D631A">
        <w:t xml:space="preserve">publicly </w:t>
      </w:r>
      <w:r>
        <w:t xml:space="preserve">available for any </w:t>
      </w:r>
      <w:r w:rsidR="00CE7589">
        <w:t xml:space="preserve">boreal, subarctic, or arctic </w:t>
      </w:r>
      <w:r w:rsidR="00A47BCF">
        <w:t>lakes or rivers</w:t>
      </w:r>
      <w:r>
        <w:t xml:space="preserve"> in </w:t>
      </w:r>
      <w:commentRangeStart w:id="53"/>
      <w:r>
        <w:t>this</w:t>
      </w:r>
      <w:commentRangeEnd w:id="53"/>
      <w:r w:rsidR="002B7B37">
        <w:rPr>
          <w:rStyle w:val="CommentReference"/>
          <w:rFonts w:ascii="Arial" w:eastAsia="Arial" w:hAnsi="Arial" w:cs="Arial"/>
          <w:lang w:val="en"/>
        </w:rPr>
        <w:commentReference w:id="53"/>
      </w:r>
      <w:r>
        <w:t xml:space="preserve"> region of the world. Thus</w:t>
      </w:r>
      <w:r w:rsidR="00CE7589">
        <w:t>,</w:t>
      </w:r>
      <w:r>
        <w:t xml:space="preserve"> the dataset fills a substantial gap for future studies, providing a window on nearshore biotic assemblages and water quality in a unique</w:t>
      </w:r>
      <w:r w:rsidR="00A95A14">
        <w:t>, ancient</w:t>
      </w:r>
      <w:r>
        <w:t xml:space="preserve"> ecosystem that holds 20% of the world’s liquid surface water (Moore et al. 2009).</w:t>
      </w:r>
    </w:p>
    <w:p w14:paraId="45D41FA2" w14:textId="77777777" w:rsidR="00B1439B" w:rsidRPr="00D87563" w:rsidRDefault="00B1439B">
      <w:pPr>
        <w:rPr>
          <w:b/>
        </w:rPr>
      </w:pPr>
    </w:p>
    <w:p w14:paraId="0000003F" w14:textId="77777777" w:rsidR="009956E8" w:rsidRPr="00D87563" w:rsidRDefault="00BC3E51">
      <w:pPr>
        <w:rPr>
          <w:b/>
        </w:rPr>
      </w:pPr>
      <w:r w:rsidRPr="00D87563">
        <w:rPr>
          <w:b/>
        </w:rPr>
        <w:t xml:space="preserve">Data Description </w:t>
      </w:r>
    </w:p>
    <w:p w14:paraId="56B3671D" w14:textId="77777777" w:rsidR="001A5C9F" w:rsidRPr="00D87563" w:rsidRDefault="001A5C9F"/>
    <w:p w14:paraId="65BBD9C6" w14:textId="5BA442B0" w:rsidR="00DB41AE" w:rsidRPr="00D87563" w:rsidRDefault="00E233D9">
      <w:r w:rsidRPr="00D87563">
        <w:t>The final</w:t>
      </w:r>
      <w:r w:rsidR="003C0921">
        <w:t>, replicate-level</w:t>
      </w:r>
      <w:r w:rsidRPr="00D87563">
        <w:t xml:space="preserve"> data</w:t>
      </w:r>
      <w:r w:rsidR="001A5C9F">
        <w:t xml:space="preserve"> products</w:t>
      </w:r>
      <w:r w:rsidRPr="00D87563">
        <w:t xml:space="preserve"> </w:t>
      </w:r>
      <w:r w:rsidR="003C0921">
        <w:t xml:space="preserve">are available on the Environmental Data Initiative, where they can be freely accessed without potential barriers such as paywalls or account registrations. The final data </w:t>
      </w:r>
      <w:r w:rsidRPr="00D87563">
        <w:t xml:space="preserve">are provided as </w:t>
      </w:r>
      <w:r w:rsidR="000D39B9" w:rsidRPr="00D87563">
        <w:t>11</w:t>
      </w:r>
      <w:r w:rsidRPr="00D87563">
        <w:t xml:space="preserve"> separate </w:t>
      </w:r>
      <w:r w:rsidR="000D39B9" w:rsidRPr="00D87563">
        <w:t>CSV</w:t>
      </w:r>
      <w:r w:rsidRPr="00D87563">
        <w:t xml:space="preserve"> files, each </w:t>
      </w:r>
      <w:r w:rsidR="008005F5" w:rsidRPr="00D87563">
        <w:t>struct</w:t>
      </w:r>
      <w:r w:rsidR="008005F5">
        <w:t>ured</w:t>
      </w:r>
      <w:r w:rsidRPr="00D87563">
        <w:t xml:space="preserve"> in a tabular format and containing a “site” column that can be used to merge tables. The repository also contains a compressed folder of R scripts</w:t>
      </w:r>
      <w:r w:rsidR="00FC2070">
        <w:t xml:space="preserve"> </w:t>
      </w:r>
      <w:r w:rsidR="00FC2070" w:rsidRPr="00D87563">
        <w:t>(scripts.tar.gz)</w:t>
      </w:r>
      <w:r w:rsidRPr="00D87563">
        <w:t>, which were used in the main analysis of the dataset (Meyer et al., 20</w:t>
      </w:r>
      <w:r w:rsidR="00E902AC">
        <w:t>2</w:t>
      </w:r>
      <w:r w:rsidRPr="00D87563">
        <w:t xml:space="preserve">X). </w:t>
      </w:r>
    </w:p>
    <w:p w14:paraId="61885C13" w14:textId="47411D3E" w:rsidR="00E233D9" w:rsidRPr="00D87563" w:rsidRDefault="00E233D9"/>
    <w:p w14:paraId="11992210" w14:textId="52BCBAF5" w:rsidR="00E233D9" w:rsidRPr="00D87563" w:rsidRDefault="004E3300">
      <w:pPr>
        <w:rPr>
          <w:u w:val="single"/>
        </w:rPr>
      </w:pPr>
      <w:r w:rsidRPr="00D87563">
        <w:rPr>
          <w:u w:val="single"/>
        </w:rPr>
        <w:t xml:space="preserve">chlorophylla.csv </w:t>
      </w:r>
    </w:p>
    <w:p w14:paraId="3B62DE9E" w14:textId="77777777" w:rsidR="004E3300" w:rsidRPr="00D87563" w:rsidRDefault="004E3300"/>
    <w:p w14:paraId="00000044" w14:textId="68EA4E9D" w:rsidR="009956E8" w:rsidRPr="00D87563" w:rsidRDefault="004E3300">
      <w:r w:rsidRPr="00D87563">
        <w:t xml:space="preserve">This file contains chlorophyll a concentrations as well as fluorometric corrections for each littoral and pelagic sampling location. </w:t>
      </w:r>
    </w:p>
    <w:p w14:paraId="7FD6C7F4" w14:textId="6DC1E38F" w:rsidR="004E3300" w:rsidRPr="00D87563" w:rsidRDefault="004E3300"/>
    <w:p w14:paraId="68BB2DE4" w14:textId="010BE172" w:rsidR="004E3300" w:rsidRPr="00D87563" w:rsidRDefault="004E3300">
      <w:r w:rsidRPr="00D87563">
        <w:rPr>
          <w:i/>
        </w:rPr>
        <w:t>site</w:t>
      </w:r>
    </w:p>
    <w:p w14:paraId="3FD48717" w14:textId="1F902508" w:rsidR="004E3300" w:rsidRPr="00D87563" w:rsidRDefault="004E3300">
      <w:r w:rsidRPr="00D87563">
        <w:t xml:space="preserve">Unique alphanumeric identifier for a sampling location. </w:t>
      </w:r>
    </w:p>
    <w:p w14:paraId="77E96CF5" w14:textId="5105F707" w:rsidR="004E3300" w:rsidRPr="00D87563" w:rsidRDefault="004E3300"/>
    <w:p w14:paraId="6CE2A37A" w14:textId="491A0166" w:rsidR="004E3300" w:rsidRPr="00D87563" w:rsidRDefault="004E3300">
      <w:r w:rsidRPr="00D87563">
        <w:rPr>
          <w:i/>
        </w:rPr>
        <w:t>replicate</w:t>
      </w:r>
    </w:p>
    <w:p w14:paraId="114C8A82" w14:textId="357A9273" w:rsidR="004E3300" w:rsidRPr="00D87563" w:rsidRDefault="004E3300">
      <w:r w:rsidRPr="00D87563">
        <w:t xml:space="preserve">Replicate number. </w:t>
      </w:r>
    </w:p>
    <w:p w14:paraId="3A5106BE" w14:textId="517C6D01" w:rsidR="004E3300" w:rsidRPr="00D87563" w:rsidRDefault="004E3300"/>
    <w:p w14:paraId="2D6EB23B" w14:textId="23DDD01B" w:rsidR="004E3300" w:rsidRPr="00D87563" w:rsidRDefault="004E3300">
      <w:pPr>
        <w:rPr>
          <w:i/>
        </w:rPr>
      </w:pPr>
      <w:r w:rsidRPr="00D87563">
        <w:rPr>
          <w:i/>
        </w:rPr>
        <w:t>filtered_volume_ml</w:t>
      </w:r>
    </w:p>
    <w:p w14:paraId="0F855A14" w14:textId="46930656" w:rsidR="004E3300" w:rsidRPr="00D87563" w:rsidRDefault="004E3300">
      <w:r w:rsidRPr="00D87563">
        <w:t xml:space="preserve">Lake water volume filtered in milliliters for a given replicate. </w:t>
      </w:r>
    </w:p>
    <w:p w14:paraId="4DAF341D" w14:textId="556F285B" w:rsidR="004E3300" w:rsidRPr="00D87563" w:rsidRDefault="004E3300"/>
    <w:p w14:paraId="246C1383" w14:textId="487F44D3" w:rsidR="004E3300" w:rsidRPr="00D87563" w:rsidRDefault="004E3300">
      <w:pPr>
        <w:rPr>
          <w:i/>
        </w:rPr>
      </w:pPr>
      <w:r w:rsidRPr="00D87563">
        <w:rPr>
          <w:i/>
        </w:rPr>
        <w:t>sample_volume_ml</w:t>
      </w:r>
    </w:p>
    <w:p w14:paraId="749A93F0" w14:textId="55201FA9" w:rsidR="004E3300" w:rsidRPr="00D87563" w:rsidRDefault="004E3300">
      <w:r w:rsidRPr="00D87563">
        <w:lastRenderedPageBreak/>
        <w:t xml:space="preserve">Sample volume filtered for chlorophyll a extraction. </w:t>
      </w:r>
    </w:p>
    <w:p w14:paraId="4C6B7075" w14:textId="50C61F14" w:rsidR="004E3300" w:rsidRPr="00D87563" w:rsidRDefault="004E3300"/>
    <w:p w14:paraId="5BA335A7" w14:textId="40E12E89" w:rsidR="004E3300" w:rsidRPr="00D87563" w:rsidRDefault="004E3300">
      <w:pPr>
        <w:rPr>
          <w:i/>
        </w:rPr>
      </w:pPr>
      <w:r w:rsidRPr="00D87563">
        <w:rPr>
          <w:i/>
        </w:rPr>
        <w:t xml:space="preserve">raw_fluo </w:t>
      </w:r>
    </w:p>
    <w:p w14:paraId="19C319A2" w14:textId="7F861B5F" w:rsidR="004E3300" w:rsidRPr="00D87563" w:rsidRDefault="004E3300">
      <w:r w:rsidRPr="00D87563">
        <w:t xml:space="preserve">Raw, uncorrected fluorometric reading for chlorophyll analysis. </w:t>
      </w:r>
    </w:p>
    <w:p w14:paraId="56D51574" w14:textId="47A4EC6A" w:rsidR="004E3300" w:rsidRPr="00D87563" w:rsidRDefault="004E3300"/>
    <w:p w14:paraId="1D0E8037" w14:textId="46302974" w:rsidR="004E3300" w:rsidRPr="00D87563" w:rsidRDefault="004E3300">
      <w:pPr>
        <w:rPr>
          <w:i/>
        </w:rPr>
      </w:pPr>
      <w:proofErr w:type="spellStart"/>
      <w:r w:rsidRPr="00D87563">
        <w:rPr>
          <w:i/>
        </w:rPr>
        <w:t>adjusted_raw</w:t>
      </w:r>
      <w:proofErr w:type="spellEnd"/>
    </w:p>
    <w:p w14:paraId="40B30F4C" w14:textId="78D02B99" w:rsidR="004E3300" w:rsidRPr="00D87563" w:rsidRDefault="004E3300">
      <w:r w:rsidRPr="00D87563">
        <w:t xml:space="preserve">Corrected fluorometric reading for chlorophyll analysis. </w:t>
      </w:r>
    </w:p>
    <w:p w14:paraId="65258E35" w14:textId="6CCD6A62" w:rsidR="004E3300" w:rsidRPr="00D87563" w:rsidRDefault="004E3300"/>
    <w:p w14:paraId="1F77175B" w14:textId="3B0C7BCB" w:rsidR="004E3300" w:rsidRPr="00D87563" w:rsidRDefault="004E3300">
      <w:pPr>
        <w:rPr>
          <w:i/>
        </w:rPr>
      </w:pPr>
      <w:proofErr w:type="spellStart"/>
      <w:r w:rsidRPr="00D87563">
        <w:rPr>
          <w:i/>
        </w:rPr>
        <w:t>chl_conc</w:t>
      </w:r>
      <w:proofErr w:type="spellEnd"/>
    </w:p>
    <w:p w14:paraId="68F5EDFD" w14:textId="48A984E1" w:rsidR="004E3300" w:rsidRPr="00D87563" w:rsidRDefault="004E3300">
      <w:r w:rsidRPr="00D87563">
        <w:t xml:space="preserve">Chlorophyll a concentration in milligrams per liter. </w:t>
      </w:r>
    </w:p>
    <w:p w14:paraId="2A5B86B4" w14:textId="144B79F7" w:rsidR="004E3300" w:rsidRPr="00D87563" w:rsidRDefault="004E3300"/>
    <w:p w14:paraId="2E92B2A7" w14:textId="5CE5F212" w:rsidR="004E3300" w:rsidRPr="00D87563" w:rsidRDefault="004E3300">
      <w:pPr>
        <w:rPr>
          <w:u w:val="single"/>
        </w:rPr>
      </w:pPr>
      <w:r w:rsidRPr="00D87563">
        <w:rPr>
          <w:u w:val="single"/>
        </w:rPr>
        <w:t>distance_weighted_population_metrics.csv</w:t>
      </w:r>
    </w:p>
    <w:p w14:paraId="63416D67" w14:textId="709276B4" w:rsidR="004E3300" w:rsidRPr="00D87563" w:rsidRDefault="004E3300"/>
    <w:p w14:paraId="3DE0C024" w14:textId="25D5C585" w:rsidR="004E3300" w:rsidRPr="00D87563" w:rsidRDefault="004E3300">
      <w:r w:rsidRPr="00D87563">
        <w:t xml:space="preserve">This file contains human population data for each sampled location. Although the majority of sites do not have adjacent shoreline human developments, we calculated inverse distance weighted (IDW) population for each sampling location. IDW population is a generalized representation of the size of and proximity to a sampling location’s neighboring human settlements. </w:t>
      </w:r>
      <w:r w:rsidR="000C3774" w:rsidRPr="00D87563">
        <w:t>A full description of the methods used to calculate IDW population can be found in the companion manuscript Meyer et al. (20XX).</w:t>
      </w:r>
    </w:p>
    <w:p w14:paraId="15073DA9" w14:textId="51D534AA" w:rsidR="000C3774" w:rsidRPr="00D87563" w:rsidRDefault="000C3774"/>
    <w:p w14:paraId="454B11DF" w14:textId="77777777" w:rsidR="000C3774" w:rsidRPr="00D87563" w:rsidRDefault="000C3774" w:rsidP="000C3774">
      <w:r w:rsidRPr="00D87563">
        <w:rPr>
          <w:i/>
        </w:rPr>
        <w:t>site</w:t>
      </w:r>
    </w:p>
    <w:p w14:paraId="6BF97FA3" w14:textId="77777777" w:rsidR="000C3774" w:rsidRPr="00D87563" w:rsidRDefault="000C3774" w:rsidP="000C3774">
      <w:r w:rsidRPr="00D87563">
        <w:t xml:space="preserve">Unique alphanumeric identifier for a sampling location. </w:t>
      </w:r>
    </w:p>
    <w:p w14:paraId="4B3EFE25" w14:textId="5DA27212" w:rsidR="000C3774" w:rsidRPr="00D87563" w:rsidRDefault="000C3774"/>
    <w:p w14:paraId="3BFEFF12" w14:textId="4D677950" w:rsidR="000C3774" w:rsidRPr="00D87563" w:rsidRDefault="000C3774">
      <w:pPr>
        <w:rPr>
          <w:i/>
        </w:rPr>
      </w:pPr>
      <w:proofErr w:type="spellStart"/>
      <w:r w:rsidRPr="00D87563">
        <w:rPr>
          <w:i/>
        </w:rPr>
        <w:t>distance_weighted_population</w:t>
      </w:r>
      <w:proofErr w:type="spellEnd"/>
    </w:p>
    <w:p w14:paraId="15A5D4E5" w14:textId="0A747E9F" w:rsidR="000C3774" w:rsidRPr="00D87563" w:rsidRDefault="000C3774">
      <w:r w:rsidRPr="00D87563">
        <w:t xml:space="preserve">Inverse distance weighted population for a given sampling location and estimated as number of people. Because this interpolation process is a function of the size of and proximity to neighboring developed sites, values can contain decimal values. </w:t>
      </w:r>
    </w:p>
    <w:p w14:paraId="3FE1BB3C" w14:textId="51D8C091" w:rsidR="000C3774" w:rsidRPr="00D87563" w:rsidRDefault="000C3774"/>
    <w:p w14:paraId="0360575E" w14:textId="39956A42" w:rsidR="000C3774" w:rsidRPr="00D87563" w:rsidRDefault="000C3774">
      <w:pPr>
        <w:rPr>
          <w:u w:val="single"/>
        </w:rPr>
      </w:pPr>
      <w:r w:rsidRPr="00D87563">
        <w:rPr>
          <w:u w:val="single"/>
        </w:rPr>
        <w:t>fatty_acid.csv</w:t>
      </w:r>
    </w:p>
    <w:p w14:paraId="341A4835" w14:textId="6F50F81C" w:rsidR="000C3774" w:rsidRPr="00D87563" w:rsidRDefault="000C3774"/>
    <w:p w14:paraId="104B48BB" w14:textId="6B028FF2" w:rsidR="000C3774" w:rsidRPr="00D87563" w:rsidRDefault="000C3774">
      <w:r w:rsidRPr="00D87563">
        <w:t xml:space="preserve">This file contains fatty acid concentrations for various benthic macroinvertebrate genera, periphyton, and endemic </w:t>
      </w:r>
      <w:proofErr w:type="spellStart"/>
      <w:r w:rsidR="003472B0" w:rsidRPr="007B47F6">
        <w:rPr>
          <w:i/>
          <w:color w:val="000000"/>
        </w:rPr>
        <w:t>Draparnaldia</w:t>
      </w:r>
      <w:proofErr w:type="spellEnd"/>
      <w:r w:rsidR="003472B0" w:rsidRPr="007B47F6" w:rsidDel="007B47F6">
        <w:rPr>
          <w:i/>
          <w:color w:val="000000"/>
        </w:rPr>
        <w:t xml:space="preserve"> </w:t>
      </w:r>
      <w:r w:rsidR="003472B0">
        <w:rPr>
          <w:color w:val="000000"/>
        </w:rPr>
        <w:t>spp.</w:t>
      </w:r>
      <w:r w:rsidRPr="00D87563">
        <w:t xml:space="preserve"> </w:t>
      </w:r>
      <w:ins w:id="54" w:author="Ted" w:date="2020-11-19T14:45:00Z">
        <w:r w:rsidR="002B7B37">
          <w:t xml:space="preserve">benthic algae </w:t>
        </w:r>
      </w:ins>
      <w:r w:rsidRPr="00D87563">
        <w:t xml:space="preserve">collected from the 14 littoral sampling locations. </w:t>
      </w:r>
    </w:p>
    <w:p w14:paraId="6CCC73B3" w14:textId="7A7F9189" w:rsidR="000C3774" w:rsidRPr="00D87563" w:rsidRDefault="000C3774"/>
    <w:p w14:paraId="19BB49BD" w14:textId="77777777" w:rsidR="000C3774" w:rsidRPr="00D87563" w:rsidRDefault="000C3774" w:rsidP="000C3774">
      <w:r w:rsidRPr="00D87563">
        <w:rPr>
          <w:i/>
        </w:rPr>
        <w:t>site</w:t>
      </w:r>
    </w:p>
    <w:p w14:paraId="4108909B" w14:textId="77777777" w:rsidR="000C3774" w:rsidRPr="00D87563" w:rsidRDefault="000C3774" w:rsidP="000C3774">
      <w:r w:rsidRPr="00D87563">
        <w:t xml:space="preserve">Unique alphanumeric identifier for a sampling location. </w:t>
      </w:r>
    </w:p>
    <w:p w14:paraId="0AFF2A30" w14:textId="00A065F3" w:rsidR="000C3774" w:rsidRPr="00D87563" w:rsidRDefault="000C3774"/>
    <w:p w14:paraId="2473D460" w14:textId="490CACC3" w:rsidR="000C3774" w:rsidRPr="00D87563" w:rsidRDefault="000C3774">
      <w:pPr>
        <w:rPr>
          <w:i/>
        </w:rPr>
      </w:pPr>
      <w:r w:rsidRPr="00D87563">
        <w:rPr>
          <w:i/>
        </w:rPr>
        <w:t>Genus</w:t>
      </w:r>
    </w:p>
    <w:p w14:paraId="064CA1B7" w14:textId="0993488C" w:rsidR="000C3774" w:rsidRPr="00D87563" w:rsidRDefault="000C3774">
      <w:r w:rsidRPr="00D87563">
        <w:t xml:space="preserve">Genus of the analyzed organism. </w:t>
      </w:r>
    </w:p>
    <w:p w14:paraId="6C1AC938" w14:textId="7252D309" w:rsidR="000C3774" w:rsidRPr="00D87563" w:rsidRDefault="000C3774"/>
    <w:p w14:paraId="25550EAA" w14:textId="78F51172" w:rsidR="000C3774" w:rsidRPr="00D87563" w:rsidRDefault="000C3774">
      <w:pPr>
        <w:rPr>
          <w:i/>
        </w:rPr>
      </w:pPr>
      <w:r w:rsidRPr="00D87563">
        <w:rPr>
          <w:i/>
        </w:rPr>
        <w:t>Species</w:t>
      </w:r>
    </w:p>
    <w:p w14:paraId="6CAB3DAB" w14:textId="0B2C3BB2" w:rsidR="000C3774" w:rsidRPr="00D87563" w:rsidRDefault="000C3774">
      <w:r w:rsidRPr="00D87563">
        <w:t>Species of the analyzed organism. When organism was identified solely to genus, the Species value is NA.</w:t>
      </w:r>
    </w:p>
    <w:p w14:paraId="3AFADEBA" w14:textId="453F4EDA" w:rsidR="000C3774" w:rsidRPr="00D87563" w:rsidRDefault="000C3774"/>
    <w:p w14:paraId="014B6CFB" w14:textId="77777777" w:rsidR="006F13A3" w:rsidRPr="00D87563" w:rsidRDefault="006F13A3" w:rsidP="000C3774">
      <w:pPr>
        <w:rPr>
          <w:i/>
        </w:rPr>
      </w:pPr>
      <w:r w:rsidRPr="00D87563">
        <w:rPr>
          <w:i/>
        </w:rPr>
        <w:t>c12_0</w:t>
      </w:r>
    </w:p>
    <w:p w14:paraId="39CE31C0" w14:textId="43F4BAFA" w:rsidR="006F13A3" w:rsidRPr="00D87563" w:rsidRDefault="006F13A3" w:rsidP="000C3774">
      <w:r w:rsidRPr="00D87563">
        <w:t>Concentration of 12:0 fatty acid as micrograms of fatty acid per milligram of tissue.</w:t>
      </w:r>
    </w:p>
    <w:p w14:paraId="572232C9" w14:textId="77777777" w:rsidR="006F13A3" w:rsidRPr="00D87563" w:rsidRDefault="006F13A3" w:rsidP="000C3774"/>
    <w:p w14:paraId="36577222" w14:textId="09AD444F" w:rsidR="006F13A3" w:rsidRPr="00D87563" w:rsidRDefault="006F13A3" w:rsidP="000C3774">
      <w:pPr>
        <w:rPr>
          <w:i/>
        </w:rPr>
      </w:pPr>
      <w:r w:rsidRPr="00D87563">
        <w:rPr>
          <w:i/>
        </w:rPr>
        <w:t>i_14_0</w:t>
      </w:r>
    </w:p>
    <w:p w14:paraId="63A7E657" w14:textId="74EE1594" w:rsidR="006F13A3" w:rsidRPr="00D87563" w:rsidRDefault="006F13A3" w:rsidP="000C3774">
      <w:r w:rsidRPr="00D87563">
        <w:t>Concentration of i-14:0 fatty acid as micrograms of fatty acid per milligram of tissue.</w:t>
      </w:r>
    </w:p>
    <w:p w14:paraId="6FA0CBA1" w14:textId="77777777" w:rsidR="006F13A3" w:rsidRPr="00D87563" w:rsidRDefault="006F13A3" w:rsidP="000C3774"/>
    <w:p w14:paraId="3B3C818E" w14:textId="6CBED290" w:rsidR="006F13A3" w:rsidRPr="00D87563" w:rsidRDefault="006F13A3" w:rsidP="000C3774">
      <w:pPr>
        <w:rPr>
          <w:i/>
        </w:rPr>
      </w:pPr>
      <w:r w:rsidRPr="00D87563">
        <w:rPr>
          <w:i/>
        </w:rPr>
        <w:t>c14_0</w:t>
      </w:r>
    </w:p>
    <w:p w14:paraId="733BB7DF" w14:textId="4A995A03" w:rsidR="006F13A3" w:rsidRPr="00D87563" w:rsidRDefault="006F13A3" w:rsidP="000C3774">
      <w:r w:rsidRPr="00D87563">
        <w:t>Concentration of 14:0 fatty acid as micrograms of fatty acid per milligram of tissue.</w:t>
      </w:r>
    </w:p>
    <w:p w14:paraId="59EFCD92" w14:textId="77777777" w:rsidR="006F13A3" w:rsidRPr="00D87563" w:rsidRDefault="006F13A3" w:rsidP="000C3774"/>
    <w:p w14:paraId="5509DE6C" w14:textId="14238D7F" w:rsidR="006F13A3" w:rsidRPr="00D87563" w:rsidRDefault="006F13A3" w:rsidP="000C3774">
      <w:pPr>
        <w:rPr>
          <w:i/>
        </w:rPr>
      </w:pPr>
      <w:r w:rsidRPr="00D87563">
        <w:rPr>
          <w:i/>
        </w:rPr>
        <w:t>c14</w:t>
      </w:r>
      <w:bookmarkStart w:id="55" w:name="_Hlk53592269"/>
      <w:r w:rsidRPr="00D87563">
        <w:rPr>
          <w:i/>
        </w:rPr>
        <w:t>_</w:t>
      </w:r>
      <w:bookmarkEnd w:id="55"/>
      <w:r w:rsidRPr="00D87563">
        <w:rPr>
          <w:i/>
        </w:rPr>
        <w:t>4</w:t>
      </w:r>
      <w:r w:rsidR="00F22039">
        <w:rPr>
          <w:i/>
        </w:rPr>
        <w:t>w</w:t>
      </w:r>
      <w:r w:rsidRPr="00D87563">
        <w:rPr>
          <w:i/>
        </w:rPr>
        <w:t>5</w:t>
      </w:r>
    </w:p>
    <w:p w14:paraId="7301C44C" w14:textId="3884D65C" w:rsidR="006F13A3" w:rsidRPr="00D87563" w:rsidRDefault="006F13A3" w:rsidP="000C3774">
      <w:r w:rsidRPr="00D87563">
        <w:t>Concentration of 14:4n-5 fatty acid as micrograms of fatty acid per milligram of tissue.</w:t>
      </w:r>
    </w:p>
    <w:p w14:paraId="03D89DAC" w14:textId="77777777" w:rsidR="006F13A3" w:rsidRPr="00D87563" w:rsidRDefault="006F13A3" w:rsidP="000C3774"/>
    <w:p w14:paraId="25D487A1" w14:textId="5A8597D6" w:rsidR="006F13A3" w:rsidRPr="00D87563" w:rsidRDefault="006F13A3" w:rsidP="000C3774">
      <w:pPr>
        <w:rPr>
          <w:i/>
        </w:rPr>
      </w:pPr>
      <w:r w:rsidRPr="00D87563">
        <w:rPr>
          <w:i/>
        </w:rPr>
        <w:t>i</w:t>
      </w:r>
      <w:r w:rsidR="00B22E05">
        <w:rPr>
          <w:i/>
        </w:rPr>
        <w:t>_</w:t>
      </w:r>
      <w:r w:rsidRPr="00D87563">
        <w:rPr>
          <w:i/>
        </w:rPr>
        <w:t>15_0</w:t>
      </w:r>
    </w:p>
    <w:p w14:paraId="469DD6AC" w14:textId="4149329C" w:rsidR="006F13A3" w:rsidRPr="00D87563" w:rsidRDefault="006F13A3" w:rsidP="000C3774">
      <w:r w:rsidRPr="00D87563">
        <w:t>Concentration of i-15:0 fatty acid as micrograms of fatty acid per milligram of tissue.</w:t>
      </w:r>
    </w:p>
    <w:p w14:paraId="71EBCB66" w14:textId="77777777" w:rsidR="006F13A3" w:rsidRPr="00D87563" w:rsidRDefault="006F13A3" w:rsidP="000C3774"/>
    <w:p w14:paraId="304170C2" w14:textId="28A5F073" w:rsidR="006F13A3" w:rsidRPr="00D87563" w:rsidRDefault="006F13A3" w:rsidP="000C3774">
      <w:pPr>
        <w:rPr>
          <w:i/>
        </w:rPr>
      </w:pPr>
      <w:r w:rsidRPr="00D87563">
        <w:rPr>
          <w:i/>
        </w:rPr>
        <w:t>a_15</w:t>
      </w:r>
      <w:r w:rsidR="00570225">
        <w:rPr>
          <w:i/>
        </w:rPr>
        <w:t>_</w:t>
      </w:r>
      <w:r w:rsidRPr="00D87563">
        <w:rPr>
          <w:i/>
        </w:rPr>
        <w:t>0</w:t>
      </w:r>
    </w:p>
    <w:p w14:paraId="7261A424" w14:textId="1FE783BF" w:rsidR="006F13A3" w:rsidRPr="00D87563" w:rsidRDefault="006F13A3" w:rsidP="000C3774">
      <w:r w:rsidRPr="00D87563">
        <w:t>Concentration of a-15:0 fatty acid as micrograms of fatty acid per milligram of tissue.</w:t>
      </w:r>
    </w:p>
    <w:p w14:paraId="7657621B" w14:textId="59E2A638" w:rsidR="00B22E05" w:rsidRPr="00D87563" w:rsidRDefault="00B22E05" w:rsidP="00B22E05">
      <w:pPr>
        <w:rPr>
          <w:i/>
        </w:rPr>
      </w:pPr>
      <w:r>
        <w:br/>
      </w:r>
      <w:r w:rsidRPr="00D87563">
        <w:rPr>
          <w:i/>
        </w:rPr>
        <w:t>c1</w:t>
      </w:r>
      <w:r>
        <w:rPr>
          <w:i/>
        </w:rPr>
        <w:t>5</w:t>
      </w:r>
      <w:r w:rsidRPr="00B22E05">
        <w:rPr>
          <w:i/>
        </w:rPr>
        <w:t>_</w:t>
      </w:r>
      <w:r w:rsidRPr="00D87563">
        <w:rPr>
          <w:i/>
        </w:rPr>
        <w:t>0</w:t>
      </w:r>
    </w:p>
    <w:p w14:paraId="115B9681" w14:textId="64BE5D34" w:rsidR="00B22E05" w:rsidRPr="00D87563" w:rsidRDefault="00B22E05" w:rsidP="00B22E05">
      <w:r w:rsidRPr="00D87563">
        <w:t>Concentration of 1</w:t>
      </w:r>
      <w:r w:rsidR="00570225">
        <w:t>5</w:t>
      </w:r>
      <w:r w:rsidRPr="00D87563">
        <w:t>:0 fatty acid as micrograms of fatty acid per milligram of tissue.</w:t>
      </w:r>
    </w:p>
    <w:p w14:paraId="552F2309" w14:textId="638EBF8D" w:rsidR="006F13A3" w:rsidRPr="00D87563" w:rsidRDefault="006F13A3" w:rsidP="000C3774"/>
    <w:p w14:paraId="26E2FD1B" w14:textId="0FB606CA" w:rsidR="006F13A3" w:rsidRPr="00D87563" w:rsidRDefault="006F13A3" w:rsidP="000C3774">
      <w:pPr>
        <w:rPr>
          <w:i/>
        </w:rPr>
      </w:pPr>
      <w:r w:rsidRPr="00D87563">
        <w:rPr>
          <w:i/>
        </w:rPr>
        <w:t>c15_1w7</w:t>
      </w:r>
    </w:p>
    <w:p w14:paraId="4CD94692" w14:textId="59A7632F" w:rsidR="006F13A3" w:rsidRPr="00D87563" w:rsidRDefault="006F13A3" w:rsidP="000C3774">
      <w:r w:rsidRPr="00D87563">
        <w:t>Concentration of 15:1ω7 fatty acid as micrograms of fatty acid per milligram of tissue.</w:t>
      </w:r>
    </w:p>
    <w:p w14:paraId="3BEAA47D" w14:textId="77777777" w:rsidR="006F13A3" w:rsidRPr="00D87563" w:rsidRDefault="006F13A3" w:rsidP="000C3774"/>
    <w:p w14:paraId="46752847" w14:textId="0594E38F" w:rsidR="006F13A3" w:rsidRPr="00D87563" w:rsidRDefault="006F13A3" w:rsidP="000C3774">
      <w:pPr>
        <w:rPr>
          <w:i/>
        </w:rPr>
      </w:pPr>
      <w:r w:rsidRPr="00D87563">
        <w:rPr>
          <w:i/>
        </w:rPr>
        <w:t>i_16_0</w:t>
      </w:r>
    </w:p>
    <w:p w14:paraId="19AB7369" w14:textId="482A4BDA" w:rsidR="006F13A3" w:rsidRPr="00D87563" w:rsidRDefault="006F13A3" w:rsidP="000C3774">
      <w:r w:rsidRPr="00D87563">
        <w:t>Concentration of i-16:0 fatty acid as micrograms of fatty acid per milligram of tissue.</w:t>
      </w:r>
    </w:p>
    <w:p w14:paraId="15760D19" w14:textId="77777777" w:rsidR="006F13A3" w:rsidRPr="00D87563" w:rsidRDefault="006F13A3" w:rsidP="000C3774"/>
    <w:p w14:paraId="61774E5F" w14:textId="60A77CDC" w:rsidR="006F13A3" w:rsidRPr="00D87563" w:rsidRDefault="006F13A3" w:rsidP="000C3774">
      <w:pPr>
        <w:rPr>
          <w:i/>
        </w:rPr>
      </w:pPr>
      <w:r w:rsidRPr="00D87563">
        <w:rPr>
          <w:i/>
        </w:rPr>
        <w:t>c16_0</w:t>
      </w:r>
    </w:p>
    <w:p w14:paraId="4893F20E" w14:textId="164253C3" w:rsidR="006F13A3" w:rsidRPr="00D87563" w:rsidRDefault="006F13A3" w:rsidP="000C3774">
      <w:r w:rsidRPr="00D87563">
        <w:t>Concentration of 16:0 fatty acid as micrograms of fatty acid per milligram of tissue.</w:t>
      </w:r>
    </w:p>
    <w:p w14:paraId="1087DE2C" w14:textId="77777777" w:rsidR="006F13A3" w:rsidRPr="00D87563" w:rsidRDefault="006F13A3" w:rsidP="000C3774"/>
    <w:p w14:paraId="6EB9D4FB" w14:textId="0994121F" w:rsidR="006F13A3" w:rsidRPr="00D87563" w:rsidRDefault="006F13A3" w:rsidP="000C3774">
      <w:pPr>
        <w:rPr>
          <w:i/>
        </w:rPr>
      </w:pPr>
      <w:r w:rsidRPr="00D87563">
        <w:rPr>
          <w:i/>
        </w:rPr>
        <w:t>c16_1w9</w:t>
      </w:r>
    </w:p>
    <w:p w14:paraId="4A89238C" w14:textId="3826E0F0" w:rsidR="006F13A3" w:rsidRPr="00D87563" w:rsidRDefault="006F13A3" w:rsidP="000C3774">
      <w:r w:rsidRPr="00D87563">
        <w:t>Concentration of 16:1ω9 fatty acid as micrograms of fatty acid per milligram of tissue.</w:t>
      </w:r>
    </w:p>
    <w:p w14:paraId="254B247E" w14:textId="77777777" w:rsidR="006F13A3" w:rsidRPr="00D87563" w:rsidRDefault="006F13A3" w:rsidP="000C3774"/>
    <w:p w14:paraId="0A257EBD" w14:textId="469034EC" w:rsidR="006F13A3" w:rsidRPr="00D87563" w:rsidRDefault="006F13A3" w:rsidP="000C3774">
      <w:pPr>
        <w:rPr>
          <w:i/>
        </w:rPr>
      </w:pPr>
      <w:r w:rsidRPr="00D87563">
        <w:rPr>
          <w:i/>
        </w:rPr>
        <w:t>c16_1w8</w:t>
      </w:r>
    </w:p>
    <w:p w14:paraId="3969D455" w14:textId="4590F348" w:rsidR="006F13A3" w:rsidRPr="00D87563" w:rsidRDefault="006F13A3" w:rsidP="000C3774">
      <w:r w:rsidRPr="00D87563">
        <w:t>Concentration of 16:1ω8 fatty acid as micrograms of fatty acid per milligram of tissue.</w:t>
      </w:r>
    </w:p>
    <w:p w14:paraId="6362139E" w14:textId="77777777" w:rsidR="006F13A3" w:rsidRPr="00D87563" w:rsidRDefault="006F13A3" w:rsidP="000C3774"/>
    <w:p w14:paraId="2C039B05" w14:textId="64D1E599" w:rsidR="006F13A3" w:rsidRPr="00D87563" w:rsidRDefault="006F13A3" w:rsidP="000C3774">
      <w:pPr>
        <w:rPr>
          <w:i/>
        </w:rPr>
      </w:pPr>
      <w:r w:rsidRPr="00D87563">
        <w:rPr>
          <w:i/>
        </w:rPr>
        <w:t>c16_1w7</w:t>
      </w:r>
    </w:p>
    <w:p w14:paraId="4E4486E8" w14:textId="04947BFC" w:rsidR="006F13A3" w:rsidRPr="00D87563" w:rsidRDefault="006F13A3" w:rsidP="000C3774">
      <w:r w:rsidRPr="00D87563">
        <w:t>Concentration of 16:1ω7 fatty acid as micrograms of fatty acid per milligram of tissue.</w:t>
      </w:r>
    </w:p>
    <w:p w14:paraId="77D4F5D0" w14:textId="77777777" w:rsidR="006F13A3" w:rsidRPr="00D87563" w:rsidRDefault="006F13A3" w:rsidP="000C3774"/>
    <w:p w14:paraId="35F84202" w14:textId="4F652F50" w:rsidR="006F13A3" w:rsidRPr="00D87563" w:rsidRDefault="006F13A3" w:rsidP="000C3774">
      <w:pPr>
        <w:rPr>
          <w:i/>
        </w:rPr>
      </w:pPr>
      <w:r w:rsidRPr="00D87563">
        <w:rPr>
          <w:i/>
        </w:rPr>
        <w:t>c16_1w6</w:t>
      </w:r>
    </w:p>
    <w:p w14:paraId="44FA5CF9" w14:textId="20C482F0" w:rsidR="006F13A3" w:rsidRPr="00D87563" w:rsidRDefault="006F13A3" w:rsidP="000C3774">
      <w:r w:rsidRPr="00D87563">
        <w:t>Concentration of 16:1ω6 fatty acid as micrograms of fatty acid per milligram of tissue.</w:t>
      </w:r>
    </w:p>
    <w:p w14:paraId="03CF62DA" w14:textId="77777777" w:rsidR="006F13A3" w:rsidRPr="00D87563" w:rsidRDefault="006F13A3" w:rsidP="000C3774"/>
    <w:p w14:paraId="53CDA4D5" w14:textId="2DDFF539" w:rsidR="006F13A3" w:rsidRPr="00D87563" w:rsidRDefault="006F13A3" w:rsidP="000C3774">
      <w:pPr>
        <w:rPr>
          <w:i/>
        </w:rPr>
      </w:pPr>
      <w:r w:rsidRPr="00D87563">
        <w:rPr>
          <w:i/>
        </w:rPr>
        <w:t>c16_1w5</w:t>
      </w:r>
    </w:p>
    <w:p w14:paraId="1A45E956" w14:textId="6F30BFBB" w:rsidR="006F13A3" w:rsidRPr="00D87563" w:rsidRDefault="006F13A3" w:rsidP="000C3774">
      <w:r w:rsidRPr="00D87563">
        <w:t>Concentration of 16:1ω5 fatty acid as micrograms of fatty acid per milligram of tissue.</w:t>
      </w:r>
    </w:p>
    <w:p w14:paraId="576340B6" w14:textId="77777777" w:rsidR="006F13A3" w:rsidRPr="00D87563" w:rsidRDefault="006F13A3" w:rsidP="000C3774"/>
    <w:p w14:paraId="0715526D" w14:textId="3C385009" w:rsidR="006F13A3" w:rsidRPr="00D87563" w:rsidRDefault="006F13A3" w:rsidP="000C3774">
      <w:pPr>
        <w:rPr>
          <w:i/>
        </w:rPr>
      </w:pPr>
      <w:r w:rsidRPr="00D87563">
        <w:rPr>
          <w:i/>
        </w:rPr>
        <w:t>i_17_0</w:t>
      </w:r>
    </w:p>
    <w:p w14:paraId="3E369D37" w14:textId="1066AD5C" w:rsidR="006F13A3" w:rsidRPr="00D87563" w:rsidRDefault="006F13A3" w:rsidP="000C3774">
      <w:r w:rsidRPr="00D87563">
        <w:t>Concentration of i-17:0 fatty acid as micrograms of fatty acid per milligram of tissue.</w:t>
      </w:r>
    </w:p>
    <w:p w14:paraId="25C370C0" w14:textId="77777777" w:rsidR="006F13A3" w:rsidRPr="00D87563" w:rsidRDefault="006F13A3" w:rsidP="000C3774"/>
    <w:p w14:paraId="503A13A2" w14:textId="4E1564A8" w:rsidR="006F13A3" w:rsidRPr="00D87563" w:rsidRDefault="006F13A3" w:rsidP="000C3774">
      <w:pPr>
        <w:rPr>
          <w:i/>
        </w:rPr>
      </w:pPr>
      <w:r w:rsidRPr="00D87563">
        <w:rPr>
          <w:i/>
        </w:rPr>
        <w:lastRenderedPageBreak/>
        <w:t>a_17_0</w:t>
      </w:r>
    </w:p>
    <w:p w14:paraId="03F88F01" w14:textId="25FF510A" w:rsidR="006F13A3" w:rsidRPr="00D87563" w:rsidRDefault="006F13A3" w:rsidP="000C3774">
      <w:r w:rsidRPr="00D87563">
        <w:t>Concentration of a-17:0 fatty acid as micrograms of fatty acid per milligram of tissue.</w:t>
      </w:r>
    </w:p>
    <w:p w14:paraId="5136DF81" w14:textId="77777777" w:rsidR="006F13A3" w:rsidRPr="00D87563" w:rsidRDefault="006F13A3" w:rsidP="000C3774"/>
    <w:p w14:paraId="7192CC03" w14:textId="4ED4B52A" w:rsidR="006F13A3" w:rsidRPr="00D87563" w:rsidRDefault="006F13A3" w:rsidP="000C3774">
      <w:pPr>
        <w:rPr>
          <w:i/>
        </w:rPr>
      </w:pPr>
      <w:r w:rsidRPr="00D87563">
        <w:rPr>
          <w:i/>
        </w:rPr>
        <w:t>c17_0</w:t>
      </w:r>
    </w:p>
    <w:p w14:paraId="2DB48FF6" w14:textId="6342451F" w:rsidR="006F13A3" w:rsidRPr="00D87563" w:rsidRDefault="006F13A3" w:rsidP="000C3774">
      <w:r w:rsidRPr="00D87563">
        <w:t>Concentration of 17:0 fatty acid as micrograms of fatty acid per milligram of tissue.</w:t>
      </w:r>
    </w:p>
    <w:p w14:paraId="65102FA2" w14:textId="77777777" w:rsidR="006F13A3" w:rsidRPr="00D87563" w:rsidRDefault="006F13A3" w:rsidP="000C3774"/>
    <w:p w14:paraId="0303A172" w14:textId="0062B040" w:rsidR="006F13A3" w:rsidRPr="00D87563" w:rsidRDefault="006F13A3" w:rsidP="000C3774">
      <w:pPr>
        <w:rPr>
          <w:i/>
        </w:rPr>
      </w:pPr>
      <w:r w:rsidRPr="00D87563">
        <w:rPr>
          <w:i/>
        </w:rPr>
        <w:t>c17_1n7</w:t>
      </w:r>
    </w:p>
    <w:p w14:paraId="08BAEC49" w14:textId="5CFED17B" w:rsidR="006F13A3" w:rsidRPr="00D87563" w:rsidRDefault="006F13A3" w:rsidP="000C3774">
      <w:r w:rsidRPr="00D87563">
        <w:t>Concentration of 17:1n-7 fatty acid as micrograms of fatty acid per milligram of tissue.</w:t>
      </w:r>
    </w:p>
    <w:p w14:paraId="2E47FEF2" w14:textId="77777777" w:rsidR="006F13A3" w:rsidRPr="00D87563" w:rsidRDefault="006F13A3" w:rsidP="000C3774"/>
    <w:p w14:paraId="060765EB" w14:textId="36B73A65" w:rsidR="006F13A3" w:rsidRPr="00D87563" w:rsidRDefault="006F13A3" w:rsidP="000C3774">
      <w:pPr>
        <w:rPr>
          <w:i/>
        </w:rPr>
      </w:pPr>
      <w:r w:rsidRPr="00D87563">
        <w:rPr>
          <w:i/>
        </w:rPr>
        <w:t>c16_2w7</w:t>
      </w:r>
    </w:p>
    <w:p w14:paraId="2579DC74" w14:textId="45645466" w:rsidR="006F13A3" w:rsidRPr="00D87563" w:rsidRDefault="006F13A3" w:rsidP="000C3774">
      <w:r w:rsidRPr="00D87563">
        <w:t>Concentration of 16:2ω7 fatty acid as micrograms of fatty acid per milligram of tissue.</w:t>
      </w:r>
    </w:p>
    <w:p w14:paraId="5951E6FA" w14:textId="77777777" w:rsidR="006F13A3" w:rsidRPr="00D87563" w:rsidRDefault="006F13A3" w:rsidP="000C3774"/>
    <w:p w14:paraId="4F0B1399" w14:textId="35069A15" w:rsidR="006F13A3" w:rsidRPr="00D87563" w:rsidRDefault="006F13A3" w:rsidP="000C3774">
      <w:pPr>
        <w:rPr>
          <w:i/>
        </w:rPr>
      </w:pPr>
      <w:r w:rsidRPr="00D87563">
        <w:rPr>
          <w:i/>
        </w:rPr>
        <w:t>c16_2w6</w:t>
      </w:r>
    </w:p>
    <w:p w14:paraId="328FBDB0" w14:textId="2876D367" w:rsidR="006F13A3" w:rsidRPr="00D87563" w:rsidRDefault="006F13A3" w:rsidP="000C3774">
      <w:r w:rsidRPr="00D87563">
        <w:t>Concentration of 16:2ω6 fatty acid as micrograms of fatty acid per milligram of tissue.</w:t>
      </w:r>
    </w:p>
    <w:p w14:paraId="0F6BF203" w14:textId="77777777" w:rsidR="006F13A3" w:rsidRPr="00D87563" w:rsidRDefault="006F13A3" w:rsidP="000C3774"/>
    <w:p w14:paraId="4F6CE46D" w14:textId="7198D68E" w:rsidR="006F13A3" w:rsidRPr="00D87563" w:rsidRDefault="006F13A3" w:rsidP="000C3774">
      <w:pPr>
        <w:rPr>
          <w:i/>
        </w:rPr>
      </w:pPr>
      <w:r w:rsidRPr="00D87563">
        <w:rPr>
          <w:i/>
        </w:rPr>
        <w:t>c16_2w4</w:t>
      </w:r>
    </w:p>
    <w:p w14:paraId="25459FB7" w14:textId="3D06E736" w:rsidR="006F13A3" w:rsidRPr="00D87563" w:rsidRDefault="006F13A3" w:rsidP="000C3774">
      <w:r w:rsidRPr="00D87563">
        <w:t>Concentration of 16:2ω4 fatty acid as micrograms of fatty acid per milligram of tissue.</w:t>
      </w:r>
    </w:p>
    <w:p w14:paraId="69878566" w14:textId="77777777" w:rsidR="006F13A3" w:rsidRPr="00D87563" w:rsidRDefault="006F13A3" w:rsidP="000C3774"/>
    <w:p w14:paraId="7B0D05F2" w14:textId="4CE0DCE8" w:rsidR="006F13A3" w:rsidRPr="00D87563" w:rsidRDefault="006F13A3" w:rsidP="000C3774">
      <w:pPr>
        <w:rPr>
          <w:i/>
        </w:rPr>
      </w:pPr>
      <w:r w:rsidRPr="00D87563">
        <w:rPr>
          <w:i/>
        </w:rPr>
        <w:t>c16_3w6</w:t>
      </w:r>
    </w:p>
    <w:p w14:paraId="3EBFCB41" w14:textId="4705D31A" w:rsidR="006F13A3" w:rsidRPr="00D87563" w:rsidRDefault="006F13A3" w:rsidP="000C3774">
      <w:r w:rsidRPr="00D87563">
        <w:t>Concentration of 16:3ω6 fatty acid as micrograms of fatty acid per milligram of tissue.</w:t>
      </w:r>
    </w:p>
    <w:p w14:paraId="6A598AC2" w14:textId="77777777" w:rsidR="006F13A3" w:rsidRPr="00D87563" w:rsidRDefault="006F13A3" w:rsidP="000C3774"/>
    <w:p w14:paraId="5EE540F2" w14:textId="4580696E" w:rsidR="006F13A3" w:rsidRPr="00D87563" w:rsidRDefault="006F13A3" w:rsidP="000C3774">
      <w:pPr>
        <w:rPr>
          <w:i/>
        </w:rPr>
      </w:pPr>
      <w:r w:rsidRPr="00D87563">
        <w:rPr>
          <w:i/>
        </w:rPr>
        <w:t>c16_3w4</w:t>
      </w:r>
    </w:p>
    <w:p w14:paraId="4C545B55" w14:textId="46486B8B" w:rsidR="006F13A3" w:rsidRPr="00D87563" w:rsidRDefault="006F13A3" w:rsidP="000C3774">
      <w:r w:rsidRPr="00D87563">
        <w:t>Concentration of 16:3ω4 fatty acid as micrograms of fatty acid per milligram of tissue.</w:t>
      </w:r>
    </w:p>
    <w:p w14:paraId="6FBD3CA8" w14:textId="77777777" w:rsidR="006F13A3" w:rsidRPr="00D87563" w:rsidRDefault="006F13A3" w:rsidP="000C3774"/>
    <w:p w14:paraId="5B40A1AC" w14:textId="635284CB" w:rsidR="006F13A3" w:rsidRPr="00D87563" w:rsidRDefault="006F13A3" w:rsidP="000C3774">
      <w:pPr>
        <w:rPr>
          <w:i/>
        </w:rPr>
      </w:pPr>
      <w:r w:rsidRPr="00D87563">
        <w:rPr>
          <w:i/>
        </w:rPr>
        <w:t>c16_3w3</w:t>
      </w:r>
    </w:p>
    <w:p w14:paraId="2F5D2C40" w14:textId="531B773D" w:rsidR="006F13A3" w:rsidRPr="00D87563" w:rsidRDefault="006F13A3" w:rsidP="000C3774">
      <w:r w:rsidRPr="00D87563">
        <w:t>Concentration of 16:3ω3 fatty acid as micrograms of fatty acid per milligram of tissue.</w:t>
      </w:r>
    </w:p>
    <w:p w14:paraId="07C4942F" w14:textId="77777777" w:rsidR="006F13A3" w:rsidRPr="00D87563" w:rsidRDefault="006F13A3" w:rsidP="000C3774"/>
    <w:p w14:paraId="24774D3F" w14:textId="5FBA43B6" w:rsidR="006F13A3" w:rsidRPr="00D87563" w:rsidRDefault="006F13A3" w:rsidP="000C3774">
      <w:pPr>
        <w:rPr>
          <w:i/>
        </w:rPr>
      </w:pPr>
      <w:r w:rsidRPr="00D87563">
        <w:rPr>
          <w:i/>
        </w:rPr>
        <w:t>c16_4w3</w:t>
      </w:r>
    </w:p>
    <w:p w14:paraId="67666366" w14:textId="03F9259A" w:rsidR="006F13A3" w:rsidRPr="00D87563" w:rsidRDefault="006F13A3" w:rsidP="000C3774">
      <w:r w:rsidRPr="00D87563">
        <w:t>Concentration of 16:4ω3 fatty acid as micrograms of fatty acid per milligram of tissue.</w:t>
      </w:r>
    </w:p>
    <w:p w14:paraId="6DBE19A0" w14:textId="77777777" w:rsidR="006F13A3" w:rsidRPr="00D87563" w:rsidRDefault="006F13A3" w:rsidP="000C3774"/>
    <w:p w14:paraId="5E002EDF" w14:textId="08242578" w:rsidR="006F13A3" w:rsidRPr="00D87563" w:rsidRDefault="006F13A3" w:rsidP="000C3774">
      <w:pPr>
        <w:rPr>
          <w:i/>
        </w:rPr>
      </w:pPr>
      <w:r w:rsidRPr="00D87563">
        <w:rPr>
          <w:i/>
        </w:rPr>
        <w:t>c16_4w1</w:t>
      </w:r>
    </w:p>
    <w:p w14:paraId="1EE5C410" w14:textId="198F726A" w:rsidR="006F13A3" w:rsidRPr="00D87563" w:rsidRDefault="006F13A3" w:rsidP="000C3774">
      <w:r w:rsidRPr="00D87563">
        <w:t>Concentration of 16:4ω1 fatty acid as micrograms of fatty acid per milligram of tissue.</w:t>
      </w:r>
    </w:p>
    <w:p w14:paraId="38AB61A9" w14:textId="77777777" w:rsidR="006F13A3" w:rsidRPr="00D87563" w:rsidRDefault="006F13A3" w:rsidP="000C3774"/>
    <w:p w14:paraId="6F9F5DD8" w14:textId="2F24FA84" w:rsidR="006F13A3" w:rsidRPr="00D87563" w:rsidRDefault="006F13A3" w:rsidP="000C3774">
      <w:pPr>
        <w:rPr>
          <w:i/>
        </w:rPr>
      </w:pPr>
      <w:r w:rsidRPr="00D87563">
        <w:rPr>
          <w:i/>
        </w:rPr>
        <w:t>c18_0</w:t>
      </w:r>
    </w:p>
    <w:p w14:paraId="64F747E3" w14:textId="05D43CB9" w:rsidR="006F13A3" w:rsidRPr="00D87563" w:rsidRDefault="006F13A3" w:rsidP="000C3774">
      <w:r w:rsidRPr="00D87563">
        <w:t>Concentration of 18:0 fatty acid as micrograms of fatty acid per milligram of tissue.</w:t>
      </w:r>
    </w:p>
    <w:p w14:paraId="02B8ED23" w14:textId="77777777" w:rsidR="006F13A3" w:rsidRPr="00D87563" w:rsidRDefault="006F13A3" w:rsidP="000C3774"/>
    <w:p w14:paraId="7D8DAAB9" w14:textId="3A2A457F" w:rsidR="006F13A3" w:rsidRPr="00D87563" w:rsidRDefault="006F13A3" w:rsidP="000C3774">
      <w:pPr>
        <w:rPr>
          <w:i/>
        </w:rPr>
      </w:pPr>
      <w:r w:rsidRPr="00D87563">
        <w:rPr>
          <w:i/>
        </w:rPr>
        <w:t>c18_1w9</w:t>
      </w:r>
    </w:p>
    <w:p w14:paraId="0678ED1E" w14:textId="157FA1B2" w:rsidR="006F13A3" w:rsidRPr="00D87563" w:rsidRDefault="006F13A3" w:rsidP="000C3774">
      <w:r w:rsidRPr="00D87563">
        <w:t>Concentration of 18:1ω9 fatty acid as micrograms of fatty acid per milligram of tissue.</w:t>
      </w:r>
    </w:p>
    <w:p w14:paraId="0DC5C058" w14:textId="77777777" w:rsidR="006F13A3" w:rsidRPr="00D87563" w:rsidRDefault="006F13A3" w:rsidP="000C3774"/>
    <w:p w14:paraId="682D4DD8" w14:textId="5C6AF1A9" w:rsidR="006F13A3" w:rsidRPr="00D87563" w:rsidRDefault="006F13A3" w:rsidP="000C3774">
      <w:pPr>
        <w:rPr>
          <w:i/>
        </w:rPr>
      </w:pPr>
      <w:r w:rsidRPr="00D87563">
        <w:rPr>
          <w:i/>
        </w:rPr>
        <w:t>c18_1w7</w:t>
      </w:r>
    </w:p>
    <w:p w14:paraId="65BE41A4" w14:textId="5AC23802" w:rsidR="006F13A3" w:rsidRPr="00D87563" w:rsidRDefault="006F13A3" w:rsidP="000C3774">
      <w:r w:rsidRPr="00D87563">
        <w:t>Concentration of 18:1ω7 fatty acid as micrograms of fatty acid per milligram of tissue.</w:t>
      </w:r>
    </w:p>
    <w:p w14:paraId="500D163A" w14:textId="77777777" w:rsidR="006F13A3" w:rsidRPr="00D87563" w:rsidRDefault="006F13A3" w:rsidP="000C3774"/>
    <w:p w14:paraId="4EE90B2A" w14:textId="67EB7C51" w:rsidR="006F13A3" w:rsidRPr="00D87563" w:rsidRDefault="006F13A3" w:rsidP="000C3774">
      <w:pPr>
        <w:rPr>
          <w:i/>
        </w:rPr>
      </w:pPr>
      <w:r w:rsidRPr="00D87563">
        <w:rPr>
          <w:i/>
        </w:rPr>
        <w:t>c18_2w6t</w:t>
      </w:r>
    </w:p>
    <w:p w14:paraId="0313DCCC" w14:textId="1339965A" w:rsidR="006F13A3" w:rsidRPr="00D87563" w:rsidRDefault="006F13A3" w:rsidP="000C3774">
      <w:r w:rsidRPr="00D87563">
        <w:t>Concentration of 18:2ω6t fatty acid as micrograms of fatty acid per milligram of tissue.</w:t>
      </w:r>
    </w:p>
    <w:p w14:paraId="5EE4C60C" w14:textId="77777777" w:rsidR="006F13A3" w:rsidRPr="00D87563" w:rsidRDefault="006F13A3" w:rsidP="000C3774"/>
    <w:p w14:paraId="2C0A29B8" w14:textId="2349BD02" w:rsidR="006F13A3" w:rsidRPr="00D87563" w:rsidRDefault="006F13A3" w:rsidP="000C3774">
      <w:pPr>
        <w:rPr>
          <w:i/>
        </w:rPr>
      </w:pPr>
      <w:r w:rsidRPr="00D87563">
        <w:rPr>
          <w:i/>
        </w:rPr>
        <w:t>c18_2w6</w:t>
      </w:r>
    </w:p>
    <w:p w14:paraId="2279E222" w14:textId="41FA0A9C" w:rsidR="006F13A3" w:rsidRPr="00D87563" w:rsidRDefault="006F13A3" w:rsidP="000C3774">
      <w:r w:rsidRPr="00D87563">
        <w:lastRenderedPageBreak/>
        <w:t>Concentration of 18:2ω6 fatty acid as micrograms of fatty acid per milligram of tissue.</w:t>
      </w:r>
    </w:p>
    <w:p w14:paraId="317A4337" w14:textId="77777777" w:rsidR="006F13A3" w:rsidRPr="00D87563" w:rsidRDefault="006F13A3" w:rsidP="000C3774"/>
    <w:p w14:paraId="38E4F689" w14:textId="3075C7AF" w:rsidR="006F13A3" w:rsidRPr="00D87563" w:rsidRDefault="006F13A3" w:rsidP="000C3774">
      <w:pPr>
        <w:rPr>
          <w:i/>
        </w:rPr>
      </w:pPr>
      <w:r w:rsidRPr="00D87563">
        <w:rPr>
          <w:i/>
        </w:rPr>
        <w:t>c18_3w6</w:t>
      </w:r>
    </w:p>
    <w:p w14:paraId="2BBCC1F2" w14:textId="2BDAC9CB" w:rsidR="006F13A3" w:rsidRPr="00D87563" w:rsidRDefault="006F13A3" w:rsidP="000C3774">
      <w:r w:rsidRPr="00D87563">
        <w:t>Concentration of 18:3ω6 fatty acid as micrograms of fatty acid per milligram of tissue.</w:t>
      </w:r>
    </w:p>
    <w:p w14:paraId="4D66A64A" w14:textId="77777777" w:rsidR="006F13A3" w:rsidRPr="00D87563" w:rsidRDefault="006F13A3" w:rsidP="000C3774"/>
    <w:p w14:paraId="036935F6" w14:textId="6C21E887" w:rsidR="006F13A3" w:rsidRPr="00D87563" w:rsidRDefault="006F13A3" w:rsidP="000C3774">
      <w:pPr>
        <w:rPr>
          <w:i/>
        </w:rPr>
      </w:pPr>
      <w:r w:rsidRPr="00D87563">
        <w:rPr>
          <w:i/>
        </w:rPr>
        <w:t>c18_3w3</w:t>
      </w:r>
    </w:p>
    <w:p w14:paraId="3D38B268" w14:textId="68CF7C4A" w:rsidR="006F13A3" w:rsidRPr="00D87563" w:rsidRDefault="006F13A3" w:rsidP="000C3774">
      <w:r w:rsidRPr="00D87563">
        <w:t>Concentration of 18:3ω3 fatty acid as micrograms of fatty acid per milligram of tissue.</w:t>
      </w:r>
    </w:p>
    <w:p w14:paraId="03755741" w14:textId="77777777" w:rsidR="006F13A3" w:rsidRPr="00D87563" w:rsidRDefault="006F13A3" w:rsidP="000C3774"/>
    <w:p w14:paraId="43211C78" w14:textId="7AE02195" w:rsidR="006F13A3" w:rsidRPr="00D87563" w:rsidRDefault="006F13A3" w:rsidP="000C3774">
      <w:pPr>
        <w:rPr>
          <w:i/>
        </w:rPr>
      </w:pPr>
      <w:r w:rsidRPr="00D87563">
        <w:rPr>
          <w:i/>
        </w:rPr>
        <w:t>c18_4w4</w:t>
      </w:r>
    </w:p>
    <w:p w14:paraId="11D0C590" w14:textId="092896B8" w:rsidR="006F13A3" w:rsidRPr="00D87563" w:rsidRDefault="006F13A3" w:rsidP="000C3774">
      <w:r w:rsidRPr="00D87563">
        <w:t>Concentration of 18:4ω4 fatty acid as micrograms of fatty acid per milligram of tissue.</w:t>
      </w:r>
    </w:p>
    <w:p w14:paraId="062FFEA7" w14:textId="77777777" w:rsidR="006F13A3" w:rsidRPr="00D87563" w:rsidRDefault="006F13A3" w:rsidP="000C3774"/>
    <w:p w14:paraId="1137DB6A" w14:textId="752ACE0F" w:rsidR="006F13A3" w:rsidRPr="00D87563" w:rsidRDefault="006F13A3" w:rsidP="000C3774">
      <w:pPr>
        <w:rPr>
          <w:i/>
        </w:rPr>
      </w:pPr>
      <w:r w:rsidRPr="00D87563">
        <w:rPr>
          <w:i/>
        </w:rPr>
        <w:t>c18_4w3</w:t>
      </w:r>
    </w:p>
    <w:p w14:paraId="5A115FA6" w14:textId="5DB9DB8F" w:rsidR="006F13A3" w:rsidRPr="00D87563" w:rsidRDefault="006F13A3" w:rsidP="000C3774">
      <w:r w:rsidRPr="00D87563">
        <w:t>Concentration of 18:4ω3 fatty acid as micrograms of fatty acid per milligram of tissue.</w:t>
      </w:r>
    </w:p>
    <w:p w14:paraId="43CFA67F" w14:textId="77777777" w:rsidR="006F13A3" w:rsidRPr="00D87563" w:rsidRDefault="006F13A3" w:rsidP="000C3774"/>
    <w:p w14:paraId="678F3EA4" w14:textId="3E28F1C3" w:rsidR="006F13A3" w:rsidRPr="00D87563" w:rsidRDefault="006F13A3" w:rsidP="000C3774">
      <w:pPr>
        <w:rPr>
          <w:i/>
        </w:rPr>
      </w:pPr>
      <w:r w:rsidRPr="00D87563">
        <w:rPr>
          <w:i/>
        </w:rPr>
        <w:t>c18_5w3</w:t>
      </w:r>
    </w:p>
    <w:p w14:paraId="5A8B25BD" w14:textId="1896068B" w:rsidR="006F13A3" w:rsidRPr="00D87563" w:rsidRDefault="006F13A3" w:rsidP="000C3774">
      <w:r w:rsidRPr="00D87563">
        <w:t>Concentration of 18:5ω3 fatty acid as micrograms of fatty acid per milligram of tissue.</w:t>
      </w:r>
    </w:p>
    <w:p w14:paraId="7E013C54" w14:textId="77777777" w:rsidR="006F13A3" w:rsidRPr="00D87563" w:rsidRDefault="006F13A3" w:rsidP="000C3774"/>
    <w:p w14:paraId="27339974" w14:textId="4E85CC73" w:rsidR="006F13A3" w:rsidRPr="00D87563" w:rsidRDefault="006F13A3" w:rsidP="000C3774">
      <w:pPr>
        <w:rPr>
          <w:i/>
        </w:rPr>
      </w:pPr>
      <w:r w:rsidRPr="00D87563">
        <w:rPr>
          <w:i/>
        </w:rPr>
        <w:t>c20_0</w:t>
      </w:r>
    </w:p>
    <w:p w14:paraId="78486046" w14:textId="5A9D4E5E" w:rsidR="006F13A3" w:rsidRPr="00D87563" w:rsidRDefault="006F13A3" w:rsidP="000C3774">
      <w:r w:rsidRPr="00D87563">
        <w:t>Concentration of 20:0 fatty acid as micrograms of fatty acid per milligram of tissue.</w:t>
      </w:r>
    </w:p>
    <w:p w14:paraId="6F231A58" w14:textId="77777777" w:rsidR="006F13A3" w:rsidRPr="00D87563" w:rsidRDefault="006F13A3" w:rsidP="000C3774"/>
    <w:p w14:paraId="0BA26428" w14:textId="5FD4508D" w:rsidR="006F13A3" w:rsidRPr="00D87563" w:rsidRDefault="006F13A3" w:rsidP="000C3774">
      <w:pPr>
        <w:rPr>
          <w:i/>
        </w:rPr>
      </w:pPr>
      <w:r w:rsidRPr="00D87563">
        <w:rPr>
          <w:i/>
        </w:rPr>
        <w:t>c20_1w9</w:t>
      </w:r>
    </w:p>
    <w:p w14:paraId="58F753A4" w14:textId="688F6E48" w:rsidR="006F13A3" w:rsidRPr="00D87563" w:rsidRDefault="006F13A3" w:rsidP="000C3774">
      <w:r w:rsidRPr="00D87563">
        <w:t>Concentration of 20:1ω9 fatty acid as micrograms of fatty acid per milligram of tissue.</w:t>
      </w:r>
    </w:p>
    <w:p w14:paraId="041C39D2" w14:textId="77777777" w:rsidR="006F13A3" w:rsidRPr="00D87563" w:rsidRDefault="006F13A3" w:rsidP="000C3774"/>
    <w:p w14:paraId="235094B8" w14:textId="61869C04" w:rsidR="006F13A3" w:rsidRPr="00D87563" w:rsidRDefault="006F13A3" w:rsidP="000C3774">
      <w:pPr>
        <w:rPr>
          <w:i/>
        </w:rPr>
      </w:pPr>
      <w:r w:rsidRPr="00D87563">
        <w:rPr>
          <w:i/>
        </w:rPr>
        <w:t>c20_1w7</w:t>
      </w:r>
    </w:p>
    <w:p w14:paraId="199ABB73" w14:textId="2056EB0F" w:rsidR="006F13A3" w:rsidRPr="00D87563" w:rsidRDefault="006F13A3" w:rsidP="000C3774">
      <w:r w:rsidRPr="00D87563">
        <w:t>Concentration of 20:1ω7 fatty acid as micrograms of fatty acid per milligram of tissue.</w:t>
      </w:r>
    </w:p>
    <w:p w14:paraId="0D2AD88E" w14:textId="77777777" w:rsidR="006F13A3" w:rsidRPr="00D87563" w:rsidRDefault="006F13A3" w:rsidP="000C3774"/>
    <w:p w14:paraId="6015FA80" w14:textId="0A8BE61E" w:rsidR="006F13A3" w:rsidRPr="00D87563" w:rsidRDefault="006F13A3" w:rsidP="000C3774">
      <w:pPr>
        <w:rPr>
          <w:i/>
        </w:rPr>
      </w:pPr>
      <w:r w:rsidRPr="00D87563">
        <w:rPr>
          <w:i/>
        </w:rPr>
        <w:t>c20_2</w:t>
      </w:r>
      <w:r w:rsidR="00F22039">
        <w:rPr>
          <w:i/>
        </w:rPr>
        <w:t>w</w:t>
      </w:r>
      <w:r w:rsidRPr="00D87563">
        <w:rPr>
          <w:i/>
        </w:rPr>
        <w:t>5_11</w:t>
      </w:r>
    </w:p>
    <w:p w14:paraId="6946FBB0" w14:textId="24A7BD40" w:rsidR="006F13A3" w:rsidRPr="00D87563" w:rsidRDefault="006F13A3" w:rsidP="000C3774">
      <w:r w:rsidRPr="00D87563">
        <w:t>Concentration of 20:2-5-11 fatty acid as micrograms of fatty acid per milligram of tissue.</w:t>
      </w:r>
    </w:p>
    <w:p w14:paraId="64AA7F06" w14:textId="77777777" w:rsidR="006F13A3" w:rsidRPr="00D87563" w:rsidRDefault="006F13A3" w:rsidP="000C3774"/>
    <w:p w14:paraId="63327750" w14:textId="439066B0" w:rsidR="006F13A3" w:rsidRPr="00D87563" w:rsidRDefault="006F13A3" w:rsidP="000C3774">
      <w:pPr>
        <w:rPr>
          <w:i/>
        </w:rPr>
      </w:pPr>
      <w:r w:rsidRPr="00D87563">
        <w:rPr>
          <w:i/>
        </w:rPr>
        <w:t>c20_2</w:t>
      </w:r>
      <w:r w:rsidR="00F22039">
        <w:rPr>
          <w:i/>
        </w:rPr>
        <w:t>w</w:t>
      </w:r>
      <w:r w:rsidRPr="00D87563">
        <w:rPr>
          <w:i/>
        </w:rPr>
        <w:t>5_13</w:t>
      </w:r>
    </w:p>
    <w:p w14:paraId="1098FAE9" w14:textId="246965C6" w:rsidR="006F13A3" w:rsidRPr="00D87563" w:rsidRDefault="006F13A3" w:rsidP="000C3774">
      <w:r w:rsidRPr="00D87563">
        <w:t>Concentration of 20:2-5-13 fatty acid as micrograms of fatty acid per milligram of tissue.</w:t>
      </w:r>
    </w:p>
    <w:p w14:paraId="092506D5" w14:textId="77777777" w:rsidR="006F13A3" w:rsidRPr="00D87563" w:rsidRDefault="006F13A3" w:rsidP="000C3774"/>
    <w:p w14:paraId="57DE86D3" w14:textId="7A722C93" w:rsidR="006F13A3" w:rsidRPr="00D87563" w:rsidRDefault="006F13A3" w:rsidP="000C3774">
      <w:pPr>
        <w:rPr>
          <w:i/>
        </w:rPr>
      </w:pPr>
      <w:r w:rsidRPr="00D87563">
        <w:rPr>
          <w:i/>
        </w:rPr>
        <w:t>c20_2w6</w:t>
      </w:r>
    </w:p>
    <w:p w14:paraId="53B9CD15" w14:textId="150C599E" w:rsidR="006F13A3" w:rsidRPr="00D87563" w:rsidRDefault="006F13A3" w:rsidP="000C3774">
      <w:r w:rsidRPr="00D87563">
        <w:t>Concentration of 20:2ω6 fatty acid as micrograms of fatty acid per milligram of tissue.</w:t>
      </w:r>
    </w:p>
    <w:p w14:paraId="68822A41" w14:textId="77777777" w:rsidR="006F13A3" w:rsidRPr="00D87563" w:rsidRDefault="006F13A3" w:rsidP="000C3774"/>
    <w:p w14:paraId="19FD91A5" w14:textId="15D6B248" w:rsidR="006F13A3" w:rsidRPr="00D87563" w:rsidRDefault="006F13A3" w:rsidP="000C3774">
      <w:pPr>
        <w:rPr>
          <w:i/>
        </w:rPr>
      </w:pPr>
      <w:r w:rsidRPr="00D87563">
        <w:rPr>
          <w:i/>
        </w:rPr>
        <w:t>c20_3w6</w:t>
      </w:r>
    </w:p>
    <w:p w14:paraId="55BBB65B" w14:textId="4AC6BF3E" w:rsidR="006F13A3" w:rsidRPr="00D87563" w:rsidRDefault="006F13A3" w:rsidP="000C3774">
      <w:r w:rsidRPr="00D87563">
        <w:t>Concentration of 20:3ω6 fatty acid as micrograms of fatty acid per milligram of tissue.</w:t>
      </w:r>
    </w:p>
    <w:p w14:paraId="2DC649DF" w14:textId="77777777" w:rsidR="006F13A3" w:rsidRPr="00D87563" w:rsidRDefault="006F13A3" w:rsidP="000C3774"/>
    <w:p w14:paraId="1D4F9A13" w14:textId="45A388DC" w:rsidR="006F13A3" w:rsidRPr="00D87563" w:rsidRDefault="006F13A3" w:rsidP="000C3774">
      <w:pPr>
        <w:rPr>
          <w:i/>
        </w:rPr>
      </w:pPr>
      <w:r w:rsidRPr="00D87563">
        <w:rPr>
          <w:i/>
        </w:rPr>
        <w:t>c20_4w6</w:t>
      </w:r>
    </w:p>
    <w:p w14:paraId="71446CA9" w14:textId="23BCCC79" w:rsidR="006F13A3" w:rsidRPr="00D87563" w:rsidRDefault="006F13A3" w:rsidP="000C3774">
      <w:r w:rsidRPr="00D87563">
        <w:t>Concentration of 20:4ω6 fatty acid as micrograms of fatty acid per milligram of tissue.</w:t>
      </w:r>
    </w:p>
    <w:p w14:paraId="335BCC3B" w14:textId="77777777" w:rsidR="006F13A3" w:rsidRPr="00D87563" w:rsidRDefault="006F13A3" w:rsidP="000C3774"/>
    <w:p w14:paraId="69097FDC" w14:textId="1CFD1002" w:rsidR="006F13A3" w:rsidRPr="00D87563" w:rsidRDefault="006F13A3" w:rsidP="000C3774">
      <w:pPr>
        <w:rPr>
          <w:i/>
        </w:rPr>
      </w:pPr>
      <w:r w:rsidRPr="00D87563">
        <w:rPr>
          <w:i/>
        </w:rPr>
        <w:t>c20_3w3</w:t>
      </w:r>
    </w:p>
    <w:p w14:paraId="07C143D7" w14:textId="77D97D7E" w:rsidR="006F13A3" w:rsidRPr="00D87563" w:rsidRDefault="006F13A3" w:rsidP="000C3774">
      <w:r w:rsidRPr="00D87563">
        <w:t>Concentration of 20:3ω3 fatty acid as micrograms of fatty acid per milligram of tissue.</w:t>
      </w:r>
    </w:p>
    <w:p w14:paraId="20419EAC" w14:textId="77777777" w:rsidR="006F13A3" w:rsidRPr="00D87563" w:rsidRDefault="006F13A3" w:rsidP="000C3774"/>
    <w:p w14:paraId="1C5430E7" w14:textId="6DB051DE" w:rsidR="006F13A3" w:rsidRPr="00D87563" w:rsidRDefault="006F13A3" w:rsidP="000C3774">
      <w:pPr>
        <w:rPr>
          <w:i/>
        </w:rPr>
      </w:pPr>
      <w:r w:rsidRPr="00D87563">
        <w:rPr>
          <w:i/>
        </w:rPr>
        <w:t>c20_4w3</w:t>
      </w:r>
    </w:p>
    <w:p w14:paraId="366636AB" w14:textId="56F61EE6" w:rsidR="006F13A3" w:rsidRPr="00D87563" w:rsidRDefault="006F13A3" w:rsidP="000C3774">
      <w:r w:rsidRPr="00D87563">
        <w:t>Concentration of 20:4ω3 fatty acid as micrograms of fatty acid per milligram of tissue.</w:t>
      </w:r>
    </w:p>
    <w:p w14:paraId="5F3A296A" w14:textId="77777777" w:rsidR="006F13A3" w:rsidRPr="00D87563" w:rsidRDefault="006F13A3" w:rsidP="000C3774"/>
    <w:p w14:paraId="0A4C00A9" w14:textId="3B0C3AD7" w:rsidR="006F13A3" w:rsidRPr="00D87563" w:rsidRDefault="006F13A3" w:rsidP="000C3774">
      <w:pPr>
        <w:rPr>
          <w:i/>
        </w:rPr>
      </w:pPr>
      <w:r w:rsidRPr="00D87563">
        <w:rPr>
          <w:i/>
        </w:rPr>
        <w:t>c20_5w3</w:t>
      </w:r>
    </w:p>
    <w:p w14:paraId="50435706" w14:textId="04A6A1E7" w:rsidR="006F13A3" w:rsidRPr="00D87563" w:rsidRDefault="006F13A3" w:rsidP="000C3774">
      <w:r w:rsidRPr="00D87563">
        <w:t>Concentration of 20:5ω3 fatty acid as micrograms of fatty acid per milligram of tissue.</w:t>
      </w:r>
    </w:p>
    <w:p w14:paraId="4E5F6F34" w14:textId="77777777" w:rsidR="006F13A3" w:rsidRPr="00D87563" w:rsidRDefault="006F13A3" w:rsidP="000C3774"/>
    <w:p w14:paraId="426E7458" w14:textId="079DDE22" w:rsidR="006F13A3" w:rsidRPr="00D87563" w:rsidRDefault="006F13A3" w:rsidP="000C3774">
      <w:pPr>
        <w:rPr>
          <w:i/>
        </w:rPr>
      </w:pPr>
      <w:r w:rsidRPr="00D87563">
        <w:rPr>
          <w:i/>
        </w:rPr>
        <w:t>c22_0</w:t>
      </w:r>
    </w:p>
    <w:p w14:paraId="125F83D9" w14:textId="5359F627" w:rsidR="006F13A3" w:rsidRPr="00D87563" w:rsidRDefault="006F13A3" w:rsidP="000C3774">
      <w:r w:rsidRPr="00D87563">
        <w:t>Concentration of 22:0 fatty acid as micrograms of fatty acid per milligram of tissue.</w:t>
      </w:r>
    </w:p>
    <w:p w14:paraId="1F8F16DD" w14:textId="77777777" w:rsidR="006F13A3" w:rsidRPr="00D87563" w:rsidRDefault="006F13A3" w:rsidP="000C3774"/>
    <w:p w14:paraId="7551CF3B" w14:textId="3D451DA5" w:rsidR="006F13A3" w:rsidRPr="00D87563" w:rsidRDefault="006F13A3" w:rsidP="000C3774">
      <w:pPr>
        <w:rPr>
          <w:i/>
        </w:rPr>
      </w:pPr>
      <w:r w:rsidRPr="00D87563">
        <w:rPr>
          <w:i/>
        </w:rPr>
        <w:t>c22_1w9</w:t>
      </w:r>
    </w:p>
    <w:p w14:paraId="21C83B16" w14:textId="1EEF208C" w:rsidR="006F13A3" w:rsidRPr="00D87563" w:rsidRDefault="006F13A3" w:rsidP="000C3774">
      <w:r w:rsidRPr="00D87563">
        <w:t>Concentration of 22:1ω9 fatty acid as micrograms of fatty acid per milligram of tissue.</w:t>
      </w:r>
    </w:p>
    <w:p w14:paraId="2A1CCFD4" w14:textId="77777777" w:rsidR="006F13A3" w:rsidRPr="00D87563" w:rsidRDefault="006F13A3" w:rsidP="000C3774"/>
    <w:p w14:paraId="198F8FD0" w14:textId="56C04B7D" w:rsidR="006F13A3" w:rsidRPr="00D87563" w:rsidRDefault="006F13A3" w:rsidP="000C3774">
      <w:pPr>
        <w:rPr>
          <w:i/>
        </w:rPr>
      </w:pPr>
      <w:r w:rsidRPr="00D87563">
        <w:rPr>
          <w:i/>
        </w:rPr>
        <w:t>c22_1w7</w:t>
      </w:r>
    </w:p>
    <w:p w14:paraId="3FEEF270" w14:textId="7D52450C" w:rsidR="006F13A3" w:rsidRPr="00D87563" w:rsidRDefault="006F13A3" w:rsidP="000C3774">
      <w:r w:rsidRPr="00D87563">
        <w:t>Concentration of 22:1ω7 fatty acid as micrograms of fatty acid per milligram of tissue.</w:t>
      </w:r>
    </w:p>
    <w:p w14:paraId="582FCE50" w14:textId="77777777" w:rsidR="003925D1" w:rsidRPr="00D87563" w:rsidRDefault="003925D1" w:rsidP="000C3774"/>
    <w:p w14:paraId="4CD78E2D" w14:textId="59DA08C6" w:rsidR="006F13A3" w:rsidRPr="00D87563" w:rsidRDefault="006F13A3" w:rsidP="000C3774">
      <w:pPr>
        <w:rPr>
          <w:i/>
        </w:rPr>
      </w:pPr>
      <w:r w:rsidRPr="00D87563">
        <w:rPr>
          <w:i/>
        </w:rPr>
        <w:t>c22_2w6</w:t>
      </w:r>
    </w:p>
    <w:p w14:paraId="4397A777" w14:textId="2A194A9B" w:rsidR="006F13A3" w:rsidRPr="00D87563" w:rsidRDefault="006F13A3" w:rsidP="000C3774">
      <w:r w:rsidRPr="00D87563">
        <w:t>Concentration of 22:2ω6 fatty acid as micrograms of fatty acid per milligram of tissue.</w:t>
      </w:r>
    </w:p>
    <w:p w14:paraId="3D1995BA" w14:textId="77777777" w:rsidR="006F13A3" w:rsidRPr="00D87563" w:rsidRDefault="006F13A3" w:rsidP="000C3774"/>
    <w:p w14:paraId="2C0056B3" w14:textId="274FD7E1" w:rsidR="006F13A3" w:rsidRPr="00D87563" w:rsidRDefault="006F13A3" w:rsidP="000C3774">
      <w:pPr>
        <w:rPr>
          <w:i/>
        </w:rPr>
      </w:pPr>
      <w:r w:rsidRPr="00D87563">
        <w:rPr>
          <w:i/>
        </w:rPr>
        <w:t>c22_4w6</w:t>
      </w:r>
    </w:p>
    <w:p w14:paraId="4FA7F1ED" w14:textId="07EE286E" w:rsidR="006F13A3" w:rsidRPr="00D87563" w:rsidRDefault="006F13A3" w:rsidP="000C3774">
      <w:r w:rsidRPr="00D87563">
        <w:t>Concentration of 22:4ω6 fatty acid as micrograms of fatty acid per milligram of tissue.</w:t>
      </w:r>
    </w:p>
    <w:p w14:paraId="2D9927FC" w14:textId="77777777" w:rsidR="006F13A3" w:rsidRPr="00D87563" w:rsidRDefault="006F13A3" w:rsidP="000C3774"/>
    <w:p w14:paraId="78F8F4D3" w14:textId="5691ACA5" w:rsidR="006F13A3" w:rsidRPr="00D87563" w:rsidRDefault="006F13A3" w:rsidP="000C3774">
      <w:pPr>
        <w:rPr>
          <w:i/>
        </w:rPr>
      </w:pPr>
      <w:r w:rsidRPr="00D87563">
        <w:rPr>
          <w:i/>
        </w:rPr>
        <w:t>c22_5w6</w:t>
      </w:r>
    </w:p>
    <w:p w14:paraId="6C16CD07" w14:textId="48F4EE8F" w:rsidR="006F13A3" w:rsidRPr="00D87563" w:rsidRDefault="006F13A3" w:rsidP="000C3774">
      <w:r w:rsidRPr="00D87563">
        <w:t>Concentration of 22:5ω6 fatty acid as micrograms of fatty acid per milligram of tissue.</w:t>
      </w:r>
    </w:p>
    <w:p w14:paraId="38FD3946" w14:textId="77777777" w:rsidR="006F13A3" w:rsidRPr="00D87563" w:rsidRDefault="006F13A3" w:rsidP="000C3774"/>
    <w:p w14:paraId="41C46CCC" w14:textId="7770AF2D" w:rsidR="006F13A3" w:rsidRPr="00D87563" w:rsidRDefault="006F13A3" w:rsidP="000C3774">
      <w:pPr>
        <w:rPr>
          <w:i/>
        </w:rPr>
      </w:pPr>
      <w:r w:rsidRPr="00D87563">
        <w:rPr>
          <w:i/>
        </w:rPr>
        <w:t>c22_3w3</w:t>
      </w:r>
    </w:p>
    <w:p w14:paraId="263E2D6B" w14:textId="220688E1" w:rsidR="006F13A3" w:rsidRPr="00D87563" w:rsidRDefault="006F13A3" w:rsidP="000C3774">
      <w:r w:rsidRPr="00D87563">
        <w:t>Concentration of 22:3ω3 fatty acid as micrograms of fatty acid per milligram of tissue.</w:t>
      </w:r>
    </w:p>
    <w:p w14:paraId="62CF5A75" w14:textId="77777777" w:rsidR="006F13A3" w:rsidRPr="00D87563" w:rsidRDefault="006F13A3" w:rsidP="000C3774"/>
    <w:p w14:paraId="3A612322" w14:textId="6FBDE38C" w:rsidR="006F13A3" w:rsidRPr="00D87563" w:rsidRDefault="006F13A3" w:rsidP="000C3774">
      <w:pPr>
        <w:rPr>
          <w:i/>
        </w:rPr>
      </w:pPr>
      <w:r w:rsidRPr="00D87563">
        <w:rPr>
          <w:i/>
        </w:rPr>
        <w:t>c22_4w3</w:t>
      </w:r>
    </w:p>
    <w:p w14:paraId="45D420A2" w14:textId="4B369FE1" w:rsidR="006F13A3" w:rsidRPr="00D87563" w:rsidRDefault="006F13A3" w:rsidP="000C3774">
      <w:r w:rsidRPr="00D87563">
        <w:t>Concentration of 22:4ω3 fatty acid as micrograms of fatty acid per milligram of tissue.</w:t>
      </w:r>
    </w:p>
    <w:p w14:paraId="64ABDC86" w14:textId="77777777" w:rsidR="006F13A3" w:rsidRPr="00D87563" w:rsidRDefault="006F13A3" w:rsidP="000C3774"/>
    <w:p w14:paraId="75F4D3A5" w14:textId="09A0460B" w:rsidR="006F13A3" w:rsidRPr="00D87563" w:rsidRDefault="006F13A3" w:rsidP="000C3774">
      <w:pPr>
        <w:rPr>
          <w:i/>
        </w:rPr>
      </w:pPr>
      <w:r w:rsidRPr="00D87563">
        <w:rPr>
          <w:i/>
        </w:rPr>
        <w:t>c22_5w3</w:t>
      </w:r>
    </w:p>
    <w:p w14:paraId="59E82B42" w14:textId="6E89BB27" w:rsidR="006F13A3" w:rsidRPr="00D87563" w:rsidRDefault="006F13A3" w:rsidP="000C3774">
      <w:r w:rsidRPr="00D87563">
        <w:t>Concentration of 22:5ω3 fatty acid as micrograms of fatty acid per milligram of tissue.</w:t>
      </w:r>
    </w:p>
    <w:p w14:paraId="38003E3F" w14:textId="77777777" w:rsidR="006F13A3" w:rsidRPr="00D87563" w:rsidRDefault="006F13A3" w:rsidP="000C3774"/>
    <w:p w14:paraId="3AD06A3A" w14:textId="34DDB1F1" w:rsidR="006F13A3" w:rsidRPr="00D87563" w:rsidRDefault="006F13A3" w:rsidP="000C3774">
      <w:pPr>
        <w:rPr>
          <w:i/>
        </w:rPr>
      </w:pPr>
      <w:r w:rsidRPr="00D87563">
        <w:rPr>
          <w:i/>
        </w:rPr>
        <w:t>c22_6w3</w:t>
      </w:r>
    </w:p>
    <w:p w14:paraId="481EC466" w14:textId="2896285B" w:rsidR="006F13A3" w:rsidRPr="00D87563" w:rsidRDefault="006F13A3" w:rsidP="000C3774">
      <w:r w:rsidRPr="00D87563">
        <w:t>Concentration of 22:6ω3 fatty acid as micrograms of fatty acid per milligram of tissue.</w:t>
      </w:r>
    </w:p>
    <w:p w14:paraId="730E43F3" w14:textId="77777777" w:rsidR="006F13A3" w:rsidRPr="00D87563" w:rsidRDefault="006F13A3" w:rsidP="000C3774"/>
    <w:p w14:paraId="5F6167FA" w14:textId="23970101" w:rsidR="006F13A3" w:rsidRPr="00D87563" w:rsidRDefault="006F13A3" w:rsidP="000C3774">
      <w:pPr>
        <w:rPr>
          <w:i/>
        </w:rPr>
      </w:pPr>
      <w:r w:rsidRPr="00D87563">
        <w:rPr>
          <w:i/>
        </w:rPr>
        <w:t>c24_0</w:t>
      </w:r>
    </w:p>
    <w:p w14:paraId="1AFA26C0" w14:textId="337636F8" w:rsidR="006F13A3" w:rsidRDefault="006F13A3" w:rsidP="000C3774">
      <w:r w:rsidRPr="00D87563">
        <w:t>Concentration of 24:0 fatty acid as micrograms of fatty acid per milligram of tissue.</w:t>
      </w:r>
    </w:p>
    <w:p w14:paraId="59279104" w14:textId="5DF334AC" w:rsidR="00ED3B19" w:rsidRDefault="00ED3B19" w:rsidP="000C3774"/>
    <w:p w14:paraId="56388BBE" w14:textId="1D1C2C24" w:rsidR="00ED3B19" w:rsidRDefault="00ED3B19" w:rsidP="000C3774">
      <w:r>
        <w:rPr>
          <w:i/>
        </w:rPr>
        <w:t>comments</w:t>
      </w:r>
    </w:p>
    <w:p w14:paraId="5CD62F60" w14:textId="0E160AF9" w:rsidR="00ED3B19" w:rsidRPr="00ED3B19" w:rsidRDefault="00ED3B19" w:rsidP="000C3774">
      <w:r>
        <w:t xml:space="preserve">Quality flag column. Two samples spilled during fatty acid extraction. These samples are flagged as such. Although concentrations are lower than other samples, proportions between fatty acids are consistent. </w:t>
      </w:r>
    </w:p>
    <w:p w14:paraId="3C237D81" w14:textId="77777777" w:rsidR="000C3774" w:rsidRPr="00D87563" w:rsidRDefault="000C3774"/>
    <w:p w14:paraId="68DF532E" w14:textId="4AD06467" w:rsidR="004E3300" w:rsidRPr="00D87563" w:rsidRDefault="009A29EA">
      <w:pPr>
        <w:rPr>
          <w:u w:val="single"/>
        </w:rPr>
      </w:pPr>
      <w:r w:rsidRPr="00D87563">
        <w:rPr>
          <w:u w:val="single"/>
        </w:rPr>
        <w:t>invertebrates.csv</w:t>
      </w:r>
    </w:p>
    <w:p w14:paraId="06998772" w14:textId="37A891B8" w:rsidR="004E3300" w:rsidRPr="00D87563" w:rsidRDefault="004E3300"/>
    <w:p w14:paraId="58EB1290" w14:textId="1642CC28" w:rsidR="009A29EA" w:rsidRPr="00D87563" w:rsidRDefault="009A29EA">
      <w:r w:rsidRPr="00D87563">
        <w:lastRenderedPageBreak/>
        <w:t xml:space="preserve">This file contains abundance for benthic macroinvertebrates collected at each of the 14 littoral sampling locations. Only amphipod taxa were identified to species. </w:t>
      </w:r>
      <w:commentRangeStart w:id="56"/>
      <w:r w:rsidRPr="00D87563">
        <w:t>Mollusks</w:t>
      </w:r>
      <w:commentRangeEnd w:id="56"/>
      <w:r w:rsidR="00093005">
        <w:rPr>
          <w:rStyle w:val="CommentReference"/>
          <w:rFonts w:ascii="Arial" w:eastAsia="Arial" w:hAnsi="Arial" w:cs="Arial"/>
          <w:lang w:val="en"/>
        </w:rPr>
        <w:commentReference w:id="56"/>
      </w:r>
      <w:r w:rsidRPr="00D87563">
        <w:t xml:space="preserve"> and isopods were identified to genus. </w:t>
      </w:r>
    </w:p>
    <w:p w14:paraId="1B9EEA1C" w14:textId="3A87E3E7" w:rsidR="009A29EA" w:rsidRPr="00D87563" w:rsidRDefault="009A29EA"/>
    <w:p w14:paraId="23D226C6" w14:textId="77777777" w:rsidR="009A29EA" w:rsidRPr="00D87563" w:rsidRDefault="009A29EA" w:rsidP="009A29EA">
      <w:r w:rsidRPr="00D87563">
        <w:rPr>
          <w:i/>
        </w:rPr>
        <w:t>site</w:t>
      </w:r>
    </w:p>
    <w:p w14:paraId="5026405D" w14:textId="77777777" w:rsidR="009A29EA" w:rsidRPr="00D87563" w:rsidRDefault="009A29EA" w:rsidP="009A29EA">
      <w:r w:rsidRPr="00D87563">
        <w:t xml:space="preserve">Unique alphanumeric identifier for a sampling location. </w:t>
      </w:r>
    </w:p>
    <w:p w14:paraId="0A3EE372" w14:textId="667FFFBB" w:rsidR="009A29EA" w:rsidRPr="00D87563" w:rsidRDefault="009A29EA"/>
    <w:p w14:paraId="5782A1DE" w14:textId="4EF945D8" w:rsidR="009A29EA" w:rsidRPr="00D87563" w:rsidRDefault="009A29EA">
      <w:pPr>
        <w:rPr>
          <w:i/>
        </w:rPr>
      </w:pPr>
      <w:r w:rsidRPr="00D87563">
        <w:rPr>
          <w:i/>
        </w:rPr>
        <w:t xml:space="preserve">replicate </w:t>
      </w:r>
    </w:p>
    <w:p w14:paraId="4BF94171" w14:textId="5636CBF4" w:rsidR="009A29EA" w:rsidRPr="00D87563" w:rsidRDefault="009A29EA">
      <w:r w:rsidRPr="00D87563">
        <w:t xml:space="preserve">Replicate for sampling location. While three replicates were collected in the field, some samples were poorly preserved and not enumerated so as to prevent potential errors. </w:t>
      </w:r>
    </w:p>
    <w:p w14:paraId="0F3B2510" w14:textId="6B098CFC" w:rsidR="009A29EA" w:rsidRPr="00D87563" w:rsidRDefault="009A29EA"/>
    <w:p w14:paraId="6E45999E" w14:textId="77777777" w:rsidR="009A29EA" w:rsidRPr="00D87563" w:rsidRDefault="009A29EA" w:rsidP="00AF6302">
      <w:pPr>
        <w:rPr>
          <w:i/>
        </w:rPr>
      </w:pPr>
      <w:proofErr w:type="spellStart"/>
      <w:r w:rsidRPr="00D87563">
        <w:rPr>
          <w:i/>
        </w:rPr>
        <w:t>Acroloxidae</w:t>
      </w:r>
      <w:proofErr w:type="spellEnd"/>
    </w:p>
    <w:p w14:paraId="7F232D3E" w14:textId="06103DC9" w:rsidR="009A29EA" w:rsidRPr="00D87563" w:rsidRDefault="009A29EA" w:rsidP="00AF6302">
      <w:r w:rsidRPr="00D87563">
        <w:t xml:space="preserve">Mollusk genus </w:t>
      </w:r>
    </w:p>
    <w:p w14:paraId="2CA05915" w14:textId="77777777" w:rsidR="009A29EA" w:rsidRPr="00D87563" w:rsidRDefault="009A29EA" w:rsidP="00AF6302">
      <w:pPr>
        <w:rPr>
          <w:color w:val="000000"/>
        </w:rPr>
      </w:pPr>
    </w:p>
    <w:p w14:paraId="038BA4A1" w14:textId="5E4588DC" w:rsidR="009A29EA" w:rsidRPr="00D87563" w:rsidRDefault="009A29EA" w:rsidP="00AF6302">
      <w:pPr>
        <w:rPr>
          <w:i/>
          <w:color w:val="000000"/>
        </w:rPr>
      </w:pPr>
      <w:proofErr w:type="spellStart"/>
      <w:r w:rsidRPr="00D87563">
        <w:rPr>
          <w:i/>
          <w:color w:val="000000"/>
        </w:rPr>
        <w:t>Asellidae</w:t>
      </w:r>
      <w:proofErr w:type="spellEnd"/>
    </w:p>
    <w:p w14:paraId="1F3766C4" w14:textId="77777777" w:rsidR="009A29EA" w:rsidRPr="00D87563" w:rsidRDefault="009A29EA" w:rsidP="00AF6302">
      <w:r w:rsidRPr="00D87563">
        <w:t>Endemic isopod genus</w:t>
      </w:r>
    </w:p>
    <w:p w14:paraId="20BCC447" w14:textId="77777777" w:rsidR="009A29EA" w:rsidRPr="00D87563" w:rsidRDefault="009A29EA" w:rsidP="00AF6302">
      <w:pPr>
        <w:rPr>
          <w:color w:val="000000"/>
        </w:rPr>
      </w:pPr>
    </w:p>
    <w:p w14:paraId="2B6E4279" w14:textId="1E864975" w:rsidR="009A29EA" w:rsidRPr="00D87563" w:rsidRDefault="009A29EA" w:rsidP="00AF6302">
      <w:pPr>
        <w:rPr>
          <w:i/>
          <w:color w:val="000000"/>
        </w:rPr>
      </w:pPr>
      <w:proofErr w:type="spellStart"/>
      <w:r w:rsidRPr="00D87563">
        <w:rPr>
          <w:i/>
          <w:color w:val="000000"/>
        </w:rPr>
        <w:t>Baicaliidae</w:t>
      </w:r>
      <w:proofErr w:type="spellEnd"/>
    </w:p>
    <w:p w14:paraId="3FF8EA8F" w14:textId="06C05C30" w:rsidR="009A29EA" w:rsidRPr="00D87563" w:rsidRDefault="009A29EA" w:rsidP="00AF6302">
      <w:proofErr w:type="spellStart"/>
      <w:r w:rsidRPr="00D87563">
        <w:t>Mollus</w:t>
      </w:r>
      <w:r w:rsidR="00010C97">
        <w:t>c</w:t>
      </w:r>
      <w:proofErr w:type="spellEnd"/>
      <w:r w:rsidRPr="00D87563">
        <w:t xml:space="preserve"> genus, most of which are endemic</w:t>
      </w:r>
    </w:p>
    <w:p w14:paraId="3AE09423" w14:textId="77777777" w:rsidR="009A29EA" w:rsidRPr="00D87563" w:rsidRDefault="009A29EA" w:rsidP="00AF6302">
      <w:pPr>
        <w:rPr>
          <w:color w:val="000000"/>
        </w:rPr>
      </w:pPr>
    </w:p>
    <w:p w14:paraId="4B4B382E" w14:textId="549FE16C" w:rsidR="009A29EA" w:rsidRPr="00D87563" w:rsidRDefault="009A29EA" w:rsidP="00AF6302">
      <w:pPr>
        <w:rPr>
          <w:i/>
          <w:color w:val="000000"/>
        </w:rPr>
      </w:pPr>
      <w:proofErr w:type="spellStart"/>
      <w:r w:rsidRPr="00D87563">
        <w:rPr>
          <w:i/>
          <w:color w:val="000000"/>
        </w:rPr>
        <w:t>Benedictidae</w:t>
      </w:r>
      <w:proofErr w:type="spellEnd"/>
    </w:p>
    <w:p w14:paraId="1FB71A73" w14:textId="77777777" w:rsidR="009A29EA" w:rsidRPr="00D87563" w:rsidRDefault="009A29EA" w:rsidP="00AF6302">
      <w:proofErr w:type="spellStart"/>
      <w:r w:rsidRPr="00D87563">
        <w:t>Mollusc</w:t>
      </w:r>
      <w:proofErr w:type="spellEnd"/>
      <w:r w:rsidRPr="00D87563">
        <w:t xml:space="preserve"> genus, most of which are endemic</w:t>
      </w:r>
    </w:p>
    <w:p w14:paraId="25D766FD" w14:textId="77777777" w:rsidR="009A29EA" w:rsidRPr="00D87563" w:rsidRDefault="009A29EA" w:rsidP="00AF6302">
      <w:pPr>
        <w:rPr>
          <w:color w:val="000000"/>
        </w:rPr>
      </w:pPr>
    </w:p>
    <w:p w14:paraId="4E7E6A2B" w14:textId="631488F7" w:rsidR="009A29EA" w:rsidRPr="00D87563" w:rsidRDefault="009A29EA" w:rsidP="00AF6302">
      <w:pPr>
        <w:rPr>
          <w:i/>
          <w:color w:val="000000"/>
        </w:rPr>
      </w:pPr>
      <w:proofErr w:type="spellStart"/>
      <w:r w:rsidRPr="00D87563">
        <w:rPr>
          <w:i/>
          <w:color w:val="000000"/>
        </w:rPr>
        <w:t>Brandtia_latissima</w:t>
      </w:r>
      <w:proofErr w:type="spellEnd"/>
    </w:p>
    <w:p w14:paraId="62BBDCE5" w14:textId="77777777" w:rsidR="009A29EA" w:rsidRPr="00D87563" w:rsidRDefault="009A29EA" w:rsidP="00AF6302">
      <w:r w:rsidRPr="00D87563">
        <w:t>Endemic amphipod species</w:t>
      </w:r>
    </w:p>
    <w:p w14:paraId="5AD171BE" w14:textId="77777777" w:rsidR="009A29EA" w:rsidRPr="00D87563" w:rsidRDefault="009A29EA" w:rsidP="00AF6302">
      <w:pPr>
        <w:rPr>
          <w:color w:val="000000"/>
        </w:rPr>
      </w:pPr>
    </w:p>
    <w:p w14:paraId="5C161EE6" w14:textId="5396CA08" w:rsidR="009A29EA" w:rsidRPr="00D87563" w:rsidRDefault="009A29EA" w:rsidP="00AF6302">
      <w:pPr>
        <w:rPr>
          <w:i/>
          <w:color w:val="000000"/>
        </w:rPr>
      </w:pPr>
      <w:proofErr w:type="spellStart"/>
      <w:r w:rsidRPr="00D87563">
        <w:rPr>
          <w:i/>
          <w:color w:val="000000"/>
        </w:rPr>
        <w:t>Brandtia_parasitica_parasitica</w:t>
      </w:r>
      <w:proofErr w:type="spellEnd"/>
    </w:p>
    <w:p w14:paraId="57AC31FF" w14:textId="77777777" w:rsidR="009A29EA" w:rsidRPr="00D87563" w:rsidRDefault="009A29EA" w:rsidP="00AF6302">
      <w:r w:rsidRPr="00D87563">
        <w:t>Endemic amphipod species</w:t>
      </w:r>
    </w:p>
    <w:p w14:paraId="59890F77" w14:textId="77777777" w:rsidR="009A29EA" w:rsidRPr="00D87563" w:rsidRDefault="009A29EA" w:rsidP="00AF6302">
      <w:pPr>
        <w:rPr>
          <w:color w:val="000000"/>
        </w:rPr>
      </w:pPr>
    </w:p>
    <w:p w14:paraId="0406F8AE" w14:textId="300561E3" w:rsidR="009A29EA" w:rsidRPr="00D87563" w:rsidRDefault="009A29EA" w:rsidP="00AF6302">
      <w:pPr>
        <w:rPr>
          <w:i/>
          <w:color w:val="000000"/>
        </w:rPr>
      </w:pPr>
      <w:r w:rsidRPr="00D87563">
        <w:rPr>
          <w:i/>
          <w:color w:val="000000"/>
        </w:rPr>
        <w:t>Caddisflies</w:t>
      </w:r>
    </w:p>
    <w:p w14:paraId="1A7ED40D" w14:textId="77777777" w:rsidR="009A29EA" w:rsidRPr="00D87563" w:rsidRDefault="009A29EA" w:rsidP="00AF6302">
      <w:r w:rsidRPr="00D87563">
        <w:t xml:space="preserve">General grouping; were not identified to species. </w:t>
      </w:r>
    </w:p>
    <w:p w14:paraId="31603864" w14:textId="77777777" w:rsidR="009A29EA" w:rsidRPr="00D87563" w:rsidRDefault="009A29EA" w:rsidP="00AF6302">
      <w:pPr>
        <w:rPr>
          <w:color w:val="000000"/>
        </w:rPr>
      </w:pPr>
    </w:p>
    <w:p w14:paraId="0E99A9FA" w14:textId="7A232570" w:rsidR="009A29EA" w:rsidRPr="00D87563" w:rsidRDefault="009A29EA" w:rsidP="00AF6302">
      <w:pPr>
        <w:rPr>
          <w:i/>
          <w:color w:val="000000"/>
        </w:rPr>
      </w:pPr>
      <w:proofErr w:type="spellStart"/>
      <w:r w:rsidRPr="00D87563">
        <w:rPr>
          <w:i/>
          <w:color w:val="000000"/>
        </w:rPr>
        <w:t>Cryptoropus_inflatus</w:t>
      </w:r>
      <w:proofErr w:type="spellEnd"/>
    </w:p>
    <w:p w14:paraId="381A9897" w14:textId="77777777" w:rsidR="009A29EA" w:rsidRPr="00D87563" w:rsidRDefault="009A29EA" w:rsidP="00AF6302">
      <w:r w:rsidRPr="00D87563">
        <w:t>Endemic amphipod species</w:t>
      </w:r>
    </w:p>
    <w:p w14:paraId="662FD477" w14:textId="77777777" w:rsidR="00354123" w:rsidRPr="00D87563" w:rsidRDefault="00354123" w:rsidP="00AF6302">
      <w:pPr>
        <w:rPr>
          <w:color w:val="000000"/>
        </w:rPr>
      </w:pPr>
    </w:p>
    <w:p w14:paraId="6F5C983E" w14:textId="0FEBDAA6" w:rsidR="009A29EA" w:rsidRPr="00D87563" w:rsidRDefault="009A29EA" w:rsidP="00AF6302">
      <w:pPr>
        <w:rPr>
          <w:i/>
          <w:color w:val="000000"/>
        </w:rPr>
      </w:pPr>
      <w:proofErr w:type="spellStart"/>
      <w:r w:rsidRPr="00D87563">
        <w:rPr>
          <w:i/>
          <w:color w:val="000000"/>
        </w:rPr>
        <w:t>Cryptoropus_pachytus</w:t>
      </w:r>
      <w:proofErr w:type="spellEnd"/>
    </w:p>
    <w:p w14:paraId="4E4975FD" w14:textId="77777777" w:rsidR="009A29EA" w:rsidRPr="00D87563" w:rsidRDefault="009A29EA" w:rsidP="00AF6302">
      <w:r w:rsidRPr="00D87563">
        <w:t>Endemic amphipod species</w:t>
      </w:r>
    </w:p>
    <w:p w14:paraId="3C7C917A" w14:textId="77777777" w:rsidR="00354123" w:rsidRPr="00D87563" w:rsidRDefault="00354123" w:rsidP="00AF6302">
      <w:pPr>
        <w:rPr>
          <w:color w:val="000000"/>
        </w:rPr>
      </w:pPr>
    </w:p>
    <w:p w14:paraId="7340414D" w14:textId="53F6C1FB" w:rsidR="009A29EA" w:rsidRPr="00D87563" w:rsidRDefault="009A29EA" w:rsidP="00AF6302">
      <w:pPr>
        <w:rPr>
          <w:i/>
          <w:color w:val="000000"/>
        </w:rPr>
      </w:pPr>
      <w:proofErr w:type="spellStart"/>
      <w:r w:rsidRPr="00D87563">
        <w:rPr>
          <w:i/>
          <w:color w:val="000000"/>
        </w:rPr>
        <w:t>Cryptoropus_rugosus</w:t>
      </w:r>
      <w:proofErr w:type="spellEnd"/>
    </w:p>
    <w:p w14:paraId="03161160" w14:textId="77777777" w:rsidR="009A29EA" w:rsidRPr="00D87563" w:rsidRDefault="009A29EA" w:rsidP="00AF6302">
      <w:r w:rsidRPr="00D87563">
        <w:t>Endemic amphipod species</w:t>
      </w:r>
    </w:p>
    <w:p w14:paraId="360D234E" w14:textId="77777777" w:rsidR="00354123" w:rsidRPr="00D87563" w:rsidRDefault="00354123" w:rsidP="00AF6302">
      <w:pPr>
        <w:rPr>
          <w:color w:val="000000"/>
        </w:rPr>
      </w:pPr>
    </w:p>
    <w:p w14:paraId="00A540A8" w14:textId="11E5C040" w:rsidR="009A29EA" w:rsidRPr="00D87563" w:rsidRDefault="009A29EA" w:rsidP="00AF6302">
      <w:pPr>
        <w:rPr>
          <w:i/>
          <w:color w:val="000000"/>
        </w:rPr>
      </w:pPr>
      <w:proofErr w:type="spellStart"/>
      <w:r w:rsidRPr="00D87563">
        <w:rPr>
          <w:i/>
          <w:color w:val="000000"/>
        </w:rPr>
        <w:t>Eulimnogammarus_capreolus</w:t>
      </w:r>
      <w:proofErr w:type="spellEnd"/>
    </w:p>
    <w:p w14:paraId="5EAE2A06" w14:textId="77777777" w:rsidR="009A29EA" w:rsidRPr="00D87563" w:rsidRDefault="009A29EA" w:rsidP="00AF6302">
      <w:r w:rsidRPr="00D87563">
        <w:t>Endemic amphipod species</w:t>
      </w:r>
    </w:p>
    <w:p w14:paraId="53FAF70D" w14:textId="77777777" w:rsidR="00354123" w:rsidRPr="00D87563" w:rsidRDefault="00354123" w:rsidP="00AF6302">
      <w:pPr>
        <w:rPr>
          <w:color w:val="000000"/>
        </w:rPr>
      </w:pPr>
    </w:p>
    <w:p w14:paraId="5A8F1378" w14:textId="311028D3" w:rsidR="009A29EA" w:rsidRPr="00D87563" w:rsidRDefault="009A29EA" w:rsidP="00AF6302">
      <w:pPr>
        <w:rPr>
          <w:i/>
          <w:color w:val="000000"/>
        </w:rPr>
      </w:pPr>
      <w:proofErr w:type="spellStart"/>
      <w:r w:rsidRPr="00D87563">
        <w:rPr>
          <w:i/>
          <w:color w:val="000000"/>
        </w:rPr>
        <w:t>Eulimnogammarus_cruentes</w:t>
      </w:r>
      <w:proofErr w:type="spellEnd"/>
    </w:p>
    <w:p w14:paraId="3DEAD3E3" w14:textId="77777777" w:rsidR="009A29EA" w:rsidRPr="00D87563" w:rsidRDefault="009A29EA" w:rsidP="00AF6302">
      <w:r w:rsidRPr="00D87563">
        <w:t>Endemic amphipod species</w:t>
      </w:r>
    </w:p>
    <w:p w14:paraId="229ED795" w14:textId="77777777" w:rsidR="00354123" w:rsidRPr="00D87563" w:rsidRDefault="00354123" w:rsidP="00AF6302">
      <w:pPr>
        <w:rPr>
          <w:color w:val="000000"/>
        </w:rPr>
      </w:pPr>
    </w:p>
    <w:p w14:paraId="74CF7784" w14:textId="5DE483BD" w:rsidR="009A29EA" w:rsidRPr="00D87563" w:rsidRDefault="009A29EA" w:rsidP="00AF6302">
      <w:pPr>
        <w:rPr>
          <w:i/>
          <w:color w:val="000000"/>
        </w:rPr>
      </w:pPr>
      <w:proofErr w:type="spellStart"/>
      <w:r w:rsidRPr="00D87563">
        <w:rPr>
          <w:i/>
          <w:color w:val="000000"/>
        </w:rPr>
        <w:t>Eulimnogammarus_cyaneus</w:t>
      </w:r>
      <w:proofErr w:type="spellEnd"/>
    </w:p>
    <w:p w14:paraId="5628EACD" w14:textId="77777777" w:rsidR="009A29EA" w:rsidRPr="00D87563" w:rsidRDefault="009A29EA" w:rsidP="00AF6302">
      <w:r w:rsidRPr="00D87563">
        <w:t>Endemic amphipod species</w:t>
      </w:r>
    </w:p>
    <w:p w14:paraId="09086713" w14:textId="77777777" w:rsidR="00354123" w:rsidRPr="00D87563" w:rsidRDefault="00354123" w:rsidP="00AF6302">
      <w:pPr>
        <w:rPr>
          <w:color w:val="000000"/>
        </w:rPr>
      </w:pPr>
    </w:p>
    <w:p w14:paraId="7AC4B161" w14:textId="42C13483" w:rsidR="009A29EA" w:rsidRPr="00D87563" w:rsidRDefault="009A29EA" w:rsidP="00AF6302">
      <w:pPr>
        <w:rPr>
          <w:i/>
          <w:color w:val="000000"/>
        </w:rPr>
      </w:pPr>
      <w:proofErr w:type="spellStart"/>
      <w:r w:rsidRPr="00D87563">
        <w:rPr>
          <w:i/>
          <w:color w:val="000000"/>
        </w:rPr>
        <w:t>Eulimnogammarus_grandimanus</w:t>
      </w:r>
      <w:proofErr w:type="spellEnd"/>
    </w:p>
    <w:p w14:paraId="66D5E08E" w14:textId="77777777" w:rsidR="009A29EA" w:rsidRPr="00D87563" w:rsidRDefault="009A29EA" w:rsidP="00AF6302">
      <w:r w:rsidRPr="00D87563">
        <w:t>Endemic amphipod species</w:t>
      </w:r>
    </w:p>
    <w:p w14:paraId="64FBE116" w14:textId="77777777" w:rsidR="00354123" w:rsidRPr="00D87563" w:rsidRDefault="00354123" w:rsidP="00AF6302">
      <w:pPr>
        <w:rPr>
          <w:color w:val="000000"/>
        </w:rPr>
      </w:pPr>
    </w:p>
    <w:p w14:paraId="36148D6A" w14:textId="22670372" w:rsidR="009A29EA" w:rsidRPr="00D87563" w:rsidRDefault="009A29EA" w:rsidP="00AF6302">
      <w:pPr>
        <w:rPr>
          <w:i/>
          <w:color w:val="000000"/>
        </w:rPr>
      </w:pPr>
      <w:proofErr w:type="spellStart"/>
      <w:r w:rsidRPr="00D87563">
        <w:rPr>
          <w:i/>
          <w:color w:val="000000"/>
        </w:rPr>
        <w:t>Eulimnogammarus_juveniles</w:t>
      </w:r>
      <w:proofErr w:type="spellEnd"/>
    </w:p>
    <w:p w14:paraId="4D81EF94" w14:textId="15512B00" w:rsidR="009A29EA" w:rsidRPr="00D87563" w:rsidRDefault="009A29EA" w:rsidP="00AF6302">
      <w:r w:rsidRPr="00D87563">
        <w:t xml:space="preserve">Endemic amphipod genus. </w:t>
      </w:r>
      <w:r w:rsidR="00354123" w:rsidRPr="00D87563">
        <w:t xml:space="preserve">Identification kept at genus level so as to prevent misclassification. </w:t>
      </w:r>
      <w:r w:rsidRPr="00D87563">
        <w:t xml:space="preserve"> </w:t>
      </w:r>
    </w:p>
    <w:p w14:paraId="77654923" w14:textId="77777777" w:rsidR="00354123" w:rsidRPr="00D87563" w:rsidRDefault="00354123" w:rsidP="00AF6302">
      <w:pPr>
        <w:rPr>
          <w:color w:val="000000"/>
        </w:rPr>
      </w:pPr>
    </w:p>
    <w:p w14:paraId="0CD0D2F7" w14:textId="2DF6FD6F" w:rsidR="009A29EA" w:rsidRPr="00D87563" w:rsidRDefault="009A29EA" w:rsidP="00AF6302">
      <w:pPr>
        <w:rPr>
          <w:i/>
          <w:color w:val="000000"/>
        </w:rPr>
      </w:pPr>
      <w:proofErr w:type="spellStart"/>
      <w:r w:rsidRPr="00D87563">
        <w:rPr>
          <w:i/>
          <w:color w:val="000000"/>
        </w:rPr>
        <w:t>Eulimnogammarus_maackii</w:t>
      </w:r>
      <w:proofErr w:type="spellEnd"/>
    </w:p>
    <w:p w14:paraId="423A0B2C" w14:textId="77777777" w:rsidR="009A29EA" w:rsidRPr="00D87563" w:rsidRDefault="009A29EA" w:rsidP="00AF6302">
      <w:r w:rsidRPr="00D87563">
        <w:t>Endemic amphipod species</w:t>
      </w:r>
    </w:p>
    <w:p w14:paraId="107A1BFA" w14:textId="77777777" w:rsidR="00354123" w:rsidRPr="00D87563" w:rsidRDefault="00354123" w:rsidP="00AF6302">
      <w:pPr>
        <w:rPr>
          <w:color w:val="000000"/>
        </w:rPr>
      </w:pPr>
    </w:p>
    <w:p w14:paraId="47CB6EBA" w14:textId="65EB571F" w:rsidR="009A29EA" w:rsidRPr="00D87563" w:rsidRDefault="009A29EA" w:rsidP="00AF6302">
      <w:pPr>
        <w:rPr>
          <w:i/>
          <w:color w:val="000000"/>
        </w:rPr>
      </w:pPr>
      <w:proofErr w:type="spellStart"/>
      <w:r w:rsidRPr="00D87563">
        <w:rPr>
          <w:i/>
          <w:color w:val="000000"/>
        </w:rPr>
        <w:t>Eulimnogammarus_marituji</w:t>
      </w:r>
      <w:proofErr w:type="spellEnd"/>
    </w:p>
    <w:p w14:paraId="6263A3F2" w14:textId="77777777" w:rsidR="009A29EA" w:rsidRPr="00D87563" w:rsidRDefault="009A29EA" w:rsidP="00AF6302">
      <w:r w:rsidRPr="00D87563">
        <w:t>Endemic amphipod species</w:t>
      </w:r>
    </w:p>
    <w:p w14:paraId="2B3E948E" w14:textId="77777777" w:rsidR="00354123" w:rsidRPr="00D87563" w:rsidRDefault="00354123" w:rsidP="00AF6302">
      <w:pPr>
        <w:rPr>
          <w:color w:val="000000"/>
        </w:rPr>
      </w:pPr>
    </w:p>
    <w:p w14:paraId="2395549B" w14:textId="379005E3" w:rsidR="009A29EA" w:rsidRPr="00D87563" w:rsidRDefault="009A29EA" w:rsidP="00AF6302">
      <w:pPr>
        <w:rPr>
          <w:i/>
          <w:color w:val="000000"/>
        </w:rPr>
      </w:pPr>
      <w:proofErr w:type="spellStart"/>
      <w:r w:rsidRPr="00D87563">
        <w:rPr>
          <w:i/>
          <w:color w:val="000000"/>
        </w:rPr>
        <w:t>Eulimnogammarus_verucossus</w:t>
      </w:r>
      <w:proofErr w:type="spellEnd"/>
    </w:p>
    <w:p w14:paraId="32DB820B" w14:textId="77777777" w:rsidR="009A29EA" w:rsidRPr="00D87563" w:rsidRDefault="009A29EA" w:rsidP="00AF6302">
      <w:r w:rsidRPr="00D87563">
        <w:t>Endemic amphipod species</w:t>
      </w:r>
    </w:p>
    <w:p w14:paraId="1A791C27" w14:textId="77777777" w:rsidR="00354123" w:rsidRPr="00D87563" w:rsidRDefault="00354123" w:rsidP="00AF6302">
      <w:pPr>
        <w:rPr>
          <w:color w:val="000000"/>
        </w:rPr>
      </w:pPr>
    </w:p>
    <w:p w14:paraId="2A18C1A1" w14:textId="1AD5E32E" w:rsidR="009A29EA" w:rsidRPr="00D87563" w:rsidRDefault="009A29EA" w:rsidP="00AF6302">
      <w:pPr>
        <w:rPr>
          <w:b/>
          <w:bCs/>
          <w:i/>
          <w:color w:val="000000"/>
        </w:rPr>
      </w:pPr>
      <w:proofErr w:type="spellStart"/>
      <w:r w:rsidRPr="00D87563">
        <w:rPr>
          <w:i/>
          <w:color w:val="000000"/>
        </w:rPr>
        <w:t>Eulimnogammarus_viridis_viridis</w:t>
      </w:r>
      <w:proofErr w:type="spellEnd"/>
    </w:p>
    <w:p w14:paraId="12C90AF8" w14:textId="77777777" w:rsidR="009A29EA" w:rsidRPr="00D87563" w:rsidRDefault="009A29EA" w:rsidP="00AF6302">
      <w:r w:rsidRPr="00D87563">
        <w:t>Endemic amphipod species</w:t>
      </w:r>
    </w:p>
    <w:p w14:paraId="497D78A5" w14:textId="77777777" w:rsidR="00354123" w:rsidRPr="00D87563" w:rsidRDefault="00354123" w:rsidP="00AF6302">
      <w:pPr>
        <w:rPr>
          <w:color w:val="000000"/>
        </w:rPr>
      </w:pPr>
    </w:p>
    <w:p w14:paraId="45B67887" w14:textId="3339BFBD" w:rsidR="009A29EA" w:rsidRPr="00D87563" w:rsidRDefault="009A29EA" w:rsidP="00AF6302">
      <w:pPr>
        <w:rPr>
          <w:i/>
          <w:color w:val="000000"/>
        </w:rPr>
      </w:pPr>
      <w:proofErr w:type="spellStart"/>
      <w:r w:rsidRPr="00D87563">
        <w:rPr>
          <w:i/>
          <w:color w:val="000000"/>
        </w:rPr>
        <w:t>Eulimnogammarus_vittatus</w:t>
      </w:r>
      <w:proofErr w:type="spellEnd"/>
    </w:p>
    <w:p w14:paraId="043AA1DF" w14:textId="77777777" w:rsidR="009A29EA" w:rsidRPr="00D87563" w:rsidRDefault="009A29EA" w:rsidP="00AF6302">
      <w:r w:rsidRPr="00D87563">
        <w:t>Endemic amphipod species</w:t>
      </w:r>
    </w:p>
    <w:p w14:paraId="6AF78FB8" w14:textId="77777777" w:rsidR="00354123" w:rsidRPr="00D87563" w:rsidRDefault="00354123" w:rsidP="00AF6302">
      <w:pPr>
        <w:rPr>
          <w:color w:val="000000"/>
        </w:rPr>
      </w:pPr>
    </w:p>
    <w:p w14:paraId="58609EC8" w14:textId="6D8A3A9D" w:rsidR="009A29EA" w:rsidRPr="00D87563" w:rsidRDefault="009A29EA" w:rsidP="00AF6302">
      <w:pPr>
        <w:rPr>
          <w:i/>
          <w:color w:val="000000"/>
        </w:rPr>
      </w:pPr>
      <w:r w:rsidRPr="00D87563">
        <w:rPr>
          <w:i/>
          <w:color w:val="000000"/>
        </w:rPr>
        <w:t>Flatworms</w:t>
      </w:r>
    </w:p>
    <w:p w14:paraId="0DB85665" w14:textId="77777777" w:rsidR="009A29EA" w:rsidRPr="00D87563" w:rsidRDefault="009A29EA" w:rsidP="00AF6302">
      <w:r w:rsidRPr="00D87563">
        <w:t xml:space="preserve">Not identified beyond order. </w:t>
      </w:r>
    </w:p>
    <w:p w14:paraId="6EF25EBA" w14:textId="77777777" w:rsidR="00354123" w:rsidRPr="00D87563" w:rsidRDefault="00354123" w:rsidP="00AF6302">
      <w:pPr>
        <w:rPr>
          <w:color w:val="000000"/>
        </w:rPr>
      </w:pPr>
    </w:p>
    <w:p w14:paraId="73D71E34" w14:textId="36517B42" w:rsidR="009A29EA" w:rsidRPr="00D87563" w:rsidRDefault="009A29EA" w:rsidP="00AF6302">
      <w:pPr>
        <w:rPr>
          <w:i/>
          <w:color w:val="000000"/>
        </w:rPr>
      </w:pPr>
      <w:r w:rsidRPr="00D87563">
        <w:rPr>
          <w:i/>
          <w:color w:val="000000"/>
        </w:rPr>
        <w:t>Leeches</w:t>
      </w:r>
    </w:p>
    <w:p w14:paraId="1EAEB5F7" w14:textId="77777777" w:rsidR="009A29EA" w:rsidRPr="00D87563" w:rsidRDefault="009A29EA" w:rsidP="00AF6302">
      <w:r w:rsidRPr="00D87563">
        <w:t>Not identified beyond order, although 12 endemic species do exist.</w:t>
      </w:r>
    </w:p>
    <w:p w14:paraId="35BB86AD" w14:textId="77777777" w:rsidR="00354123" w:rsidRPr="00D87563" w:rsidRDefault="00354123" w:rsidP="00AF6302">
      <w:pPr>
        <w:rPr>
          <w:color w:val="000000"/>
        </w:rPr>
      </w:pPr>
    </w:p>
    <w:p w14:paraId="2F878EFC" w14:textId="6328F7E9" w:rsidR="009A29EA" w:rsidRPr="00D87563" w:rsidRDefault="009A29EA" w:rsidP="00AF6302">
      <w:pPr>
        <w:rPr>
          <w:i/>
          <w:color w:val="000000"/>
        </w:rPr>
      </w:pPr>
      <w:proofErr w:type="spellStart"/>
      <w:r w:rsidRPr="00D87563">
        <w:rPr>
          <w:i/>
          <w:color w:val="000000"/>
        </w:rPr>
        <w:t>Maackia</w:t>
      </w:r>
      <w:proofErr w:type="spellEnd"/>
    </w:p>
    <w:p w14:paraId="7E85339B" w14:textId="42EB5127" w:rsidR="009A29EA" w:rsidRPr="00D87563" w:rsidRDefault="00354123" w:rsidP="00AF6302">
      <w:proofErr w:type="spellStart"/>
      <w:r w:rsidRPr="00D87563">
        <w:t>Mollus</w:t>
      </w:r>
      <w:r w:rsidR="008C474C">
        <w:t>c</w:t>
      </w:r>
      <w:proofErr w:type="spellEnd"/>
      <w:r w:rsidR="009A29EA" w:rsidRPr="00D87563">
        <w:t xml:space="preserve"> genus, most of which are endemic</w:t>
      </w:r>
    </w:p>
    <w:p w14:paraId="5715E6BC" w14:textId="77777777" w:rsidR="00354123" w:rsidRPr="00D87563" w:rsidRDefault="00354123" w:rsidP="00AF6302">
      <w:pPr>
        <w:rPr>
          <w:color w:val="000000"/>
        </w:rPr>
      </w:pPr>
    </w:p>
    <w:p w14:paraId="5719CE3F" w14:textId="0BE0BC63" w:rsidR="009A29EA" w:rsidRPr="00D87563" w:rsidRDefault="009A29EA" w:rsidP="00AF6302">
      <w:pPr>
        <w:rPr>
          <w:i/>
          <w:color w:val="000000"/>
        </w:rPr>
      </w:pPr>
      <w:proofErr w:type="spellStart"/>
      <w:r w:rsidRPr="00D87563">
        <w:rPr>
          <w:i/>
          <w:color w:val="000000"/>
        </w:rPr>
        <w:t>Pallasea_brandtia_brandt</w:t>
      </w:r>
      <w:r w:rsidR="00570225">
        <w:rPr>
          <w:i/>
          <w:color w:val="000000"/>
        </w:rPr>
        <w:t>i</w:t>
      </w:r>
      <w:r w:rsidRPr="00D87563">
        <w:rPr>
          <w:i/>
          <w:color w:val="000000"/>
        </w:rPr>
        <w:t>a</w:t>
      </w:r>
      <w:proofErr w:type="spellEnd"/>
    </w:p>
    <w:p w14:paraId="140A3A5B" w14:textId="77777777" w:rsidR="009A29EA" w:rsidRPr="00D87563" w:rsidRDefault="009A29EA" w:rsidP="00AF6302">
      <w:r w:rsidRPr="00D87563">
        <w:t>Endemic amphipod species</w:t>
      </w:r>
    </w:p>
    <w:p w14:paraId="79379A62" w14:textId="77777777" w:rsidR="00354123" w:rsidRPr="00D87563" w:rsidRDefault="00354123" w:rsidP="00AF6302">
      <w:pPr>
        <w:rPr>
          <w:color w:val="000000"/>
        </w:rPr>
      </w:pPr>
    </w:p>
    <w:p w14:paraId="676D6503" w14:textId="04778BB7" w:rsidR="009A29EA" w:rsidRPr="00D87563" w:rsidRDefault="009A29EA" w:rsidP="00AF6302">
      <w:pPr>
        <w:rPr>
          <w:i/>
          <w:color w:val="000000"/>
        </w:rPr>
      </w:pPr>
      <w:proofErr w:type="spellStart"/>
      <w:r w:rsidRPr="00D87563">
        <w:rPr>
          <w:i/>
          <w:color w:val="000000"/>
        </w:rPr>
        <w:t>Pallasea_brandtii_tenera</w:t>
      </w:r>
      <w:proofErr w:type="spellEnd"/>
    </w:p>
    <w:p w14:paraId="6AC90784" w14:textId="77777777" w:rsidR="009A29EA" w:rsidRPr="00D87563" w:rsidRDefault="009A29EA" w:rsidP="00AF6302">
      <w:r w:rsidRPr="00D87563">
        <w:t>Endemic amphipod species</w:t>
      </w:r>
    </w:p>
    <w:p w14:paraId="2DDF00FC" w14:textId="77777777" w:rsidR="00354123" w:rsidRPr="00D87563" w:rsidRDefault="00354123" w:rsidP="00AF6302">
      <w:pPr>
        <w:rPr>
          <w:color w:val="000000"/>
        </w:rPr>
      </w:pPr>
    </w:p>
    <w:p w14:paraId="3D325494" w14:textId="652A9690" w:rsidR="009A29EA" w:rsidRPr="00D87563" w:rsidRDefault="009A29EA" w:rsidP="00AF6302">
      <w:pPr>
        <w:rPr>
          <w:i/>
          <w:color w:val="000000"/>
        </w:rPr>
      </w:pPr>
      <w:proofErr w:type="spellStart"/>
      <w:r w:rsidRPr="00D87563">
        <w:rPr>
          <w:i/>
          <w:color w:val="000000"/>
        </w:rPr>
        <w:t>Pallasea_cancelloides</w:t>
      </w:r>
      <w:proofErr w:type="spellEnd"/>
    </w:p>
    <w:p w14:paraId="4EE394E5" w14:textId="77777777" w:rsidR="009A29EA" w:rsidRPr="00D87563" w:rsidRDefault="009A29EA" w:rsidP="00AF6302">
      <w:r w:rsidRPr="00D87563">
        <w:t>Endemic amphipod species</w:t>
      </w:r>
    </w:p>
    <w:p w14:paraId="22C4C01A" w14:textId="77777777" w:rsidR="00354123" w:rsidRPr="00D87563" w:rsidRDefault="00354123" w:rsidP="00AF6302">
      <w:pPr>
        <w:rPr>
          <w:color w:val="000000"/>
        </w:rPr>
      </w:pPr>
    </w:p>
    <w:p w14:paraId="0BD3FAF3" w14:textId="5F3581E3" w:rsidR="009A29EA" w:rsidRPr="00D87563" w:rsidRDefault="009A29EA" w:rsidP="00AF6302">
      <w:pPr>
        <w:rPr>
          <w:i/>
          <w:color w:val="000000"/>
        </w:rPr>
      </w:pPr>
      <w:proofErr w:type="spellStart"/>
      <w:r w:rsidRPr="00D87563">
        <w:rPr>
          <w:i/>
          <w:color w:val="000000"/>
        </w:rPr>
        <w:t>Pallasea_cancellus</w:t>
      </w:r>
      <w:proofErr w:type="spellEnd"/>
    </w:p>
    <w:p w14:paraId="5E4EE304" w14:textId="77777777" w:rsidR="009A29EA" w:rsidRPr="00D87563" w:rsidRDefault="009A29EA" w:rsidP="00AF6302">
      <w:r w:rsidRPr="00D87563">
        <w:t>Endemic amphipod species</w:t>
      </w:r>
    </w:p>
    <w:p w14:paraId="3760AC1F" w14:textId="77777777" w:rsidR="00354123" w:rsidRPr="00D87563" w:rsidRDefault="00354123" w:rsidP="00AF6302">
      <w:pPr>
        <w:rPr>
          <w:color w:val="000000"/>
        </w:rPr>
      </w:pPr>
    </w:p>
    <w:p w14:paraId="1367E6C6" w14:textId="710A68BA" w:rsidR="009A29EA" w:rsidRPr="00D87563" w:rsidRDefault="009A29EA" w:rsidP="00AF6302">
      <w:pPr>
        <w:rPr>
          <w:i/>
          <w:color w:val="000000"/>
        </w:rPr>
      </w:pPr>
      <w:proofErr w:type="spellStart"/>
      <w:r w:rsidRPr="00D87563">
        <w:rPr>
          <w:i/>
          <w:color w:val="000000"/>
        </w:rPr>
        <w:lastRenderedPageBreak/>
        <w:t>Pallasea_viridis</w:t>
      </w:r>
      <w:proofErr w:type="spellEnd"/>
    </w:p>
    <w:p w14:paraId="140CF700" w14:textId="77777777" w:rsidR="009A29EA" w:rsidRPr="00D87563" w:rsidRDefault="009A29EA" w:rsidP="00AF6302">
      <w:r w:rsidRPr="00D87563">
        <w:t>Endemic amphipod species</w:t>
      </w:r>
    </w:p>
    <w:p w14:paraId="334652DD" w14:textId="77777777" w:rsidR="00354123" w:rsidRPr="00D87563" w:rsidRDefault="00354123" w:rsidP="00AF6302">
      <w:pPr>
        <w:rPr>
          <w:color w:val="000000"/>
        </w:rPr>
      </w:pPr>
    </w:p>
    <w:p w14:paraId="506C6FE6" w14:textId="12B7E12E" w:rsidR="009A29EA" w:rsidRPr="00D87563" w:rsidRDefault="009A29EA" w:rsidP="00AF6302">
      <w:pPr>
        <w:rPr>
          <w:i/>
          <w:color w:val="000000"/>
        </w:rPr>
      </w:pPr>
      <w:proofErr w:type="spellStart"/>
      <w:r w:rsidRPr="00D87563">
        <w:rPr>
          <w:i/>
          <w:color w:val="000000"/>
        </w:rPr>
        <w:t>Planorbidae</w:t>
      </w:r>
      <w:proofErr w:type="spellEnd"/>
    </w:p>
    <w:p w14:paraId="6B0DAD88" w14:textId="6CF2D477" w:rsidR="009A29EA" w:rsidRPr="00D87563" w:rsidRDefault="00354123" w:rsidP="00AF6302">
      <w:proofErr w:type="spellStart"/>
      <w:r w:rsidRPr="00D87563">
        <w:t>Mollus</w:t>
      </w:r>
      <w:r w:rsidR="008C474C">
        <w:t>c</w:t>
      </w:r>
      <w:proofErr w:type="spellEnd"/>
      <w:r w:rsidR="009A29EA" w:rsidRPr="00D87563">
        <w:t xml:space="preserve"> genus, most of which are endemic</w:t>
      </w:r>
    </w:p>
    <w:p w14:paraId="398C1672" w14:textId="77777777" w:rsidR="00354123" w:rsidRPr="00D87563" w:rsidRDefault="00354123" w:rsidP="00AF6302">
      <w:pPr>
        <w:rPr>
          <w:color w:val="000000"/>
        </w:rPr>
      </w:pPr>
    </w:p>
    <w:p w14:paraId="06C73897" w14:textId="596CAF40" w:rsidR="009A29EA" w:rsidRPr="00D87563" w:rsidRDefault="009A29EA" w:rsidP="00AF6302">
      <w:pPr>
        <w:rPr>
          <w:i/>
          <w:color w:val="000000"/>
        </w:rPr>
      </w:pPr>
      <w:proofErr w:type="spellStart"/>
      <w:r w:rsidRPr="00D87563">
        <w:rPr>
          <w:i/>
          <w:color w:val="000000"/>
        </w:rPr>
        <w:t>Poekilogammarus_crassimus</w:t>
      </w:r>
      <w:proofErr w:type="spellEnd"/>
    </w:p>
    <w:p w14:paraId="23D2A7D6" w14:textId="77777777" w:rsidR="009A29EA" w:rsidRPr="00D87563" w:rsidRDefault="009A29EA" w:rsidP="00AF6302">
      <w:r w:rsidRPr="00D87563">
        <w:t>Endemic amphipod species</w:t>
      </w:r>
    </w:p>
    <w:p w14:paraId="6D551524" w14:textId="77777777" w:rsidR="00354123" w:rsidRPr="00D87563" w:rsidRDefault="00354123" w:rsidP="00AF6302">
      <w:pPr>
        <w:rPr>
          <w:color w:val="000000"/>
        </w:rPr>
      </w:pPr>
    </w:p>
    <w:p w14:paraId="637D924F" w14:textId="4E45F858" w:rsidR="009A29EA" w:rsidRPr="00D87563" w:rsidRDefault="009A29EA" w:rsidP="00AF6302">
      <w:pPr>
        <w:rPr>
          <w:i/>
          <w:color w:val="000000"/>
        </w:rPr>
      </w:pPr>
      <w:proofErr w:type="spellStart"/>
      <w:r w:rsidRPr="00D87563">
        <w:rPr>
          <w:i/>
          <w:color w:val="000000"/>
        </w:rPr>
        <w:t>Poekilogammarus_ephippiatus</w:t>
      </w:r>
      <w:proofErr w:type="spellEnd"/>
    </w:p>
    <w:p w14:paraId="6362CB2C" w14:textId="77777777" w:rsidR="009A29EA" w:rsidRPr="00D87563" w:rsidRDefault="009A29EA" w:rsidP="00AF6302">
      <w:r w:rsidRPr="00D87563">
        <w:t>Endemic amphipod species</w:t>
      </w:r>
    </w:p>
    <w:p w14:paraId="7F9703F3" w14:textId="77777777" w:rsidR="00354123" w:rsidRPr="00D87563" w:rsidRDefault="00354123" w:rsidP="00AF6302">
      <w:pPr>
        <w:rPr>
          <w:color w:val="000000"/>
        </w:rPr>
      </w:pPr>
    </w:p>
    <w:p w14:paraId="60193518" w14:textId="741909B9" w:rsidR="009A29EA" w:rsidRPr="00D87563" w:rsidRDefault="009A29EA" w:rsidP="00AF6302">
      <w:pPr>
        <w:rPr>
          <w:i/>
          <w:color w:val="000000"/>
        </w:rPr>
      </w:pPr>
      <w:proofErr w:type="spellStart"/>
      <w:r w:rsidRPr="00D87563">
        <w:rPr>
          <w:i/>
          <w:color w:val="000000"/>
        </w:rPr>
        <w:t>Poekilogammarus_juveniles</w:t>
      </w:r>
      <w:proofErr w:type="spellEnd"/>
    </w:p>
    <w:p w14:paraId="4216B8F4" w14:textId="77777777" w:rsidR="009A29EA" w:rsidRPr="00D87563" w:rsidRDefault="009A29EA" w:rsidP="00AF6302">
      <w:r w:rsidRPr="00D87563">
        <w:t>Endemic amphipod genus. Identifying to species introduced risk of misclassification.</w:t>
      </w:r>
    </w:p>
    <w:p w14:paraId="3AEA4E2C" w14:textId="77777777" w:rsidR="00354123" w:rsidRPr="00D87563" w:rsidRDefault="00354123" w:rsidP="00AF6302">
      <w:pPr>
        <w:rPr>
          <w:color w:val="000000"/>
        </w:rPr>
      </w:pPr>
    </w:p>
    <w:p w14:paraId="7CC23D4E" w14:textId="5F7F8A52" w:rsidR="009A29EA" w:rsidRPr="00D87563" w:rsidRDefault="009A29EA" w:rsidP="00AF6302">
      <w:pPr>
        <w:rPr>
          <w:i/>
          <w:color w:val="000000"/>
        </w:rPr>
      </w:pPr>
      <w:proofErr w:type="spellStart"/>
      <w:r w:rsidRPr="00D87563">
        <w:rPr>
          <w:i/>
          <w:color w:val="000000"/>
        </w:rPr>
        <w:t>Poekilogammarus_megonychus_perpolitus</w:t>
      </w:r>
      <w:proofErr w:type="spellEnd"/>
    </w:p>
    <w:p w14:paraId="42B6E347" w14:textId="77777777" w:rsidR="009A29EA" w:rsidRPr="00D87563" w:rsidRDefault="009A29EA" w:rsidP="00AF6302">
      <w:r w:rsidRPr="00D87563">
        <w:t>Endemic amphipod species</w:t>
      </w:r>
    </w:p>
    <w:p w14:paraId="40A73CD2" w14:textId="77777777" w:rsidR="00354123" w:rsidRPr="00D87563" w:rsidRDefault="00354123" w:rsidP="00AF6302">
      <w:pPr>
        <w:rPr>
          <w:color w:val="000000"/>
        </w:rPr>
      </w:pPr>
    </w:p>
    <w:p w14:paraId="7D3A0410" w14:textId="49C5B46B" w:rsidR="009A29EA" w:rsidRPr="00D87563" w:rsidRDefault="009A29EA" w:rsidP="00AF6302">
      <w:pPr>
        <w:rPr>
          <w:i/>
          <w:color w:val="000000"/>
        </w:rPr>
      </w:pPr>
      <w:proofErr w:type="spellStart"/>
      <w:r w:rsidRPr="00D87563">
        <w:rPr>
          <w:i/>
          <w:color w:val="000000"/>
        </w:rPr>
        <w:t>Poekilogammarus_pictus</w:t>
      </w:r>
      <w:proofErr w:type="spellEnd"/>
    </w:p>
    <w:p w14:paraId="35BAE1E2" w14:textId="77777777" w:rsidR="009A29EA" w:rsidRPr="00D87563" w:rsidRDefault="009A29EA" w:rsidP="00AF6302">
      <w:r w:rsidRPr="00D87563">
        <w:t>Endemic amphipod species</w:t>
      </w:r>
    </w:p>
    <w:p w14:paraId="0BDAD635" w14:textId="77777777" w:rsidR="00354123" w:rsidRPr="00D87563" w:rsidRDefault="00354123" w:rsidP="00AF6302">
      <w:pPr>
        <w:rPr>
          <w:color w:val="000000"/>
        </w:rPr>
      </w:pPr>
    </w:p>
    <w:p w14:paraId="5D786F8B" w14:textId="6AD516DC" w:rsidR="009A29EA" w:rsidRPr="00D87563" w:rsidRDefault="009A29EA" w:rsidP="00AF6302">
      <w:pPr>
        <w:rPr>
          <w:i/>
          <w:color w:val="000000"/>
        </w:rPr>
      </w:pPr>
      <w:proofErr w:type="spellStart"/>
      <w:r w:rsidRPr="00D87563">
        <w:rPr>
          <w:i/>
          <w:color w:val="000000"/>
        </w:rPr>
        <w:t>Valvatidae</w:t>
      </w:r>
      <w:proofErr w:type="spellEnd"/>
    </w:p>
    <w:p w14:paraId="705C1C88" w14:textId="0D2C1673" w:rsidR="009A29EA" w:rsidRPr="00D87563" w:rsidRDefault="00354123" w:rsidP="00AF6302">
      <w:r w:rsidRPr="00D87563">
        <w:t>Mollusk</w:t>
      </w:r>
      <w:r w:rsidR="009A29EA" w:rsidRPr="00D87563">
        <w:t xml:space="preserve"> genus, most of which are endemic</w:t>
      </w:r>
    </w:p>
    <w:p w14:paraId="687285E6" w14:textId="77777777" w:rsidR="009A29EA" w:rsidRPr="00D87563" w:rsidRDefault="009A29EA"/>
    <w:p w14:paraId="22F1CBF7" w14:textId="5F2FECDA" w:rsidR="004E3300" w:rsidRPr="00D87563" w:rsidRDefault="00354123">
      <w:pPr>
        <w:rPr>
          <w:u w:val="single"/>
        </w:rPr>
      </w:pPr>
      <w:r w:rsidRPr="00D87563">
        <w:rPr>
          <w:u w:val="single"/>
        </w:rPr>
        <w:t>metadata.csv</w:t>
      </w:r>
    </w:p>
    <w:p w14:paraId="478983F5" w14:textId="4C9E58DC" w:rsidR="004E3300" w:rsidRPr="00D87563" w:rsidRDefault="004E3300"/>
    <w:p w14:paraId="71C3DED0" w14:textId="30E96056" w:rsidR="00354123" w:rsidRPr="00D87563" w:rsidRDefault="00354123">
      <w:r w:rsidRPr="00D87563">
        <w:t xml:space="preserve">This file contains metadata for each of the pelagic and littoral sampling locations. Missing data are assigned as NA. </w:t>
      </w:r>
    </w:p>
    <w:p w14:paraId="360C767C" w14:textId="172A4805" w:rsidR="00354123" w:rsidRPr="00D87563" w:rsidRDefault="00354123"/>
    <w:p w14:paraId="738C26EA" w14:textId="77777777" w:rsidR="00354123" w:rsidRPr="00D87563" w:rsidRDefault="00354123" w:rsidP="00354123">
      <w:r w:rsidRPr="00D87563">
        <w:rPr>
          <w:i/>
        </w:rPr>
        <w:t>site</w:t>
      </w:r>
    </w:p>
    <w:p w14:paraId="62BDC1E9" w14:textId="77777777" w:rsidR="00354123" w:rsidRPr="00D87563" w:rsidRDefault="00354123" w:rsidP="00354123">
      <w:r w:rsidRPr="00D87563">
        <w:t xml:space="preserve">Unique alphanumeric identifier for a sampling location. </w:t>
      </w:r>
    </w:p>
    <w:p w14:paraId="4C199A8B" w14:textId="24C4FEDC" w:rsidR="00354123" w:rsidRPr="00D87563" w:rsidRDefault="00354123"/>
    <w:p w14:paraId="18714D3B" w14:textId="77777777" w:rsidR="00354123" w:rsidRPr="00D87563" w:rsidRDefault="00354123" w:rsidP="00AF6302">
      <w:pPr>
        <w:rPr>
          <w:i/>
        </w:rPr>
      </w:pPr>
      <w:r w:rsidRPr="00D87563">
        <w:rPr>
          <w:i/>
        </w:rPr>
        <w:t>year</w:t>
      </w:r>
    </w:p>
    <w:p w14:paraId="4DAC9571" w14:textId="0DEC1019" w:rsidR="00354123" w:rsidRPr="00D87563" w:rsidRDefault="00354123" w:rsidP="00AF6302">
      <w:r w:rsidRPr="00D87563">
        <w:t>Year sampling occurred.</w:t>
      </w:r>
    </w:p>
    <w:p w14:paraId="757B1546" w14:textId="77777777" w:rsidR="00354123" w:rsidRPr="00D87563" w:rsidRDefault="00354123" w:rsidP="00AF6302"/>
    <w:p w14:paraId="70EDF50D" w14:textId="7227A1E7" w:rsidR="00354123" w:rsidRPr="00D87563" w:rsidRDefault="00354123" w:rsidP="00AF6302">
      <w:pPr>
        <w:rPr>
          <w:i/>
        </w:rPr>
      </w:pPr>
      <w:r w:rsidRPr="00D87563">
        <w:rPr>
          <w:i/>
        </w:rPr>
        <w:t>month</w:t>
      </w:r>
    </w:p>
    <w:p w14:paraId="73DEEE3A" w14:textId="59B00751" w:rsidR="00354123" w:rsidRPr="00D87563" w:rsidRDefault="00354123" w:rsidP="00AF6302">
      <w:r w:rsidRPr="00D87563">
        <w:t>Month sampling occurred.</w:t>
      </w:r>
    </w:p>
    <w:p w14:paraId="0A5AD528" w14:textId="77777777" w:rsidR="00354123" w:rsidRPr="00D87563" w:rsidRDefault="00354123" w:rsidP="00AF6302"/>
    <w:p w14:paraId="4A6626AC" w14:textId="343257B0" w:rsidR="00354123" w:rsidRPr="00D87563" w:rsidRDefault="00354123" w:rsidP="00AF6302">
      <w:pPr>
        <w:rPr>
          <w:i/>
        </w:rPr>
      </w:pPr>
      <w:r w:rsidRPr="00D87563">
        <w:rPr>
          <w:i/>
        </w:rPr>
        <w:t xml:space="preserve">day </w:t>
      </w:r>
    </w:p>
    <w:p w14:paraId="4BE67B36" w14:textId="659C4B01" w:rsidR="00354123" w:rsidRPr="00D87563" w:rsidRDefault="00354123" w:rsidP="00AF6302">
      <w:r w:rsidRPr="00D87563">
        <w:t>Day sampling occurred.</w:t>
      </w:r>
    </w:p>
    <w:p w14:paraId="44B16C80" w14:textId="77777777" w:rsidR="00354123" w:rsidRPr="00D87563" w:rsidRDefault="00354123" w:rsidP="00AF6302"/>
    <w:p w14:paraId="6411A194" w14:textId="51159993" w:rsidR="00354123" w:rsidRPr="00D87563" w:rsidRDefault="00354123" w:rsidP="00AF6302">
      <w:pPr>
        <w:rPr>
          <w:i/>
        </w:rPr>
      </w:pPr>
      <w:r w:rsidRPr="00D87563">
        <w:rPr>
          <w:i/>
        </w:rPr>
        <w:t>time</w:t>
      </w:r>
    </w:p>
    <w:p w14:paraId="1370983D" w14:textId="7EB535BA" w:rsidR="00354123" w:rsidRPr="00D87563" w:rsidRDefault="00354123" w:rsidP="00AF6302">
      <w:r w:rsidRPr="00D87563">
        <w:t xml:space="preserve">Time sampling occurred as </w:t>
      </w:r>
      <w:proofErr w:type="spellStart"/>
      <w:r w:rsidRPr="00D87563">
        <w:t>Hours:Minutes</w:t>
      </w:r>
      <w:proofErr w:type="spellEnd"/>
      <w:r w:rsidRPr="00D87563">
        <w:t xml:space="preserve">. </w:t>
      </w:r>
    </w:p>
    <w:p w14:paraId="025E4075" w14:textId="77777777" w:rsidR="00354123" w:rsidRPr="00D87563" w:rsidRDefault="00354123" w:rsidP="00AF6302"/>
    <w:p w14:paraId="618D1E18" w14:textId="37F663C5" w:rsidR="00354123" w:rsidRPr="00D87563" w:rsidRDefault="00354123" w:rsidP="00AF6302">
      <w:pPr>
        <w:rPr>
          <w:i/>
        </w:rPr>
      </w:pPr>
      <w:proofErr w:type="spellStart"/>
      <w:r w:rsidRPr="00D87563">
        <w:rPr>
          <w:i/>
        </w:rPr>
        <w:t>lat</w:t>
      </w:r>
      <w:proofErr w:type="spellEnd"/>
    </w:p>
    <w:p w14:paraId="7DC878EC" w14:textId="1660A082" w:rsidR="00354123" w:rsidRPr="00D87563" w:rsidRDefault="00354123" w:rsidP="00AF6302">
      <w:r w:rsidRPr="00D87563">
        <w:t xml:space="preserve">Latitude of sampling location in decimal degrees. </w:t>
      </w:r>
    </w:p>
    <w:p w14:paraId="13FA57FF" w14:textId="77777777" w:rsidR="00354123" w:rsidRPr="00D87563" w:rsidRDefault="00354123" w:rsidP="00AF6302"/>
    <w:p w14:paraId="0ED3FFC1" w14:textId="77777777" w:rsidR="00354123" w:rsidRPr="00D87563" w:rsidRDefault="00354123" w:rsidP="00AF6302">
      <w:pPr>
        <w:rPr>
          <w:i/>
        </w:rPr>
      </w:pPr>
      <w:r w:rsidRPr="00D87563">
        <w:rPr>
          <w:i/>
        </w:rPr>
        <w:t>long</w:t>
      </w:r>
    </w:p>
    <w:p w14:paraId="76075911" w14:textId="5EBB019E" w:rsidR="00354123" w:rsidRPr="00D87563" w:rsidRDefault="00354123" w:rsidP="00AF6302">
      <w:r w:rsidRPr="00D87563">
        <w:t xml:space="preserve">Longitude of sampling location in decimal degrees. </w:t>
      </w:r>
    </w:p>
    <w:p w14:paraId="77DE86A4" w14:textId="77777777" w:rsidR="00354123" w:rsidRPr="00D87563" w:rsidRDefault="00354123" w:rsidP="00AF6302"/>
    <w:p w14:paraId="12F0C5BC" w14:textId="060E9108" w:rsidR="00354123" w:rsidRPr="00D87563" w:rsidRDefault="00354123" w:rsidP="00AF6302">
      <w:pPr>
        <w:rPr>
          <w:i/>
        </w:rPr>
      </w:pPr>
      <w:proofErr w:type="spellStart"/>
      <w:r w:rsidRPr="00D87563">
        <w:rPr>
          <w:i/>
        </w:rPr>
        <w:t>site_description</w:t>
      </w:r>
      <w:proofErr w:type="spellEnd"/>
    </w:p>
    <w:p w14:paraId="39DE67C8" w14:textId="4E75FFBF" w:rsidR="00354123" w:rsidRPr="00D87563" w:rsidRDefault="00354123" w:rsidP="00AF6302">
      <w:r w:rsidRPr="00D87563">
        <w:t xml:space="preserve">Researchers’ description of sampling location at the time of sampling. </w:t>
      </w:r>
    </w:p>
    <w:p w14:paraId="128E4E7E" w14:textId="77777777" w:rsidR="00354123" w:rsidRPr="00D87563" w:rsidRDefault="00354123" w:rsidP="00AF6302"/>
    <w:p w14:paraId="24403D1F" w14:textId="4739E18A" w:rsidR="00354123" w:rsidRPr="00D87563" w:rsidRDefault="00354123" w:rsidP="00AF6302">
      <w:pPr>
        <w:rPr>
          <w:i/>
        </w:rPr>
      </w:pPr>
      <w:proofErr w:type="spellStart"/>
      <w:r w:rsidRPr="00D87563">
        <w:rPr>
          <w:i/>
        </w:rPr>
        <w:t>distance_to_shore_m</w:t>
      </w:r>
      <w:proofErr w:type="spellEnd"/>
    </w:p>
    <w:p w14:paraId="4F75A374" w14:textId="72AD02B7" w:rsidR="00354123" w:rsidRPr="00D87563" w:rsidRDefault="00354123" w:rsidP="00AF6302">
      <w:r w:rsidRPr="00D87563">
        <w:t xml:space="preserve">Distance from </w:t>
      </w:r>
      <w:r w:rsidRPr="00D87563">
        <w:rPr>
          <w:i/>
        </w:rPr>
        <w:t>in situ</w:t>
      </w:r>
      <w:r w:rsidRPr="00D87563">
        <w:t xml:space="preserve"> sampled location to the shoreline in meters. </w:t>
      </w:r>
    </w:p>
    <w:p w14:paraId="1C21166E" w14:textId="77777777" w:rsidR="00354123" w:rsidRPr="00D87563" w:rsidRDefault="00354123" w:rsidP="00AF6302"/>
    <w:p w14:paraId="6F0C8722" w14:textId="1FE12A51" w:rsidR="00354123" w:rsidRPr="00D87563" w:rsidRDefault="00354123" w:rsidP="00AF6302">
      <w:pPr>
        <w:rPr>
          <w:i/>
        </w:rPr>
      </w:pPr>
      <w:proofErr w:type="spellStart"/>
      <w:r w:rsidRPr="00D87563">
        <w:rPr>
          <w:i/>
        </w:rPr>
        <w:t>depth_m</w:t>
      </w:r>
      <w:proofErr w:type="spellEnd"/>
    </w:p>
    <w:p w14:paraId="4EA91611" w14:textId="0B93E468" w:rsidR="00354123" w:rsidRPr="00D87563" w:rsidRDefault="00354123" w:rsidP="00AF6302">
      <w:r w:rsidRPr="00D87563">
        <w:t xml:space="preserve">Depth at </w:t>
      </w:r>
      <w:r w:rsidRPr="00D87563">
        <w:rPr>
          <w:i/>
        </w:rPr>
        <w:t>in situ</w:t>
      </w:r>
      <w:r w:rsidRPr="00D87563">
        <w:t xml:space="preserve"> sampling location in meters.</w:t>
      </w:r>
    </w:p>
    <w:p w14:paraId="3A4603DF" w14:textId="77777777" w:rsidR="00354123" w:rsidRPr="00D87563" w:rsidRDefault="00354123" w:rsidP="00AF6302"/>
    <w:p w14:paraId="47C0679C" w14:textId="724E209C" w:rsidR="00354123" w:rsidRPr="00D87563" w:rsidRDefault="00354123" w:rsidP="00AF6302">
      <w:pPr>
        <w:rPr>
          <w:i/>
        </w:rPr>
      </w:pPr>
      <w:proofErr w:type="spellStart"/>
      <w:r w:rsidRPr="00D87563">
        <w:rPr>
          <w:i/>
        </w:rPr>
        <w:t>air_temp_celsius</w:t>
      </w:r>
      <w:proofErr w:type="spellEnd"/>
    </w:p>
    <w:p w14:paraId="3B53B8EB" w14:textId="60E31572" w:rsidR="00354123" w:rsidRPr="00D87563" w:rsidRDefault="00354123" w:rsidP="00AF6302">
      <w:r w:rsidRPr="00D87563">
        <w:t>Temperature of air at sampling location in Celsius.</w:t>
      </w:r>
    </w:p>
    <w:p w14:paraId="0BF843E2" w14:textId="77777777" w:rsidR="00354123" w:rsidRPr="00D87563" w:rsidRDefault="00354123" w:rsidP="00AF6302"/>
    <w:p w14:paraId="15E9E2C5" w14:textId="43AE2CC4" w:rsidR="00354123" w:rsidRPr="00D87563" w:rsidRDefault="00354123" w:rsidP="00AF6302">
      <w:pPr>
        <w:rPr>
          <w:i/>
        </w:rPr>
      </w:pPr>
      <w:proofErr w:type="spellStart"/>
      <w:r w:rsidRPr="00D87563">
        <w:rPr>
          <w:i/>
        </w:rPr>
        <w:t>surface_temp_celsius</w:t>
      </w:r>
      <w:proofErr w:type="spellEnd"/>
    </w:p>
    <w:p w14:paraId="48AD5969" w14:textId="0C213AA7" w:rsidR="00354123" w:rsidRPr="00D87563" w:rsidRDefault="00354123" w:rsidP="00AF6302">
      <w:r w:rsidRPr="00D87563">
        <w:t>Temperature of water’s surface at sampling location in Celsius.</w:t>
      </w:r>
    </w:p>
    <w:p w14:paraId="3B1A6541" w14:textId="77777777" w:rsidR="00354123" w:rsidRPr="00D87563" w:rsidRDefault="00354123" w:rsidP="00AF6302"/>
    <w:p w14:paraId="3D4BF3AD" w14:textId="4E840E03" w:rsidR="00354123" w:rsidRPr="00D87563" w:rsidRDefault="00354123" w:rsidP="00AF6302">
      <w:pPr>
        <w:rPr>
          <w:i/>
        </w:rPr>
      </w:pPr>
      <w:proofErr w:type="spellStart"/>
      <w:r w:rsidRPr="00D87563">
        <w:rPr>
          <w:i/>
        </w:rPr>
        <w:t>mid_temp_celsius</w:t>
      </w:r>
      <w:proofErr w:type="spellEnd"/>
    </w:p>
    <w:p w14:paraId="25D00838" w14:textId="2CE5A280" w:rsidR="00354123" w:rsidRPr="00D87563" w:rsidRDefault="00354123" w:rsidP="00AF6302">
      <w:r w:rsidRPr="00D87563">
        <w:t>Temperature of water midway between surface and bottom at sampling location in Celsius.</w:t>
      </w:r>
    </w:p>
    <w:p w14:paraId="215803CC" w14:textId="77777777" w:rsidR="00354123" w:rsidRPr="00D87563" w:rsidRDefault="00354123" w:rsidP="00AF6302">
      <w:pPr>
        <w:rPr>
          <w:color w:val="000000"/>
        </w:rPr>
      </w:pPr>
    </w:p>
    <w:p w14:paraId="38D8140D" w14:textId="3CD3B874" w:rsidR="00354123" w:rsidRPr="00D87563" w:rsidRDefault="00354123" w:rsidP="00AF6302">
      <w:pPr>
        <w:rPr>
          <w:i/>
          <w:color w:val="000000"/>
        </w:rPr>
      </w:pPr>
      <w:proofErr w:type="spellStart"/>
      <w:r w:rsidRPr="00D87563">
        <w:rPr>
          <w:i/>
          <w:color w:val="000000"/>
        </w:rPr>
        <w:t>bottom_temp_celsius</w:t>
      </w:r>
      <w:proofErr w:type="spellEnd"/>
    </w:p>
    <w:p w14:paraId="54860A0B" w14:textId="4E983390" w:rsidR="00354123" w:rsidRPr="00D87563" w:rsidRDefault="00354123" w:rsidP="00AF6302">
      <w:r w:rsidRPr="00D87563">
        <w:t>Temperature of water near sediment at sampling location in Celsius.</w:t>
      </w:r>
    </w:p>
    <w:p w14:paraId="098DCA66" w14:textId="77777777" w:rsidR="00354123" w:rsidRPr="00D87563" w:rsidRDefault="00354123" w:rsidP="00AF6302">
      <w:pPr>
        <w:rPr>
          <w:color w:val="000000"/>
        </w:rPr>
      </w:pPr>
    </w:p>
    <w:p w14:paraId="353C213D" w14:textId="23E45496" w:rsidR="00354123" w:rsidRPr="00D87563" w:rsidRDefault="00354123" w:rsidP="00AF6302">
      <w:pPr>
        <w:rPr>
          <w:i/>
          <w:color w:val="000000"/>
        </w:rPr>
      </w:pPr>
      <w:r w:rsidRPr="00D87563">
        <w:rPr>
          <w:i/>
          <w:color w:val="000000"/>
        </w:rPr>
        <w:t>comments</w:t>
      </w:r>
    </w:p>
    <w:p w14:paraId="5ED3E172" w14:textId="3B91978C" w:rsidR="00354123" w:rsidRPr="00D87563" w:rsidRDefault="00354123" w:rsidP="00AF6302">
      <w:r w:rsidRPr="00D87563">
        <w:t>Notes in the field describing sampling conditions.</w:t>
      </w:r>
    </w:p>
    <w:p w14:paraId="002C38F4" w14:textId="77777777" w:rsidR="00354123" w:rsidRPr="00D87563" w:rsidRDefault="00354123" w:rsidP="00AF6302">
      <w:pPr>
        <w:rPr>
          <w:color w:val="000000"/>
        </w:rPr>
      </w:pPr>
    </w:p>
    <w:p w14:paraId="017CCCC7" w14:textId="1F9A5E9C" w:rsidR="00354123" w:rsidRPr="00D87563" w:rsidRDefault="00354123" w:rsidP="00AF6302">
      <w:pPr>
        <w:rPr>
          <w:i/>
          <w:color w:val="000000"/>
        </w:rPr>
      </w:pPr>
      <w:proofErr w:type="spellStart"/>
      <w:r w:rsidRPr="00D87563">
        <w:rPr>
          <w:i/>
          <w:color w:val="000000"/>
        </w:rPr>
        <w:t>shore_photo</w:t>
      </w:r>
      <w:proofErr w:type="spellEnd"/>
    </w:p>
    <w:p w14:paraId="2BC89329" w14:textId="108227D0" w:rsidR="00354123" w:rsidRPr="00D87563" w:rsidRDefault="00354123" w:rsidP="00AF6302">
      <w:r w:rsidRPr="00D87563">
        <w:t>Whether or not photos of the shoreline were taken. Photos are available on the project’s Open Science Framework page (</w:t>
      </w:r>
      <w:r w:rsidRPr="00D87563">
        <w:rPr>
          <w:highlight w:val="yellow"/>
        </w:rPr>
        <w:t>DOI</w:t>
      </w:r>
      <w:r w:rsidRPr="00D87563">
        <w:t>).</w:t>
      </w:r>
    </w:p>
    <w:p w14:paraId="6505197B" w14:textId="77777777" w:rsidR="00354123" w:rsidRPr="00D87563" w:rsidRDefault="00354123" w:rsidP="00AF6302">
      <w:pPr>
        <w:rPr>
          <w:color w:val="000000"/>
        </w:rPr>
      </w:pPr>
    </w:p>
    <w:p w14:paraId="48C24D75" w14:textId="5B6FA476" w:rsidR="00354123" w:rsidRPr="00D87563" w:rsidRDefault="00354123" w:rsidP="00AF6302">
      <w:pPr>
        <w:rPr>
          <w:i/>
          <w:color w:val="000000"/>
        </w:rPr>
      </w:pPr>
      <w:proofErr w:type="spellStart"/>
      <w:r w:rsidRPr="00D87563">
        <w:rPr>
          <w:i/>
          <w:color w:val="000000"/>
        </w:rPr>
        <w:t>substrate_photo</w:t>
      </w:r>
      <w:proofErr w:type="spellEnd"/>
    </w:p>
    <w:p w14:paraId="6122645F" w14:textId="2A329F5B" w:rsidR="00354123" w:rsidRPr="00D87563" w:rsidRDefault="00354123" w:rsidP="00AF6302">
      <w:r w:rsidRPr="00D87563">
        <w:t xml:space="preserve">Whether or not photos of the substrate were taken. </w:t>
      </w:r>
    </w:p>
    <w:p w14:paraId="74296499" w14:textId="77777777" w:rsidR="00354123" w:rsidRPr="00D87563" w:rsidRDefault="00354123" w:rsidP="00AF6302">
      <w:pPr>
        <w:rPr>
          <w:color w:val="000000"/>
        </w:rPr>
      </w:pPr>
    </w:p>
    <w:p w14:paraId="7F717104" w14:textId="6511BA6A" w:rsidR="00354123" w:rsidRPr="00D87563" w:rsidRDefault="00354123" w:rsidP="00AF6302">
      <w:pPr>
        <w:rPr>
          <w:i/>
          <w:color w:val="000000"/>
        </w:rPr>
      </w:pPr>
      <w:r w:rsidRPr="00D87563">
        <w:rPr>
          <w:i/>
          <w:color w:val="000000"/>
        </w:rPr>
        <w:t>sponges</w:t>
      </w:r>
    </w:p>
    <w:p w14:paraId="3E09A4DC" w14:textId="48E00B63" w:rsidR="00354123" w:rsidRPr="00D87563" w:rsidRDefault="00354123" w:rsidP="00AF6302">
      <w:r w:rsidRPr="00D87563">
        <w:t>Whether or not sponges were present at a sampling location.</w:t>
      </w:r>
    </w:p>
    <w:p w14:paraId="249AE1B8" w14:textId="77777777" w:rsidR="00354123" w:rsidRPr="00D87563" w:rsidRDefault="00354123" w:rsidP="00AF6302">
      <w:pPr>
        <w:rPr>
          <w:color w:val="000000"/>
        </w:rPr>
      </w:pPr>
    </w:p>
    <w:p w14:paraId="13064FE3" w14:textId="6C3E143A" w:rsidR="00354123" w:rsidRPr="00D87563" w:rsidRDefault="00354123" w:rsidP="00AF6302">
      <w:pPr>
        <w:rPr>
          <w:i/>
          <w:color w:val="000000"/>
        </w:rPr>
      </w:pPr>
      <w:proofErr w:type="spellStart"/>
      <w:r w:rsidRPr="00D87563">
        <w:rPr>
          <w:i/>
          <w:color w:val="000000"/>
        </w:rPr>
        <w:t>brandtia</w:t>
      </w:r>
      <w:proofErr w:type="spellEnd"/>
    </w:p>
    <w:p w14:paraId="74336146" w14:textId="1F77901A" w:rsidR="00354123" w:rsidRPr="00D87563" w:rsidRDefault="00354123" w:rsidP="00AF6302">
      <w:r w:rsidRPr="00D87563">
        <w:t xml:space="preserve">Whether or not </w:t>
      </w:r>
      <w:proofErr w:type="spellStart"/>
      <w:r w:rsidRPr="00D87563">
        <w:rPr>
          <w:i/>
        </w:rPr>
        <w:t>Brandtia</w:t>
      </w:r>
      <w:proofErr w:type="spellEnd"/>
      <w:r w:rsidRPr="00D87563">
        <w:rPr>
          <w:i/>
        </w:rPr>
        <w:t xml:space="preserve"> spp.</w:t>
      </w:r>
      <w:r w:rsidRPr="00D87563">
        <w:t xml:space="preserve"> (endemic amphipod) was present at a sampling location.</w:t>
      </w:r>
    </w:p>
    <w:p w14:paraId="3471F106" w14:textId="77777777" w:rsidR="00354123" w:rsidRPr="00D87563" w:rsidRDefault="00354123"/>
    <w:p w14:paraId="44D0200E" w14:textId="5DA581B3" w:rsidR="004E3300" w:rsidRPr="00D87563" w:rsidRDefault="00354123">
      <w:pPr>
        <w:rPr>
          <w:u w:val="single"/>
        </w:rPr>
      </w:pPr>
      <w:r w:rsidRPr="00D87563">
        <w:rPr>
          <w:u w:val="single"/>
        </w:rPr>
        <w:t xml:space="preserve">microplastics.csv </w:t>
      </w:r>
    </w:p>
    <w:p w14:paraId="316D9FAC" w14:textId="559355AF" w:rsidR="00354123" w:rsidRPr="00D87563" w:rsidRDefault="00354123"/>
    <w:p w14:paraId="104B105D" w14:textId="4E2BE8B7" w:rsidR="00354123" w:rsidRPr="00D87563" w:rsidRDefault="00354123">
      <w:r w:rsidRPr="00D87563">
        <w:t xml:space="preserve">This file contains </w:t>
      </w:r>
      <w:r w:rsidR="00B853E5" w:rsidRPr="00D87563">
        <w:t xml:space="preserve">microplastics counts for each of the pelagic and littoral sampling locations. </w:t>
      </w:r>
    </w:p>
    <w:p w14:paraId="058B821C" w14:textId="540B268A" w:rsidR="00B853E5" w:rsidRPr="00D87563" w:rsidRDefault="00B853E5"/>
    <w:p w14:paraId="047A3515" w14:textId="77777777" w:rsidR="00B853E5" w:rsidRPr="00D87563" w:rsidRDefault="00B853E5" w:rsidP="00B853E5">
      <w:r w:rsidRPr="00D87563">
        <w:rPr>
          <w:i/>
        </w:rPr>
        <w:t>site</w:t>
      </w:r>
    </w:p>
    <w:p w14:paraId="5F530DD1" w14:textId="77777777" w:rsidR="00B853E5" w:rsidRPr="00D87563" w:rsidRDefault="00B853E5" w:rsidP="00B853E5">
      <w:r w:rsidRPr="00D87563">
        <w:lastRenderedPageBreak/>
        <w:t xml:space="preserve">Unique alphanumeric identifier for a sampling location. </w:t>
      </w:r>
    </w:p>
    <w:p w14:paraId="4AD26914" w14:textId="1045E4B1" w:rsidR="00B853E5" w:rsidRPr="00D87563" w:rsidRDefault="00B853E5"/>
    <w:p w14:paraId="414087D3" w14:textId="77777777" w:rsidR="00B853E5" w:rsidRPr="00D87563" w:rsidRDefault="00B853E5" w:rsidP="00AF6302">
      <w:pPr>
        <w:rPr>
          <w:i/>
        </w:rPr>
      </w:pPr>
      <w:r w:rsidRPr="00D87563">
        <w:rPr>
          <w:i/>
        </w:rPr>
        <w:t xml:space="preserve">replicate </w:t>
      </w:r>
    </w:p>
    <w:p w14:paraId="63A77122" w14:textId="694153B0" w:rsidR="00B853E5" w:rsidRPr="00D87563" w:rsidRDefault="00B853E5" w:rsidP="00AF6302">
      <w:r w:rsidRPr="00D87563">
        <w:t>Replicate for a given sampling location.</w:t>
      </w:r>
    </w:p>
    <w:p w14:paraId="7C64001F" w14:textId="77777777" w:rsidR="00B853E5" w:rsidRPr="00D87563" w:rsidRDefault="00B853E5" w:rsidP="00AF6302"/>
    <w:p w14:paraId="29AC0A22" w14:textId="22178C09" w:rsidR="00B853E5" w:rsidRPr="00D87563" w:rsidRDefault="00B853E5" w:rsidP="00AF6302">
      <w:pPr>
        <w:rPr>
          <w:i/>
        </w:rPr>
      </w:pPr>
      <w:r w:rsidRPr="00D87563">
        <w:rPr>
          <w:i/>
        </w:rPr>
        <w:t>fragments</w:t>
      </w:r>
    </w:p>
    <w:p w14:paraId="480D7997" w14:textId="0801BFBD" w:rsidR="00B853E5" w:rsidRPr="00D87563" w:rsidRDefault="00B853E5" w:rsidP="00AF6302">
      <w:r w:rsidRPr="00D87563">
        <w:t>Number of microplastic fragments observed.</w:t>
      </w:r>
    </w:p>
    <w:p w14:paraId="178297AF" w14:textId="77777777" w:rsidR="00B853E5" w:rsidRPr="00D87563" w:rsidRDefault="00B853E5" w:rsidP="00AF6302"/>
    <w:p w14:paraId="47FE7B62" w14:textId="0A3467E6" w:rsidR="00B853E5" w:rsidRPr="00D87563" w:rsidRDefault="00B853E5" w:rsidP="00AF6302">
      <w:pPr>
        <w:rPr>
          <w:i/>
        </w:rPr>
      </w:pPr>
      <w:r w:rsidRPr="00D87563">
        <w:rPr>
          <w:i/>
        </w:rPr>
        <w:t>fibers</w:t>
      </w:r>
    </w:p>
    <w:p w14:paraId="08D03D2A" w14:textId="73208558" w:rsidR="00B853E5" w:rsidRPr="00D87563" w:rsidRDefault="00B853E5" w:rsidP="00AF6302">
      <w:r w:rsidRPr="00D87563">
        <w:t>Number of microplastic fibers observed.</w:t>
      </w:r>
    </w:p>
    <w:p w14:paraId="22174E38" w14:textId="77777777" w:rsidR="00B853E5" w:rsidRPr="00D87563" w:rsidRDefault="00B853E5" w:rsidP="00AF6302"/>
    <w:p w14:paraId="37C73093" w14:textId="46255AC0" w:rsidR="00B853E5" w:rsidRPr="00D87563" w:rsidRDefault="00B853E5" w:rsidP="00AF6302">
      <w:pPr>
        <w:rPr>
          <w:i/>
        </w:rPr>
      </w:pPr>
      <w:r w:rsidRPr="00D87563">
        <w:rPr>
          <w:i/>
        </w:rPr>
        <w:t>beads</w:t>
      </w:r>
    </w:p>
    <w:p w14:paraId="6F9F59B5" w14:textId="534BD05F" w:rsidR="00B853E5" w:rsidRPr="00D87563" w:rsidRDefault="00B853E5" w:rsidP="00AF6302">
      <w:r w:rsidRPr="00D87563">
        <w:t>Number of microplastic beads observed.</w:t>
      </w:r>
    </w:p>
    <w:p w14:paraId="776AB26C" w14:textId="77777777" w:rsidR="00B853E5" w:rsidRPr="00D87563" w:rsidRDefault="00B853E5" w:rsidP="00AF6302"/>
    <w:p w14:paraId="4F415A95" w14:textId="41A87A5A" w:rsidR="00B853E5" w:rsidRPr="00D87563" w:rsidRDefault="00B853E5" w:rsidP="00AF6302">
      <w:pPr>
        <w:rPr>
          <w:i/>
        </w:rPr>
      </w:pPr>
      <w:r w:rsidRPr="00D87563">
        <w:rPr>
          <w:i/>
        </w:rPr>
        <w:t>comments</w:t>
      </w:r>
    </w:p>
    <w:p w14:paraId="193CDA47" w14:textId="77777777" w:rsidR="00B853E5" w:rsidRPr="00D87563" w:rsidRDefault="00B853E5" w:rsidP="00AF6302">
      <w:r w:rsidRPr="00D87563">
        <w:t>Observer comments while enumerating microplastics</w:t>
      </w:r>
    </w:p>
    <w:p w14:paraId="0737A8C9" w14:textId="77777777" w:rsidR="00B853E5" w:rsidRPr="00D87563" w:rsidRDefault="00B853E5" w:rsidP="00AF6302"/>
    <w:p w14:paraId="4E8E8898" w14:textId="1E859F29" w:rsidR="00B853E5" w:rsidRPr="00D87563" w:rsidRDefault="00B853E5" w:rsidP="00AF6302">
      <w:pPr>
        <w:rPr>
          <w:i/>
        </w:rPr>
      </w:pPr>
      <w:r w:rsidRPr="00D87563">
        <w:rPr>
          <w:i/>
        </w:rPr>
        <w:t>volume_filtered_ml</w:t>
      </w:r>
    </w:p>
    <w:p w14:paraId="4D1B0EE7" w14:textId="12361A09" w:rsidR="00B853E5" w:rsidRPr="00D87563" w:rsidRDefault="00B853E5" w:rsidP="00AF6302">
      <w:r w:rsidRPr="00D87563">
        <w:t>Volume in milliliters for a given replicate filtered.</w:t>
      </w:r>
    </w:p>
    <w:p w14:paraId="40917348" w14:textId="27006AD9" w:rsidR="00B853E5" w:rsidRPr="00D87563" w:rsidRDefault="00B853E5" w:rsidP="00AF6302"/>
    <w:p w14:paraId="560FCA91" w14:textId="62BCE5AA" w:rsidR="00B853E5" w:rsidRPr="00D87563" w:rsidRDefault="00B853E5" w:rsidP="00AF6302">
      <w:pPr>
        <w:rPr>
          <w:u w:val="single"/>
        </w:rPr>
      </w:pPr>
      <w:r w:rsidRPr="00D87563">
        <w:rPr>
          <w:u w:val="single"/>
        </w:rPr>
        <w:t>nutrients.csv</w:t>
      </w:r>
    </w:p>
    <w:p w14:paraId="64632501" w14:textId="03C3A246" w:rsidR="00B853E5" w:rsidRPr="00D87563" w:rsidRDefault="00B853E5"/>
    <w:p w14:paraId="0335000B" w14:textId="440CF20B" w:rsidR="00B853E5" w:rsidRPr="00D87563" w:rsidRDefault="00B853E5">
      <w:r w:rsidRPr="00D87563">
        <w:t xml:space="preserve">This file contains nutrient concentrations for each of the associated sampling locations. Nutrient samples were not filtered prior to analysis, meaning that nitrogen concentrations have the potential to be spurious. </w:t>
      </w:r>
    </w:p>
    <w:p w14:paraId="36FAE694" w14:textId="17FE0610" w:rsidR="004E3300" w:rsidRPr="00D87563" w:rsidRDefault="004E3300"/>
    <w:p w14:paraId="37D3CA0E" w14:textId="77777777" w:rsidR="00B853E5" w:rsidRPr="00D87563" w:rsidRDefault="00B853E5" w:rsidP="00B853E5">
      <w:r w:rsidRPr="00D87563">
        <w:rPr>
          <w:i/>
        </w:rPr>
        <w:t>site</w:t>
      </w:r>
    </w:p>
    <w:p w14:paraId="52FB59CB" w14:textId="77777777" w:rsidR="00B853E5" w:rsidRPr="00D87563" w:rsidRDefault="00B853E5" w:rsidP="00B853E5">
      <w:r w:rsidRPr="00D87563">
        <w:t xml:space="preserve">Unique alphanumeric identifier for a sampling location. </w:t>
      </w:r>
    </w:p>
    <w:p w14:paraId="073B62A4" w14:textId="0FB0B15E" w:rsidR="00B853E5" w:rsidRPr="00D87563" w:rsidRDefault="00B853E5"/>
    <w:p w14:paraId="0A22EE3E" w14:textId="77777777" w:rsidR="00B853E5" w:rsidRPr="00D87563" w:rsidRDefault="00B853E5" w:rsidP="00AF6302">
      <w:pPr>
        <w:rPr>
          <w:i/>
        </w:rPr>
      </w:pPr>
      <w:r w:rsidRPr="00D87563">
        <w:rPr>
          <w:i/>
        </w:rPr>
        <w:t>replicate</w:t>
      </w:r>
    </w:p>
    <w:p w14:paraId="791A7379" w14:textId="626E6A93" w:rsidR="00B853E5" w:rsidRPr="00D87563" w:rsidRDefault="00B853E5" w:rsidP="00AF6302">
      <w:r w:rsidRPr="00D87563">
        <w:t>Replicate for a given sampling location.</w:t>
      </w:r>
    </w:p>
    <w:p w14:paraId="06CCD695" w14:textId="77777777" w:rsidR="00B853E5" w:rsidRPr="00D87563" w:rsidRDefault="00B853E5" w:rsidP="00AF6302"/>
    <w:p w14:paraId="7B50BBB6" w14:textId="77777777" w:rsidR="00B853E5" w:rsidRPr="00D87563" w:rsidRDefault="00B853E5" w:rsidP="00AF6302">
      <w:pPr>
        <w:rPr>
          <w:i/>
          <w:color w:val="000000"/>
        </w:rPr>
      </w:pPr>
      <w:r w:rsidRPr="00D87563">
        <w:rPr>
          <w:i/>
          <w:color w:val="000000"/>
        </w:rPr>
        <w:t>nh4_mg_dm3</w:t>
      </w:r>
    </w:p>
    <w:p w14:paraId="63798927" w14:textId="4CA87253" w:rsidR="00B853E5" w:rsidRPr="00D87563" w:rsidRDefault="00B853E5" w:rsidP="00AF6302">
      <w:r w:rsidRPr="00D87563">
        <w:t>Ammonium concentration in milligrams of ammonium per cubic decimeter.</w:t>
      </w:r>
    </w:p>
    <w:p w14:paraId="6B33443E" w14:textId="77777777" w:rsidR="00B853E5" w:rsidRPr="00D87563" w:rsidRDefault="00B853E5" w:rsidP="00AF6302">
      <w:pPr>
        <w:rPr>
          <w:color w:val="000000"/>
        </w:rPr>
      </w:pPr>
    </w:p>
    <w:p w14:paraId="4744C651" w14:textId="02FE2738" w:rsidR="00B853E5" w:rsidRPr="00D87563" w:rsidRDefault="00B853E5" w:rsidP="00AF6302">
      <w:pPr>
        <w:rPr>
          <w:i/>
          <w:color w:val="000000"/>
        </w:rPr>
      </w:pPr>
      <w:r w:rsidRPr="00D87563">
        <w:rPr>
          <w:i/>
          <w:color w:val="000000"/>
        </w:rPr>
        <w:t>no3_mg_dm3</w:t>
      </w:r>
    </w:p>
    <w:p w14:paraId="213047A4" w14:textId="207BA1D9" w:rsidR="00B853E5" w:rsidRPr="00D87563" w:rsidRDefault="00B853E5" w:rsidP="00AF6302">
      <w:r w:rsidRPr="00D87563">
        <w:t>Nitrate concentration in milligrams of nitrate per cubic decimeter</w:t>
      </w:r>
    </w:p>
    <w:p w14:paraId="1BC0AFF4" w14:textId="77777777" w:rsidR="00B853E5" w:rsidRPr="00D87563" w:rsidRDefault="00B853E5" w:rsidP="00AF6302">
      <w:pPr>
        <w:rPr>
          <w:color w:val="000000"/>
        </w:rPr>
      </w:pPr>
    </w:p>
    <w:p w14:paraId="61C29415" w14:textId="41FCD693" w:rsidR="00B853E5" w:rsidRPr="00D87563" w:rsidRDefault="00B853E5" w:rsidP="00AF6302">
      <w:pPr>
        <w:rPr>
          <w:i/>
          <w:color w:val="000000"/>
        </w:rPr>
      </w:pPr>
      <w:r w:rsidRPr="00D87563">
        <w:rPr>
          <w:i/>
          <w:color w:val="000000"/>
        </w:rPr>
        <w:t>tp_mg_dm3</w:t>
      </w:r>
    </w:p>
    <w:p w14:paraId="68ADAE49" w14:textId="77777777" w:rsidR="00B853E5" w:rsidRPr="00D87563" w:rsidRDefault="00B853E5" w:rsidP="00AF6302">
      <w:pPr>
        <w:rPr>
          <w:color w:val="000000"/>
        </w:rPr>
      </w:pPr>
      <w:r w:rsidRPr="00D87563">
        <w:t>Total phosphorus concentration in milligrams of phosphorus per cubic decimeter</w:t>
      </w:r>
      <w:r w:rsidRPr="00D87563">
        <w:rPr>
          <w:color w:val="000000"/>
        </w:rPr>
        <w:t xml:space="preserve">. </w:t>
      </w:r>
    </w:p>
    <w:p w14:paraId="37E78B93" w14:textId="77777777" w:rsidR="00B853E5" w:rsidRPr="00D87563" w:rsidRDefault="00B853E5" w:rsidP="00AF6302">
      <w:pPr>
        <w:rPr>
          <w:color w:val="000000"/>
        </w:rPr>
      </w:pPr>
    </w:p>
    <w:p w14:paraId="379E5F33" w14:textId="6A040959" w:rsidR="00B853E5" w:rsidRPr="00D87563" w:rsidRDefault="00B853E5" w:rsidP="00AF6302">
      <w:pPr>
        <w:rPr>
          <w:i/>
        </w:rPr>
      </w:pPr>
      <w:r w:rsidRPr="00D87563">
        <w:rPr>
          <w:i/>
          <w:color w:val="000000"/>
        </w:rPr>
        <w:t>tpo43_mg_dm3</w:t>
      </w:r>
    </w:p>
    <w:p w14:paraId="089116DA" w14:textId="669F1F9F" w:rsidR="00B853E5" w:rsidRPr="00D87563" w:rsidRDefault="00B853E5">
      <w:r w:rsidRPr="00D87563">
        <w:t>Total phosphate concentration as phosphate in milligrams per cubic decimeter.</w:t>
      </w:r>
    </w:p>
    <w:p w14:paraId="018D164B" w14:textId="1C9CF492" w:rsidR="00B853E5" w:rsidRPr="00D87563" w:rsidRDefault="00B853E5"/>
    <w:p w14:paraId="4C5F36CB" w14:textId="52EBBCA5" w:rsidR="00B853E5" w:rsidRPr="00D87563" w:rsidRDefault="00B853E5">
      <w:r w:rsidRPr="00D87563">
        <w:rPr>
          <w:u w:val="single"/>
        </w:rPr>
        <w:t>periphyton.csv</w:t>
      </w:r>
    </w:p>
    <w:p w14:paraId="38B0E793" w14:textId="75B0BFE0" w:rsidR="00B853E5" w:rsidRPr="00D87563" w:rsidRDefault="00B853E5"/>
    <w:p w14:paraId="18BDED89" w14:textId="66D2830E" w:rsidR="00B853E5" w:rsidRPr="00D87563" w:rsidRDefault="00B853E5">
      <w:r w:rsidRPr="00D87563">
        <w:lastRenderedPageBreak/>
        <w:t xml:space="preserve">This file contains periphyton abundance data for each of the sampled littoral locations. </w:t>
      </w:r>
      <w:r w:rsidR="00A428AE" w:rsidRPr="00D87563">
        <w:t xml:space="preserve">For poorly preserved samples, counts are detailed as NA for each taxonomic grouping, and a note in the “comments” column is provided. </w:t>
      </w:r>
    </w:p>
    <w:p w14:paraId="5DF4B010" w14:textId="0F133427" w:rsidR="00B853E5" w:rsidRPr="00D87563" w:rsidRDefault="00B853E5"/>
    <w:p w14:paraId="19E0AED6" w14:textId="77777777" w:rsidR="00B853E5" w:rsidRPr="00D87563" w:rsidRDefault="00B853E5" w:rsidP="00B853E5">
      <w:r w:rsidRPr="00D87563">
        <w:rPr>
          <w:i/>
        </w:rPr>
        <w:t>site</w:t>
      </w:r>
    </w:p>
    <w:p w14:paraId="5BA002C9" w14:textId="13B053C6" w:rsidR="00B853E5" w:rsidRPr="00D87563" w:rsidRDefault="00B853E5" w:rsidP="00B853E5">
      <w:r w:rsidRPr="00D87563">
        <w:t xml:space="preserve">Unique alphanumeric identifier for a sampling location. </w:t>
      </w:r>
    </w:p>
    <w:p w14:paraId="6EC46394" w14:textId="2497B7F5" w:rsidR="00B853E5" w:rsidRPr="00D87563" w:rsidRDefault="00B853E5"/>
    <w:p w14:paraId="0666676F" w14:textId="77777777" w:rsidR="00A428AE" w:rsidRPr="00D87563" w:rsidRDefault="00A428AE" w:rsidP="00AF6302">
      <w:pPr>
        <w:rPr>
          <w:i/>
        </w:rPr>
      </w:pPr>
      <w:r w:rsidRPr="00D87563">
        <w:rPr>
          <w:i/>
        </w:rPr>
        <w:t>replicate</w:t>
      </w:r>
    </w:p>
    <w:p w14:paraId="219ABB2F" w14:textId="623C283D" w:rsidR="00A428AE" w:rsidRPr="00D87563" w:rsidRDefault="00A428AE" w:rsidP="00AF6302">
      <w:r w:rsidRPr="00D87563">
        <w:t>Replicate number for a given sampling site.</w:t>
      </w:r>
    </w:p>
    <w:p w14:paraId="10BFBCEC" w14:textId="77777777" w:rsidR="00A428AE" w:rsidRPr="00D87563" w:rsidRDefault="00A428AE" w:rsidP="00AF6302"/>
    <w:p w14:paraId="480BB3D8" w14:textId="22B83B18" w:rsidR="00A428AE" w:rsidRPr="00D87563" w:rsidRDefault="00A428AE" w:rsidP="00AF6302">
      <w:pPr>
        <w:rPr>
          <w:i/>
        </w:rPr>
      </w:pPr>
      <w:proofErr w:type="spellStart"/>
      <w:r w:rsidRPr="00D87563">
        <w:rPr>
          <w:i/>
        </w:rPr>
        <w:t>subsamples_counted</w:t>
      </w:r>
      <w:proofErr w:type="spellEnd"/>
    </w:p>
    <w:p w14:paraId="03FF4109" w14:textId="38E09A01" w:rsidR="00A428AE" w:rsidRPr="00D87563" w:rsidRDefault="00A428AE" w:rsidP="00AF6302">
      <w:r w:rsidRPr="00D87563">
        <w:t>Number of 10 microliter subsamples counted for a given replicate.</w:t>
      </w:r>
    </w:p>
    <w:p w14:paraId="1633F49F" w14:textId="77777777" w:rsidR="00A428AE" w:rsidRPr="00D87563" w:rsidRDefault="00A428AE" w:rsidP="00AF6302"/>
    <w:p w14:paraId="726EA865" w14:textId="26BF5BDD" w:rsidR="00A428AE" w:rsidRPr="00D87563" w:rsidRDefault="00A428AE" w:rsidP="00AF6302">
      <w:pPr>
        <w:rPr>
          <w:i/>
        </w:rPr>
      </w:pPr>
      <w:r w:rsidRPr="00D87563">
        <w:rPr>
          <w:i/>
        </w:rPr>
        <w:t>diatom</w:t>
      </w:r>
    </w:p>
    <w:p w14:paraId="1A3F1864" w14:textId="3DD77FBD" w:rsidR="00A428AE" w:rsidRPr="00D87563" w:rsidRDefault="00A428AE" w:rsidP="00AF6302">
      <w:r w:rsidRPr="00D87563">
        <w:t>Number of diatom cells counted for a given replicate.</w:t>
      </w:r>
    </w:p>
    <w:p w14:paraId="3E7C33AE" w14:textId="77777777" w:rsidR="00A428AE" w:rsidRPr="00D87563" w:rsidRDefault="00A428AE" w:rsidP="00AF6302"/>
    <w:p w14:paraId="019764D0" w14:textId="1B80FD25" w:rsidR="00A428AE" w:rsidRPr="00D87563" w:rsidRDefault="00A428AE" w:rsidP="00AF6302">
      <w:pPr>
        <w:rPr>
          <w:i/>
        </w:rPr>
      </w:pPr>
      <w:r w:rsidRPr="00D87563">
        <w:rPr>
          <w:i/>
        </w:rPr>
        <w:t>spirogyra</w:t>
      </w:r>
    </w:p>
    <w:p w14:paraId="280320AF" w14:textId="05D50C4D" w:rsidR="00A428AE" w:rsidRPr="00D87563" w:rsidRDefault="00A428AE" w:rsidP="00AF6302">
      <w:r w:rsidRPr="00D87563">
        <w:t xml:space="preserve">Number of </w:t>
      </w:r>
      <w:r w:rsidRPr="00D87563">
        <w:rPr>
          <w:i/>
        </w:rPr>
        <w:t>Spirogyra spp.</w:t>
      </w:r>
      <w:r w:rsidRPr="00D87563">
        <w:t xml:space="preserve"> cells counted for a given replicate.</w:t>
      </w:r>
    </w:p>
    <w:p w14:paraId="7E47CB05" w14:textId="77777777" w:rsidR="00A428AE" w:rsidRPr="00D87563" w:rsidRDefault="00A428AE" w:rsidP="00AF6302"/>
    <w:p w14:paraId="1B0997FE" w14:textId="47A7E720" w:rsidR="00A428AE" w:rsidRPr="00D87563" w:rsidRDefault="00A428AE" w:rsidP="00AF6302">
      <w:pPr>
        <w:rPr>
          <w:i/>
        </w:rPr>
      </w:pPr>
      <w:proofErr w:type="spellStart"/>
      <w:r w:rsidRPr="00D87563">
        <w:rPr>
          <w:i/>
        </w:rPr>
        <w:t>spirogyra_filament</w:t>
      </w:r>
      <w:proofErr w:type="spellEnd"/>
    </w:p>
    <w:p w14:paraId="5A18B603" w14:textId="002796CA" w:rsidR="00A428AE" w:rsidRPr="00D87563" w:rsidRDefault="00A428AE" w:rsidP="00AF6302">
      <w:r w:rsidRPr="00D87563">
        <w:t xml:space="preserve">Number of </w:t>
      </w:r>
      <w:r w:rsidRPr="00D87563">
        <w:rPr>
          <w:i/>
        </w:rPr>
        <w:t>Spirogyra spp.</w:t>
      </w:r>
      <w:r w:rsidRPr="00D87563">
        <w:t xml:space="preserve"> filaments counted for a given replicate.</w:t>
      </w:r>
    </w:p>
    <w:p w14:paraId="75B0DE4E" w14:textId="77777777" w:rsidR="00A428AE" w:rsidRPr="00D87563" w:rsidRDefault="00A428AE" w:rsidP="00AF6302"/>
    <w:p w14:paraId="010B8545" w14:textId="085D130F" w:rsidR="00A428AE" w:rsidRPr="00D87563" w:rsidRDefault="00A428AE" w:rsidP="00AF6302">
      <w:pPr>
        <w:rPr>
          <w:i/>
        </w:rPr>
      </w:pPr>
      <w:proofErr w:type="spellStart"/>
      <w:r w:rsidRPr="00D87563">
        <w:rPr>
          <w:i/>
        </w:rPr>
        <w:t>ulothrix</w:t>
      </w:r>
      <w:proofErr w:type="spellEnd"/>
    </w:p>
    <w:p w14:paraId="320460B7" w14:textId="1C46BDF6" w:rsidR="00A428AE" w:rsidRPr="00D87563" w:rsidRDefault="00A428AE" w:rsidP="00AF6302">
      <w:r w:rsidRPr="00D87563">
        <w:t xml:space="preserve">Number of </w:t>
      </w:r>
      <w:r w:rsidRPr="00D87563">
        <w:rPr>
          <w:i/>
        </w:rPr>
        <w:t xml:space="preserve">Ulothrix spp. </w:t>
      </w:r>
      <w:r w:rsidRPr="00D87563">
        <w:t>cells counted for a given replicate.</w:t>
      </w:r>
    </w:p>
    <w:p w14:paraId="082E48E7" w14:textId="4E8683BF" w:rsidR="00A428AE" w:rsidRPr="00D87563" w:rsidRDefault="00A428AE" w:rsidP="00AF6302"/>
    <w:p w14:paraId="6CFF0C3E" w14:textId="0F5A8334" w:rsidR="00A428AE" w:rsidRPr="00D87563" w:rsidRDefault="00A428AE" w:rsidP="00AF6302">
      <w:pPr>
        <w:rPr>
          <w:i/>
        </w:rPr>
      </w:pPr>
      <w:proofErr w:type="spellStart"/>
      <w:r w:rsidRPr="00D87563">
        <w:rPr>
          <w:i/>
        </w:rPr>
        <w:t>ulothrix_filament</w:t>
      </w:r>
      <w:proofErr w:type="spellEnd"/>
    </w:p>
    <w:p w14:paraId="0F85A1F9" w14:textId="06EC2837" w:rsidR="00A428AE" w:rsidRPr="00D87563" w:rsidRDefault="00A428AE" w:rsidP="00AF6302">
      <w:r w:rsidRPr="00D87563">
        <w:t xml:space="preserve">Number of </w:t>
      </w:r>
      <w:r w:rsidRPr="00D87563">
        <w:rPr>
          <w:i/>
        </w:rPr>
        <w:t xml:space="preserve">Ulothrix </w:t>
      </w:r>
      <w:proofErr w:type="spellStart"/>
      <w:r w:rsidRPr="00D87563">
        <w:rPr>
          <w:i/>
        </w:rPr>
        <w:t>spp.</w:t>
      </w:r>
      <w:r w:rsidRPr="00D87563">
        <w:t>filaments</w:t>
      </w:r>
      <w:proofErr w:type="spellEnd"/>
      <w:r w:rsidRPr="00D87563">
        <w:t xml:space="preserve"> counted for a given replicate.</w:t>
      </w:r>
    </w:p>
    <w:p w14:paraId="53E658F3" w14:textId="77777777" w:rsidR="00A428AE" w:rsidRPr="00D87563" w:rsidRDefault="00A428AE" w:rsidP="00AF6302"/>
    <w:p w14:paraId="14A3777F" w14:textId="19790CA2" w:rsidR="00A428AE" w:rsidRPr="00D87563" w:rsidRDefault="00A428AE" w:rsidP="00AF6302">
      <w:pPr>
        <w:rPr>
          <w:i/>
        </w:rPr>
      </w:pPr>
      <w:proofErr w:type="spellStart"/>
      <w:r w:rsidRPr="00D87563">
        <w:rPr>
          <w:i/>
        </w:rPr>
        <w:t>tetrasporales</w:t>
      </w:r>
      <w:proofErr w:type="spellEnd"/>
    </w:p>
    <w:p w14:paraId="5E2BF2CA" w14:textId="7204AA77" w:rsidR="00A428AE" w:rsidRPr="00D87563" w:rsidRDefault="00A428AE" w:rsidP="00AF6302">
      <w:r w:rsidRPr="00D87563">
        <w:t xml:space="preserve">Number of </w:t>
      </w:r>
      <w:proofErr w:type="spellStart"/>
      <w:r w:rsidRPr="00D87563">
        <w:rPr>
          <w:i/>
        </w:rPr>
        <w:t>Tetrasporales</w:t>
      </w:r>
      <w:proofErr w:type="spellEnd"/>
      <w:r w:rsidRPr="00D87563">
        <w:t xml:space="preserve"> spp. cells counted for a given replicate</w:t>
      </w:r>
    </w:p>
    <w:p w14:paraId="77C98256" w14:textId="77777777" w:rsidR="00A428AE" w:rsidRPr="00D87563" w:rsidRDefault="00A428AE" w:rsidP="00AF6302"/>
    <w:p w14:paraId="570E1D4D" w14:textId="63B6D300" w:rsidR="00A428AE" w:rsidRPr="00D87563" w:rsidRDefault="00A428AE" w:rsidP="00AF6302">
      <w:pPr>
        <w:rPr>
          <w:i/>
        </w:rPr>
      </w:pPr>
      <w:proofErr w:type="spellStart"/>
      <w:r w:rsidRPr="00D87563">
        <w:rPr>
          <w:i/>
        </w:rPr>
        <w:t>pediastrum</w:t>
      </w:r>
      <w:proofErr w:type="spellEnd"/>
    </w:p>
    <w:p w14:paraId="5386FEB8" w14:textId="67CD5633" w:rsidR="00A428AE" w:rsidRPr="00D87563" w:rsidRDefault="00A428AE" w:rsidP="00AF6302">
      <w:r w:rsidRPr="00D87563">
        <w:t xml:space="preserve">Number of </w:t>
      </w:r>
      <w:r w:rsidRPr="00D87563">
        <w:rPr>
          <w:i/>
        </w:rPr>
        <w:t xml:space="preserve">Pediastrum </w:t>
      </w:r>
      <w:proofErr w:type="spellStart"/>
      <w:r w:rsidRPr="00D87563">
        <w:rPr>
          <w:i/>
        </w:rPr>
        <w:t>spp.</w:t>
      </w:r>
      <w:r w:rsidRPr="00D87563">
        <w:t>cells</w:t>
      </w:r>
      <w:proofErr w:type="spellEnd"/>
      <w:r w:rsidRPr="00D87563">
        <w:t xml:space="preserve"> counted for a given replicate.</w:t>
      </w:r>
    </w:p>
    <w:p w14:paraId="20F5BB99" w14:textId="77777777" w:rsidR="00A428AE" w:rsidRPr="00D87563" w:rsidRDefault="00A428AE" w:rsidP="00AF6302"/>
    <w:p w14:paraId="7CE6BA52" w14:textId="1812B6A6" w:rsidR="00A428AE" w:rsidRPr="00D87563" w:rsidRDefault="00A428AE" w:rsidP="00AF6302">
      <w:pPr>
        <w:rPr>
          <w:i/>
        </w:rPr>
      </w:pPr>
      <w:proofErr w:type="spellStart"/>
      <w:r w:rsidRPr="00D87563">
        <w:rPr>
          <w:i/>
        </w:rPr>
        <w:t>desmidales</w:t>
      </w:r>
      <w:proofErr w:type="spellEnd"/>
    </w:p>
    <w:p w14:paraId="3A86E80E" w14:textId="0A7CD8AF" w:rsidR="00A428AE" w:rsidRPr="00D87563" w:rsidRDefault="00A428AE" w:rsidP="00AF6302">
      <w:r w:rsidRPr="00D87563">
        <w:t xml:space="preserve">Number of </w:t>
      </w:r>
      <w:proofErr w:type="spellStart"/>
      <w:r w:rsidRPr="00D87563">
        <w:rPr>
          <w:i/>
        </w:rPr>
        <w:t>Desmidales</w:t>
      </w:r>
      <w:proofErr w:type="spellEnd"/>
      <w:r w:rsidRPr="00D87563">
        <w:t xml:space="preserve"> spp. cells counted for a given replicate.</w:t>
      </w:r>
    </w:p>
    <w:p w14:paraId="79A4A7E7" w14:textId="77777777" w:rsidR="00A428AE" w:rsidRPr="00D87563" w:rsidRDefault="00A428AE" w:rsidP="00AF6302"/>
    <w:p w14:paraId="24066835" w14:textId="24C02052" w:rsidR="00A428AE" w:rsidRPr="00D87563" w:rsidRDefault="00A428AE" w:rsidP="00AF6302">
      <w:pPr>
        <w:rPr>
          <w:i/>
        </w:rPr>
      </w:pPr>
      <w:r w:rsidRPr="00D87563">
        <w:rPr>
          <w:i/>
        </w:rPr>
        <w:t>comments</w:t>
      </w:r>
    </w:p>
    <w:p w14:paraId="24D88D7A" w14:textId="02B6859D" w:rsidR="00A428AE" w:rsidRPr="00D87563" w:rsidRDefault="00A428AE" w:rsidP="00AF6302">
      <w:r w:rsidRPr="00D87563">
        <w:t>Notes from the observer.</w:t>
      </w:r>
    </w:p>
    <w:p w14:paraId="6B78EACC" w14:textId="77777777" w:rsidR="00B853E5" w:rsidRPr="00D87563" w:rsidRDefault="00B853E5"/>
    <w:p w14:paraId="239C2212" w14:textId="60183BEF" w:rsidR="00B853E5" w:rsidRPr="00D87563" w:rsidRDefault="00AF6302">
      <w:r w:rsidRPr="00D87563">
        <w:rPr>
          <w:u w:val="single"/>
        </w:rPr>
        <w:t>ppcp.csv</w:t>
      </w:r>
    </w:p>
    <w:p w14:paraId="1CC016F8" w14:textId="103DE517" w:rsidR="00AF6302" w:rsidRPr="00D87563" w:rsidRDefault="00AF6302"/>
    <w:p w14:paraId="47C3A37C" w14:textId="528A9769" w:rsidR="00AF6302" w:rsidRPr="00D87563" w:rsidRDefault="00AF6302">
      <w:r w:rsidRPr="00D87563">
        <w:t xml:space="preserve">This file contains Pharmaceutical and Personal Care Product (PPCP) concentrations for each littoral and pelagic sampling location. </w:t>
      </w:r>
    </w:p>
    <w:p w14:paraId="29DF70AF" w14:textId="7BF2C5BC" w:rsidR="00AF6302" w:rsidRPr="00D87563" w:rsidRDefault="00AF6302"/>
    <w:p w14:paraId="68572070" w14:textId="77777777" w:rsidR="00AF6302" w:rsidRPr="00D87563" w:rsidRDefault="00AF6302" w:rsidP="00AF6302">
      <w:r w:rsidRPr="00D87563">
        <w:rPr>
          <w:i/>
        </w:rPr>
        <w:t>site</w:t>
      </w:r>
    </w:p>
    <w:p w14:paraId="718459C0" w14:textId="77777777" w:rsidR="00AF6302" w:rsidRPr="00D87563" w:rsidRDefault="00AF6302" w:rsidP="00AF6302">
      <w:r w:rsidRPr="00D87563">
        <w:lastRenderedPageBreak/>
        <w:t xml:space="preserve">Unique alphanumeric identifier for a sampling location. </w:t>
      </w:r>
    </w:p>
    <w:p w14:paraId="2B98A72C" w14:textId="7D741E9F" w:rsidR="00AF6302" w:rsidRPr="00D87563" w:rsidRDefault="00AF6302"/>
    <w:p w14:paraId="26F8EB03" w14:textId="77777777" w:rsidR="00AF6302" w:rsidRPr="00D87563" w:rsidRDefault="00AF6302" w:rsidP="00AF6302">
      <w:pPr>
        <w:rPr>
          <w:i/>
        </w:rPr>
      </w:pPr>
      <w:r w:rsidRPr="00D87563">
        <w:rPr>
          <w:i/>
        </w:rPr>
        <w:t>paraxanthine</w:t>
      </w:r>
    </w:p>
    <w:p w14:paraId="365C9EF8" w14:textId="10ABBD1F" w:rsidR="00AF6302" w:rsidRPr="00D87563" w:rsidRDefault="00AF6302" w:rsidP="00AF6302">
      <w:r w:rsidRPr="00D87563">
        <w:t>Concentration of paraxanthine, also known as 1,7-dimethylxanthine, in nanograms per liter. Paraxanthine is the main human metabolite of caffeine</w:t>
      </w:r>
    </w:p>
    <w:p w14:paraId="2E6D3808" w14:textId="77777777" w:rsidR="00AF6302" w:rsidRPr="00D87563" w:rsidRDefault="00AF6302" w:rsidP="00AF6302">
      <w:pPr>
        <w:rPr>
          <w:color w:val="000000"/>
        </w:rPr>
      </w:pPr>
    </w:p>
    <w:p w14:paraId="5682B1A8" w14:textId="23A28FA3" w:rsidR="00AF6302" w:rsidRPr="00D87563" w:rsidRDefault="00AF6302" w:rsidP="00AF6302">
      <w:pPr>
        <w:rPr>
          <w:i/>
          <w:color w:val="000000"/>
        </w:rPr>
      </w:pPr>
      <w:r w:rsidRPr="00D87563">
        <w:rPr>
          <w:i/>
          <w:color w:val="000000"/>
        </w:rPr>
        <w:t>acetaminophen</w:t>
      </w:r>
    </w:p>
    <w:p w14:paraId="1537E32B" w14:textId="78A6D5C4" w:rsidR="00AF6302" w:rsidRPr="00D87563" w:rsidRDefault="00AF6302" w:rsidP="00AF6302">
      <w:r w:rsidRPr="00D87563">
        <w:t xml:space="preserve">Concentration of acetaminophen, also known as paracetamol, in nanograms per liter. </w:t>
      </w:r>
    </w:p>
    <w:p w14:paraId="62784CD1" w14:textId="77777777" w:rsidR="00AF6302" w:rsidRPr="00D87563" w:rsidRDefault="00AF6302" w:rsidP="00AF6302">
      <w:pPr>
        <w:rPr>
          <w:color w:val="000000"/>
        </w:rPr>
      </w:pPr>
    </w:p>
    <w:p w14:paraId="1C12B1AE" w14:textId="2F0B6040" w:rsidR="00AF6302" w:rsidRPr="00D87563" w:rsidRDefault="00AF6302" w:rsidP="00AF6302">
      <w:pPr>
        <w:rPr>
          <w:i/>
          <w:color w:val="000000"/>
        </w:rPr>
      </w:pPr>
      <w:r w:rsidRPr="00D87563">
        <w:rPr>
          <w:i/>
          <w:color w:val="000000"/>
        </w:rPr>
        <w:t>amphetamine</w:t>
      </w:r>
    </w:p>
    <w:p w14:paraId="208DB204" w14:textId="43B91084" w:rsidR="00AF6302" w:rsidRPr="00D87563" w:rsidRDefault="00AF6302" w:rsidP="00AF6302">
      <w:r w:rsidRPr="00D87563">
        <w:t xml:space="preserve">Concentration of amphetamine in nanograms per liter. </w:t>
      </w:r>
    </w:p>
    <w:p w14:paraId="15D05C69" w14:textId="77777777" w:rsidR="00AF6302" w:rsidRPr="00D87563" w:rsidRDefault="00AF6302" w:rsidP="00AF6302">
      <w:pPr>
        <w:rPr>
          <w:color w:val="000000"/>
        </w:rPr>
      </w:pPr>
    </w:p>
    <w:p w14:paraId="76F30A7B" w14:textId="3363C6DA" w:rsidR="00AF6302" w:rsidRPr="00D87563" w:rsidRDefault="00AF6302" w:rsidP="00AF6302">
      <w:pPr>
        <w:rPr>
          <w:i/>
          <w:color w:val="000000"/>
        </w:rPr>
      </w:pPr>
      <w:r w:rsidRPr="00D87563">
        <w:rPr>
          <w:i/>
          <w:color w:val="000000"/>
        </w:rPr>
        <w:t>caffeine</w:t>
      </w:r>
    </w:p>
    <w:p w14:paraId="6A421947" w14:textId="22580409" w:rsidR="00AF6302" w:rsidRPr="00D87563" w:rsidRDefault="00AF6302" w:rsidP="00AF6302">
      <w:r w:rsidRPr="00D87563">
        <w:t xml:space="preserve">Concentration of caffeine in nanograms per liter. </w:t>
      </w:r>
    </w:p>
    <w:p w14:paraId="0D64EF43" w14:textId="77777777" w:rsidR="00AF6302" w:rsidRPr="00D87563" w:rsidRDefault="00AF6302" w:rsidP="00AF6302">
      <w:pPr>
        <w:rPr>
          <w:color w:val="000000"/>
        </w:rPr>
      </w:pPr>
    </w:p>
    <w:p w14:paraId="04D0A30C" w14:textId="45551FA4" w:rsidR="00AF6302" w:rsidRPr="00D87563" w:rsidRDefault="008005F5" w:rsidP="00AF6302">
      <w:pPr>
        <w:rPr>
          <w:i/>
          <w:color w:val="000000"/>
        </w:rPr>
      </w:pPr>
      <w:r w:rsidRPr="00D87563">
        <w:rPr>
          <w:i/>
          <w:color w:val="000000"/>
        </w:rPr>
        <w:t>carbamazepine</w:t>
      </w:r>
    </w:p>
    <w:p w14:paraId="00F3DE21" w14:textId="6E9EAA69" w:rsidR="00AF6302" w:rsidRPr="00D87563" w:rsidRDefault="00AF6302" w:rsidP="00AF6302">
      <w:r w:rsidRPr="00D87563">
        <w:t xml:space="preserve">Concentration of </w:t>
      </w:r>
      <w:r w:rsidR="008005F5" w:rsidRPr="00D87563">
        <w:t>carbamazepine</w:t>
      </w:r>
      <w:r w:rsidRPr="00D87563">
        <w:t xml:space="preserve"> in nanograms per liter. </w:t>
      </w:r>
    </w:p>
    <w:p w14:paraId="7468620E" w14:textId="77777777" w:rsidR="00AF6302" w:rsidRPr="00D87563" w:rsidRDefault="00AF6302" w:rsidP="00AF6302">
      <w:pPr>
        <w:rPr>
          <w:color w:val="000000"/>
        </w:rPr>
      </w:pPr>
    </w:p>
    <w:p w14:paraId="269D452C" w14:textId="259F8970" w:rsidR="00AF6302" w:rsidRPr="00D87563" w:rsidRDefault="00AF6302" w:rsidP="00AF6302">
      <w:pPr>
        <w:rPr>
          <w:i/>
          <w:color w:val="000000"/>
        </w:rPr>
      </w:pPr>
      <w:r w:rsidRPr="00D87563">
        <w:rPr>
          <w:i/>
          <w:color w:val="000000"/>
        </w:rPr>
        <w:t>cimetidine</w:t>
      </w:r>
    </w:p>
    <w:p w14:paraId="39B9F4FE" w14:textId="199B6A8F" w:rsidR="00AF6302" w:rsidRPr="00D87563" w:rsidRDefault="00AF6302" w:rsidP="00AF6302">
      <w:r w:rsidRPr="00D87563">
        <w:t xml:space="preserve">Concentration of cimetidine in nanograms per liter. </w:t>
      </w:r>
    </w:p>
    <w:p w14:paraId="28FBE086" w14:textId="77777777" w:rsidR="00AF6302" w:rsidRPr="00D87563" w:rsidRDefault="00AF6302" w:rsidP="00AF6302">
      <w:pPr>
        <w:rPr>
          <w:color w:val="000000"/>
        </w:rPr>
      </w:pPr>
    </w:p>
    <w:p w14:paraId="2DF89827" w14:textId="50F02D04" w:rsidR="00AF6302" w:rsidRPr="00D87563" w:rsidRDefault="00AF6302" w:rsidP="00AF6302">
      <w:pPr>
        <w:rPr>
          <w:i/>
          <w:color w:val="000000"/>
        </w:rPr>
      </w:pPr>
      <w:r w:rsidRPr="00D87563">
        <w:rPr>
          <w:i/>
          <w:color w:val="000000"/>
        </w:rPr>
        <w:t>cotinine</w:t>
      </w:r>
    </w:p>
    <w:p w14:paraId="4065F7FE" w14:textId="490C662A" w:rsidR="00AF6302" w:rsidRPr="00D87563" w:rsidRDefault="00AF6302" w:rsidP="00AF6302">
      <w:r w:rsidRPr="00D87563">
        <w:t xml:space="preserve">Concentration of cotinine, which is the main human metabolite of nicotine, in nanograms per liter. </w:t>
      </w:r>
    </w:p>
    <w:p w14:paraId="79409545" w14:textId="77777777" w:rsidR="00AF6302" w:rsidRPr="00D87563" w:rsidRDefault="00AF6302" w:rsidP="00AF6302">
      <w:pPr>
        <w:rPr>
          <w:color w:val="000000"/>
        </w:rPr>
      </w:pPr>
    </w:p>
    <w:p w14:paraId="22E7A557" w14:textId="7A53BB2D" w:rsidR="00AF6302" w:rsidRPr="00D87563" w:rsidRDefault="00AF6302" w:rsidP="00AF6302">
      <w:pPr>
        <w:rPr>
          <w:i/>
          <w:color w:val="000000"/>
        </w:rPr>
      </w:pPr>
      <w:r w:rsidRPr="00D87563">
        <w:rPr>
          <w:i/>
          <w:color w:val="000000"/>
        </w:rPr>
        <w:t>diphenhydramine</w:t>
      </w:r>
    </w:p>
    <w:p w14:paraId="4F11D751" w14:textId="7AA92442" w:rsidR="00AF6302" w:rsidRPr="00D87563" w:rsidRDefault="00AF6302" w:rsidP="00AF6302">
      <w:r w:rsidRPr="00D87563">
        <w:t xml:space="preserve">Concentration of diphenhydramine in nanograms per liter. </w:t>
      </w:r>
    </w:p>
    <w:p w14:paraId="6789B55A" w14:textId="77777777" w:rsidR="00AF6302" w:rsidRPr="00D87563" w:rsidRDefault="00AF6302" w:rsidP="00AF6302">
      <w:pPr>
        <w:rPr>
          <w:color w:val="000000"/>
        </w:rPr>
      </w:pPr>
    </w:p>
    <w:p w14:paraId="7A7E0DC6" w14:textId="7BB84706" w:rsidR="00AF6302" w:rsidRPr="00D87563" w:rsidRDefault="00AF6302" w:rsidP="00AF6302">
      <w:pPr>
        <w:rPr>
          <w:i/>
          <w:color w:val="000000"/>
        </w:rPr>
      </w:pPr>
      <w:proofErr w:type="spellStart"/>
      <w:r w:rsidRPr="00D87563">
        <w:rPr>
          <w:i/>
          <w:color w:val="000000"/>
        </w:rPr>
        <w:t>mda</w:t>
      </w:r>
      <w:proofErr w:type="spellEnd"/>
    </w:p>
    <w:p w14:paraId="3AF9E5B9" w14:textId="4B7C1A3C" w:rsidR="00AF6302" w:rsidRPr="00D87563" w:rsidRDefault="00AF6302" w:rsidP="00AF6302">
      <w:r w:rsidRPr="00D87563">
        <w:t xml:space="preserve">Concentration of </w:t>
      </w:r>
      <w:r w:rsidR="008005F5">
        <w:t>m</w:t>
      </w:r>
      <w:r w:rsidR="008005F5" w:rsidRPr="008005F5">
        <w:t>ethylene​</w:t>
      </w:r>
      <w:proofErr w:type="spellStart"/>
      <w:r w:rsidR="008005F5" w:rsidRPr="008005F5">
        <w:t>dioxy</w:t>
      </w:r>
      <w:proofErr w:type="spellEnd"/>
      <w:r w:rsidR="008005F5" w:rsidRPr="008005F5">
        <w:t xml:space="preserve">​amphetamine </w:t>
      </w:r>
      <w:r w:rsidRPr="00D87563">
        <w:t xml:space="preserve">in nanograms per liter. </w:t>
      </w:r>
    </w:p>
    <w:p w14:paraId="639AC313" w14:textId="77777777" w:rsidR="00AF6302" w:rsidRPr="00D87563" w:rsidRDefault="00AF6302" w:rsidP="00AF6302">
      <w:pPr>
        <w:rPr>
          <w:color w:val="000000"/>
        </w:rPr>
      </w:pPr>
    </w:p>
    <w:p w14:paraId="1FEEB849" w14:textId="45E0FEC6" w:rsidR="00AF6302" w:rsidRPr="00D87563" w:rsidRDefault="00AF6302" w:rsidP="00AF6302">
      <w:pPr>
        <w:rPr>
          <w:i/>
          <w:color w:val="000000"/>
        </w:rPr>
      </w:pPr>
      <w:proofErr w:type="spellStart"/>
      <w:r w:rsidRPr="00D87563">
        <w:rPr>
          <w:i/>
          <w:color w:val="000000"/>
        </w:rPr>
        <w:t>mdma</w:t>
      </w:r>
      <w:proofErr w:type="spellEnd"/>
    </w:p>
    <w:p w14:paraId="0ECE6577" w14:textId="30BDCA55" w:rsidR="00AF6302" w:rsidRPr="00D87563" w:rsidRDefault="00AF6302" w:rsidP="00AF6302">
      <w:r w:rsidRPr="00D87563">
        <w:t xml:space="preserve">Concentration of </w:t>
      </w:r>
      <w:r w:rsidR="008005F5">
        <w:t>m</w:t>
      </w:r>
      <w:r w:rsidR="008005F5" w:rsidRPr="008005F5">
        <w:t>ethyl​</w:t>
      </w:r>
      <w:proofErr w:type="spellStart"/>
      <w:r w:rsidR="008005F5" w:rsidRPr="008005F5">
        <w:t>enedioxy</w:t>
      </w:r>
      <w:proofErr w:type="spellEnd"/>
      <w:r w:rsidR="008005F5" w:rsidRPr="008005F5">
        <w:t xml:space="preserve">​methamphetamine </w:t>
      </w:r>
      <w:r w:rsidRPr="00D87563">
        <w:t xml:space="preserve">in nanograms per liter. </w:t>
      </w:r>
    </w:p>
    <w:p w14:paraId="77DEF53C" w14:textId="77777777" w:rsidR="00AF6302" w:rsidRPr="00D87563" w:rsidRDefault="00AF6302" w:rsidP="00AF6302">
      <w:pPr>
        <w:rPr>
          <w:color w:val="000000"/>
        </w:rPr>
      </w:pPr>
    </w:p>
    <w:p w14:paraId="1F174001" w14:textId="0BEF56BB" w:rsidR="00AF6302" w:rsidRPr="00D87563" w:rsidRDefault="00AF6302" w:rsidP="00AF6302">
      <w:pPr>
        <w:rPr>
          <w:i/>
          <w:color w:val="000000"/>
        </w:rPr>
      </w:pPr>
      <w:r w:rsidRPr="00D87563">
        <w:rPr>
          <w:i/>
          <w:color w:val="000000"/>
        </w:rPr>
        <w:t>methamphetamine</w:t>
      </w:r>
    </w:p>
    <w:p w14:paraId="2AD13BCE" w14:textId="48D34086" w:rsidR="00AF6302" w:rsidRPr="00D87563" w:rsidRDefault="00AF6302" w:rsidP="00AF6302">
      <w:r w:rsidRPr="00D87563">
        <w:t xml:space="preserve">Concentration of methamphetamine in nanograms per liter. </w:t>
      </w:r>
    </w:p>
    <w:p w14:paraId="54729463" w14:textId="77777777" w:rsidR="00AF6302" w:rsidRPr="00D87563" w:rsidRDefault="00AF6302" w:rsidP="00AF6302">
      <w:pPr>
        <w:rPr>
          <w:color w:val="000000"/>
        </w:rPr>
      </w:pPr>
    </w:p>
    <w:p w14:paraId="37F0152B" w14:textId="368CD921" w:rsidR="00AF6302" w:rsidRPr="00D87563" w:rsidRDefault="00AF6302" w:rsidP="00AF6302">
      <w:pPr>
        <w:rPr>
          <w:i/>
          <w:color w:val="000000"/>
        </w:rPr>
      </w:pPr>
      <w:r w:rsidRPr="00D87563">
        <w:rPr>
          <w:i/>
          <w:color w:val="000000"/>
        </w:rPr>
        <w:t>morphine</w:t>
      </w:r>
    </w:p>
    <w:p w14:paraId="23D141B7" w14:textId="703116F8" w:rsidR="00AF6302" w:rsidRPr="00D87563" w:rsidRDefault="00AF6302" w:rsidP="00AF6302">
      <w:r w:rsidRPr="00D87563">
        <w:t xml:space="preserve">Concentration of morphine in nanograms per liter. </w:t>
      </w:r>
    </w:p>
    <w:p w14:paraId="3C60634F" w14:textId="77777777" w:rsidR="00AF6302" w:rsidRPr="00D87563" w:rsidRDefault="00AF6302" w:rsidP="00AF6302">
      <w:pPr>
        <w:rPr>
          <w:color w:val="000000"/>
        </w:rPr>
      </w:pPr>
    </w:p>
    <w:p w14:paraId="2DD2C7E6" w14:textId="6B5F26CC" w:rsidR="00AF6302" w:rsidRPr="00D87563" w:rsidRDefault="00AF6302" w:rsidP="00AF6302">
      <w:pPr>
        <w:rPr>
          <w:i/>
          <w:color w:val="000000"/>
        </w:rPr>
      </w:pPr>
      <w:r w:rsidRPr="00D87563">
        <w:rPr>
          <w:i/>
          <w:color w:val="000000"/>
        </w:rPr>
        <w:t>phenazone</w:t>
      </w:r>
    </w:p>
    <w:p w14:paraId="0DBF2E47" w14:textId="459947BD" w:rsidR="00AF6302" w:rsidRPr="00D87563" w:rsidRDefault="00AF6302" w:rsidP="00AF6302">
      <w:r w:rsidRPr="00D87563">
        <w:t xml:space="preserve">Concentration of phenazone in nanograms per liter. </w:t>
      </w:r>
    </w:p>
    <w:p w14:paraId="2CB1B938" w14:textId="77777777" w:rsidR="00AF6302" w:rsidRPr="00D87563" w:rsidRDefault="00AF6302" w:rsidP="00AF6302">
      <w:pPr>
        <w:rPr>
          <w:color w:val="000000"/>
        </w:rPr>
      </w:pPr>
    </w:p>
    <w:p w14:paraId="7A5F11FC" w14:textId="264B2AB2" w:rsidR="00AF6302" w:rsidRPr="00570225" w:rsidRDefault="00AF6302" w:rsidP="00AF6302">
      <w:pPr>
        <w:rPr>
          <w:i/>
          <w:color w:val="000000"/>
        </w:rPr>
      </w:pPr>
      <w:proofErr w:type="spellStart"/>
      <w:r w:rsidRPr="00570225">
        <w:rPr>
          <w:i/>
          <w:color w:val="000000"/>
        </w:rPr>
        <w:t>sulfachloropyridazine</w:t>
      </w:r>
      <w:proofErr w:type="spellEnd"/>
    </w:p>
    <w:p w14:paraId="7A10F83C" w14:textId="7990ED70" w:rsidR="00AF6302" w:rsidRPr="00D87563" w:rsidRDefault="00AF6302" w:rsidP="00AF6302">
      <w:r w:rsidRPr="00D87563">
        <w:t xml:space="preserve">Concentration of </w:t>
      </w:r>
      <w:proofErr w:type="spellStart"/>
      <w:r w:rsidRPr="00D87563">
        <w:t>sulfachloropyridazine</w:t>
      </w:r>
      <w:proofErr w:type="spellEnd"/>
      <w:r w:rsidRPr="00D87563">
        <w:t xml:space="preserve"> in nanograms per liter. </w:t>
      </w:r>
    </w:p>
    <w:p w14:paraId="5E944D55" w14:textId="1E682DCC" w:rsidR="00AF6302" w:rsidRDefault="00AF6302" w:rsidP="00AF6302">
      <w:pPr>
        <w:rPr>
          <w:color w:val="000000"/>
        </w:rPr>
      </w:pPr>
    </w:p>
    <w:p w14:paraId="1DB19EAA" w14:textId="0A507F6E" w:rsidR="00570225" w:rsidRPr="00570225" w:rsidRDefault="00570225" w:rsidP="00AF6302">
      <w:pPr>
        <w:rPr>
          <w:i/>
          <w:color w:val="000000"/>
        </w:rPr>
      </w:pPr>
      <w:r w:rsidRPr="00570225">
        <w:rPr>
          <w:i/>
          <w:color w:val="000000"/>
        </w:rPr>
        <w:t>sulfamethazine</w:t>
      </w:r>
    </w:p>
    <w:p w14:paraId="3DD6BAAB" w14:textId="220A03DD" w:rsidR="00570225" w:rsidRPr="00D87563" w:rsidRDefault="00570225" w:rsidP="00570225">
      <w:r w:rsidRPr="00D87563">
        <w:lastRenderedPageBreak/>
        <w:t xml:space="preserve">Concentration of </w:t>
      </w:r>
      <w:proofErr w:type="spellStart"/>
      <w:r w:rsidRPr="00D87563">
        <w:t>sulfachloropyridazine</w:t>
      </w:r>
      <w:proofErr w:type="spellEnd"/>
      <w:r w:rsidRPr="00D87563">
        <w:t xml:space="preserve"> in nanograms per liter. </w:t>
      </w:r>
    </w:p>
    <w:p w14:paraId="0985F89B" w14:textId="77777777" w:rsidR="00570225" w:rsidRPr="00D87563" w:rsidRDefault="00570225" w:rsidP="00AF6302">
      <w:pPr>
        <w:rPr>
          <w:color w:val="000000"/>
        </w:rPr>
      </w:pPr>
    </w:p>
    <w:p w14:paraId="78100297" w14:textId="2461FF85" w:rsidR="00AF6302" w:rsidRPr="00570225" w:rsidRDefault="00AF6302" w:rsidP="00AF6302">
      <w:pPr>
        <w:rPr>
          <w:i/>
          <w:color w:val="000000"/>
        </w:rPr>
      </w:pPr>
      <w:r w:rsidRPr="00570225">
        <w:rPr>
          <w:i/>
          <w:color w:val="000000"/>
        </w:rPr>
        <w:t>sulfamethoxazole</w:t>
      </w:r>
    </w:p>
    <w:p w14:paraId="5376B144" w14:textId="228BF19E" w:rsidR="00AF6302" w:rsidRPr="00D87563" w:rsidRDefault="00AF6302" w:rsidP="00AF6302">
      <w:r w:rsidRPr="00D87563">
        <w:t xml:space="preserve">Concentration of sulfamethoxazole in nanograms per liter. </w:t>
      </w:r>
    </w:p>
    <w:p w14:paraId="2279FBEC" w14:textId="77777777" w:rsidR="00AF6302" w:rsidRPr="00D87563" w:rsidRDefault="00AF6302" w:rsidP="00AF6302">
      <w:pPr>
        <w:rPr>
          <w:color w:val="000000"/>
        </w:rPr>
      </w:pPr>
    </w:p>
    <w:p w14:paraId="0B7B64F5" w14:textId="47F1CE09" w:rsidR="00AF6302" w:rsidRPr="00D87563" w:rsidRDefault="00AF6302" w:rsidP="00AF6302">
      <w:pPr>
        <w:rPr>
          <w:i/>
          <w:color w:val="000000"/>
        </w:rPr>
      </w:pPr>
      <w:r w:rsidRPr="00D87563">
        <w:rPr>
          <w:i/>
          <w:color w:val="000000"/>
        </w:rPr>
        <w:t>thiabendazole</w:t>
      </w:r>
    </w:p>
    <w:p w14:paraId="0C3EF271" w14:textId="53F5BA71" w:rsidR="00AF6302" w:rsidRPr="00D87563" w:rsidRDefault="00AF6302" w:rsidP="00AF6302">
      <w:r w:rsidRPr="00D87563">
        <w:t xml:space="preserve">Concentration of thiabendazole in nanograms per liter. </w:t>
      </w:r>
    </w:p>
    <w:p w14:paraId="1E6C90CC" w14:textId="77777777" w:rsidR="00AF6302" w:rsidRPr="00D87563" w:rsidRDefault="00AF6302" w:rsidP="00AF6302">
      <w:pPr>
        <w:rPr>
          <w:color w:val="000000"/>
        </w:rPr>
      </w:pPr>
    </w:p>
    <w:p w14:paraId="65E79D9C" w14:textId="6DC0F464" w:rsidR="00AF6302" w:rsidRPr="00D87563" w:rsidRDefault="00AF6302" w:rsidP="00AF6302">
      <w:pPr>
        <w:rPr>
          <w:i/>
          <w:color w:val="000000"/>
        </w:rPr>
      </w:pPr>
      <w:r w:rsidRPr="00D87563">
        <w:rPr>
          <w:i/>
          <w:color w:val="000000"/>
        </w:rPr>
        <w:t>trimethoprim</w:t>
      </w:r>
    </w:p>
    <w:p w14:paraId="7DD0DCF0" w14:textId="2590B0C1" w:rsidR="00AF6302" w:rsidRPr="00D87563" w:rsidRDefault="00AF6302" w:rsidP="00AF6302">
      <w:r w:rsidRPr="00D87563">
        <w:t>Concentration of trimethoprim</w:t>
      </w:r>
      <w:r w:rsidR="009B4DF1" w:rsidRPr="00D87563">
        <w:t xml:space="preserve"> i</w:t>
      </w:r>
      <w:r w:rsidRPr="00D87563">
        <w:t xml:space="preserve">n nanograms per liter. </w:t>
      </w:r>
    </w:p>
    <w:p w14:paraId="66556DB1" w14:textId="77777777" w:rsidR="009B4DF1" w:rsidRPr="00D87563" w:rsidRDefault="009B4DF1" w:rsidP="00AF6302">
      <w:pPr>
        <w:rPr>
          <w:color w:val="000000"/>
        </w:rPr>
      </w:pPr>
    </w:p>
    <w:p w14:paraId="50B8E078" w14:textId="4A6380EA" w:rsidR="00AF6302" w:rsidRPr="00D87563" w:rsidRDefault="00AF6302" w:rsidP="00AF6302">
      <w:pPr>
        <w:rPr>
          <w:i/>
          <w:color w:val="000000"/>
        </w:rPr>
      </w:pPr>
      <w:proofErr w:type="spellStart"/>
      <w:r w:rsidRPr="00D87563">
        <w:rPr>
          <w:i/>
          <w:color w:val="000000"/>
        </w:rPr>
        <w:t>collection_year</w:t>
      </w:r>
      <w:proofErr w:type="spellEnd"/>
    </w:p>
    <w:p w14:paraId="5F883595" w14:textId="735F6AA7" w:rsidR="00AF6302" w:rsidRPr="00D87563" w:rsidRDefault="00AF6302" w:rsidP="00AF6302">
      <w:r w:rsidRPr="00D87563">
        <w:t>Year sample was collected in the field</w:t>
      </w:r>
      <w:r w:rsidR="009B4DF1" w:rsidRPr="00D87563">
        <w:t>.</w:t>
      </w:r>
    </w:p>
    <w:p w14:paraId="48189D82" w14:textId="77777777" w:rsidR="009B4DF1" w:rsidRPr="00D87563" w:rsidRDefault="009B4DF1" w:rsidP="00AF6302"/>
    <w:p w14:paraId="4C9747CF" w14:textId="77777777" w:rsidR="00AF6302" w:rsidRPr="00D87563" w:rsidRDefault="00AF6302" w:rsidP="00AF6302">
      <w:pPr>
        <w:rPr>
          <w:i/>
          <w:color w:val="000000"/>
        </w:rPr>
      </w:pPr>
      <w:proofErr w:type="spellStart"/>
      <w:r w:rsidRPr="00D87563">
        <w:rPr>
          <w:i/>
          <w:color w:val="000000"/>
        </w:rPr>
        <w:t>collection_month</w:t>
      </w:r>
      <w:proofErr w:type="spellEnd"/>
    </w:p>
    <w:p w14:paraId="62AA9F2C" w14:textId="2E8B6E1F" w:rsidR="00AF6302" w:rsidRPr="00D87563" w:rsidRDefault="00AF6302" w:rsidP="00AF6302">
      <w:r w:rsidRPr="00D87563">
        <w:t>Month sample was collected in the field</w:t>
      </w:r>
      <w:r w:rsidR="009B4DF1" w:rsidRPr="00D87563">
        <w:t>.</w:t>
      </w:r>
    </w:p>
    <w:p w14:paraId="7FFD0F6D" w14:textId="77777777" w:rsidR="009B4DF1" w:rsidRPr="00D87563" w:rsidRDefault="009B4DF1" w:rsidP="00AF6302">
      <w:pPr>
        <w:rPr>
          <w:color w:val="000000"/>
        </w:rPr>
      </w:pPr>
    </w:p>
    <w:p w14:paraId="66F17694" w14:textId="48C31B59" w:rsidR="00AF6302" w:rsidRPr="00D87563" w:rsidRDefault="00AF6302" w:rsidP="00AF6302">
      <w:pPr>
        <w:rPr>
          <w:i/>
          <w:color w:val="000000"/>
        </w:rPr>
      </w:pPr>
      <w:proofErr w:type="spellStart"/>
      <w:r w:rsidRPr="00D87563">
        <w:rPr>
          <w:i/>
          <w:color w:val="000000"/>
        </w:rPr>
        <w:t>collection_day</w:t>
      </w:r>
      <w:proofErr w:type="spellEnd"/>
    </w:p>
    <w:p w14:paraId="585EF065" w14:textId="360C7301" w:rsidR="00AF6302" w:rsidRPr="00D87563" w:rsidRDefault="00AF6302" w:rsidP="00AF6302">
      <w:r w:rsidRPr="00D87563">
        <w:t>Day sample was collected in the field</w:t>
      </w:r>
      <w:r w:rsidR="009B4DF1" w:rsidRPr="00D87563">
        <w:t>.</w:t>
      </w:r>
    </w:p>
    <w:p w14:paraId="536024C5" w14:textId="77777777" w:rsidR="009B4DF1" w:rsidRPr="00D87563" w:rsidRDefault="009B4DF1" w:rsidP="00AF6302"/>
    <w:p w14:paraId="251AD2D5" w14:textId="2A45D098" w:rsidR="00AF6302" w:rsidRPr="00D87563" w:rsidRDefault="00AF6302" w:rsidP="00AF6302">
      <w:pPr>
        <w:rPr>
          <w:i/>
          <w:color w:val="000000"/>
        </w:rPr>
      </w:pPr>
      <w:proofErr w:type="spellStart"/>
      <w:r w:rsidRPr="00D87563">
        <w:rPr>
          <w:i/>
          <w:color w:val="000000"/>
        </w:rPr>
        <w:t>analysis_year</w:t>
      </w:r>
      <w:proofErr w:type="spellEnd"/>
    </w:p>
    <w:p w14:paraId="1116ECD4" w14:textId="16A4BBBE" w:rsidR="00AF6302" w:rsidRPr="00D87563" w:rsidRDefault="00AF6302" w:rsidP="00AF6302">
      <w:r w:rsidRPr="00D87563">
        <w:t>Year sample was analyzed</w:t>
      </w:r>
      <w:r w:rsidR="009B4DF1" w:rsidRPr="00D87563">
        <w:t>.</w:t>
      </w:r>
    </w:p>
    <w:p w14:paraId="10A84E96" w14:textId="77777777" w:rsidR="009B4DF1" w:rsidRPr="00D87563" w:rsidRDefault="009B4DF1" w:rsidP="00AF6302"/>
    <w:p w14:paraId="01B3FC08" w14:textId="2A6F7355" w:rsidR="00AF6302" w:rsidRPr="00D87563" w:rsidRDefault="00AF6302" w:rsidP="00AF6302">
      <w:pPr>
        <w:rPr>
          <w:i/>
          <w:color w:val="000000"/>
        </w:rPr>
      </w:pPr>
      <w:proofErr w:type="spellStart"/>
      <w:r w:rsidRPr="00D87563">
        <w:rPr>
          <w:i/>
          <w:color w:val="000000"/>
        </w:rPr>
        <w:t>analysis_month</w:t>
      </w:r>
      <w:proofErr w:type="spellEnd"/>
    </w:p>
    <w:p w14:paraId="70D87A9F" w14:textId="771F873B" w:rsidR="00AF6302" w:rsidRPr="00D87563" w:rsidRDefault="00AF6302" w:rsidP="00AF6302">
      <w:r w:rsidRPr="00D87563">
        <w:t>Month sample was analyzed</w:t>
      </w:r>
      <w:r w:rsidR="009B4DF1" w:rsidRPr="00D87563">
        <w:t>.</w:t>
      </w:r>
    </w:p>
    <w:p w14:paraId="37EF6C6E" w14:textId="77777777" w:rsidR="009B4DF1" w:rsidRPr="00D87563" w:rsidRDefault="009B4DF1" w:rsidP="00AF6302"/>
    <w:p w14:paraId="5F984CDE" w14:textId="23DB87A4" w:rsidR="00AF6302" w:rsidRPr="00D87563" w:rsidRDefault="00AF6302" w:rsidP="00AF6302">
      <w:pPr>
        <w:rPr>
          <w:i/>
          <w:color w:val="000000"/>
        </w:rPr>
      </w:pPr>
      <w:proofErr w:type="spellStart"/>
      <w:r w:rsidRPr="00D87563">
        <w:rPr>
          <w:i/>
          <w:color w:val="000000"/>
        </w:rPr>
        <w:t>analysis_day</w:t>
      </w:r>
      <w:proofErr w:type="spellEnd"/>
    </w:p>
    <w:p w14:paraId="70C9D5FC" w14:textId="386D0D53" w:rsidR="00AF6302" w:rsidRPr="00D87563" w:rsidRDefault="00AF6302" w:rsidP="00AF6302">
      <w:r w:rsidRPr="00D87563">
        <w:t>Day sample was analyzed</w:t>
      </w:r>
      <w:r w:rsidR="009B4DF1" w:rsidRPr="00D87563">
        <w:t>.</w:t>
      </w:r>
    </w:p>
    <w:p w14:paraId="4AA4EFE2" w14:textId="34939CED" w:rsidR="009B4DF1" w:rsidRPr="00D87563" w:rsidRDefault="009B4DF1" w:rsidP="00AF6302"/>
    <w:p w14:paraId="1DF7F230" w14:textId="2A696355" w:rsidR="009B4DF1" w:rsidRPr="00D87563" w:rsidRDefault="009B4DF1" w:rsidP="00AF6302">
      <w:pPr>
        <w:rPr>
          <w:u w:val="single"/>
        </w:rPr>
      </w:pPr>
      <w:r w:rsidRPr="00D87563">
        <w:rPr>
          <w:u w:val="single"/>
        </w:rPr>
        <w:t>stable_isotopes.csv</w:t>
      </w:r>
    </w:p>
    <w:p w14:paraId="398187B3" w14:textId="393FBC96" w:rsidR="009B4DF1" w:rsidRPr="00D87563" w:rsidRDefault="009B4DF1"/>
    <w:p w14:paraId="7B90DF49" w14:textId="312A57F9" w:rsidR="009B4DF1" w:rsidRPr="00D87563" w:rsidRDefault="009B4DF1" w:rsidP="009B4DF1">
      <w:r w:rsidRPr="00D87563">
        <w:t>This file contains carbon (δ13C) and nitrogen (δ15N) values for various benthic macroinvertebrate genera</w:t>
      </w:r>
      <w:r w:rsidR="003472B0">
        <w:t xml:space="preserve"> and periphyton </w:t>
      </w:r>
      <w:r w:rsidRPr="00D87563">
        <w:t xml:space="preserve">collected from the 14 littoral sampling locations. </w:t>
      </w:r>
    </w:p>
    <w:p w14:paraId="5D32A92C" w14:textId="77777777" w:rsidR="009B4DF1" w:rsidRPr="00D87563" w:rsidRDefault="009B4DF1"/>
    <w:p w14:paraId="0B9B3A8A" w14:textId="77777777" w:rsidR="009B4DF1" w:rsidRPr="00D87563" w:rsidRDefault="009B4DF1" w:rsidP="009B4DF1">
      <w:r w:rsidRPr="00D87563">
        <w:rPr>
          <w:i/>
        </w:rPr>
        <w:t>site</w:t>
      </w:r>
    </w:p>
    <w:p w14:paraId="5D217AE0" w14:textId="77777777" w:rsidR="009B4DF1" w:rsidRPr="00D87563" w:rsidRDefault="009B4DF1" w:rsidP="009B4DF1">
      <w:r w:rsidRPr="00D87563">
        <w:t xml:space="preserve">Unique alphanumeric identifier for a sampling location. </w:t>
      </w:r>
    </w:p>
    <w:p w14:paraId="039D1EF6" w14:textId="6873CCCC" w:rsidR="009B4DF1" w:rsidRPr="00D87563" w:rsidRDefault="009B4DF1"/>
    <w:p w14:paraId="0433351B" w14:textId="77777777" w:rsidR="009B4DF1" w:rsidRPr="00D87563" w:rsidRDefault="009B4DF1" w:rsidP="006B0CD5">
      <w:pPr>
        <w:rPr>
          <w:i/>
        </w:rPr>
      </w:pPr>
      <w:r w:rsidRPr="00D87563">
        <w:rPr>
          <w:i/>
        </w:rPr>
        <w:t>C13</w:t>
      </w:r>
    </w:p>
    <w:p w14:paraId="3B88FE69" w14:textId="3E31AFB1" w:rsidR="009B4DF1" w:rsidRPr="00D87563" w:rsidRDefault="009B4DF1" w:rsidP="006B0CD5">
      <w:r w:rsidRPr="00D87563">
        <w:t xml:space="preserve">Carbon (δ13C) stable isotope values in parts per thousand. </w:t>
      </w:r>
    </w:p>
    <w:p w14:paraId="129AD870" w14:textId="77777777" w:rsidR="009B4DF1" w:rsidRPr="00D87563" w:rsidRDefault="009B4DF1" w:rsidP="006B0CD5">
      <w:pPr>
        <w:rPr>
          <w:color w:val="000000"/>
        </w:rPr>
      </w:pPr>
    </w:p>
    <w:p w14:paraId="1194E56D" w14:textId="06C01964" w:rsidR="009B4DF1" w:rsidRPr="00D87563" w:rsidRDefault="009B4DF1" w:rsidP="006B0CD5">
      <w:pPr>
        <w:rPr>
          <w:i/>
          <w:color w:val="000000"/>
        </w:rPr>
      </w:pPr>
      <w:r w:rsidRPr="00D87563">
        <w:rPr>
          <w:i/>
          <w:color w:val="000000"/>
        </w:rPr>
        <w:t>N15</w:t>
      </w:r>
    </w:p>
    <w:p w14:paraId="183253ED" w14:textId="3F69ADDC" w:rsidR="009B4DF1" w:rsidRPr="00D87563" w:rsidRDefault="009B4DF1" w:rsidP="006B0CD5">
      <w:r w:rsidRPr="00D87563">
        <w:t xml:space="preserve">Nitrogen (δ15N) stable isotope values in parts per thousand. </w:t>
      </w:r>
    </w:p>
    <w:p w14:paraId="01E27FAD" w14:textId="77777777" w:rsidR="009B4DF1" w:rsidRPr="00D87563" w:rsidRDefault="009B4DF1" w:rsidP="006B0CD5">
      <w:pPr>
        <w:rPr>
          <w:color w:val="000000"/>
        </w:rPr>
      </w:pPr>
    </w:p>
    <w:p w14:paraId="3C52B25F" w14:textId="77777777" w:rsidR="009B4DF1" w:rsidRPr="00D87563" w:rsidRDefault="009B4DF1" w:rsidP="009B4DF1">
      <w:pPr>
        <w:rPr>
          <w:i/>
        </w:rPr>
      </w:pPr>
      <w:r w:rsidRPr="00D87563">
        <w:rPr>
          <w:i/>
        </w:rPr>
        <w:t>Genus</w:t>
      </w:r>
    </w:p>
    <w:p w14:paraId="4B91C2C0" w14:textId="77777777" w:rsidR="009B4DF1" w:rsidRPr="00D87563" w:rsidRDefault="009B4DF1" w:rsidP="009B4DF1">
      <w:r w:rsidRPr="00D87563">
        <w:t xml:space="preserve">Genus of the analyzed organism. </w:t>
      </w:r>
    </w:p>
    <w:p w14:paraId="31E90A3B" w14:textId="77777777" w:rsidR="009B4DF1" w:rsidRPr="00D87563" w:rsidRDefault="009B4DF1" w:rsidP="009B4DF1"/>
    <w:p w14:paraId="543A420A" w14:textId="77777777" w:rsidR="009B4DF1" w:rsidRPr="00D87563" w:rsidRDefault="009B4DF1" w:rsidP="009B4DF1">
      <w:pPr>
        <w:rPr>
          <w:i/>
        </w:rPr>
      </w:pPr>
      <w:r w:rsidRPr="00D87563">
        <w:rPr>
          <w:i/>
        </w:rPr>
        <w:lastRenderedPageBreak/>
        <w:t>Species</w:t>
      </w:r>
    </w:p>
    <w:p w14:paraId="5A0453D8" w14:textId="312A89FD" w:rsidR="009B4DF1" w:rsidRDefault="009B4DF1" w:rsidP="009B4DF1">
      <w:r w:rsidRPr="00D87563">
        <w:t>Species of the analyzed organism. When organism was identified solely to genus, the Species value is NA.</w:t>
      </w:r>
    </w:p>
    <w:p w14:paraId="47FC8561" w14:textId="3D95A53E" w:rsidR="007153E8" w:rsidRDefault="007153E8" w:rsidP="009B4DF1"/>
    <w:p w14:paraId="2AC7CE3A" w14:textId="77777777" w:rsidR="007153E8" w:rsidRDefault="007153E8" w:rsidP="007153E8">
      <w:r>
        <w:rPr>
          <w:i/>
        </w:rPr>
        <w:t>comments</w:t>
      </w:r>
    </w:p>
    <w:p w14:paraId="30F10E8C" w14:textId="50C6286A" w:rsidR="007153E8" w:rsidRPr="007153E8" w:rsidRDefault="007153E8" w:rsidP="009B4DF1">
      <w:r>
        <w:t>Quality flag column where δ</w:t>
      </w:r>
      <w:r>
        <w:rPr>
          <w:vertAlign w:val="superscript"/>
        </w:rPr>
        <w:t>13</w:t>
      </w:r>
      <w:r>
        <w:t>C samples were outside of the range of standards.</w:t>
      </w:r>
    </w:p>
    <w:p w14:paraId="3D849DC1" w14:textId="731179FB" w:rsidR="009B4DF1" w:rsidRPr="00D87563" w:rsidRDefault="009B4DF1"/>
    <w:p w14:paraId="00817D56" w14:textId="3AC42866" w:rsidR="009B4DF1" w:rsidRPr="00D87563" w:rsidRDefault="009B4DF1">
      <w:pPr>
        <w:rPr>
          <w:u w:val="single"/>
        </w:rPr>
      </w:pPr>
      <w:r w:rsidRPr="00D87563">
        <w:rPr>
          <w:u w:val="single"/>
        </w:rPr>
        <w:t>total_lipid.csv</w:t>
      </w:r>
    </w:p>
    <w:p w14:paraId="003C1813" w14:textId="124EABDF" w:rsidR="009B4DF1" w:rsidRPr="00D87563" w:rsidRDefault="009B4DF1"/>
    <w:p w14:paraId="56A0A631" w14:textId="77777777" w:rsidR="009B4DF1" w:rsidRPr="00D87563" w:rsidRDefault="009B4DF1" w:rsidP="009B4DF1">
      <w:r w:rsidRPr="00D87563">
        <w:rPr>
          <w:i/>
        </w:rPr>
        <w:t>site</w:t>
      </w:r>
    </w:p>
    <w:p w14:paraId="6C149092" w14:textId="77777777" w:rsidR="009B4DF1" w:rsidRPr="00D87563" w:rsidRDefault="009B4DF1" w:rsidP="009B4DF1">
      <w:r w:rsidRPr="00D87563">
        <w:t xml:space="preserve">Unique alphanumeric identifier for a sampling location. </w:t>
      </w:r>
    </w:p>
    <w:p w14:paraId="6F24432E" w14:textId="6BFB2B05" w:rsidR="009B4DF1" w:rsidRPr="00D87563" w:rsidRDefault="009B4DF1"/>
    <w:p w14:paraId="390E8BC8" w14:textId="77777777" w:rsidR="009B4DF1" w:rsidRPr="00D87563" w:rsidRDefault="009B4DF1" w:rsidP="009B4DF1">
      <w:pPr>
        <w:rPr>
          <w:i/>
        </w:rPr>
      </w:pPr>
      <w:r w:rsidRPr="00D87563">
        <w:rPr>
          <w:i/>
        </w:rPr>
        <w:t>Genus</w:t>
      </w:r>
    </w:p>
    <w:p w14:paraId="7E154B7F" w14:textId="77777777" w:rsidR="009B4DF1" w:rsidRPr="00D87563" w:rsidRDefault="009B4DF1" w:rsidP="009B4DF1">
      <w:r w:rsidRPr="00D87563">
        <w:t xml:space="preserve">Genus of the analyzed organism. </w:t>
      </w:r>
    </w:p>
    <w:p w14:paraId="11FE5128" w14:textId="77777777" w:rsidR="009B4DF1" w:rsidRPr="00D87563" w:rsidRDefault="009B4DF1" w:rsidP="009B4DF1"/>
    <w:p w14:paraId="647C357C" w14:textId="77777777" w:rsidR="009B4DF1" w:rsidRPr="00D87563" w:rsidRDefault="009B4DF1" w:rsidP="009B4DF1">
      <w:pPr>
        <w:rPr>
          <w:i/>
        </w:rPr>
      </w:pPr>
      <w:r w:rsidRPr="00D87563">
        <w:rPr>
          <w:i/>
        </w:rPr>
        <w:t>Species</w:t>
      </w:r>
    </w:p>
    <w:p w14:paraId="0C1CBA9B" w14:textId="77777777" w:rsidR="009B4DF1" w:rsidRPr="00D87563" w:rsidRDefault="009B4DF1" w:rsidP="009B4DF1">
      <w:r w:rsidRPr="00D87563">
        <w:t>Species of the analyzed organism. When organism was identified solely to genus, the Species value is NA.</w:t>
      </w:r>
    </w:p>
    <w:p w14:paraId="1DAE53EF" w14:textId="452F76A5" w:rsidR="009B4DF1" w:rsidRPr="00D87563" w:rsidRDefault="009B4DF1"/>
    <w:p w14:paraId="7F3F7910" w14:textId="77777777" w:rsidR="009B4DF1" w:rsidRPr="00D87563" w:rsidRDefault="009B4DF1" w:rsidP="006B0CD5">
      <w:pPr>
        <w:rPr>
          <w:i/>
          <w:color w:val="000000"/>
        </w:rPr>
      </w:pPr>
      <w:proofErr w:type="spellStart"/>
      <w:r w:rsidRPr="00D87563">
        <w:rPr>
          <w:i/>
          <w:color w:val="000000"/>
        </w:rPr>
        <w:t>total_lipid_mg_per_g</w:t>
      </w:r>
      <w:proofErr w:type="spellEnd"/>
    </w:p>
    <w:p w14:paraId="43620C4E" w14:textId="46B6B6A6" w:rsidR="009B4DF1" w:rsidRPr="00D87563" w:rsidRDefault="009B4DF1" w:rsidP="006B0CD5">
      <w:r w:rsidRPr="00D87563">
        <w:t>Total amount of lipids in a sample in milligrams of Lipid per gram of tissue.</w:t>
      </w:r>
    </w:p>
    <w:p w14:paraId="02E458EC" w14:textId="77777777" w:rsidR="009B4DF1" w:rsidRPr="00D87563" w:rsidRDefault="009B4DF1" w:rsidP="006B0CD5">
      <w:pPr>
        <w:rPr>
          <w:color w:val="000000"/>
        </w:rPr>
      </w:pPr>
    </w:p>
    <w:p w14:paraId="237EEE32" w14:textId="5F77682C" w:rsidR="009B4DF1" w:rsidRPr="00D87563" w:rsidRDefault="009B4DF1" w:rsidP="006B0CD5">
      <w:pPr>
        <w:rPr>
          <w:i/>
          <w:color w:val="000000"/>
        </w:rPr>
      </w:pPr>
      <w:r w:rsidRPr="00D87563">
        <w:rPr>
          <w:i/>
          <w:color w:val="000000"/>
        </w:rPr>
        <w:t>deviation</w:t>
      </w:r>
    </w:p>
    <w:p w14:paraId="48E76378" w14:textId="47345DB3" w:rsidR="009B4DF1" w:rsidRDefault="009B4DF1">
      <w:r w:rsidRPr="00D87563">
        <w:t>Samples were weighed three times and deviation in measurement was calculated. All values are reported in milligrams of Lipid per gram of tissue.</w:t>
      </w:r>
    </w:p>
    <w:p w14:paraId="3EFB703F" w14:textId="4F0E0105" w:rsidR="00ED3B19" w:rsidRDefault="00ED3B19"/>
    <w:p w14:paraId="1BCA79BB" w14:textId="77777777" w:rsidR="00ED3B19" w:rsidRDefault="00ED3B19" w:rsidP="00ED3B19">
      <w:r>
        <w:rPr>
          <w:i/>
        </w:rPr>
        <w:t>comments</w:t>
      </w:r>
    </w:p>
    <w:p w14:paraId="41ACC244" w14:textId="1BA5818C" w:rsidR="00ED3B19" w:rsidRPr="00ED3B19" w:rsidRDefault="00ED3B19" w:rsidP="00ED3B19">
      <w:r>
        <w:t xml:space="preserve">Quality flag column. Two samples spilled during fatty acid extraction. These samples are flagged as such. </w:t>
      </w:r>
    </w:p>
    <w:p w14:paraId="1A548CCC" w14:textId="77777777" w:rsidR="009B4DF1" w:rsidRPr="00D87563" w:rsidRDefault="009B4DF1"/>
    <w:p w14:paraId="00000045" w14:textId="77777777" w:rsidR="009956E8" w:rsidRPr="00D87563" w:rsidRDefault="00BC3E51">
      <w:pPr>
        <w:rPr>
          <w:b/>
        </w:rPr>
      </w:pPr>
      <w:r w:rsidRPr="00D87563">
        <w:rPr>
          <w:b/>
        </w:rPr>
        <w:t>Methods</w:t>
      </w:r>
    </w:p>
    <w:p w14:paraId="00000048" w14:textId="286F861E" w:rsidR="009956E8" w:rsidRPr="00D87563" w:rsidRDefault="009956E8">
      <w:pPr>
        <w:rPr>
          <w:color w:val="4A86E8"/>
        </w:rPr>
      </w:pPr>
    </w:p>
    <w:p w14:paraId="126BF930" w14:textId="77777777" w:rsidR="00C34B40" w:rsidRPr="00D87563" w:rsidRDefault="00C34B40" w:rsidP="00C34B40">
      <w:pPr>
        <w:rPr>
          <w:i/>
        </w:rPr>
      </w:pPr>
      <w:r w:rsidRPr="00D87563">
        <w:rPr>
          <w:i/>
        </w:rPr>
        <w:t xml:space="preserve">Inverse distance weighted (IDW) population calculation for each sampling location </w:t>
      </w:r>
    </w:p>
    <w:p w14:paraId="597902C4" w14:textId="0021B873" w:rsidR="00C34B40" w:rsidRDefault="00C34B40">
      <w:pPr>
        <w:rPr>
          <w:color w:val="4A86E8"/>
        </w:rPr>
      </w:pPr>
    </w:p>
    <w:p w14:paraId="28ADB6FF" w14:textId="2B52165A" w:rsidR="00EE46A1" w:rsidRDefault="00EE46A1">
      <w:pPr>
        <w:rPr>
          <w:color w:val="4A86E8"/>
        </w:rPr>
      </w:pPr>
      <w:r>
        <w:t>We recognized that sewage indicator concentrations at each sampling location may be related to a sampling location’s spatial position relative to both the size and proximity of neighboring developed sites. Therefore, we created the inverse distance weighted (IDW) population metric to compress, into a single metric, information about human population size, density, and location along the shoreline as well as distance between developed sites and sampling locations.</w:t>
      </w:r>
    </w:p>
    <w:p w14:paraId="52AE3485" w14:textId="77777777" w:rsidR="00EE46A1" w:rsidRPr="00D87563" w:rsidRDefault="00EE46A1">
      <w:pPr>
        <w:rPr>
          <w:color w:val="4A86E8"/>
        </w:rPr>
      </w:pPr>
    </w:p>
    <w:p w14:paraId="1AAE1A5A" w14:textId="77777777" w:rsidR="00EE46A1" w:rsidRDefault="00EE46A1" w:rsidP="00EE46A1">
      <w:r>
        <w:t>Our workflow for calculating IDW population required five steps. First, we traced polygons and shorelines from satellite imagery for each developed site in Google Earth. Second, polygon and line geometries were downloaded from Google Earth as a .</w:t>
      </w:r>
      <w:proofErr w:type="spellStart"/>
      <w:r>
        <w:t>kml</w:t>
      </w:r>
      <w:proofErr w:type="spellEnd"/>
      <w:r>
        <w:t xml:space="preserve"> file. Third, the .</w:t>
      </w:r>
      <w:proofErr w:type="spellStart"/>
      <w:r>
        <w:t>kml</w:t>
      </w:r>
      <w:proofErr w:type="spellEnd"/>
      <w:r>
        <w:t xml:space="preserve"> file was imported into the R statistical environment (R Core Team, 2019), where using the sf package (</w:t>
      </w:r>
      <w:proofErr w:type="spellStart"/>
      <w:r>
        <w:t>Pebesma</w:t>
      </w:r>
      <w:proofErr w:type="spellEnd"/>
      <w:r>
        <w:t xml:space="preserve">, 2018) we calculated shoreline length, polygon area, and centroid location for each developed site. Fourth, we joined point locations of each sampling site with the spatial polygons to calculate the </w:t>
      </w:r>
      <w:r>
        <w:lastRenderedPageBreak/>
        <w:t>distance from each sampling location to each developed site’s centroid. Fifth, we calculated IDW population for each sampling location, using formula (1).</w:t>
      </w:r>
    </w:p>
    <w:p w14:paraId="2435A745" w14:textId="77777777" w:rsidR="00EE46A1" w:rsidRDefault="00EE46A1" w:rsidP="00EE46A1">
      <w:r>
        <w:t xml:space="preserve">(1)  </w:t>
      </w:r>
      <m:oMath>
        <m:r>
          <w:rPr>
            <w:rFonts w:ascii="Cambria Math" w:hAnsi="Cambria Math"/>
          </w:rPr>
          <m:t>I</m:t>
        </m:r>
        <m:r>
          <w:rPr>
            <w:rFonts w:ascii="Cambria Math" w:hAnsi="Cambria Math"/>
            <w:vertAlign w:val="subscript"/>
          </w:rPr>
          <m:t>j</m:t>
        </m:r>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LI</m:t>
                    </m:r>
                  </m:sub>
                </m:sSub>
              </m:num>
              <m:den>
                <m:sSub>
                  <m:sSubPr>
                    <m:ctrlPr>
                      <w:rPr>
                        <w:rFonts w:ascii="Cambria Math" w:hAnsi="Cambria Math"/>
                        <w:i/>
                      </w:rPr>
                    </m:ctrlPr>
                  </m:sSubPr>
                  <m:e>
                    <m:r>
                      <w:rPr>
                        <w:rFonts w:ascii="Cambria Math" w:hAnsi="Cambria Math"/>
                      </w:rPr>
                      <m:t>A</m:t>
                    </m:r>
                  </m:e>
                  <m:sub>
                    <m:r>
                      <w:rPr>
                        <w:rFonts w:ascii="Cambria Math" w:hAnsi="Cambria Math"/>
                      </w:rPr>
                      <m:t>LI</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LI</m:t>
                </m:r>
              </m:sub>
            </m:sSub>
          </m:num>
          <m:den>
            <m:sSub>
              <m:sSubPr>
                <m:ctrlPr>
                  <w:rPr>
                    <w:rFonts w:ascii="Cambria Math" w:hAnsi="Cambria Math"/>
                    <w:i/>
                  </w:rPr>
                </m:ctrlPr>
              </m:sSubPr>
              <m:e>
                <m:r>
                  <w:rPr>
                    <w:rFonts w:ascii="Cambria Math" w:hAnsi="Cambria Math"/>
                  </w:rPr>
                  <m:t>D</m:t>
                </m:r>
              </m:e>
              <m:sub>
                <m:r>
                  <w:rPr>
                    <w:rFonts w:ascii="Cambria Math" w:hAnsi="Cambria Math"/>
                  </w:rPr>
                  <m:t>j,LI</m:t>
                </m:r>
              </m:sub>
            </m:sSub>
          </m:den>
        </m:f>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BK</m:t>
                    </m:r>
                  </m:sub>
                </m:sSub>
              </m:num>
              <m:den>
                <m:sSub>
                  <m:sSubPr>
                    <m:ctrlPr>
                      <w:rPr>
                        <w:rFonts w:ascii="Cambria Math" w:hAnsi="Cambria Math"/>
                        <w:i/>
                      </w:rPr>
                    </m:ctrlPr>
                  </m:sSubPr>
                  <m:e>
                    <m:r>
                      <w:rPr>
                        <w:rFonts w:ascii="Cambria Math" w:hAnsi="Cambria Math"/>
                      </w:rPr>
                      <m:t>A</m:t>
                    </m:r>
                  </m:e>
                  <m:sub>
                    <m:r>
                      <w:rPr>
                        <w:rFonts w:ascii="Cambria Math" w:hAnsi="Cambria Math"/>
                      </w:rPr>
                      <m:t>BK</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BK</m:t>
                </m:r>
              </m:sub>
            </m:sSub>
          </m:num>
          <m:den>
            <m:sSub>
              <m:sSubPr>
                <m:ctrlPr>
                  <w:rPr>
                    <w:rFonts w:ascii="Cambria Math" w:hAnsi="Cambria Math"/>
                    <w:i/>
                  </w:rPr>
                </m:ctrlPr>
              </m:sSubPr>
              <m:e>
                <m:r>
                  <w:rPr>
                    <w:rFonts w:ascii="Cambria Math" w:hAnsi="Cambria Math"/>
                  </w:rPr>
                  <m:t>D</m:t>
                </m:r>
              </m:e>
              <m:sub>
                <m:r>
                  <w:rPr>
                    <w:rFonts w:ascii="Cambria Math" w:hAnsi="Cambria Math"/>
                  </w:rPr>
                  <m:t>j,BK</m:t>
                </m:r>
              </m:sub>
            </m:sSub>
          </m:den>
        </m:f>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BGO</m:t>
                    </m:r>
                  </m:sub>
                </m:sSub>
              </m:num>
              <m:den>
                <m:sSub>
                  <m:sSubPr>
                    <m:ctrlPr>
                      <w:rPr>
                        <w:rFonts w:ascii="Cambria Math" w:hAnsi="Cambria Math"/>
                        <w:i/>
                      </w:rPr>
                    </m:ctrlPr>
                  </m:sSubPr>
                  <m:e>
                    <m:r>
                      <w:rPr>
                        <w:rFonts w:ascii="Cambria Math" w:hAnsi="Cambria Math"/>
                      </w:rPr>
                      <m:t>A</m:t>
                    </m:r>
                  </m:e>
                  <m:sub>
                    <m:r>
                      <w:rPr>
                        <w:rFonts w:ascii="Cambria Math" w:hAnsi="Cambria Math"/>
                      </w:rPr>
                      <m:t>BGO</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BGO</m:t>
                </m:r>
              </m:sub>
            </m:sSub>
          </m:num>
          <m:den>
            <m:sSub>
              <m:sSubPr>
                <m:ctrlPr>
                  <w:rPr>
                    <w:rFonts w:ascii="Cambria Math" w:hAnsi="Cambria Math"/>
                    <w:i/>
                  </w:rPr>
                </m:ctrlPr>
              </m:sSubPr>
              <m:e>
                <m:r>
                  <w:rPr>
                    <w:rFonts w:ascii="Cambria Math" w:hAnsi="Cambria Math"/>
                  </w:rPr>
                  <m:t>D</m:t>
                </m:r>
              </m:e>
              <m:sub>
                <m:r>
                  <w:rPr>
                    <w:rFonts w:ascii="Cambria Math" w:hAnsi="Cambria Math"/>
                  </w:rPr>
                  <m:t>j,BGO</m:t>
                </m:r>
              </m:sub>
            </m:sSub>
          </m:den>
        </m:f>
      </m:oMath>
    </w:p>
    <w:p w14:paraId="395ED1DE" w14:textId="6A9EACE7" w:rsidR="00EE46A1" w:rsidRDefault="00EE46A1" w:rsidP="00EE46A1">
      <w:r>
        <w:t xml:space="preserve">where </w:t>
      </w:r>
      <w:r w:rsidRPr="002F1C07">
        <w:rPr>
          <w:i/>
        </w:rPr>
        <w:t>I</w:t>
      </w:r>
      <w:r>
        <w:t xml:space="preserve"> is the IDW population at sampling location</w:t>
      </w:r>
      <w:r w:rsidRPr="002F1C07">
        <w:rPr>
          <w:i/>
        </w:rPr>
        <w:t xml:space="preserve"> j</w:t>
      </w:r>
      <w:r>
        <w:t>,</w:t>
      </w:r>
      <w:r w:rsidRPr="002F1C07">
        <w:rPr>
          <w:i/>
        </w:rPr>
        <w:t xml:space="preserve"> P</w:t>
      </w:r>
      <w:r>
        <w:t xml:space="preserve"> is the population at each of the three developed sites </w:t>
      </w:r>
      <w:proofErr w:type="spellStart"/>
      <w:r>
        <w:t>Listvyanka</w:t>
      </w:r>
      <w:proofErr w:type="spellEnd"/>
      <w:r>
        <w:t xml:space="preserve"> (LI), Bolshie </w:t>
      </w:r>
      <w:proofErr w:type="spellStart"/>
      <w:r>
        <w:t>Koty</w:t>
      </w:r>
      <w:proofErr w:type="spellEnd"/>
      <w:r>
        <w:t xml:space="preserve"> (BK), </w:t>
      </w:r>
      <w:proofErr w:type="spellStart"/>
      <w:r>
        <w:t>Bolshoe</w:t>
      </w:r>
      <w:proofErr w:type="spellEnd"/>
      <w:r>
        <w:t xml:space="preserve"> </w:t>
      </w:r>
      <w:proofErr w:type="spellStart"/>
      <w:r>
        <w:t>Goloustnoe</w:t>
      </w:r>
      <w:proofErr w:type="spellEnd"/>
      <w:r>
        <w:t xml:space="preserve"> (BGO), </w:t>
      </w:r>
      <w:r w:rsidRPr="002F1C07">
        <w:rPr>
          <w:i/>
        </w:rPr>
        <w:t>A</w:t>
      </w:r>
      <w:r>
        <w:t xml:space="preserve"> is the area of a developed site in km</w:t>
      </w:r>
      <w:r>
        <w:rPr>
          <w:vertAlign w:val="superscript"/>
        </w:rPr>
        <w:t>2</w:t>
      </w:r>
      <w:r>
        <w:t xml:space="preserve">, </w:t>
      </w:r>
      <w:r w:rsidRPr="002F1C07">
        <w:rPr>
          <w:i/>
        </w:rPr>
        <w:t xml:space="preserve">L </w:t>
      </w:r>
      <w:r>
        <w:t xml:space="preserve">is the shoreline length at a developed site in km, and </w:t>
      </w:r>
      <w:r w:rsidRPr="002F1C07">
        <w:rPr>
          <w:i/>
        </w:rPr>
        <w:t>D</w:t>
      </w:r>
      <w:r>
        <w:t xml:space="preserve"> is the distance from developed site </w:t>
      </w:r>
      <w:r w:rsidRPr="002F1C07">
        <w:rPr>
          <w:i/>
        </w:rPr>
        <w:t>j</w:t>
      </w:r>
      <w:r>
        <w:t xml:space="preserve"> to each developed site’s centroid in km. </w:t>
      </w:r>
    </w:p>
    <w:p w14:paraId="604A8C11" w14:textId="26EC4AA2" w:rsidR="00C34B40" w:rsidRPr="00D87563" w:rsidRDefault="00C34B40" w:rsidP="00C34B40">
      <w:pPr>
        <w:rPr>
          <w:color w:val="4A86E8"/>
        </w:rPr>
      </w:pPr>
    </w:p>
    <w:p w14:paraId="51F7F640" w14:textId="2D7048C7" w:rsidR="00C34B40" w:rsidRPr="00D87563" w:rsidRDefault="00012F81" w:rsidP="00C34B40">
      <w:pPr>
        <w:rPr>
          <w:i/>
        </w:rPr>
      </w:pPr>
      <w:r w:rsidRPr="00D87563">
        <w:rPr>
          <w:i/>
        </w:rPr>
        <w:t>Nutrients</w:t>
      </w:r>
    </w:p>
    <w:p w14:paraId="47A4C572" w14:textId="17378760" w:rsidR="00012F81" w:rsidRPr="00D87563" w:rsidRDefault="00012F81" w:rsidP="00C34B40">
      <w:pPr>
        <w:rPr>
          <w:color w:val="4A86E8"/>
        </w:rPr>
      </w:pPr>
    </w:p>
    <w:p w14:paraId="346B7552" w14:textId="5C2DE975" w:rsidR="0077579F" w:rsidRDefault="0077579F" w:rsidP="0077579F">
      <w:r>
        <w:t xml:space="preserve">Water samples for nutrient analyses were collected in 150 mL glass jars that had been washed with phosphate-free soap and rinsed three times with water from the sampling location. Samples were collected in duplicates and immediately frozen at -20°C until processing at the </w:t>
      </w:r>
      <w:proofErr w:type="spellStart"/>
      <w:r w:rsidRPr="002075AA">
        <w:t>A.P.Vinogradov</w:t>
      </w:r>
      <w:proofErr w:type="spellEnd"/>
      <w:r w:rsidRPr="002075AA">
        <w:t xml:space="preserve"> Institute of Geochemistry</w:t>
      </w:r>
      <w:r>
        <w:t xml:space="preserve"> (Siberian Branch of the Russian Academy of Sciences, Irkutsk). Samples were not filtered prior to freezing, meaning that nitrogen and ammonium concentrations may potentially include intracellular nitrogen and overestimate </w:t>
      </w:r>
      <w:ins w:id="57" w:author="Ted" w:date="2020-11-20T10:12:00Z">
        <w:r w:rsidR="00D32EA8">
          <w:t xml:space="preserve">dissolved </w:t>
        </w:r>
      </w:ins>
      <w:r>
        <w:t xml:space="preserve">nitrogenous forms in the water column. </w:t>
      </w:r>
    </w:p>
    <w:p w14:paraId="1980AB86" w14:textId="77777777" w:rsidR="0077579F" w:rsidRDefault="0077579F" w:rsidP="0077579F"/>
    <w:p w14:paraId="7840FA42" w14:textId="285D2816" w:rsidR="0077579F" w:rsidRDefault="0077579F" w:rsidP="0077579F">
      <w:r>
        <w:t xml:space="preserve">For each water sample, nitrate, ammonium, and total phosphorus concentrations were measured. For ammonium </w:t>
      </w:r>
      <w:r>
        <w:fldChar w:fldCharType="begin"/>
      </w:r>
      <w:r>
        <w:instrText xml:space="preserve"> ADDIN ZOTERO_ITEM CSL_CITATION {"citationID":"rDjAdfOd","properties":{"formattedCitation":"(2016a)","plainCitation":"(2016a)","noteIndex":0},"citationItems":[{"id":3887,"uris":["http://zotero.org/users/2645460/items/3VJF2QLC"],"uri":["http://zotero.org/users/2645460/items/3VJF2QLC"],"itemData":{"id":3887,"type":"article","call-number":"GOST 33045-2014 Water","language":"Russian","publisher":"Intergovernmental committe for standardization, regulation, and metrology","title":"Methods for determination of nitrogen-containing matters (with corrections) (Методы определения азотсодержащих веществ (с Поправками))","URL":"http://docs.cntd.ru/document/1200115428","issued":{"date-parts":[["2016"]]}}}],"schema":"https://github.com/citation-style-language/schema/raw/master/csl-citation.json"} </w:instrText>
      </w:r>
      <w:r>
        <w:fldChar w:fldCharType="separate"/>
      </w:r>
      <w:r w:rsidRPr="005404FF">
        <w:t>(</w:t>
      </w:r>
      <w:r w:rsidRPr="00D32EA8">
        <w:rPr>
          <w:highlight w:val="yellow"/>
          <w:rPrChange w:id="58" w:author="Ted" w:date="2020-11-20T10:13:00Z">
            <w:rPr/>
          </w:rPrChange>
        </w:rPr>
        <w:t>2016a</w:t>
      </w:r>
      <w:r w:rsidRPr="005404FF">
        <w:t>)</w:t>
      </w:r>
      <w:r>
        <w:fldChar w:fldCharType="end"/>
      </w:r>
      <w:r>
        <w:t xml:space="preserve"> and nitrate </w:t>
      </w:r>
      <w:r>
        <w:fldChar w:fldCharType="begin"/>
      </w:r>
      <w:r>
        <w:instrText xml:space="preserve"> ADDIN ZOTERO_ITEM CSL_CITATION {"citationID":"7ICt8Vbf","properties":{"formattedCitation":"(2017)","plainCitation":"(2017)","noteIndex":0},"citationItems":[{"id":3886,"uris":["http://zotero.org/users/2645460/items/3ZMMVLJP"],"uri":["http://zotero.org/users/2645460/items/3ZMMVLJP"],"itemData":{"id":3886,"type":"article","call-number":"RD 52.24.380-2017","language":"Russian","publisher":"Ministry of Natural Resources and Ecology of the Russian Federation: Federal division of hydrometeorology and environmental monitoring","title":"Nitrate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редукторе)","URL":"https://files.stroyinf.ru/Data2/1/4293739/4293739155.pdf","issued":{"date-parts":[["2017"]]}}}],"schema":"https://github.com/citation-style-language/schema/raw/master/csl-citation.json"} </w:instrText>
      </w:r>
      <w:r>
        <w:fldChar w:fldCharType="separate"/>
      </w:r>
      <w:r w:rsidRPr="00D32EA8">
        <w:rPr>
          <w:highlight w:val="yellow"/>
          <w:rPrChange w:id="59" w:author="Ted" w:date="2020-11-20T10:13:00Z">
            <w:rPr/>
          </w:rPrChange>
        </w:rPr>
        <w:t>(2017</w:t>
      </w:r>
      <w:r w:rsidRPr="005404FF">
        <w:t>)</w:t>
      </w:r>
      <w:r>
        <w:fldChar w:fldCharType="end"/>
      </w:r>
      <w:r>
        <w:t xml:space="preserve"> concentrations, samples were analyzed with a spectrophotometer following the addition of Nessler’s reagent and disulfuric acid respectively. Total phosphorus concentration was measured with a spectrophotometer following the addition of persulfate </w:t>
      </w:r>
      <w:commentRangeStart w:id="60"/>
      <w:r>
        <w:fldChar w:fldCharType="begin"/>
      </w:r>
      <w:r>
        <w:instrText xml:space="preserve"> ADDIN ZOTERO_ITEM CSL_CITATION {"citationID":"u5pCDfjv","properties":{"formattedCitation":"(2016b)","plainCitation":"(2016b)","noteIndex":0},"citationItems":[{"id":3888,"uris":["http://zotero.org/users/2645460/items/DN2CUB64"],"uri":["http://zotero.org/users/2645460/items/DN2CUB64"],"itemData":{"id":3888,"type":"article","call-number":"GOST 18309-2014 Water","language":"Russian","publisher":"Intergovernmental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веществ)","URL":"http://docs.cntd.ru/document/1200115799","issued":{"date-parts":[["2016"]]}}}],"schema":"https://github.com/citation-style-language/schema/raw/master/csl-citation.json"} </w:instrText>
      </w:r>
      <w:r>
        <w:fldChar w:fldCharType="separate"/>
      </w:r>
      <w:r w:rsidRPr="005404FF">
        <w:t>(2016b)</w:t>
      </w:r>
      <w:r>
        <w:fldChar w:fldCharType="end"/>
      </w:r>
      <w:commentRangeEnd w:id="60"/>
      <w:r w:rsidR="00D32EA8">
        <w:rPr>
          <w:rStyle w:val="CommentReference"/>
          <w:rFonts w:ascii="Arial" w:eastAsia="Arial" w:hAnsi="Arial" w:cs="Arial"/>
          <w:lang w:val="en"/>
        </w:rPr>
        <w:commentReference w:id="60"/>
      </w:r>
      <w:r>
        <w:t xml:space="preserve">. </w:t>
      </w:r>
    </w:p>
    <w:p w14:paraId="2BD1EF36" w14:textId="77777777" w:rsidR="0077579F" w:rsidRDefault="0077579F" w:rsidP="00012F81">
      <w:pPr>
        <w:rPr>
          <w:i/>
        </w:rPr>
      </w:pPr>
    </w:p>
    <w:p w14:paraId="28CD62B6" w14:textId="1307C309" w:rsidR="00012F81" w:rsidRPr="00D87563" w:rsidRDefault="00012F81" w:rsidP="00012F81">
      <w:r w:rsidRPr="00D87563">
        <w:rPr>
          <w:i/>
        </w:rPr>
        <w:t>Chlorophyll a</w:t>
      </w:r>
    </w:p>
    <w:p w14:paraId="2108986C" w14:textId="61CC1DA1" w:rsidR="00012F81" w:rsidRPr="00D87563" w:rsidRDefault="00012F81" w:rsidP="00012F81"/>
    <w:p w14:paraId="66D4072B" w14:textId="77777777" w:rsidR="0077579F" w:rsidRDefault="0077579F" w:rsidP="0077579F">
      <w:r>
        <w:t xml:space="preserve">Water samples were collected in 1.5 L plastic bottles from a depth of approximately 0.75 m. Within 12 h of collection, three subsamples (up to 150 mL each) were filtered through 25-mm diameter, 0.2 µm pore size nitrocellulose filters. Filters were then placed in a 35 mm petri dish and frozen in the dark until processing. </w:t>
      </w:r>
    </w:p>
    <w:p w14:paraId="6F23F0AF" w14:textId="77777777" w:rsidR="0077579F" w:rsidRDefault="0077579F" w:rsidP="0077579F"/>
    <w:p w14:paraId="3307E91F" w14:textId="5D94FE19" w:rsidR="00C42C3E" w:rsidRDefault="0077579F" w:rsidP="0077579F">
      <w:r>
        <w:t xml:space="preserve">Chlorophyll samples were processed in a manner similar to that of Parson (1963) and Lorenzen (1967). Nitrocellulose filters were ground in 90% acetone, in which chlorophyll extraction was allowed to proceed overnight. Samples were then centrifuged for 15-20 minutes. After centrifugation, absorbance of the chlorophyll extract was measured in a spectrophotometer at 630, 645, 665, and 750 nm. Concentrations were calculated using the formula: </w:t>
      </w:r>
      <m:oMath>
        <m:r>
          <w:rPr>
            <w:rFonts w:ascii="Cambria Math" w:hAnsi="Cambria Math"/>
          </w:rPr>
          <m:t>C = 11.64(</m:t>
        </m:r>
        <m:sSub>
          <m:sSubPr>
            <m:ctrlPr>
              <w:rPr>
                <w:rFonts w:ascii="Cambria Math" w:hAnsi="Cambria Math"/>
              </w:rPr>
            </m:ctrlPr>
          </m:sSubPr>
          <m:e>
            <m:r>
              <w:rPr>
                <w:rFonts w:ascii="Cambria Math" w:hAnsi="Cambria Math"/>
              </w:rPr>
              <m:t>A</m:t>
            </m:r>
          </m:e>
          <m:sub>
            <m:r>
              <w:rPr>
                <w:rFonts w:ascii="Cambria Math" w:hAnsi="Cambria Math"/>
              </w:rPr>
              <m:t>665</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750</m:t>
            </m:r>
          </m:sub>
        </m:sSub>
        <m:r>
          <w:rPr>
            <w:rFonts w:ascii="Cambria Math" w:hAnsi="Cambria Math"/>
          </w:rPr>
          <m:t>) - 2.16(</m:t>
        </m:r>
        <m:sSub>
          <m:sSubPr>
            <m:ctrlPr>
              <w:rPr>
                <w:rFonts w:ascii="Cambria Math" w:hAnsi="Cambria Math"/>
              </w:rPr>
            </m:ctrlPr>
          </m:sSubPr>
          <m:e>
            <m:r>
              <w:rPr>
                <w:rFonts w:ascii="Cambria Math" w:hAnsi="Cambria Math"/>
              </w:rPr>
              <m:t>A</m:t>
            </m:r>
          </m:e>
          <m:sub>
            <m:r>
              <w:rPr>
                <w:rFonts w:ascii="Cambria Math" w:hAnsi="Cambria Math"/>
              </w:rPr>
              <m:t>645</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750</m:t>
            </m:r>
          </m:sub>
        </m:sSub>
        <m:r>
          <w:rPr>
            <w:rFonts w:ascii="Cambria Math" w:hAnsi="Cambria Math"/>
          </w:rPr>
          <m:t>) - 0.1(</m:t>
        </m:r>
        <m:sSub>
          <m:sSubPr>
            <m:ctrlPr>
              <w:rPr>
                <w:rFonts w:ascii="Cambria Math" w:hAnsi="Cambria Math"/>
              </w:rPr>
            </m:ctrlPr>
          </m:sSubPr>
          <m:e>
            <m:r>
              <w:rPr>
                <w:rFonts w:ascii="Cambria Math" w:hAnsi="Cambria Math"/>
              </w:rPr>
              <m:t>A</m:t>
            </m:r>
          </m:e>
          <m:sub>
            <m:r>
              <w:rPr>
                <w:rFonts w:ascii="Cambria Math" w:hAnsi="Cambria Math"/>
              </w:rPr>
              <m:t>630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750</m:t>
            </m:r>
          </m:sub>
        </m:sSub>
        <m:r>
          <w:rPr>
            <w:rFonts w:ascii="Cambria Math" w:hAnsi="Cambria Math"/>
          </w:rPr>
          <m:t>) / (</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 xml:space="preserve">) </m:t>
        </m:r>
      </m:oMath>
      <w:r>
        <w:t>; where A is the absorbance value of a particular wavelength, V</w:t>
      </w:r>
      <w:r>
        <w:rPr>
          <w:vertAlign w:val="subscript"/>
        </w:rPr>
        <w:t>1</w:t>
      </w:r>
      <w:r>
        <w:t xml:space="preserve"> is the volume of the filtered water, and V</w:t>
      </w:r>
      <w:r>
        <w:rPr>
          <w:vertAlign w:val="subscript"/>
        </w:rPr>
        <w:t>2</w:t>
      </w:r>
      <w:r>
        <w:t xml:space="preserve"> is the volume of extract. Concentrations are reported as mg/L.</w:t>
      </w:r>
    </w:p>
    <w:p w14:paraId="37E4FA58" w14:textId="77777777" w:rsidR="0077579F" w:rsidRPr="00D87563" w:rsidRDefault="0077579F" w:rsidP="0077579F"/>
    <w:p w14:paraId="0E1AE697" w14:textId="56A0F4D0" w:rsidR="00012F81" w:rsidRPr="00D87563" w:rsidRDefault="00012F81" w:rsidP="00012F81">
      <w:pPr>
        <w:rPr>
          <w:i/>
        </w:rPr>
      </w:pPr>
      <w:r w:rsidRPr="00D87563">
        <w:rPr>
          <w:i/>
        </w:rPr>
        <w:t>Pharmaceuticals and Personal Care Products (PPCPs)</w:t>
      </w:r>
    </w:p>
    <w:p w14:paraId="77DCB96F" w14:textId="69C2CA69" w:rsidR="00012F81" w:rsidRPr="00D87563" w:rsidRDefault="00012F81" w:rsidP="00012F81">
      <w:pPr>
        <w:rPr>
          <w:i/>
        </w:rPr>
      </w:pPr>
    </w:p>
    <w:p w14:paraId="04DE4A3D" w14:textId="77777777" w:rsidR="0077579F" w:rsidRDefault="0077579F" w:rsidP="0077579F">
      <w:r>
        <w:t xml:space="preserve">Water samples for PPCP analysis were collected in 250 mL amber glass bottles that were rinsed with either methanol or </w:t>
      </w:r>
      <w:r w:rsidRPr="001338EC">
        <w:t xml:space="preserve">acetone </w:t>
      </w:r>
      <w:r w:rsidRPr="00B420AF">
        <w:rPr>
          <w:rStyle w:val="CommentReference"/>
          <w:sz w:val="24"/>
          <w:szCs w:val="24"/>
        </w:rPr>
        <w:t>a</w:t>
      </w:r>
      <w:r w:rsidRPr="001338EC">
        <w:t>nd</w:t>
      </w:r>
      <w:r>
        <w:t xml:space="preserve"> then three times with sample water prior to collections. </w:t>
      </w:r>
      <w:r>
        <w:lastRenderedPageBreak/>
        <w:t xml:space="preserve">Following collection, samples were refrigerated and kept in the dark until solid phase extraction (SPE). </w:t>
      </w:r>
    </w:p>
    <w:p w14:paraId="5ED2B1B1" w14:textId="77777777" w:rsidR="0077579F" w:rsidRDefault="0077579F" w:rsidP="0077579F"/>
    <w:p w14:paraId="53F7C198" w14:textId="77777777" w:rsidR="0077579F" w:rsidRDefault="0077579F" w:rsidP="0077579F">
      <w:r>
        <w:t xml:space="preserve">Within 12 h of collection, samples were filtered directly from the amber glass bottle using a single-stream 25-mm GF/F SPE cartridge setup (Waters Corporation, Milford, MA). Lab personnel wore gloves and face masks to minimize contamination. Prior to filtration, SPE cartridges were primed with at least 5 mL of either methanol or acetone and then washed with at least 5 mL of sample water. Rate of SPE occurred at approximately 1 drop per second. Extraction proceeded until water could no longer pass through the SPE cartridge or until all collected water was filtered. Cartridges were stored in </w:t>
      </w:r>
      <w:proofErr w:type="spellStart"/>
      <w:r>
        <w:t>Whirlpacks</w:t>
      </w:r>
      <w:proofErr w:type="spellEnd"/>
      <w:r>
        <w:t xml:space="preserve"> at -20°C until analysis for PPCPs following methods of Lee et al. (2016).</w:t>
      </w:r>
    </w:p>
    <w:p w14:paraId="70DC1E58" w14:textId="73473006" w:rsidR="00012F81" w:rsidRPr="00D87563" w:rsidRDefault="00012F81" w:rsidP="00012F81"/>
    <w:p w14:paraId="0D0A4D9F" w14:textId="40260208" w:rsidR="00012F81" w:rsidRPr="00D87563" w:rsidRDefault="00012F81" w:rsidP="00012F81">
      <w:pPr>
        <w:rPr>
          <w:i/>
        </w:rPr>
      </w:pPr>
      <w:r w:rsidRPr="00D87563">
        <w:rPr>
          <w:i/>
        </w:rPr>
        <w:t>Microplastics</w:t>
      </w:r>
    </w:p>
    <w:p w14:paraId="6D7942EA" w14:textId="77777777" w:rsidR="00EE46A1" w:rsidRDefault="00EE46A1" w:rsidP="00012F81"/>
    <w:p w14:paraId="3E2A3645" w14:textId="77777777" w:rsidR="00EE46A1" w:rsidRDefault="00EE46A1" w:rsidP="00EE46A1">
      <w:r>
        <w:t xml:space="preserve">At each location, samples were collected in triplicate using 1.5 L clear plastic bottles that were washed thoroughly with sample water before each collection. Samples were collected by hand for each littoral site and with a metal bucket from aboard the ship for pelagic sites. </w:t>
      </w:r>
    </w:p>
    <w:p w14:paraId="7470D01A" w14:textId="77777777" w:rsidR="00EE46A1" w:rsidRDefault="00EE46A1" w:rsidP="00EE46A1"/>
    <w:p w14:paraId="26EC69E3" w14:textId="77777777" w:rsidR="00EE46A1" w:rsidRDefault="00EE46A1" w:rsidP="00EE46A1">
      <w:r>
        <w:t xml:space="preserve">For processing, each sample was vacuum filtered on to a 47-mm diameter GF/F filter. During filtration, aluminum foil was used to cover the filtration funnel to prevent contamination from airborne microplastic particles. After filtration, filters were dried under vacuum pressure and then stored in 50-mm petri dishes. Following filtration of all three replicates, the filtrate was collected and then re-filtered through a GF/F filter as a control for contamination from the plastic vacuum funnel or potentially airborne microplastics. </w:t>
      </w:r>
    </w:p>
    <w:p w14:paraId="56A6E76E" w14:textId="77777777" w:rsidR="00EE46A1" w:rsidRDefault="00EE46A1" w:rsidP="00EE46A1"/>
    <w:p w14:paraId="74140B5A" w14:textId="25607E97" w:rsidR="00012F81" w:rsidRDefault="00EE46A1" w:rsidP="00EE46A1">
      <w:r>
        <w:t xml:space="preserve">Microplastic counting involved visual inspection of the entire GF/F according to Van </w:t>
      </w:r>
      <w:proofErr w:type="spellStart"/>
      <w:r>
        <w:t>Cauwenberghe</w:t>
      </w:r>
      <w:proofErr w:type="spellEnd"/>
      <w:r>
        <w:t xml:space="preserve"> et al. (2015). Visual enumeration was conducted under a stereo microscope with ~100x magnification, and microplastics were classified into one of three categories: fibers, fragments, or beads. For all categories, plastics were defined as observed objects with apparent artificial colors, </w:t>
      </w:r>
      <w:r w:rsidR="00247471">
        <w:t>to avoid</w:t>
      </w:r>
      <w:r>
        <w:t xml:space="preserve"> enumerat</w:t>
      </w:r>
      <w:r w:rsidR="00247471">
        <w:t>ing</w:t>
      </w:r>
      <w:r>
        <w:t xml:space="preserve"> plastics contributed from the sampling bottle itself. Fibers were defined as smooth, long plastics with consistent diameters. Fragments were defined as plastics with irregularly sharp or jagged edges. Beads were defined as spherical plastics. During enumeration, GF/Fs remained in the petri dish to minimize potential for contamination from the air. </w:t>
      </w:r>
    </w:p>
    <w:p w14:paraId="135B9C3C" w14:textId="77777777" w:rsidR="00EE46A1" w:rsidRPr="00D87563" w:rsidRDefault="00EE46A1" w:rsidP="00EE46A1"/>
    <w:p w14:paraId="073D1671" w14:textId="59DAAF49" w:rsidR="00012F81" w:rsidRPr="00D87563" w:rsidRDefault="00012F81" w:rsidP="00012F81">
      <w:r w:rsidRPr="00D87563">
        <w:rPr>
          <w:i/>
        </w:rPr>
        <w:t>Periphyton abundance</w:t>
      </w:r>
    </w:p>
    <w:p w14:paraId="3583566E" w14:textId="0A978019" w:rsidR="00012F81" w:rsidRPr="00D87563" w:rsidRDefault="00012F81" w:rsidP="00012F81"/>
    <w:p w14:paraId="0BE32F36" w14:textId="77777777" w:rsidR="00C42C3E" w:rsidRDefault="00C42C3E" w:rsidP="00C42C3E">
      <w:r>
        <w:t>At each littoral site, we haphazardly selected three rocks representative of local substrate. A plastic stencil was used to define a surface area of each rock from which we scraped a standardized 14.5 cm</w:t>
      </w:r>
      <w:r>
        <w:rPr>
          <w:vertAlign w:val="superscript"/>
        </w:rPr>
        <w:t>2</w:t>
      </w:r>
      <w:r>
        <w:t xml:space="preserve"> patch of periphyton. Samples were preserved with </w:t>
      </w:r>
      <w:proofErr w:type="spellStart"/>
      <w:r>
        <w:t>Lugol’s</w:t>
      </w:r>
      <w:proofErr w:type="spellEnd"/>
      <w:r>
        <w:t xml:space="preserve"> solution and stored in plastic scintillation vials. Additional periphyton was collected in composite from each site for fatty acid and stable isotope analysis. </w:t>
      </w:r>
    </w:p>
    <w:p w14:paraId="2596D5B4" w14:textId="77777777" w:rsidR="00C42C3E" w:rsidRDefault="00C42C3E" w:rsidP="00C42C3E"/>
    <w:p w14:paraId="26911EE1" w14:textId="77777777" w:rsidR="00C42C3E" w:rsidRDefault="00C42C3E" w:rsidP="00C42C3E">
      <w:r>
        <w:t xml:space="preserve">Periphyton taxonomic identification and enumeration was performed by subsampling 10 </w:t>
      </w:r>
      <w:proofErr w:type="spellStart"/>
      <w:r>
        <w:t>μL</w:t>
      </w:r>
      <w:proofErr w:type="spellEnd"/>
      <w:r>
        <w:t xml:space="preserve"> aliquots from each preserved sample. Cells, filaments, and colonies were counted for each taxonomic group until at least 300 cells were identified. For all 10 </w:t>
      </w:r>
      <w:proofErr w:type="spellStart"/>
      <w:r>
        <w:t>μL</w:t>
      </w:r>
      <w:proofErr w:type="spellEnd"/>
      <w:r>
        <w:t xml:space="preserve"> aliquots, the entire subsample was counted, even if 300 cells were counted prior to completing the aliquot. Taxa were classified into broad categories consistent with Baikal algal taxonomy (</w:t>
      </w:r>
      <w:proofErr w:type="spellStart"/>
      <w:r>
        <w:t>Izhboldina</w:t>
      </w:r>
      <w:proofErr w:type="spellEnd"/>
      <w:r>
        <w:t xml:space="preserve">, 2007), using coarse </w:t>
      </w:r>
      <w:r>
        <w:lastRenderedPageBreak/>
        <w:t xml:space="preserve">groupings to capture general patterns in relative algal abundance. As a result, algal groups consisted of diatoms, </w:t>
      </w:r>
      <w:r w:rsidRPr="009F0747">
        <w:rPr>
          <w:i/>
        </w:rPr>
        <w:t>Ulothrix</w:t>
      </w:r>
      <w:r>
        <w:t xml:space="preserve">, </w:t>
      </w:r>
      <w:r w:rsidRPr="00AC75E6">
        <w:rPr>
          <w:i/>
        </w:rPr>
        <w:t>Spirogyra</w:t>
      </w:r>
      <w:r w:rsidRPr="007D3AD5">
        <w:t>,</w:t>
      </w:r>
      <w:r>
        <w:rPr>
          <w:i/>
        </w:rPr>
        <w:t xml:space="preserve"> </w:t>
      </w:r>
      <w:r>
        <w:t xml:space="preserve">and the green algal Order </w:t>
      </w:r>
      <w:proofErr w:type="spellStart"/>
      <w:r>
        <w:t>Tetrasporales</w:t>
      </w:r>
      <w:proofErr w:type="spellEnd"/>
      <w:r>
        <w:t>.</w:t>
      </w:r>
    </w:p>
    <w:p w14:paraId="7119F328" w14:textId="084505A8" w:rsidR="00012F81" w:rsidRPr="00D87563" w:rsidRDefault="00012F81" w:rsidP="00012F81"/>
    <w:p w14:paraId="5AF6BFBE" w14:textId="0AE15169" w:rsidR="00012F81" w:rsidRPr="00D87563" w:rsidRDefault="00012F81" w:rsidP="00012F81">
      <w:pPr>
        <w:rPr>
          <w:i/>
        </w:rPr>
      </w:pPr>
      <w:r w:rsidRPr="00D87563">
        <w:rPr>
          <w:i/>
        </w:rPr>
        <w:t>Benthic macroinvertebrate abundance</w:t>
      </w:r>
    </w:p>
    <w:p w14:paraId="38CC9F98" w14:textId="77777777" w:rsidR="00012F81" w:rsidRPr="00D87563" w:rsidRDefault="00012F81" w:rsidP="00012F81">
      <w:pPr>
        <w:rPr>
          <w:i/>
        </w:rPr>
      </w:pPr>
    </w:p>
    <w:p w14:paraId="48512300" w14:textId="377AE82F" w:rsidR="00012F81" w:rsidRDefault="00012F81" w:rsidP="00C34B40">
      <w:r w:rsidRPr="00D87563">
        <w:t xml:space="preserve">Three kick-net samples were collected for assessment of benthic community composition and abundance. Using a D-net, we collected macroinvertebrates by flipping over 1-3 rocks, and then sweeping five times in a left-to-right motion across approximately 1 m. After the series of sweeps, the catch was rinsed into a plastic bucket. For each replicate, bucket contents were concentrated using a </w:t>
      </w:r>
      <w:del w:id="61" w:author="Ted" w:date="2020-11-20T10:15:00Z">
        <w:r w:rsidRPr="00D87563" w:rsidDel="00D32EA8">
          <w:delText xml:space="preserve">64 </w:delText>
        </w:r>
      </w:del>
      <w:ins w:id="62" w:author="Ted" w:date="2020-11-20T10:15:00Z">
        <w:r w:rsidR="00D32EA8" w:rsidRPr="00D87563">
          <w:t>64</w:t>
        </w:r>
        <w:r w:rsidR="00D32EA8">
          <w:t>-</w:t>
        </w:r>
      </w:ins>
      <w:r w:rsidRPr="00D87563">
        <w:t>μm mesh and placed in glass jars with 40% ethanol (vodka; the only preservative available to us at the time) for preservation and refrigerated at 4°C aboard the research vessel. The 40% ethanol preservative was replaced with ~80% ethanol upon return to the lab within 24 to 48 hours, and samples were stored at ~4°C.</w:t>
      </w:r>
      <w:r w:rsidR="00B8620B" w:rsidRPr="00D87563">
        <w:t xml:space="preserve"> </w:t>
      </w:r>
    </w:p>
    <w:p w14:paraId="622A22B3" w14:textId="05821F86" w:rsidR="00EE46A1" w:rsidRDefault="00EE46A1" w:rsidP="00C34B40"/>
    <w:p w14:paraId="561DED35" w14:textId="77777777" w:rsidR="00EE46A1" w:rsidRDefault="00EE46A1" w:rsidP="00EE46A1">
      <w:r>
        <w:t>Invertebrate taxonomic identification and enumeration were performed under a stereo microscope. All invertebrates were identified to species with the exception of juveniles (</w:t>
      </w:r>
      <w:proofErr w:type="spellStart"/>
      <w:r>
        <w:t>Taakhteev</w:t>
      </w:r>
      <w:proofErr w:type="spellEnd"/>
      <w:r>
        <w:t xml:space="preserve">, 2015 for amphipods; </w:t>
      </w:r>
      <w:proofErr w:type="spellStart"/>
      <w:r>
        <w:t>Sitnikova</w:t>
      </w:r>
      <w:proofErr w:type="spellEnd"/>
      <w:r>
        <w:t xml:space="preserve">, 2012 for </w:t>
      </w:r>
      <w:proofErr w:type="spellStart"/>
      <w:r>
        <w:t>molluscs</w:t>
      </w:r>
      <w:proofErr w:type="spellEnd"/>
      <w:r>
        <w:t xml:space="preserve">; Table 2). All samples contained oligochaetes and </w:t>
      </w:r>
      <w:proofErr w:type="spellStart"/>
      <w:r>
        <w:t>polychaetes</w:t>
      </w:r>
      <w:proofErr w:type="spellEnd"/>
      <w:r>
        <w:t xml:space="preserve">, but due to poor preservation, these taxa were not counted. Six samples of the 42 collected were not well-preserved and were excluded from further analyses, in order to reduce errors in identification. </w:t>
      </w:r>
      <w:bookmarkStart w:id="63" w:name="_Hlk53404768"/>
      <w:r>
        <w:t xml:space="preserve">KD-1 and LI-1 </w:t>
      </w:r>
      <w:bookmarkEnd w:id="63"/>
      <w:r>
        <w:t xml:space="preserve">were the only sites with 1 sample counted. </w:t>
      </w:r>
      <w:bookmarkStart w:id="64" w:name="_Hlk53404812"/>
      <w:r>
        <w:t xml:space="preserve">BK-2 and KD-2 </w:t>
      </w:r>
      <w:bookmarkEnd w:id="64"/>
      <w:r>
        <w:t xml:space="preserve">each had two samples counted. </w:t>
      </w:r>
    </w:p>
    <w:p w14:paraId="59877498" w14:textId="63DF56D3" w:rsidR="00B8620B" w:rsidRPr="00D87563" w:rsidRDefault="00B8620B" w:rsidP="00C34B40">
      <w:pPr>
        <w:rPr>
          <w:color w:val="4A86E8"/>
        </w:rPr>
      </w:pPr>
    </w:p>
    <w:p w14:paraId="0A12BCA4" w14:textId="5B396656" w:rsidR="00B8620B" w:rsidRPr="00D87563" w:rsidRDefault="00B8620B" w:rsidP="00C34B40">
      <w:pPr>
        <w:rPr>
          <w:i/>
        </w:rPr>
      </w:pPr>
      <w:r w:rsidRPr="00D87563">
        <w:rPr>
          <w:i/>
        </w:rPr>
        <w:t>Stable Isotope Analysis</w:t>
      </w:r>
    </w:p>
    <w:p w14:paraId="3443AFE0" w14:textId="23BEE9FC" w:rsidR="00EE46A1" w:rsidRDefault="00EE46A1" w:rsidP="00B8620B">
      <w:pPr>
        <w:rPr>
          <w:color w:val="4A86E8"/>
        </w:rPr>
      </w:pPr>
    </w:p>
    <w:p w14:paraId="583E1294" w14:textId="6C260458" w:rsidR="00EE46A1" w:rsidRDefault="00EE46A1" w:rsidP="00EE46A1">
      <w:pPr>
        <w:rPr>
          <w:color w:val="212121"/>
          <w:highlight w:val="white"/>
        </w:rPr>
      </w:pPr>
      <w:r>
        <w:rPr>
          <w:color w:val="212121"/>
          <w:highlight w:val="white"/>
        </w:rPr>
        <w:t>Measurements of δ</w:t>
      </w:r>
      <w:r w:rsidRPr="00B420AF">
        <w:rPr>
          <w:color w:val="212121"/>
          <w:highlight w:val="white"/>
          <w:vertAlign w:val="superscript"/>
        </w:rPr>
        <w:t>15</w:t>
      </w:r>
      <w:r>
        <w:rPr>
          <w:color w:val="212121"/>
          <w:highlight w:val="white"/>
        </w:rPr>
        <w:t>N and δ</w:t>
      </w:r>
      <w:r w:rsidRPr="00B420AF">
        <w:rPr>
          <w:color w:val="212121"/>
          <w:highlight w:val="white"/>
          <w:vertAlign w:val="superscript"/>
        </w:rPr>
        <w:t>13</w:t>
      </w:r>
      <w:r>
        <w:rPr>
          <w:color w:val="212121"/>
          <w:highlight w:val="white"/>
        </w:rPr>
        <w:t xml:space="preserve">C were performed on an elemental analyzer-isotope ratio mass spectrometer (EA-IRMS; Finnigan </w:t>
      </w:r>
      <w:proofErr w:type="spellStart"/>
      <w:r>
        <w:rPr>
          <w:color w:val="212121"/>
          <w:highlight w:val="white"/>
        </w:rPr>
        <w:t>DELTAplus</w:t>
      </w:r>
      <w:proofErr w:type="spellEnd"/>
      <w:r>
        <w:rPr>
          <w:color w:val="212121"/>
          <w:highlight w:val="white"/>
        </w:rPr>
        <w:t xml:space="preserve"> XP, Thermo Scientific) at the Large Lakes Observatory, University of Minnesota Duluth. </w:t>
      </w:r>
    </w:p>
    <w:p w14:paraId="60C5360C" w14:textId="53C31E1C" w:rsidR="00B8620B" w:rsidRPr="00D87563" w:rsidRDefault="00B8620B" w:rsidP="00B8620B"/>
    <w:p w14:paraId="600B3E8A" w14:textId="0732F055" w:rsidR="00B8620B" w:rsidRPr="005842AF" w:rsidRDefault="00B8620B" w:rsidP="00C34B40">
      <w:r w:rsidRPr="00D87563">
        <w:rPr>
          <w:i/>
        </w:rPr>
        <w:t>Fatty Acid Analysis</w:t>
      </w:r>
    </w:p>
    <w:p w14:paraId="4457821D" w14:textId="77777777" w:rsidR="005842AF" w:rsidRDefault="005842AF" w:rsidP="005842AF"/>
    <w:p w14:paraId="6C277C2F" w14:textId="77777777" w:rsidR="005842AF" w:rsidRDefault="005842AF" w:rsidP="005842AF">
      <w:r>
        <w:t xml:space="preserve">Following freeze-drying, samples were transferred to 10 mL glass centrifuge vials, and 2 mL of 100% chloroform was added to each under nitrogen gas. Samples were allowed to sit in chloroform overnight at -80°C. Fatty acid extractions generally involved three phases: (1) 100% chloroform extraction, (2) chloroform-methanol extraction, and (3) fatty acid methylation. Fatty acid extraction methods were adapted from Schram et al. (2018). </w:t>
      </w:r>
    </w:p>
    <w:p w14:paraId="41D3F542" w14:textId="77777777" w:rsidR="005842AF" w:rsidRDefault="005842AF" w:rsidP="005842AF"/>
    <w:p w14:paraId="7B74CB40" w14:textId="77777777" w:rsidR="005842AF" w:rsidRDefault="005842AF" w:rsidP="005842AF">
      <w:r>
        <w:t xml:space="preserve">After overnight chloroform extraction, samples underwent a chloroform-methanol extraction three times. To each sample, we added 1 mL cooled 100% methanol, 1 mL </w:t>
      </w:r>
      <w:proofErr w:type="spellStart"/>
      <w:r>
        <w:t>chloroform:methanol</w:t>
      </w:r>
      <w:proofErr w:type="spellEnd"/>
      <w:r>
        <w:t xml:space="preserve"> solution (2:1), and 0.8 mL 0.9% NaCl solution. Samples were inverted three times and sonicated on ice for 10 minutes. Next, samples were vortexed for 1 minute, and centrifuged for 5 minutes (3,000 rpm) at 4°C. Using a double pipette technique, the lower organic layer was removed and kept under nitrogen. After the third extraction, samples were evaporated under nitrogen flow, and resuspended in 1.5 mL chloroform and stored at -20°C overnight. </w:t>
      </w:r>
    </w:p>
    <w:p w14:paraId="4AA65421" w14:textId="77777777" w:rsidR="005842AF" w:rsidRDefault="005842AF" w:rsidP="005842AF"/>
    <w:p w14:paraId="0461328D" w14:textId="19EF7AF7" w:rsidR="00C34B40" w:rsidRDefault="005842AF" w:rsidP="005842AF">
      <w:r>
        <w:t xml:space="preserve">Once resuspended in chloroform, 1 mL of chloroform extract was transferred to a glass centrifuge tube with a glass syringe as well as an internal standard of 4 </w:t>
      </w:r>
      <w:proofErr w:type="spellStart"/>
      <w:r>
        <w:t>μL</w:t>
      </w:r>
      <w:proofErr w:type="spellEnd"/>
      <w:r>
        <w:t xml:space="preserve"> of 19-carbon fatty acid. Samples </w:t>
      </w:r>
      <w:r>
        <w:lastRenderedPageBreak/>
        <w:t xml:space="preserve">were then evaporated under nitrogen, and then 1 mL of toluene and 2 mL of 1% sulfuric acid-methanol was added.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with a </w:t>
      </w:r>
      <w:r w:rsidRPr="00446481">
        <w:t>Shimadzu QP2020</w:t>
      </w:r>
      <w:r>
        <w:t xml:space="preserve"> GC/MS following Schram et al. (2018).</w:t>
      </w:r>
    </w:p>
    <w:p w14:paraId="6B323F3E" w14:textId="76EF2A91" w:rsidR="001A5C9F" w:rsidRDefault="001A5C9F" w:rsidP="005842AF">
      <w:pPr>
        <w:rPr>
          <w:i/>
        </w:rPr>
      </w:pPr>
    </w:p>
    <w:p w14:paraId="5040F2FD" w14:textId="21C0ED79" w:rsidR="003C0921" w:rsidRDefault="003C0921" w:rsidP="005842AF">
      <w:pPr>
        <w:rPr>
          <w:i/>
        </w:rPr>
      </w:pPr>
      <w:r>
        <w:rPr>
          <w:i/>
        </w:rPr>
        <w:t>A commitment to FAIR and TRUST principles</w:t>
      </w:r>
    </w:p>
    <w:p w14:paraId="077E8195" w14:textId="77777777" w:rsidR="003C0921" w:rsidRDefault="003C0921" w:rsidP="005842AF"/>
    <w:p w14:paraId="6DDE43A0" w14:textId="15D4AA5A" w:rsidR="003C0921" w:rsidRDefault="003C0921" w:rsidP="005842AF">
      <w:r>
        <w:t xml:space="preserve">Throughout the dataset’s development, we strove to incorporate both FAIR (Findable, Accessible, Interoperable, and Reproducible) and TRUST (Transparency, Responsibility, User Focus, Sustainability, and Technology) principles where applicable. </w:t>
      </w:r>
    </w:p>
    <w:p w14:paraId="48B2A279" w14:textId="77777777" w:rsidR="003C0921" w:rsidRDefault="003C0921" w:rsidP="005842AF"/>
    <w:p w14:paraId="0162F8BD" w14:textId="6074F9F3" w:rsidR="003C0921" w:rsidRDefault="003C0921" w:rsidP="005842AF">
      <w:r>
        <w:t>With respect to FAIR principles</w:t>
      </w:r>
      <w:r w:rsidR="00C21008">
        <w:t xml:space="preserve"> </w:t>
      </w:r>
      <w:r w:rsidR="00C21008">
        <w:fldChar w:fldCharType="begin"/>
      </w:r>
      <w:r w:rsidR="00C21008">
        <w:instrText xml:space="preserve"> ADDIN ZOTERO_ITEM CSL_CITATION {"citationID":"fcB7BP1Z","properties":{"formattedCitation":"(Wilkinson et al. 2016)","plainCitation":"(Wilkinson et al. 2016)","noteIndex":0},"citationItems":[{"id":2763,"uris":["http://zotero.org/users/2645460/items/KLLC6TK2"],"uri":["http://zotero.org/users/2645460/items/KLLC6TK2"],"itemData":{"id":2763,"type":"article-journal","abstract":"There is an urgent need to improve the infrastructure supporting the reuse of scholarly data. A diverse set of stakeholders—representing academia, industry, funding agencies, and scholarly publishers—have come together to design and jointly endorse a concise and measureable set of principles that we refer to as the FAIR Data Principles. The intent is that these may act as a guideline for those wishing to enhance the reusability of their data holdings. Distinct from peer initiatives that focus on the human scholar, the FAIR Principles put specific emphasis on enhancing the ability of machines to automatically find and use the data, in addition to supporting its reuse by individuals. This Comment is the first formal publication of the FAIR Principles, and includes the rationale behind them, and some exemplar implementations in the community.","container-title":"Scientific Data","DOI":"10.1038/sdata.2016.18","ISSN":"2052-4463","journalAbbreviation":"Sci Data","note":"PMID: 26978244\nPMCID: PMC4792175","source":"PubMed Central","title":"The FAIR Guiding Principles for scientific data management and stewardship","URL":"https://www.ncbi.nlm.nih.gov/pmc/articles/PMC4792175/","volume":"3","author":[{"family":"Wilkinson","given":"Mark D."},{"family":"Dumontier","given":"Michel"},{"family":"Aalbersberg","given":"IJsbrand Jan"},{"family":"Appleton","given":"Gabrielle"},{"family":"Axton","given":"Myles"},{"family":"Baak","given":"Arie"},{"family":"Blomberg","given":"Niklas"},{"family":"Boiten","given":"Jan-Willem"},{"family":"Silva Santos","given":"Luiz Bonino","non-dropping-particle":"da"},{"family":"Bourne","given":"Philip E."},{"family":"Bouwman","given":"Jildau"},{"family":"Brookes","given":"Anthony J."},{"family":"Clark","given":"Tim"},{"family":"Crosas","given":"Mercè"},{"family":"Dillo","given":"Ingrid"},{"family":"Dumon","given":"Olivier"},{"family":"Edmunds","given":"Scott"},{"family":"Evelo","given":"Chris T."},{"family":"Finkers","given":"Richard"},{"family":"Gonzalez-Beltran","given":"Alejandra"},{"family":"Gray","given":"Alasdair J.G."},{"family":"Groth","given":"Paul"},{"family":"Goble","given":"Carole"},{"family":"Grethe","given":"Jeffrey S."},{"family":"Heringa","given":"Jaap"},{"family":"Hoen","given":"Peter A.C","non-dropping-particle":"’t"},{"family":"Hooft","given":"Rob"},{"family":"Kuhn","given":"Tobias"},{"family":"Kok","given":"Ruben"},{"family":"Kok","given":"Joost"},{"family":"Lusher","given":"Scott J."},{"family":"Martone","given":"Maryann E."},{"family":"Mons","given":"Albert"},{"family":"Packer","given":"Abel L."},{"family":"Persson","given":"Bengt"},{"family":"Rocca-Serra","given":"Philippe"},{"family":"Roos","given":"Marco"},{"family":"Schaik","given":"Rene","non-dropping-particle":"van"},{"family":"Sansone","given":"Susanna-Assunta"},{"family":"Schultes","given":"Erik"},{"family":"Sengstag","given":"Thierry"},{"family":"Slater","given":"Ted"},{"family":"Strawn","given":"George"},{"family":"Swertz","given":"Morris A."},{"family":"Thompson","given":"Mark"},{"family":"Lei","given":"Johan","non-dropping-particle":"van der"},{"family":"Mulligen","given":"Erik","non-dropping-particle":"van"},{"family":"Velterop","given":"Jan"},{"family":"Waagmeester","given":"Andra"},{"family":"Wittenburg","given":"Peter"},{"family":"Wolstencroft","given":"Katherine"},{"family":"Zhao","given":"Jun"},{"family":"Mons","given":"Barend"}],"accessed":{"date-parts":[["2020",3,5]]},"issued":{"date-parts":[["2016",3,15]]}}}],"schema":"https://github.com/citation-style-language/schema/raw/master/csl-citation.json"} </w:instrText>
      </w:r>
      <w:r w:rsidR="00C21008">
        <w:fldChar w:fldCharType="separate"/>
      </w:r>
      <w:r w:rsidR="00C21008" w:rsidRPr="00C21008">
        <w:t>(Wilkinson et al. 2016)</w:t>
      </w:r>
      <w:r w:rsidR="00C21008">
        <w:fldChar w:fldCharType="end"/>
      </w:r>
      <w:r>
        <w:t>,</w:t>
      </w:r>
      <w:r w:rsidRPr="00D87563">
        <w:t xml:space="preserve"> </w:t>
      </w:r>
      <w:r>
        <w:t xml:space="preserve">the data are </w:t>
      </w:r>
      <w:r w:rsidRPr="00D87563">
        <w:t xml:space="preserve">openly accessible </w:t>
      </w:r>
      <w:r>
        <w:t>in a standardized, replicate-level format</w:t>
      </w:r>
      <w:r w:rsidR="00FC2070">
        <w:t xml:space="preserve"> on the EDI portal</w:t>
      </w:r>
      <w:r>
        <w:t xml:space="preserve">. The 11 CSV files contained within the dataset are entirely interoperable using the “site” column, enabling all variables to efficiently merged together with little data wrangling involved. Finally, all analytical and </w:t>
      </w:r>
      <w:r w:rsidR="002138B5">
        <w:t xml:space="preserve">some </w:t>
      </w:r>
      <w:r>
        <w:t xml:space="preserve">data wrangling scripts are available on the EDI portal in a compressed format, such that future users can reproduce data </w:t>
      </w:r>
      <w:r w:rsidR="00882F0F">
        <w:t xml:space="preserve">manipulation and analyses described in Meyer et al. (202X). </w:t>
      </w:r>
    </w:p>
    <w:p w14:paraId="7DE4F188" w14:textId="5312F520" w:rsidR="00882F0F" w:rsidRDefault="00882F0F" w:rsidP="005842AF">
      <w:pPr>
        <w:rPr>
          <w:i/>
        </w:rPr>
      </w:pPr>
    </w:p>
    <w:p w14:paraId="1952BD3F" w14:textId="7229A5E6" w:rsidR="00882F0F" w:rsidRPr="00882F0F" w:rsidRDefault="00882F0F" w:rsidP="005842AF">
      <w:r>
        <w:t>With respect to TRUST principles</w:t>
      </w:r>
      <w:r w:rsidR="00C21008">
        <w:t xml:space="preserve"> </w:t>
      </w:r>
      <w:r w:rsidR="00A40690">
        <w:fldChar w:fldCharType="begin"/>
      </w:r>
      <w:r w:rsidR="00A40690">
        <w:instrText xml:space="preserve"> ADDIN ZOTERO_ITEM CSL_CITATION {"citationID":"P3PadxXB","properties":{"formattedCitation":"(Lin et al. 2020)","plainCitation":"(Lin et al. 2020)","noteIndex":0},"citationItems":[{"id":3991,"uris":["http://zotero.org/users/2645460/items/ASBGUVYZ"],"uri":["http://zotero.org/users/2645460/items/ASBGUVYZ"],"itemData":{"id":3991,"type":"article-journal","abstract":"As information and communication technology has become pervasive in our society, we are increasingly dependent on both digital data and repositories that provide access to and enable the use of such resources. Repositories must earn the trust of the communities they intend to serve and demonstrate that they are reliable and capable of appropriately managing the data they hold.","container-title":"Scientific Data","DOI":"10.1038/s41597-020-0486-7","ISSN":"2052-4463","issue":"1","language":"en","page":"144","source":"www.nature.com","title":"The TRUST Principles for digital repositories","volume":"7","author":[{"family":"Lin","given":"Dawei"},{"family":"Crabtree","given":"Jonathan"},{"family":"Dillo","given":"Ingrid"},{"family":"Downs","given":"Robert R."},{"family":"Edmunds","given":"Rorie"},{"family":"Giaretta","given":"David"},{"family":"De Giusti","given":"Marisa"},{"family":"L’Hours","given":"Hervé"},{"family":"Hugo","given":"Wim"},{"family":"Jenkyns","given":"Reyna"},{"family":"Khodiyar","given":"Varsha"},{"family":"Martone","given":"Maryann E."},{"family":"Mokrane","given":"Mustapha"},{"family":"Navale","given":"Vivek"},{"family":"Petters","given":"Jonathan"},{"family":"Sierman","given":"Barbara"},{"family":"Sokolova","given":"Dina V."},{"family":"Stockhause","given":"Martina"},{"family":"Westbrook","given":"John"}],"issued":{"date-parts":[["2020",5,14]]}}}],"schema":"https://github.com/citation-style-language/schema/raw/master/csl-citation.json"} </w:instrText>
      </w:r>
      <w:r w:rsidR="00A40690">
        <w:fldChar w:fldCharType="separate"/>
      </w:r>
      <w:r w:rsidR="00A40690" w:rsidRPr="00A40690">
        <w:t>(Lin et al. 2020)</w:t>
      </w:r>
      <w:r w:rsidR="00A40690">
        <w:fldChar w:fldCharType="end"/>
      </w:r>
      <w:r>
        <w:t>, we strove to document additional metadata and data-cleaning practices in a public Open Science Framework (OSF) repository (DOI)</w:t>
      </w:r>
      <w:r w:rsidR="002138B5">
        <w:t xml:space="preserve">. These steps </w:t>
      </w:r>
      <w:r>
        <w:t xml:space="preserve">are not necessarily critical to the core EDI dataset, but provide increased transparency for future users wishing recreate the dataset de novo. All “raw” data are provided in the OSF portal, including </w:t>
      </w:r>
      <w:r w:rsidR="002138B5">
        <w:t xml:space="preserve">an </w:t>
      </w:r>
      <w:r>
        <w:rPr>
          <w:color w:val="212121"/>
        </w:rPr>
        <w:t xml:space="preserve">initial </w:t>
      </w:r>
      <w:r w:rsidRPr="00D87563">
        <w:rPr>
          <w:color w:val="212121"/>
        </w:rPr>
        <w:t xml:space="preserve">cleaning script (00_disaggregated_data_cleaning.R) </w:t>
      </w:r>
      <w:r>
        <w:rPr>
          <w:color w:val="212121"/>
        </w:rPr>
        <w:t>to remove</w:t>
      </w:r>
      <w:r w:rsidRPr="00D87563">
        <w:rPr>
          <w:color w:val="212121"/>
        </w:rPr>
        <w:t xml:space="preserve"> incorrect spellings, erroneous data values, and inconsistent column names</w:t>
      </w:r>
      <w:r>
        <w:rPr>
          <w:color w:val="212121"/>
        </w:rPr>
        <w:t xml:space="preserve">. This repository also includes photographs of both field notes as well as </w:t>
      </w:r>
      <w:r w:rsidR="002138B5">
        <w:rPr>
          <w:color w:val="212121"/>
        </w:rPr>
        <w:t xml:space="preserve">photographs of </w:t>
      </w:r>
      <w:r>
        <w:rPr>
          <w:color w:val="212121"/>
        </w:rPr>
        <w:t>shoreline and substrate from sampling locations. To empower and expedite future reuse, all directories are accompanied with document</w:t>
      </w:r>
      <w:r w:rsidR="00CA0691">
        <w:rPr>
          <w:color w:val="212121"/>
        </w:rPr>
        <w:t>ation</w:t>
      </w:r>
      <w:r>
        <w:rPr>
          <w:color w:val="212121"/>
        </w:rPr>
        <w:t xml:space="preserve"> that details directory contents, and all associated scripts are documented and annotated. While many of the files are redundant from the </w:t>
      </w:r>
      <w:r w:rsidR="00F5319C">
        <w:rPr>
          <w:color w:val="212121"/>
        </w:rPr>
        <w:t xml:space="preserve">EDI repository, the OSF repository is meant to </w:t>
      </w:r>
      <w:r w:rsidR="002138B5">
        <w:rPr>
          <w:color w:val="212121"/>
        </w:rPr>
        <w:t>supplement</w:t>
      </w:r>
      <w:r w:rsidR="00F5319C">
        <w:rPr>
          <w:color w:val="212121"/>
        </w:rPr>
        <w:t xml:space="preserve"> the EDI repository</w:t>
      </w:r>
      <w:r w:rsidR="002138B5">
        <w:rPr>
          <w:color w:val="212121"/>
        </w:rPr>
        <w:t xml:space="preserve">, so as </w:t>
      </w:r>
      <w:r w:rsidR="00F5319C">
        <w:rPr>
          <w:color w:val="212121"/>
        </w:rPr>
        <w:t xml:space="preserve">to enable sustainable, user-focused transparency of how data were collected and cleaned from their raw formats. </w:t>
      </w:r>
    </w:p>
    <w:p w14:paraId="0DA3A39F" w14:textId="77777777" w:rsidR="003C0921" w:rsidRDefault="003C0921">
      <w:pPr>
        <w:rPr>
          <w:b/>
        </w:rPr>
      </w:pPr>
    </w:p>
    <w:p w14:paraId="00000049" w14:textId="0E8489B5" w:rsidR="009956E8" w:rsidRPr="00D87563" w:rsidRDefault="00BC3E51">
      <w:pPr>
        <w:rPr>
          <w:b/>
        </w:rPr>
      </w:pPr>
      <w:r w:rsidRPr="00D87563">
        <w:rPr>
          <w:b/>
        </w:rPr>
        <w:t xml:space="preserve">Technical Validation </w:t>
      </w:r>
    </w:p>
    <w:p w14:paraId="4E2C318F" w14:textId="4BE18580" w:rsidR="009F6610" w:rsidRPr="00D87563" w:rsidRDefault="009F6610"/>
    <w:p w14:paraId="25CB6F85" w14:textId="7D752C13" w:rsidR="00F84029" w:rsidRPr="00D87563" w:rsidRDefault="004C051D">
      <w:r>
        <w:t xml:space="preserve">The </w:t>
      </w:r>
      <w:r w:rsidR="00F84029" w:rsidRPr="00D87563">
        <w:t>dataset ha</w:t>
      </w:r>
      <w:r>
        <w:t>d</w:t>
      </w:r>
      <w:r w:rsidR="00F84029" w:rsidRPr="00D87563">
        <w:t xml:space="preserve"> three main </w:t>
      </w:r>
      <w:r>
        <w:t>validation procedures</w:t>
      </w:r>
      <w:r w:rsidR="00F84029" w:rsidRPr="00D87563">
        <w:t xml:space="preserve">: taxonomic, analytical, and reproducible. </w:t>
      </w:r>
    </w:p>
    <w:p w14:paraId="2223A974" w14:textId="4D289B82" w:rsidR="00F84029" w:rsidRPr="00D87563" w:rsidRDefault="00F84029"/>
    <w:p w14:paraId="29E2B84C" w14:textId="698372AE" w:rsidR="00F84029" w:rsidRPr="00D87563" w:rsidRDefault="00F84029">
      <w:r w:rsidRPr="00D87563">
        <w:t xml:space="preserve">For taxonomic validation, all </w:t>
      </w:r>
      <w:r w:rsidR="004C051D">
        <w:t>phylogenetic</w:t>
      </w:r>
      <w:r w:rsidRPr="00D87563">
        <w:t xml:space="preserve"> groupings were based off most recent identification keys. Amphipods were identified according to </w:t>
      </w:r>
      <w:proofErr w:type="spellStart"/>
      <w:r w:rsidRPr="00D87563">
        <w:t>Taakhteev</w:t>
      </w:r>
      <w:proofErr w:type="spellEnd"/>
      <w:r w:rsidRPr="00D87563">
        <w:t xml:space="preserve"> &amp; </w:t>
      </w:r>
      <w:proofErr w:type="spellStart"/>
      <w:r w:rsidRPr="00D87563">
        <w:t>Didorenko</w:t>
      </w:r>
      <w:proofErr w:type="spellEnd"/>
      <w:r w:rsidRPr="00D87563">
        <w:t xml:space="preserve"> (2015). Mollusks were identified according to </w:t>
      </w:r>
      <w:proofErr w:type="spellStart"/>
      <w:r w:rsidRPr="00D87563">
        <w:t>Sitnikova</w:t>
      </w:r>
      <w:proofErr w:type="spellEnd"/>
      <w:r w:rsidRPr="00D87563">
        <w:t xml:space="preserve"> (2012). Algal taxa were identified according to </w:t>
      </w:r>
      <w:proofErr w:type="spellStart"/>
      <w:r w:rsidRPr="00D87563">
        <w:t>Izhboldina</w:t>
      </w:r>
      <w:proofErr w:type="spellEnd"/>
      <w:r w:rsidRPr="00D87563">
        <w:t xml:space="preserve"> (2007). </w:t>
      </w:r>
      <w:r w:rsidR="004B0121" w:rsidRPr="00D87563">
        <w:t>For consistency, all taxa were identified by one person (Michael F. Meyer)</w:t>
      </w:r>
      <w:r w:rsidR="004C051D">
        <w:t xml:space="preserve">, who was trained by experts in Baikal </w:t>
      </w:r>
      <w:r w:rsidR="0077579F">
        <w:t xml:space="preserve">algal and </w:t>
      </w:r>
      <w:r w:rsidR="0066218C">
        <w:t xml:space="preserve">macroinvertebrate </w:t>
      </w:r>
      <w:r w:rsidR="004C051D">
        <w:t>taxonomy</w:t>
      </w:r>
      <w:r w:rsidR="004B0121" w:rsidRPr="00D87563">
        <w:t xml:space="preserve">. </w:t>
      </w:r>
    </w:p>
    <w:p w14:paraId="697030BF" w14:textId="100B046E" w:rsidR="00F84029" w:rsidRPr="00D87563" w:rsidRDefault="00F84029"/>
    <w:p w14:paraId="11B598CD" w14:textId="42CE4ED5" w:rsidR="00F84029" w:rsidRPr="00D87563" w:rsidRDefault="00F84029">
      <w:pPr>
        <w:rPr>
          <w:color w:val="212121"/>
        </w:rPr>
      </w:pPr>
      <w:r w:rsidRPr="00D87563">
        <w:t xml:space="preserve">For analytical validation, </w:t>
      </w:r>
      <w:r w:rsidR="00322753" w:rsidRPr="00D87563">
        <w:t xml:space="preserve">internal standards were used for all mass-spectroscopy analyses. PPCPs analyses </w:t>
      </w:r>
      <w:r w:rsidR="004C051D">
        <w:t>involved</w:t>
      </w:r>
      <w:r w:rsidR="00322753" w:rsidRPr="00D87563">
        <w:t xml:space="preserve"> an internal nicotinamide standard to assess yield. Stable isotope values were calibrated </w:t>
      </w:r>
      <w:r w:rsidR="00322753" w:rsidRPr="00D87563">
        <w:rPr>
          <w:color w:val="212121"/>
          <w:highlight w:val="white"/>
        </w:rPr>
        <w:t>against certified reference materials including L-glutamic acid (NIST SRM 8574), low organic soil and sorghum flour (standards B-2153 and B-2159 from Elemental Micro-analysis Ltd., Okehampton, UK) and in-house standards (acetanilide and caffeine).</w:t>
      </w:r>
      <w:r w:rsidR="00322753" w:rsidRPr="00D87563">
        <w:t xml:space="preserve"> </w:t>
      </w:r>
      <w:r w:rsidR="00322753" w:rsidRPr="00D87563">
        <w:rPr>
          <w:color w:val="212121"/>
        </w:rPr>
        <w:t>Replicate analyses of external standards showed a mean standard deviation of 0.06 ‰ and 0.09 ‰, for δ13C and δ15N, respectively. Finally, fatty acid estimations used a</w:t>
      </w:r>
      <w:r w:rsidR="002138B5">
        <w:rPr>
          <w:color w:val="212121"/>
        </w:rPr>
        <w:t>n</w:t>
      </w:r>
      <w:r w:rsidR="00322753" w:rsidRPr="00D87563">
        <w:rPr>
          <w:color w:val="212121"/>
        </w:rPr>
        <w:t xml:space="preserve"> internal 19:0 standard to assess oxidation of fatty acids during extraction</w:t>
      </w:r>
      <w:r w:rsidR="004C051D">
        <w:rPr>
          <w:color w:val="212121"/>
        </w:rPr>
        <w:t xml:space="preserve">, </w:t>
      </w:r>
      <w:r w:rsidR="00322753" w:rsidRPr="00D87563">
        <w:rPr>
          <w:color w:val="212121"/>
        </w:rPr>
        <w:t>methylation</w:t>
      </w:r>
      <w:r w:rsidR="004C051D">
        <w:rPr>
          <w:color w:val="212121"/>
        </w:rPr>
        <w:t>, and quantification</w:t>
      </w:r>
      <w:r w:rsidR="00322753" w:rsidRPr="00D87563">
        <w:rPr>
          <w:color w:val="212121"/>
        </w:rPr>
        <w:t xml:space="preserve">. </w:t>
      </w:r>
    </w:p>
    <w:p w14:paraId="01F6DEFF" w14:textId="76D57E0D" w:rsidR="00322753" w:rsidRPr="00D87563" w:rsidRDefault="00322753">
      <w:pPr>
        <w:rPr>
          <w:color w:val="212121"/>
        </w:rPr>
      </w:pPr>
    </w:p>
    <w:p w14:paraId="456A703C" w14:textId="5A3D70BB" w:rsidR="00322753" w:rsidRPr="00D87563" w:rsidRDefault="00322753">
      <w:r w:rsidRPr="00D87563">
        <w:rPr>
          <w:color w:val="212121"/>
        </w:rPr>
        <w:t>For data reproducibility, we systematically reviewed all R code to format and aggregate source data.</w:t>
      </w:r>
      <w:r w:rsidR="00453730" w:rsidRPr="00D87563">
        <w:rPr>
          <w:color w:val="212121"/>
        </w:rPr>
        <w:t xml:space="preserve"> A</w:t>
      </w:r>
      <w:r w:rsidR="004C051D">
        <w:rPr>
          <w:color w:val="212121"/>
        </w:rPr>
        <w:t xml:space="preserve">n initial </w:t>
      </w:r>
      <w:r w:rsidR="00453730" w:rsidRPr="00D87563">
        <w:rPr>
          <w:color w:val="212121"/>
        </w:rPr>
        <w:t>c</w:t>
      </w:r>
      <w:r w:rsidRPr="00D87563">
        <w:rPr>
          <w:color w:val="212121"/>
        </w:rPr>
        <w:t xml:space="preserve">leaning script </w:t>
      </w:r>
      <w:r w:rsidR="00453730" w:rsidRPr="00D87563">
        <w:rPr>
          <w:color w:val="212121"/>
        </w:rPr>
        <w:t>(00_disaggregated_data_cleaning.R) remove</w:t>
      </w:r>
      <w:r w:rsidR="004C051D">
        <w:rPr>
          <w:color w:val="212121"/>
        </w:rPr>
        <w:t>d</w:t>
      </w:r>
      <w:r w:rsidR="00453730" w:rsidRPr="00D87563">
        <w:rPr>
          <w:color w:val="212121"/>
        </w:rPr>
        <w:t xml:space="preserve"> incorrect spellings, erroneous data values, and inconsistent column names from raw data</w:t>
      </w:r>
      <w:r w:rsidR="004C051D">
        <w:rPr>
          <w:color w:val="212121"/>
        </w:rPr>
        <w:t>.</w:t>
      </w:r>
      <w:r w:rsidR="00453730" w:rsidRPr="00D87563">
        <w:rPr>
          <w:color w:val="212121"/>
        </w:rPr>
        <w:t xml:space="preserve"> </w:t>
      </w:r>
      <w:r w:rsidR="004C051D">
        <w:rPr>
          <w:color w:val="212121"/>
        </w:rPr>
        <w:t xml:space="preserve">This step created the </w:t>
      </w:r>
      <w:r w:rsidR="00453730" w:rsidRPr="00D87563">
        <w:rPr>
          <w:color w:val="212121"/>
        </w:rPr>
        <w:t>standardized</w:t>
      </w:r>
      <w:r w:rsidR="004C051D">
        <w:rPr>
          <w:color w:val="212121"/>
        </w:rPr>
        <w:t xml:space="preserve"> .csv files detailed above</w:t>
      </w:r>
      <w:r w:rsidR="00453730" w:rsidRPr="00D87563">
        <w:rPr>
          <w:color w:val="212121"/>
        </w:rPr>
        <w:t xml:space="preserve">, which are available on the EDI repository. Raw data files are available on the project’s Open Science Framework page (DOI) but are not included in the EDI repository to prevent confusion or incorrect usage. Data hosted on EDI are at the replicate-level but can be aggregated to the sampling-site-level using script 01_data_cleaning.R. In addition to aggregation scripts, </w:t>
      </w:r>
      <w:r w:rsidR="002138B5">
        <w:rPr>
          <w:color w:val="212121"/>
        </w:rPr>
        <w:t>six</w:t>
      </w:r>
      <w:r w:rsidR="00453730" w:rsidRPr="00D87563">
        <w:rPr>
          <w:color w:val="212121"/>
        </w:rPr>
        <w:t xml:space="preserve"> R scripts used for analyses in Meyer et al. (20</w:t>
      </w:r>
      <w:r w:rsidR="00F5319C">
        <w:rPr>
          <w:color w:val="212121"/>
        </w:rPr>
        <w:t>2</w:t>
      </w:r>
      <w:r w:rsidR="00453730" w:rsidRPr="00D87563">
        <w:rPr>
          <w:color w:val="212121"/>
        </w:rPr>
        <w:t xml:space="preserve">X) are also available on the EDI repository within the compressed entity “scripts.tar.gz”. </w:t>
      </w:r>
      <w:r w:rsidR="003B3400" w:rsidRPr="00D87563">
        <w:rPr>
          <w:color w:val="212121"/>
        </w:rPr>
        <w:t>All R code for data aggregation was written by one person (Michael F. Meyer) and then independently review</w:t>
      </w:r>
      <w:r w:rsidR="002138B5">
        <w:rPr>
          <w:color w:val="212121"/>
        </w:rPr>
        <w:t>ed</w:t>
      </w:r>
      <w:r w:rsidR="003B3400" w:rsidRPr="00D87563">
        <w:rPr>
          <w:color w:val="212121"/>
        </w:rPr>
        <w:t xml:space="preserve"> by two others (Matthew R. Brousil</w:t>
      </w:r>
      <w:r w:rsidR="00C316F5">
        <w:rPr>
          <w:color w:val="212121"/>
        </w:rPr>
        <w:t xml:space="preserve"> and Kara H. Woo</w:t>
      </w:r>
      <w:r w:rsidR="003B3400" w:rsidRPr="00D87563">
        <w:rPr>
          <w:color w:val="212121"/>
        </w:rPr>
        <w:t>) to confirm that code performed as intended, was well documented, and annotations were complete.</w:t>
      </w:r>
    </w:p>
    <w:p w14:paraId="7FC65CD1" w14:textId="77777777" w:rsidR="00F84029" w:rsidRPr="00D87563" w:rsidRDefault="00F84029"/>
    <w:p w14:paraId="0000004C" w14:textId="77777777" w:rsidR="009956E8" w:rsidRPr="00D87563" w:rsidRDefault="00BC3E51">
      <w:pPr>
        <w:rPr>
          <w:b/>
        </w:rPr>
      </w:pPr>
      <w:r w:rsidRPr="00D87563">
        <w:rPr>
          <w:b/>
        </w:rPr>
        <w:t>Data Use and Recommendations for Reuse</w:t>
      </w:r>
    </w:p>
    <w:p w14:paraId="0F5C6616" w14:textId="0D93E88A" w:rsidR="00EB2152" w:rsidRPr="00D87563" w:rsidRDefault="00EB2152">
      <w:pPr>
        <w:rPr>
          <w:color w:val="4A86E8"/>
        </w:rPr>
      </w:pPr>
    </w:p>
    <w:p w14:paraId="7E4C9F44" w14:textId="76089038" w:rsidR="0067747D" w:rsidRPr="00D87563" w:rsidRDefault="00F5319C">
      <w:r>
        <w:t xml:space="preserve">Recognizing the </w:t>
      </w:r>
      <w:r w:rsidR="00CA0691">
        <w:t>potential for continued</w:t>
      </w:r>
      <w:r>
        <w:t xml:space="preserve"> </w:t>
      </w:r>
      <w:r w:rsidR="00CA0691">
        <w:t xml:space="preserve">low-level, </w:t>
      </w:r>
      <w:r>
        <w:t xml:space="preserve">sewage pollution at Lake Baikal </w:t>
      </w:r>
      <w:r>
        <w:fldChar w:fldCharType="begin"/>
      </w:r>
      <w:r>
        <w:instrText xml:space="preserve"> ADDIN ZOTERO_ITEM CSL_CITATION {"citationID":"ieEXh1HX","properties":{"formattedCitation":"(Timoshkin et al. 2016, 2018; Volkova et al. 2018)","plainCitation":"(Timoshkin et al. 2016, 2018;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fldChar w:fldCharType="separate"/>
      </w:r>
      <w:r w:rsidRPr="00F5319C">
        <w:t>(Timoshkin et al. 2016, 2018; Volkova et al. 2018)</w:t>
      </w:r>
      <w:r>
        <w:fldChar w:fldCharType="end"/>
      </w:r>
      <w:r>
        <w:t xml:space="preserve"> and lakes worldwide </w:t>
      </w:r>
      <w:r>
        <w:fldChar w:fldCharType="begin"/>
      </w:r>
      <w:r>
        <w:instrText xml:space="preserve"> ADDIN ZOTERO_ITEM CSL_CITATION {"citationID":"LFvkRFZo","properties":{"formattedCitation":"(Yang et al. 2018; Meyer et al. 2019)","plainCitation":"(Yang et al. 2018; Meyer et al. 2019)","noteIndex":0},"citationItems":[{"id":2610,"uris":["http://zotero.org/users/2645460/items/VDAMBXJC"],"uri":["http://zotero.org/users/2645460/items/VDAMBXJC"],"itemData":{"id":2610,"type":"article-journal","abstract":"Lakes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fldChar w:fldCharType="separate"/>
      </w:r>
      <w:r w:rsidRPr="00F5319C">
        <w:t>(Yang et al. 2018; Meyer et al. 2019)</w:t>
      </w:r>
      <w:r>
        <w:fldChar w:fldCharType="end"/>
      </w:r>
      <w:r>
        <w:t>, t</w:t>
      </w:r>
      <w:r w:rsidR="00097E8E" w:rsidRPr="00D87563">
        <w:t xml:space="preserve">he </w:t>
      </w:r>
      <w:r>
        <w:t xml:space="preserve">final </w:t>
      </w:r>
      <w:r w:rsidR="00097E8E" w:rsidRPr="00D87563">
        <w:t xml:space="preserve">dataset can be applied to a suite of research questions pertaining to ecological responses to human disturbance. We highlight </w:t>
      </w:r>
      <w:r w:rsidR="008A03F1" w:rsidRPr="00D87563">
        <w:t>two</w:t>
      </w:r>
      <w:r w:rsidR="00097E8E" w:rsidRPr="00D87563">
        <w:t xml:space="preserve"> main areas for immediate application. </w:t>
      </w:r>
    </w:p>
    <w:p w14:paraId="2B017136" w14:textId="7160F22A" w:rsidR="00097E8E" w:rsidRPr="00D87563" w:rsidRDefault="00097E8E"/>
    <w:p w14:paraId="2F373563" w14:textId="5894A912" w:rsidR="00097E8E" w:rsidRPr="00D87563" w:rsidRDefault="00097E8E">
      <w:r w:rsidRPr="00D87563">
        <w:t xml:space="preserve">First, </w:t>
      </w:r>
      <w:r w:rsidR="00A918DC">
        <w:t>the final data products</w:t>
      </w:r>
      <w:r w:rsidRPr="00D87563">
        <w:t xml:space="preserve"> can be harmonized with </w:t>
      </w:r>
      <w:r w:rsidR="004C051D">
        <w:t xml:space="preserve">other </w:t>
      </w:r>
      <w:r w:rsidRPr="00D87563">
        <w:t>littoral sampling efforts throughout Lake Baikal</w:t>
      </w:r>
      <w:r w:rsidR="00D14AB9">
        <w:t>, so as to enhance spatial coverage and data diversity</w:t>
      </w:r>
      <w:r w:rsidR="007B6309" w:rsidRPr="00D87563">
        <w:t>. Since 2010, Lake Baikal has experienced increasing filamentous alga</w:t>
      </w:r>
      <w:r w:rsidR="00CA0691">
        <w:t>l abundance</w:t>
      </w:r>
      <w:r w:rsidR="00F938EC" w:rsidRPr="00D87563">
        <w:t>, especially near larger lakeside developments</w:t>
      </w:r>
      <w:r w:rsidR="00164694">
        <w:t xml:space="preserve"> </w:t>
      </w:r>
      <w:r w:rsidR="00164694">
        <w:fldChar w:fldCharType="begin"/>
      </w:r>
      <w:r w:rsidR="00164694">
        <w:instrText xml:space="preserve"> ADDIN ZOTERO_ITEM CSL_CITATION {"citationID":"jlXfutLE","properties":{"formattedCitation":"(Kravtsova et al. 2014; Timoshkin et al. 2016, 2018; Volkova et al. 2018)","plainCitation":"(Kravtsova et al. 2014; Timoshkin et al. 2016, 2018;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164694">
        <w:fldChar w:fldCharType="separate"/>
      </w:r>
      <w:r w:rsidR="00164694" w:rsidRPr="00164694">
        <w:t>(Kravtsova et al. 2014; Timoshkin et al. 2016, 2018; Volkova et al. 2018)</w:t>
      </w:r>
      <w:r w:rsidR="00164694">
        <w:fldChar w:fldCharType="end"/>
      </w:r>
      <w:r w:rsidR="00F938EC" w:rsidRPr="00D87563">
        <w:t xml:space="preserve">. Recent benthic algal surveys throughout Baikal’s entirety have suggested that cosmopolitan filamentous algae, such as </w:t>
      </w:r>
      <w:r w:rsidR="00F938EC" w:rsidRPr="00D87563">
        <w:rPr>
          <w:i/>
        </w:rPr>
        <w:t>Spirogyra spp.</w:t>
      </w:r>
      <w:r w:rsidR="00F938EC" w:rsidRPr="00D87563">
        <w:t>, tend to be more abundant near larger lakeside developments</w:t>
      </w:r>
      <w:r w:rsidR="00164694">
        <w:t xml:space="preserve"> </w:t>
      </w:r>
      <w:r w:rsidR="00164694">
        <w:fldChar w:fldCharType="begin"/>
      </w:r>
      <w:r w:rsidR="00164694">
        <w:instrText xml:space="preserve"> ADDIN ZOTERO_ITEM CSL_CITATION {"citationID":"G78dKoZr","properties":{"formattedCitation":"(Timoshkin et al. 2016; Volkova et al. 2018)","plainCitation":"(Timoshkin et al. 2016;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164694">
        <w:fldChar w:fldCharType="separate"/>
      </w:r>
      <w:r w:rsidR="00164694" w:rsidRPr="00164694">
        <w:t>(Timoshkin et al. 2016; Volkova et al. 2018)</w:t>
      </w:r>
      <w:r w:rsidR="00164694">
        <w:fldChar w:fldCharType="end"/>
      </w:r>
      <w:r w:rsidR="00F938EC" w:rsidRPr="00D87563">
        <w:t xml:space="preserve">. </w:t>
      </w:r>
      <w:r w:rsidR="000F33B3" w:rsidRPr="00D87563">
        <w:t xml:space="preserve">For example, </w:t>
      </w:r>
      <w:proofErr w:type="spellStart"/>
      <w:r w:rsidR="000F33B3" w:rsidRPr="00D87563">
        <w:t>Listvyanka</w:t>
      </w:r>
      <w:proofErr w:type="spellEnd"/>
      <w:r w:rsidR="000F33B3" w:rsidRPr="00D87563">
        <w:t xml:space="preserve"> is a small town located at the </w:t>
      </w:r>
      <w:r w:rsidR="00164694">
        <w:t>beginning</w:t>
      </w:r>
      <w:r w:rsidR="000F33B3" w:rsidRPr="00D87563">
        <w:t xml:space="preserve"> of the Angara River, Baikal’s only </w:t>
      </w:r>
      <w:r w:rsidR="00CA0691">
        <w:t xml:space="preserve">surface </w:t>
      </w:r>
      <w:r w:rsidR="000F33B3" w:rsidRPr="00D87563">
        <w:t xml:space="preserve">outflow. While </w:t>
      </w:r>
      <w:proofErr w:type="spellStart"/>
      <w:r w:rsidR="000F33B3" w:rsidRPr="00D87563">
        <w:t>Listvyanka’s</w:t>
      </w:r>
      <w:proofErr w:type="spellEnd"/>
      <w:r w:rsidR="000F33B3" w:rsidRPr="00D87563">
        <w:t xml:space="preserve"> permanent population is approximately 2,000 persons, the town is a growing tourism hub, </w:t>
      </w:r>
      <w:del w:id="65" w:author="Ted" w:date="2020-11-20T10:22:00Z">
        <w:r w:rsidR="000F33B3" w:rsidRPr="00D87563" w:rsidDel="00D32EA8">
          <w:delText xml:space="preserve">which </w:delText>
        </w:r>
      </w:del>
      <w:ins w:id="66" w:author="Ted" w:date="2020-11-20T10:22:00Z">
        <w:r w:rsidR="00D32EA8">
          <w:t>and</w:t>
        </w:r>
        <w:r w:rsidR="00D32EA8" w:rsidRPr="00D87563">
          <w:t xml:space="preserve"> </w:t>
        </w:r>
      </w:ins>
      <w:r w:rsidR="000F33B3" w:rsidRPr="00D87563">
        <w:t>hosts over 1.2 million tourists per year</w:t>
      </w:r>
      <w:r w:rsidR="00CA0691">
        <w:t xml:space="preserve"> </w:t>
      </w:r>
      <w:r w:rsidR="00CA0691">
        <w:fldChar w:fldCharType="begin"/>
      </w:r>
      <w:r w:rsidR="00CA0691">
        <w:instrText xml:space="preserve"> ADDIN ZOTERO_ITEM CSL_CITATION {"citationID":"Ew344ubT","properties":{"formattedCitation":"(Interfax-Tourism 2018)","plainCitation":"(Interfax-Tourism 2018)","noteIndex":0},"citationItems":[{"id":3786,"uris":["http://zotero.org/users/2645460/items/JSTKHQEI"],"uri":["http://zotero.org/users/2645460/items/JSTKHQEI"],"itemData":{"id":3786,"type":"article-newspaper","abstract":"ИРКУТСК. 25 ОКТЯБРЯ. ИНТЕРФАКС-СИБИРЬ - Количество туристов, посетивших Иркутскую область и озеро Байкал в январе-сентябре 2018 года, выросло на 4,7% в сравнении с аналогичным периодом прошлого года, до 1,2 млн человек, сообщила руководитель Агентства по туризму Иркутской области Екатерина Сливина.","container-title":"Interfax-Tourism","language":"Russian","title":"Байкал с января по август 2018 года посетили 1,2 миллиона туристов (1.2 million tourists vistied Baikal from January through August 2018)","URL":"https://tourism.interfax.ru/ru/news/articles/53449/","author":[{"family":"Interfax-Tourism","given":""}],"accessed":{"date-parts":[["2020",6,9]]},"issued":{"date-parts":[["2018",10,25]]}}}],"schema":"https://github.com/citation-style-language/schema/raw/master/csl-citation.json"} </w:instrText>
      </w:r>
      <w:r w:rsidR="00CA0691">
        <w:fldChar w:fldCharType="separate"/>
      </w:r>
      <w:r w:rsidR="00CA0691" w:rsidRPr="00CA0691">
        <w:t>(Interfax-Tourism 2018)</w:t>
      </w:r>
      <w:r w:rsidR="00CA0691">
        <w:fldChar w:fldCharType="end"/>
      </w:r>
      <w:r w:rsidR="000F33B3" w:rsidRPr="00D87563">
        <w:t xml:space="preserve">. Surveys conducted near </w:t>
      </w:r>
      <w:proofErr w:type="spellStart"/>
      <w:r w:rsidR="000F33B3" w:rsidRPr="00D87563">
        <w:t>Listvyanka</w:t>
      </w:r>
      <w:proofErr w:type="spellEnd"/>
      <w:r w:rsidR="000F33B3" w:rsidRPr="00D87563">
        <w:t xml:space="preserve"> have suggested increased </w:t>
      </w:r>
      <w:r w:rsidR="000F33B3" w:rsidRPr="00D87563">
        <w:rPr>
          <w:i/>
        </w:rPr>
        <w:t>Spirogyra spp.</w:t>
      </w:r>
      <w:r w:rsidR="000F33B3" w:rsidRPr="00D87563">
        <w:t xml:space="preserve"> abundance is associated with wastewater release</w:t>
      </w:r>
      <w:r w:rsidR="00164694">
        <w:t xml:space="preserve"> </w:t>
      </w:r>
      <w:r w:rsidR="00164694">
        <w:fldChar w:fldCharType="begin"/>
      </w:r>
      <w:r w:rsidR="00164694">
        <w:instrText xml:space="preserve"> ADDIN ZOTERO_ITEM CSL_CITATION {"citationID":"JrLsggtb","properties":{"formattedCitation":"(Timoshkin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164694">
        <w:fldChar w:fldCharType="separate"/>
      </w:r>
      <w:r w:rsidR="00164694" w:rsidRPr="00164694">
        <w:t>(Timoshkin et al. 2016)</w:t>
      </w:r>
      <w:r w:rsidR="00164694">
        <w:fldChar w:fldCharType="end"/>
      </w:r>
      <w:r w:rsidR="000F33B3" w:rsidRPr="00D87563">
        <w:t>. Although wastewater inputs are likely low and are diluted to negligible concentrations offshore</w:t>
      </w:r>
      <w:r w:rsidR="00CA0691">
        <w:t xml:space="preserve"> (Meyer et al., 202X)</w:t>
      </w:r>
      <w:r w:rsidR="000F33B3" w:rsidRPr="00D87563">
        <w:t xml:space="preserve">, combining monitoring efforts across spatial and temporal scales are necessary to evaluate the spatial and temporal extent </w:t>
      </w:r>
      <w:r w:rsidR="00731556" w:rsidRPr="00D87563">
        <w:t xml:space="preserve">of wastewater entering Baikal. As such, </w:t>
      </w:r>
      <w:r w:rsidR="002138B5">
        <w:t>our</w:t>
      </w:r>
      <w:r w:rsidR="00A918DC">
        <w:t xml:space="preserve"> data</w:t>
      </w:r>
      <w:r w:rsidR="00731556" w:rsidRPr="00D87563">
        <w:t xml:space="preserve"> could compl</w:t>
      </w:r>
      <w:r w:rsidR="00247471">
        <w:t>e</w:t>
      </w:r>
      <w:r w:rsidR="00731556" w:rsidRPr="00D87563">
        <w:t xml:space="preserve">ment previous, current, and future monitoring efforts, where </w:t>
      </w:r>
      <w:r w:rsidR="00A918DC">
        <w:t>observations</w:t>
      </w:r>
      <w:r w:rsidR="00731556" w:rsidRPr="00D87563">
        <w:t xml:space="preserve"> may be missing. </w:t>
      </w:r>
    </w:p>
    <w:p w14:paraId="34138BF8" w14:textId="6CED7871" w:rsidR="00731556" w:rsidRPr="00D87563" w:rsidRDefault="00731556"/>
    <w:p w14:paraId="0C8AD9FC" w14:textId="0457BEB2" w:rsidR="00B94B6D" w:rsidRPr="00D87563" w:rsidRDefault="00731556">
      <w:r w:rsidRPr="00D87563">
        <w:lastRenderedPageBreak/>
        <w:t xml:space="preserve">Second, </w:t>
      </w:r>
      <w:r w:rsidR="00E00078">
        <w:t>the final data products</w:t>
      </w:r>
      <w:r w:rsidRPr="00D87563">
        <w:t xml:space="preserve"> </w:t>
      </w:r>
      <w:r w:rsidR="00E00078">
        <w:t xml:space="preserve">are </w:t>
      </w:r>
      <w:r w:rsidRPr="00D87563">
        <w:t xml:space="preserve">useful to expanding freshwater PPCP, microplastic, and associated biological responses across large spatial scales. Recent syntheses of </w:t>
      </w:r>
      <w:r w:rsidR="002138B5">
        <w:t xml:space="preserve">the </w:t>
      </w:r>
      <w:r w:rsidRPr="00D87563">
        <w:t>PPCP</w:t>
      </w:r>
      <w:r w:rsidR="002138B5">
        <w:t xml:space="preserve"> literature</w:t>
      </w:r>
      <w:r w:rsidRPr="00D87563">
        <w:t xml:space="preserve"> have reported that studies involving lakes are less abundant relative to </w:t>
      </w:r>
      <w:r w:rsidR="00F534C0">
        <w:t xml:space="preserve">those focused on </w:t>
      </w:r>
      <w:r w:rsidRPr="00D87563">
        <w:t xml:space="preserve">lotic systems </w:t>
      </w:r>
      <w:r w:rsidR="00164694">
        <w:fldChar w:fldCharType="begin"/>
      </w:r>
      <w:r w:rsidR="00164694">
        <w:instrText xml:space="preserve"> ADDIN ZOTERO_ITEM CSL_CITATION {"citationID":"kNcSsnRJ","properties":{"formattedCitation":"(Meyer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164694">
        <w:fldChar w:fldCharType="separate"/>
      </w:r>
      <w:r w:rsidR="00164694" w:rsidRPr="00164694">
        <w:t>(Meyer et al. 2019)</w:t>
      </w:r>
      <w:r w:rsidR="00164694">
        <w:fldChar w:fldCharType="end"/>
      </w:r>
      <w:r w:rsidR="00F534C0">
        <w:t>. L</w:t>
      </w:r>
      <w:r w:rsidRPr="00D87563">
        <w:t>ikewise</w:t>
      </w:r>
      <w:r w:rsidR="00F534C0">
        <w:t>,</w:t>
      </w:r>
      <w:r w:rsidRPr="00D87563">
        <w:t xml:space="preserve"> microplastic studies have noted </w:t>
      </w:r>
      <w:r w:rsidR="00247471">
        <w:t xml:space="preserve">that </w:t>
      </w:r>
      <w:r w:rsidRPr="00D87563">
        <w:t xml:space="preserve">freshwater environments </w:t>
      </w:r>
      <w:r w:rsidR="00247471">
        <w:t>are</w:t>
      </w:r>
      <w:r w:rsidR="00247471" w:rsidRPr="00D87563">
        <w:t xml:space="preserve"> </w:t>
      </w:r>
      <w:r w:rsidRPr="00D87563">
        <w:t xml:space="preserve">less represented in the literature relative to marine ecosystems </w:t>
      </w:r>
      <w:r w:rsidR="00164694">
        <w:fldChar w:fldCharType="begin"/>
      </w:r>
      <w:r w:rsidR="00164694">
        <w:instrText xml:space="preserve"> ADDIN ZOTERO_ITEM CSL_CITATION {"citationID":"b3s1NYj3","properties":{"formattedCitation":"(Horton et al. 2017)","plainCitation":"(Horton et al. 2017)","noteIndex":0},"citationItems":[{"id":3904,"uris":["http://zotero.org/users/2645460/items/7P7THYPD"],"uri":["http://zotero.org/users/2645460/items/7P7THYPD"],"itemData":{"id":3904,"type":"article-journal","abstract":"Plastic debris is an environmentally persistent and complex contaminant of increasing concern. Understanding the sources, abundance and composition of microplastics present in the environment is a huge challenge due to the fact that hundreds of millions of tonnes of plastic material is manufactured for societal use annually, some of which is released to the environment. The majority of microplastics research to date has focussed on the marine environment. Although freshwater and terrestrial environments are recognised as origins and transport pathways of plastics to the oceans, there is still a comparative lack of knowledge about these environmental compartments. It is highly likely that microplastics will accumulate within continental environments, especially in areas of high anthropogenic influence such as agricultural or urban areas. This review critically evaluates the current literature on the presence, behaviour and fate of microplastics in freshwater and terrestrial environments and, where appropriate, also draws on relevant studies from other fields including nanotechnology, agriculture and waste management. Furthermore, we evaluate the relevant biological and chemical information from the substantial body of marine microplastic literature, determining the applicability and comparability of this data to freshwater and terrestrial systems. With the evidence presented, the authors have set out the current state of the knowledge, and identified the key gaps. These include the volume and composition of microplastics entering the environment, behaviour and fate of microplastics under a variety of environmental conditions and how characteristics of microplastics influence their toxicity. Given the technical challenges surrounding microplastics research, it is especially important that future studies develop standardised techniques to allow for comparability of data. The identification of these research needs will help inform the design of future studies, to determine both the extent and potential ecological impacts of microplastic pollution in freshwater and terrestrial environments.","container-title":"Science of The Total Environment","DOI":"10.1016/j.scitotenv.2017.01.190","ISSN":"0048-9697","journalAbbreviation":"Science of The Total Environment","language":"en","page":"127-141","source":"ScienceDirect","title":"Microplastics in freshwater and terrestrial environments: Evaluating the current understanding to identify the knowledge gaps and future research priorities","title-short":"Microplastics in freshwater and terrestrial environments","volume":"586","author":[{"family":"Horton","given":"Alice A."},{"family":"Walton","given":"Alexander"},{"family":"Spurgeon","given":"David J."},{"family":"Lahive","given":"Elma"},{"family":"Svendsen","given":"Claus"}],"issued":{"date-parts":[["2017",5,15]]}}}],"schema":"https://github.com/citation-style-language/schema/raw/master/csl-citation.json"} </w:instrText>
      </w:r>
      <w:r w:rsidR="00164694">
        <w:fldChar w:fldCharType="separate"/>
      </w:r>
      <w:r w:rsidR="00164694" w:rsidRPr="00164694">
        <w:t>(Horton et al. 2017)</w:t>
      </w:r>
      <w:r w:rsidR="00164694">
        <w:fldChar w:fldCharType="end"/>
      </w:r>
      <w:r w:rsidRPr="00D87563">
        <w:t xml:space="preserve">. For both PPCPs </w:t>
      </w:r>
      <w:r w:rsidR="00AC71C2">
        <w:t xml:space="preserve">and </w:t>
      </w:r>
      <w:r w:rsidRPr="00D87563">
        <w:t xml:space="preserve">microplastics, toxic responses to even minute concentrations </w:t>
      </w:r>
      <w:r w:rsidR="00D4646A">
        <w:t>can be u</w:t>
      </w:r>
      <w:r w:rsidRPr="00D87563">
        <w:t>ncertain</w:t>
      </w:r>
      <w:r w:rsidR="00D4646A">
        <w:t xml:space="preserve"> and differ between ecosystem types (e.g., </w:t>
      </w:r>
      <w:r w:rsidR="00D4646A">
        <w:fldChar w:fldCharType="begin"/>
      </w:r>
      <w:r w:rsidR="00D4646A">
        <w:instrText xml:space="preserve"> ADDIN ZOTERO_ITEM CSL_CITATION {"citationID":"pZEtgpOC","properties":{"formattedCitation":"(Rosi-Marshall et al. 2013)","plainCitation":"(Rosi-Marshall et al. 2013)","noteIndex":0},"citationItems":[{"id":1816,"uris":["http://zotero.org/groups/332527/items/Z3UGR97G"],"uri":["http://zotero.org/groups/332527/items/Z3UGR97G"],"itemData":{"id":1816,"type":"article-journal","abstract":"Pharmaceutical and personal care products are ubiquitous in surface waters but their effects on aquatic biofilms and associated ecosystem properties are not well understood. We measured in situ responses of stream biofilms to six common pharmaceutical compounds (caffeine, cimetidine, ciprofloxacin, diphenhydramine, metformin, ranitidine, and a mixture of each) by deploying pharmaceutical-diffusing substrates in streams in Indiana, Maryland, and New York. Results were consistent across seasons and geographic locations. On average, algal biomass was suppressed by 22%, 4%, 22%, and 18% relative to controls by caffeine, ciprofloxacin, diphenhydramine, and the mixed treatment, respectively. Biofilm respiration was significantly suppressed by caffeine (53%), cimetidine (51%), ciprofloxacin (91%), diphenhydramine (63%), and the mixed treatment (40%). In autumn in New York, photosynthesis was also significantly suppressed by diphenhydramine (99%) and the mixed treatment (88%). Pyrosequencing of 16S rRNA genes was used to examine the effects of caffeine and diphenhydramine on biofilm bacterial community composition at the three sites. Relative to the controls, diphenhydramine exposure significantly altered bacterial community composition and resulted in significant relative increases in Pseudomonas sp. and decreases in Flavobacterium sp. in all three streams. These ubiquitous pharmaceuticals, alone or in combination, influenced stream biofilms, which could have consequences for higher trophic levels and important ecosystem processes.","container-title":"Ecological Applications","DOI":"10.1890/12-0491.1","ISSN":"1939-5582","issue":"3","language":"en","page":"583-593","source":"Wiley Online Library","title":"Pharmaceuticals suppress algal growth and microbial respiration and alter bacterial communities in stream biofilms","volume":"23","author":[{"family":"Rosi-Marshall","given":"Emma J."},{"family":"Kincaid","given":"Dustin W."},{"family":"Bechtold","given":"Heather A."},{"family":"Royer","given":"Todd V."},{"family":"Rojas","given":"Miguel"},{"family":"Kelly","given":"John J."}],"issued":{"date-parts":[["2013",4,1]]}}}],"schema":"https://github.com/citation-style-language/schema/raw/master/csl-citation.json"} </w:instrText>
      </w:r>
      <w:r w:rsidR="00D4646A">
        <w:fldChar w:fldCharType="separate"/>
      </w:r>
      <w:r w:rsidR="00D4646A" w:rsidRPr="00D4646A">
        <w:t>Rosi-Marshall et al. 2013</w:t>
      </w:r>
      <w:r w:rsidR="00D4646A">
        <w:fldChar w:fldCharType="end"/>
      </w:r>
      <w:r w:rsidR="00D4646A">
        <w:t xml:space="preserve"> for </w:t>
      </w:r>
      <w:r w:rsidR="004F673E">
        <w:t>lotic</w:t>
      </w:r>
      <w:r w:rsidR="00D4646A">
        <w:t xml:space="preserve"> and </w:t>
      </w:r>
      <w:r w:rsidR="004F673E">
        <w:fldChar w:fldCharType="begin"/>
      </w:r>
      <w:r w:rsidR="004F673E">
        <w:instrText xml:space="preserve"> ADDIN ZOTERO_ITEM CSL_CITATION {"citationID":"lRNmVIoJ","properties":{"formattedCitation":"(Shaw et al. 2015)","plainCitation":"(Shaw et al. 2015)","noteIndex":0},"citationItems":[{"id":369,"uris":["http://zotero.org/users/2645460/items/SFNEQ739"],"uri":["http://zotero.org/users/2645460/items/SFNEQ739"],"itemData":{"id":369,"type":"article-journal","container-title":"Environmental Chemistry","DOI":"10.1071/EN14141","ISSN":"1448-2517","issue":"3","language":"en","page":"301","source":"CrossRef","title":"Pharmaceuticals and personal care products alter growth and function in lentic biofilms","volume":"12","author":[{"family":"Shaw","given":"Lawton"},{"family":"Phung","given":"Chuyen"},{"family":"Grace","given":"Michael"}],"issued":{"date-parts":[["2015"]]}}}],"schema":"https://github.com/citation-style-language/schema/raw/master/csl-citation.json"} </w:instrText>
      </w:r>
      <w:r w:rsidR="004F673E">
        <w:fldChar w:fldCharType="separate"/>
      </w:r>
      <w:r w:rsidR="004F673E" w:rsidRPr="004F673E">
        <w:t>Shaw et al. 2015</w:t>
      </w:r>
      <w:r w:rsidR="004F673E">
        <w:fldChar w:fldCharType="end"/>
      </w:r>
      <w:r w:rsidR="004F673E">
        <w:t xml:space="preserve"> for lentic)</w:t>
      </w:r>
      <w:r w:rsidR="00440591" w:rsidRPr="00D87563">
        <w:t xml:space="preserve">. As a result of PPCPs and microplastics garnering increasing attention worldwide, </w:t>
      </w:r>
      <w:r w:rsidR="00D14AB9">
        <w:t xml:space="preserve">sampling of PPCPs and microplastics with co-located biological data across multiple spatial </w:t>
      </w:r>
      <w:r w:rsidR="00F347B7">
        <w:t xml:space="preserve">and temporal </w:t>
      </w:r>
      <w:r w:rsidR="00D14AB9">
        <w:t xml:space="preserve">scales would be </w:t>
      </w:r>
      <w:r w:rsidR="00F534C0">
        <w:t>necessary</w:t>
      </w:r>
      <w:r w:rsidR="00D14AB9">
        <w:t xml:space="preserve"> to synthesize biotic responses to micropollutants across systems</w:t>
      </w:r>
      <w:r w:rsidR="00440591" w:rsidRPr="00D87563">
        <w:t>.</w:t>
      </w:r>
      <w:r w:rsidR="008A03F1" w:rsidRPr="00D87563">
        <w:t xml:space="preserve"> Although </w:t>
      </w:r>
      <w:commentRangeStart w:id="67"/>
      <w:r w:rsidR="00A918DC">
        <w:t>our data</w:t>
      </w:r>
      <w:r w:rsidR="008A03F1" w:rsidRPr="00D87563">
        <w:t xml:space="preserve"> constitute a </w:t>
      </w:r>
      <w:r w:rsidR="00AC71C2">
        <w:t>limited</w:t>
      </w:r>
      <w:r w:rsidR="008A03F1" w:rsidRPr="00D87563">
        <w:t xml:space="preserve"> number of </w:t>
      </w:r>
      <w:r w:rsidR="00D14AB9">
        <w:t xml:space="preserve">such </w:t>
      </w:r>
      <w:r w:rsidR="008A03F1" w:rsidRPr="00D87563">
        <w:t>data that exist</w:t>
      </w:r>
      <w:r w:rsidR="00AC71C2">
        <w:t xml:space="preserve"> globally</w:t>
      </w:r>
      <w:commentRangeEnd w:id="67"/>
      <w:r w:rsidR="00ED6CA6">
        <w:rPr>
          <w:rStyle w:val="CommentReference"/>
          <w:rFonts w:ascii="Arial" w:eastAsia="Arial" w:hAnsi="Arial" w:cs="Arial"/>
          <w:lang w:val="en"/>
        </w:rPr>
        <w:commentReference w:id="67"/>
      </w:r>
      <w:r w:rsidR="008A03F1" w:rsidRPr="00D87563">
        <w:t xml:space="preserve">, </w:t>
      </w:r>
      <w:r w:rsidR="00A918DC">
        <w:t xml:space="preserve">our final </w:t>
      </w:r>
      <w:r w:rsidR="008A03F1" w:rsidRPr="00D87563">
        <w:t xml:space="preserve">data </w:t>
      </w:r>
      <w:r w:rsidR="00A918DC">
        <w:t xml:space="preserve">products </w:t>
      </w:r>
      <w:r w:rsidR="008A03F1" w:rsidRPr="00D87563">
        <w:t xml:space="preserve">are highly structured and flexible for merging with similar datasets. </w:t>
      </w:r>
      <w:r w:rsidR="00D14AB9">
        <w:t xml:space="preserve">Additionally, </w:t>
      </w:r>
      <w:r w:rsidR="00F534C0">
        <w:t>our</w:t>
      </w:r>
      <w:r w:rsidR="00A918DC">
        <w:t xml:space="preserve"> dataset’s </w:t>
      </w:r>
      <w:r w:rsidR="00D14AB9">
        <w:t>sequential</w:t>
      </w:r>
      <w:r w:rsidR="00AC71C2">
        <w:t xml:space="preserve"> </w:t>
      </w:r>
      <w:r w:rsidR="00D14AB9">
        <w:t xml:space="preserve">harmonization workflow could be adopted by similar monitoring efforts, thereby facilitating data interoperability. Through integration with similar monitoring efforts, </w:t>
      </w:r>
      <w:r w:rsidR="00A918DC">
        <w:t>our dataset</w:t>
      </w:r>
      <w:r w:rsidR="008A03F1" w:rsidRPr="00D87563">
        <w:t xml:space="preserve"> can contribute to global synthesis of emerging contaminant consequences, especially in a region of the world that is often not easily accessible to many researchers. </w:t>
      </w:r>
    </w:p>
    <w:p w14:paraId="00000052" w14:textId="77777777" w:rsidR="009956E8" w:rsidRPr="00D87563" w:rsidRDefault="009956E8"/>
    <w:p w14:paraId="66DA3E0B" w14:textId="77777777" w:rsidR="00A04A22" w:rsidRDefault="00A04A22">
      <w:pPr>
        <w:rPr>
          <w:b/>
        </w:rPr>
      </w:pPr>
      <w:r>
        <w:rPr>
          <w:b/>
        </w:rPr>
        <w:br w:type="page"/>
      </w:r>
    </w:p>
    <w:p w14:paraId="00000053" w14:textId="45B25E58" w:rsidR="009956E8" w:rsidRPr="00D87563" w:rsidRDefault="00BC3E51">
      <w:pPr>
        <w:rPr>
          <w:b/>
        </w:rPr>
      </w:pPr>
      <w:r w:rsidRPr="00D87563">
        <w:rPr>
          <w:b/>
        </w:rPr>
        <w:lastRenderedPageBreak/>
        <w:t>References</w:t>
      </w:r>
    </w:p>
    <w:p w14:paraId="00000055" w14:textId="2989BFF7" w:rsidR="009956E8" w:rsidRDefault="009956E8">
      <w:pPr>
        <w:jc w:val="both"/>
        <w:rPr>
          <w:color w:val="4A86E8"/>
        </w:rPr>
      </w:pPr>
    </w:p>
    <w:p w14:paraId="3BAEF31B" w14:textId="77777777" w:rsidR="004F673E" w:rsidRPr="004F673E" w:rsidRDefault="00164694" w:rsidP="004F673E">
      <w:pPr>
        <w:pStyle w:val="Bibliography"/>
      </w:pPr>
      <w:r>
        <w:rPr>
          <w:color w:val="4A86E8"/>
        </w:rPr>
        <w:fldChar w:fldCharType="begin"/>
      </w:r>
      <w:r>
        <w:rPr>
          <w:color w:val="4A86E8"/>
        </w:rPr>
        <w:instrText xml:space="preserve"> ADDIN ZOTERO_BIBL {"uncited":[],"omitted":[],"custom":[]} CSL_BIBLIOGRAPHY </w:instrText>
      </w:r>
      <w:r>
        <w:rPr>
          <w:color w:val="4A86E8"/>
        </w:rPr>
        <w:fldChar w:fldCharType="separate"/>
      </w:r>
      <w:r w:rsidR="004F673E" w:rsidRPr="004F673E">
        <w:t xml:space="preserve">Barnes, D. K. A., F. Galgani, R. C. Thompson, and M. Barlaz. 2009. Accumulation and fragmentation of plastic debris in global environments. </w:t>
      </w:r>
      <w:r w:rsidR="004F673E" w:rsidRPr="00ED6CA6">
        <w:rPr>
          <w:highlight w:val="yellow"/>
          <w:rPrChange w:id="68" w:author="Ted" w:date="2020-11-20T10:24:00Z">
            <w:rPr/>
          </w:rPrChange>
        </w:rPr>
        <w:t>Philos Trans R Soc Lond B Biol Sci</w:t>
      </w:r>
      <w:r w:rsidR="004F673E" w:rsidRPr="004F673E">
        <w:t xml:space="preserve"> </w:t>
      </w:r>
      <w:r w:rsidR="004F673E" w:rsidRPr="004F673E">
        <w:rPr>
          <w:b/>
          <w:bCs/>
        </w:rPr>
        <w:t>364</w:t>
      </w:r>
      <w:r w:rsidR="004F673E" w:rsidRPr="004F673E">
        <w:t>: 1985–1998. doi:10.1098/rstb.2008.0205</w:t>
      </w:r>
    </w:p>
    <w:p w14:paraId="41B12947" w14:textId="77777777" w:rsidR="004F673E" w:rsidRPr="004F673E" w:rsidRDefault="004F673E" w:rsidP="004F673E">
      <w:pPr>
        <w:pStyle w:val="Bibliography"/>
      </w:pPr>
      <w:r w:rsidRPr="004F673E">
        <w:t xml:space="preserve">Bendz, D., N. A. Paxéus, T. R. Ginn, and F. J. Loge. 2005. Occurrence and fate of pharmaceutically active compounds in the environment, a case study: Höje River in Sweden. Journal of Hazardous Materials </w:t>
      </w:r>
      <w:r w:rsidRPr="004F673E">
        <w:rPr>
          <w:b/>
          <w:bCs/>
        </w:rPr>
        <w:t>122</w:t>
      </w:r>
      <w:r w:rsidRPr="004F673E">
        <w:t>: 195–204. doi:10.1016/j.jhazmat.2005.03.012</w:t>
      </w:r>
    </w:p>
    <w:p w14:paraId="448953CC" w14:textId="77777777" w:rsidR="004F673E" w:rsidRPr="004F673E" w:rsidRDefault="004F673E" w:rsidP="004F673E">
      <w:pPr>
        <w:pStyle w:val="Bibliography"/>
      </w:pPr>
      <w:r w:rsidRPr="004F673E">
        <w:t xml:space="preserve">Brodin, T., J. Fick, M. Jonsson, and J. Klaminder. 2013. Dilute Concentrations of a Psychiatric Drug Alter Behavior of Fish from Natural Populations. Science </w:t>
      </w:r>
      <w:r w:rsidRPr="004F673E">
        <w:rPr>
          <w:b/>
          <w:bCs/>
        </w:rPr>
        <w:t>339</w:t>
      </w:r>
      <w:r w:rsidRPr="004F673E">
        <w:t>: 814–815. doi:10.1126/science.1226850</w:t>
      </w:r>
    </w:p>
    <w:p w14:paraId="63608C21" w14:textId="77777777" w:rsidR="004F673E" w:rsidRPr="004F673E" w:rsidRDefault="004F673E" w:rsidP="004F673E">
      <w:pPr>
        <w:pStyle w:val="Bibliography"/>
      </w:pPr>
      <w:r w:rsidRPr="004F673E">
        <w:t xml:space="preserve">Camilleri, A. C., and T. Ozersky. 2019. Large variation in periphyton δ13C and δ15N values in the upper Great Lakes: Correlates and implications. Journal of Great Lakes Research </w:t>
      </w:r>
      <w:r w:rsidRPr="004F673E">
        <w:rPr>
          <w:b/>
          <w:bCs/>
        </w:rPr>
        <w:t>45</w:t>
      </w:r>
      <w:r w:rsidRPr="004F673E">
        <w:t>: 986–990. doi:10.1016/j.jglr.2019.06.003</w:t>
      </w:r>
    </w:p>
    <w:p w14:paraId="09ECB1B9" w14:textId="77777777" w:rsidR="004F673E" w:rsidRPr="004F673E" w:rsidRDefault="004F673E" w:rsidP="004F673E">
      <w:pPr>
        <w:pStyle w:val="Bibliography"/>
      </w:pPr>
      <w:r w:rsidRPr="004F673E">
        <w:t xml:space="preserve">Costanzo, S. D., M. J. O’Donohue, W. C. Dennison, N. R. Loneragan, and M. Thomas. 2001. A New Approach for Detecting and Mapping Sewage Impacts. Marine Pollution Bulletin </w:t>
      </w:r>
      <w:r w:rsidRPr="004F673E">
        <w:rPr>
          <w:b/>
          <w:bCs/>
        </w:rPr>
        <w:t>42</w:t>
      </w:r>
      <w:r w:rsidRPr="004F673E">
        <w:t>: 149–156. doi:10.1016/S0025-326X(00)00125-9</w:t>
      </w:r>
    </w:p>
    <w:p w14:paraId="586AB09E" w14:textId="77777777" w:rsidR="004F673E" w:rsidRPr="004F673E" w:rsidRDefault="004F673E" w:rsidP="004F673E">
      <w:pPr>
        <w:pStyle w:val="Bibliography"/>
      </w:pPr>
      <w:r w:rsidRPr="004F673E">
        <w:t xml:space="preserve">Dalsgaard, J., M. St. John, G. Kattner, D. Müller-Navarra, and W. Hagen. 2003. Fatty acid trophic markers in the pelagic marine environment, p. 225–340. </w:t>
      </w:r>
      <w:r w:rsidRPr="004F673E">
        <w:rPr>
          <w:i/>
          <w:iCs/>
        </w:rPr>
        <w:t>In</w:t>
      </w:r>
      <w:r w:rsidRPr="004F673E">
        <w:t xml:space="preserve"> Advances in Marine Biology. Elsevier.</w:t>
      </w:r>
    </w:p>
    <w:p w14:paraId="10066FE6" w14:textId="77777777" w:rsidR="004F673E" w:rsidRPr="004F673E" w:rsidRDefault="004F673E" w:rsidP="004F673E">
      <w:pPr>
        <w:pStyle w:val="Bibliography"/>
      </w:pPr>
      <w:r w:rsidRPr="004F673E">
        <w:t xml:space="preserve">Edmondson, W. T. 1970. Phosphorus, Nitrogen, and Algae in Lake Washington after Diversion of Sewage. Science </w:t>
      </w:r>
      <w:r w:rsidRPr="004F673E">
        <w:rPr>
          <w:b/>
          <w:bCs/>
        </w:rPr>
        <w:t>169</w:t>
      </w:r>
      <w:r w:rsidRPr="004F673E">
        <w:t>: 690–691.</w:t>
      </w:r>
    </w:p>
    <w:p w14:paraId="61FF7D81" w14:textId="77777777" w:rsidR="004F673E" w:rsidRPr="004F673E" w:rsidRDefault="004F673E" w:rsidP="004F673E">
      <w:pPr>
        <w:pStyle w:val="Bibliography"/>
      </w:pPr>
      <w:r w:rsidRPr="004F673E">
        <w:t xml:space="preserve">Focazio, M. J., D. W. Kolpin, K. K. Barnes, E. T. Furlong, M. T. Meyer, S. D. Zaugg, L. B. Barber, and M. E. Thurman. 2008. A national reconnaissance for pharmaceuticals and other organic </w:t>
      </w:r>
      <w:r w:rsidRPr="004F673E">
        <w:lastRenderedPageBreak/>
        <w:t xml:space="preserve">wastewater contaminants in the United States - II) Untreated drinking water sources. </w:t>
      </w:r>
      <w:r w:rsidRPr="00ED6CA6">
        <w:rPr>
          <w:highlight w:val="yellow"/>
          <w:rPrChange w:id="69" w:author="Ted" w:date="2020-11-20T10:24:00Z">
            <w:rPr/>
          </w:rPrChange>
        </w:rPr>
        <w:t>SCIENCE OF THE TOTAL ENVIRONMENT</w:t>
      </w:r>
      <w:r w:rsidRPr="004F673E">
        <w:t xml:space="preserve"> </w:t>
      </w:r>
      <w:r w:rsidRPr="004F673E">
        <w:rPr>
          <w:b/>
          <w:bCs/>
        </w:rPr>
        <w:t>402</w:t>
      </w:r>
      <w:r w:rsidRPr="004F673E">
        <w:t>: 201–216. doi:10.1016/j.scitotenv.2008.02.021</w:t>
      </w:r>
    </w:p>
    <w:p w14:paraId="217EAB7C" w14:textId="37CFAA4F" w:rsidR="004F673E" w:rsidRPr="004F673E" w:rsidRDefault="004F673E" w:rsidP="004F673E">
      <w:pPr>
        <w:pStyle w:val="Bibliography"/>
      </w:pPr>
      <w:r w:rsidRPr="004F673E">
        <w:t xml:space="preserve">Gartner, A., P. Lavery, and A. J. Smit. 2002. Use of </w:t>
      </w:r>
      <w:ins w:id="70" w:author="Ted" w:date="2020-11-20T10:25:00Z">
        <w:r w:rsidR="00ED6CA6" w:rsidRPr="00ED6CA6">
          <w:t>δ15N</w:t>
        </w:r>
      </w:ins>
      <w:del w:id="71" w:author="Ted" w:date="2020-11-20T10:25:00Z">
        <w:r w:rsidRPr="004F673E" w:rsidDel="00ED6CA6">
          <w:delText>delta N-15</w:delText>
        </w:r>
      </w:del>
      <w:r w:rsidRPr="004F673E">
        <w:t xml:space="preserve"> signatures of different functional forms of macroalgae and filter-feeders to reveal temporal and spatial patterns in sewage dispersal. Mar. Ecol.-Prog. Ser. </w:t>
      </w:r>
      <w:r w:rsidRPr="004F673E">
        <w:rPr>
          <w:b/>
          <w:bCs/>
        </w:rPr>
        <w:t>235</w:t>
      </w:r>
      <w:r w:rsidRPr="004F673E">
        <w:t>: 63–73. doi:10.3354/meps235063</w:t>
      </w:r>
    </w:p>
    <w:p w14:paraId="138583EC" w14:textId="77777777" w:rsidR="004F673E" w:rsidRPr="004F673E" w:rsidRDefault="004F673E" w:rsidP="004F673E">
      <w:pPr>
        <w:pStyle w:val="Bibliography"/>
      </w:pPr>
      <w:r w:rsidRPr="004F673E">
        <w:t xml:space="preserve">Green, D. S. 2016. Effects of microplastics on European flat oysters, </w:t>
      </w:r>
      <w:r w:rsidRPr="00ED6CA6">
        <w:rPr>
          <w:i/>
          <w:iCs/>
          <w:rPrChange w:id="72" w:author="Ted" w:date="2020-11-20T10:25:00Z">
            <w:rPr/>
          </w:rPrChange>
        </w:rPr>
        <w:t>Ostrea edulis</w:t>
      </w:r>
      <w:r w:rsidRPr="004F673E">
        <w:t xml:space="preserve"> and their associated benthic communities. Environmental Pollution </w:t>
      </w:r>
      <w:r w:rsidRPr="004F673E">
        <w:rPr>
          <w:b/>
          <w:bCs/>
        </w:rPr>
        <w:t>216</w:t>
      </w:r>
      <w:r w:rsidRPr="004F673E">
        <w:t>: 95–103. doi:10.1016/j.envpol.2016.05.043</w:t>
      </w:r>
    </w:p>
    <w:p w14:paraId="0422C057" w14:textId="77777777" w:rsidR="004F673E" w:rsidRPr="004F673E" w:rsidRDefault="004F673E" w:rsidP="004F673E">
      <w:pPr>
        <w:pStyle w:val="Bibliography"/>
      </w:pPr>
      <w:r w:rsidRPr="004F673E">
        <w:t xml:space="preserve">Hall, R. I., P. R. Leavitt, R. Quinlan, A. S. Dixit, and J. P. Smol. 1999. Effects of agriculture, urbanization, and climate on water quality in the northern Great Plains. Limnology and Oceanography </w:t>
      </w:r>
      <w:r w:rsidRPr="004F673E">
        <w:rPr>
          <w:b/>
          <w:bCs/>
        </w:rPr>
        <w:t>44</w:t>
      </w:r>
      <w:r w:rsidRPr="004F673E">
        <w:t>: 739–756. doi:10.4319/lo.1999.44.3_part_2.0739</w:t>
      </w:r>
    </w:p>
    <w:p w14:paraId="443987A5" w14:textId="3D0FA0E5" w:rsidR="004F673E" w:rsidRPr="004F673E" w:rsidRDefault="004F673E" w:rsidP="004F673E">
      <w:pPr>
        <w:pStyle w:val="Bibliography"/>
      </w:pPr>
      <w:r w:rsidRPr="004F673E">
        <w:t xml:space="preserve">Hampton, S. E., S. C. Fradkin, P. R. Leavitt, and E. E. Rosenberger. 2011. Disproportionate importance of nearshore habitat for the food web of a deep oligotrophic lake. Marine and Freshwater Research </w:t>
      </w:r>
      <w:r w:rsidRPr="004F673E">
        <w:rPr>
          <w:b/>
          <w:bCs/>
        </w:rPr>
        <w:t>62</w:t>
      </w:r>
      <w:r w:rsidRPr="004F673E">
        <w:t>: 350</w:t>
      </w:r>
      <w:ins w:id="73" w:author="Ted" w:date="2020-11-20T10:26:00Z">
        <w:r w:rsidR="00ED6CA6">
          <w:t>-358</w:t>
        </w:r>
      </w:ins>
      <w:r w:rsidRPr="004F673E">
        <w:t>. doi:10.1071/MF10229</w:t>
      </w:r>
    </w:p>
    <w:p w14:paraId="6E15AE10" w14:textId="77777777" w:rsidR="004F673E" w:rsidRPr="004F673E" w:rsidRDefault="004F673E" w:rsidP="004F673E">
      <w:pPr>
        <w:pStyle w:val="Bibliography"/>
      </w:pPr>
      <w:r w:rsidRPr="004F673E">
        <w:t xml:space="preserve">Hampton, S. E., S. McGowan, T. Ozersky, and others. 2018. Recent ecological change in ancient lakes. Limnology and Oceanography </w:t>
      </w:r>
      <w:r w:rsidRPr="004F673E">
        <w:rPr>
          <w:b/>
          <w:bCs/>
        </w:rPr>
        <w:t>63</w:t>
      </w:r>
      <w:r w:rsidRPr="004F673E">
        <w:t>: 2277–2304. doi:10.1002/lno.10938</w:t>
      </w:r>
    </w:p>
    <w:p w14:paraId="50C395F2" w14:textId="77777777" w:rsidR="004F673E" w:rsidRPr="004F673E" w:rsidRDefault="004F673E" w:rsidP="004F673E">
      <w:pPr>
        <w:pStyle w:val="Bibliography"/>
      </w:pPr>
      <w:r w:rsidRPr="004F673E">
        <w:t xml:space="preserve">Horton, A. A., A. Walton, D. J. Spurgeon, E. Lahive, and C. Svendsen. 2017. Microplastics in freshwater and terrestrial environments: Evaluating the current understanding to identify the knowledge gaps and future research priorities. Science of The Total Environment </w:t>
      </w:r>
      <w:r w:rsidRPr="004F673E">
        <w:rPr>
          <w:b/>
          <w:bCs/>
        </w:rPr>
        <w:t>586</w:t>
      </w:r>
      <w:r w:rsidRPr="004F673E">
        <w:t>: 127–141. doi:10.1016/j.scitotenv.2017.01.190</w:t>
      </w:r>
    </w:p>
    <w:p w14:paraId="7A5C41BF" w14:textId="77777777" w:rsidR="004F673E" w:rsidRPr="004F673E" w:rsidRDefault="004F673E" w:rsidP="004F673E">
      <w:pPr>
        <w:pStyle w:val="Bibliography"/>
      </w:pPr>
      <w:r w:rsidRPr="004F673E">
        <w:lastRenderedPageBreak/>
        <w:t>Interfax-Tourism. 2018. Байкал с января по август 2018 года посетили 1,2 миллиона туристов (1.2 million tourists vistied Baikal from January through August 2018). Interfax-Tourism, October 25</w:t>
      </w:r>
    </w:p>
    <w:p w14:paraId="40533E9D" w14:textId="77777777" w:rsidR="004F673E" w:rsidRPr="004F673E" w:rsidRDefault="004F673E" w:rsidP="004F673E">
      <w:pPr>
        <w:pStyle w:val="Bibliography"/>
      </w:pPr>
      <w:r w:rsidRPr="004F673E">
        <w:t xml:space="preserve">Jeppesen, E., M. Søndergaard, J. P. Jensen, and others. 2005. Lake responses to reduced nutrient loading – an analysis of contemporary long-term data from 35 case studies. Freshwater Biology </w:t>
      </w:r>
      <w:r w:rsidRPr="004F673E">
        <w:rPr>
          <w:b/>
          <w:bCs/>
        </w:rPr>
        <w:t>50</w:t>
      </w:r>
      <w:r w:rsidRPr="004F673E">
        <w:t>: 1747–1771. doi:10.1111/j.1365-2427.2005.01415.x</w:t>
      </w:r>
    </w:p>
    <w:p w14:paraId="5495DB2F" w14:textId="77777777" w:rsidR="004F673E" w:rsidRPr="004F673E" w:rsidRDefault="004F673E" w:rsidP="004F673E">
      <w:pPr>
        <w:pStyle w:val="Bibliography"/>
      </w:pPr>
      <w:r w:rsidRPr="004F673E">
        <w:t xml:space="preserve">Kolpin, D. W., E. T. Furlong, M. T. Meyer, E. M. Thurman, S. D. Zaugg, L. B. Barber, and H. T. Buxton. 2002. Pharmaceuticals, Hormones, and Other Organic Wastewater Contaminants in U.S. Streams, 1999−2000: A National Reconnaissance. Environmental Science &amp; Technology </w:t>
      </w:r>
      <w:r w:rsidRPr="004F673E">
        <w:rPr>
          <w:b/>
          <w:bCs/>
        </w:rPr>
        <w:t>36</w:t>
      </w:r>
      <w:r w:rsidRPr="004F673E">
        <w:t>: 1202–1211. doi:10.1021/es011055j</w:t>
      </w:r>
    </w:p>
    <w:p w14:paraId="1406853A" w14:textId="77777777" w:rsidR="004F673E" w:rsidRPr="004F673E" w:rsidRDefault="004F673E" w:rsidP="004F673E">
      <w:pPr>
        <w:pStyle w:val="Bibliography"/>
      </w:pPr>
      <w:r w:rsidRPr="004F673E">
        <w:t>Kozhova, O. M., and L. R. Izmest’eva. 1998. Lake Baikal: Evolution and Biodiversity, Backhuys Publishers.</w:t>
      </w:r>
    </w:p>
    <w:p w14:paraId="5931ABCE" w14:textId="77777777" w:rsidR="004F673E" w:rsidRPr="004F673E" w:rsidRDefault="004F673E" w:rsidP="004F673E">
      <w:pPr>
        <w:pStyle w:val="Bibliography"/>
      </w:pPr>
      <w:r w:rsidRPr="004F673E">
        <w:t xml:space="preserve">Kravtsova, L. S., L. A. Izhboldina, I. V. Khanaev, and others. 2014. Nearshore benthic blooms of filamentous green algae in Lake Baikal. Journal of Great Lakes Research </w:t>
      </w:r>
      <w:r w:rsidRPr="004F673E">
        <w:rPr>
          <w:b/>
          <w:bCs/>
        </w:rPr>
        <w:t>40</w:t>
      </w:r>
      <w:r w:rsidRPr="004F673E">
        <w:t>: 441–448. doi:10.1016/j.jglr.2014.02.019</w:t>
      </w:r>
    </w:p>
    <w:p w14:paraId="6198DE58" w14:textId="77777777" w:rsidR="004F673E" w:rsidRPr="004F673E" w:rsidRDefault="004F673E" w:rsidP="004F673E">
      <w:pPr>
        <w:pStyle w:val="Bibliography"/>
      </w:pPr>
      <w:r w:rsidRPr="004F673E">
        <w:t xml:space="preserve">Lapointe, B. E., L. W. Herren, D. D. Debortoli, and M. A. Vogel. 2015. Evidence of sewage-driven eutrophication and harmful algal blooms in Florida’s Indian River Lagoon. Harmful Algae </w:t>
      </w:r>
      <w:r w:rsidRPr="004F673E">
        <w:rPr>
          <w:b/>
          <w:bCs/>
        </w:rPr>
        <w:t>43</w:t>
      </w:r>
      <w:r w:rsidRPr="004F673E">
        <w:t>: 82–102. doi:10.1016/j.hal.2015.01.004</w:t>
      </w:r>
    </w:p>
    <w:p w14:paraId="4096AE03" w14:textId="77777777" w:rsidR="004F673E" w:rsidRPr="004F673E" w:rsidRDefault="004F673E" w:rsidP="004F673E">
      <w:pPr>
        <w:pStyle w:val="Bibliography"/>
      </w:pPr>
      <w:r w:rsidRPr="004F673E">
        <w:t xml:space="preserve">Lin, D., J. Crabtree, I. Dillo, and others. 2020. The TRUST Principles for digital repositories. Scientific Data </w:t>
      </w:r>
      <w:r w:rsidRPr="004F673E">
        <w:rPr>
          <w:b/>
          <w:bCs/>
        </w:rPr>
        <w:t>7</w:t>
      </w:r>
      <w:r w:rsidRPr="004F673E">
        <w:t>: 144. doi:10.1038/s41597-020-0486-7</w:t>
      </w:r>
    </w:p>
    <w:p w14:paraId="6F9E6CF9" w14:textId="77777777" w:rsidR="004F673E" w:rsidRPr="004F673E" w:rsidRDefault="004F673E" w:rsidP="004F673E">
      <w:pPr>
        <w:pStyle w:val="Bibliography"/>
      </w:pPr>
      <w:r w:rsidRPr="004F673E">
        <w:t xml:space="preserve">Meyer, M. F., S. G. Labou, A. N. Cramer, M. R. Brousil, and B. T. Luff. 2020. The global lake area, climate, and population dataset. Scientific Data </w:t>
      </w:r>
      <w:r w:rsidRPr="004F673E">
        <w:rPr>
          <w:b/>
          <w:bCs/>
        </w:rPr>
        <w:t>7</w:t>
      </w:r>
      <w:r w:rsidRPr="004F673E">
        <w:t>: 174. doi:10.1038/s41597-020-0517-4</w:t>
      </w:r>
    </w:p>
    <w:p w14:paraId="2BC77C07" w14:textId="77777777" w:rsidR="004F673E" w:rsidRPr="004F673E" w:rsidRDefault="004F673E" w:rsidP="004F673E">
      <w:pPr>
        <w:pStyle w:val="Bibliography"/>
      </w:pPr>
      <w:r w:rsidRPr="004F673E">
        <w:lastRenderedPageBreak/>
        <w:t xml:space="preserve">Meyer, M. F., S. M. Powers, and S. E. Hampton. 2019. An Evidence Synthesis of Pharmaceuticals and Personal Care Products (PPCPs) in the Environment: Imbalances among Compounds, Sewage Treatment Techniques, and Ecosystem Types. </w:t>
      </w:r>
      <w:r w:rsidRPr="00ED6CA6">
        <w:rPr>
          <w:highlight w:val="yellow"/>
          <w:rPrChange w:id="74" w:author="Ted" w:date="2020-11-20T10:26:00Z">
            <w:rPr/>
          </w:rPrChange>
        </w:rPr>
        <w:t>Environ. Sci. Technol.</w:t>
      </w:r>
      <w:r w:rsidRPr="004F673E">
        <w:t xml:space="preserve"> </w:t>
      </w:r>
      <w:r w:rsidRPr="004F673E">
        <w:rPr>
          <w:b/>
          <w:bCs/>
        </w:rPr>
        <w:t>53</w:t>
      </w:r>
      <w:r w:rsidRPr="004F673E">
        <w:t>: 12961–12973. doi:10.1021/acs.est.9b02966</w:t>
      </w:r>
    </w:p>
    <w:p w14:paraId="1EEDDDDB" w14:textId="77777777" w:rsidR="004F673E" w:rsidRPr="004F673E" w:rsidRDefault="004F673E" w:rsidP="004F673E">
      <w:pPr>
        <w:pStyle w:val="Bibliography"/>
      </w:pPr>
      <w:r w:rsidRPr="004F673E">
        <w:t xml:space="preserve">Moore, J. W., D. E. Schindler, M. D. Scheuerell, D. Smith, and J. Frodge. 2003. Lake eutrophication at the urban fringe, Seattle region, USA. AMBIO: A Journal of the Human Environment </w:t>
      </w:r>
      <w:r w:rsidRPr="004F673E">
        <w:rPr>
          <w:b/>
          <w:bCs/>
        </w:rPr>
        <w:t>32</w:t>
      </w:r>
      <w:r w:rsidRPr="004F673E">
        <w:t>: 13–18.</w:t>
      </w:r>
    </w:p>
    <w:p w14:paraId="2664CEB6" w14:textId="77777777" w:rsidR="004F673E" w:rsidRPr="004F673E" w:rsidRDefault="004F673E" w:rsidP="004F673E">
      <w:pPr>
        <w:pStyle w:val="Bibliography"/>
      </w:pPr>
      <w:r w:rsidRPr="004F673E">
        <w:t xml:space="preserve">O’Donnell, D. R., P. Wilburn, E. A. Silow, L. Y. Yampolsky, and E. Litchman. 2017. Nitrogen and phosphorus colimitation of phytoplankton in Lake Baikal: Insights from a spatial survey and nutrient enrichment experiments. Limnology and Oceanography </w:t>
      </w:r>
      <w:r w:rsidRPr="004F673E">
        <w:rPr>
          <w:b/>
          <w:bCs/>
        </w:rPr>
        <w:t>62</w:t>
      </w:r>
      <w:r w:rsidRPr="004F673E">
        <w:t>: 1383–1392. doi:10.1002/lno.10505</w:t>
      </w:r>
    </w:p>
    <w:p w14:paraId="045ADFC8" w14:textId="77777777" w:rsidR="004F673E" w:rsidRPr="004F673E" w:rsidRDefault="004F673E" w:rsidP="004F673E">
      <w:pPr>
        <w:pStyle w:val="Bibliography"/>
      </w:pPr>
      <w:r w:rsidRPr="004F673E">
        <w:t xml:space="preserve">Powers, S. M., T. W. Bruulsema, T. P. Burt, and others. 2016. Long-term accumulation and transport of anthropogenic phosphorus in three river basins. Nature Geoscience </w:t>
      </w:r>
      <w:r w:rsidRPr="004F673E">
        <w:rPr>
          <w:b/>
          <w:bCs/>
        </w:rPr>
        <w:t>9</w:t>
      </w:r>
      <w:r w:rsidRPr="004F673E">
        <w:t>: 353–356. doi:10.1038/ngeo2693</w:t>
      </w:r>
    </w:p>
    <w:p w14:paraId="2D47AFF5" w14:textId="77777777" w:rsidR="004F673E" w:rsidRPr="004F673E" w:rsidRDefault="004F673E" w:rsidP="004F673E">
      <w:pPr>
        <w:pStyle w:val="Bibliography"/>
      </w:pPr>
      <w:r w:rsidRPr="004F673E">
        <w:t xml:space="preserve">Richmond, E. K., M. R. Grace, J. J. Kelly, A. J. Reisinger, E. J. Rosi, and D. M. Walters. 2017. Pharmaceuticals and personal care products (PPCPs) are ecological disrupting compounds (EcoDC). Elem Sci Anth </w:t>
      </w:r>
      <w:r w:rsidRPr="004F673E">
        <w:rPr>
          <w:b/>
          <w:bCs/>
        </w:rPr>
        <w:t>5</w:t>
      </w:r>
      <w:r w:rsidRPr="004F673E">
        <w:t>: 66. doi:10.1525/elementa.252</w:t>
      </w:r>
    </w:p>
    <w:p w14:paraId="32361B9A" w14:textId="77777777" w:rsidR="004F673E" w:rsidRPr="004F673E" w:rsidRDefault="004F673E" w:rsidP="004F673E">
      <w:pPr>
        <w:pStyle w:val="Bibliography"/>
      </w:pPr>
      <w:r w:rsidRPr="004F673E">
        <w:t xml:space="preserve">Richmond, E. K., E. J. Rosi, D. M. Walters, J. Fick, S. K. Hamilton, T. Brodin, A. Sundelin, and M. R. Grace. 2018. A diverse suite of pharmaceuticals contaminates stream and riparian food webs. Nature Communications </w:t>
      </w:r>
      <w:r w:rsidRPr="004F673E">
        <w:rPr>
          <w:b/>
          <w:bCs/>
        </w:rPr>
        <w:t>9</w:t>
      </w:r>
      <w:r w:rsidRPr="004F673E">
        <w:t>: 4491. doi:10.1038/s41467-018-06822-w</w:t>
      </w:r>
    </w:p>
    <w:p w14:paraId="60CDB55D" w14:textId="77777777" w:rsidR="004F673E" w:rsidRPr="004F673E" w:rsidRDefault="004F673E" w:rsidP="004F673E">
      <w:pPr>
        <w:pStyle w:val="Bibliography"/>
      </w:pPr>
      <w:r w:rsidRPr="004F673E">
        <w:t xml:space="preserve">Romera-Castillo, C., M. Pinto, T. M. Langer, X. A. Álvarez-Salgado, and G. J. Herndl. 2018. Dissolved organic carbon leaching from plastics stimulates microbial activity in the ocean. </w:t>
      </w:r>
      <w:r w:rsidRPr="00ED6CA6">
        <w:rPr>
          <w:highlight w:val="yellow"/>
          <w:rPrChange w:id="75" w:author="Ted" w:date="2020-11-20T10:27:00Z">
            <w:rPr/>
          </w:rPrChange>
        </w:rPr>
        <w:t>Nat Commun</w:t>
      </w:r>
      <w:r w:rsidRPr="004F673E">
        <w:t xml:space="preserve"> </w:t>
      </w:r>
      <w:r w:rsidRPr="004F673E">
        <w:rPr>
          <w:b/>
          <w:bCs/>
        </w:rPr>
        <w:t>9</w:t>
      </w:r>
      <w:r w:rsidRPr="004F673E">
        <w:t>: 1–7. doi:10.1038/s41467-018-03798-5</w:t>
      </w:r>
    </w:p>
    <w:p w14:paraId="4EB3A97E" w14:textId="77777777" w:rsidR="004F673E" w:rsidRPr="004F673E" w:rsidRDefault="004F673E" w:rsidP="004F673E">
      <w:pPr>
        <w:pStyle w:val="Bibliography"/>
      </w:pPr>
      <w:r w:rsidRPr="004F673E">
        <w:lastRenderedPageBreak/>
        <w:t xml:space="preserve">Rosenberger, E. E., S. E. Hampton, S. C. Fradkin, and B. P. Kennedy. 2008. Effects of shoreline development on the nearshore environment in large deep oligotrophic lakes. Freshwater Biology </w:t>
      </w:r>
      <w:r w:rsidRPr="004F673E">
        <w:rPr>
          <w:b/>
          <w:bCs/>
        </w:rPr>
        <w:t>53</w:t>
      </w:r>
      <w:r w:rsidRPr="004F673E">
        <w:t>: 1673–1691. doi:10.1111/j.1365-2427.2008.01990.x</w:t>
      </w:r>
    </w:p>
    <w:p w14:paraId="5D7A3883" w14:textId="77777777" w:rsidR="004F673E" w:rsidRPr="004F673E" w:rsidRDefault="004F673E" w:rsidP="004F673E">
      <w:pPr>
        <w:pStyle w:val="Bibliography"/>
      </w:pPr>
      <w:r w:rsidRPr="004F673E">
        <w:t xml:space="preserve">Rosi-Marshall, E. J., D. W. Kincaid, H. A. Bechtold, T. V. Royer, M. Rojas, and J. J. Kelly. 2013. Pharmaceuticals suppress algal growth and microbial respiration and alter bacterial communities in stream biofilms. Ecological Applications </w:t>
      </w:r>
      <w:r w:rsidRPr="004F673E">
        <w:rPr>
          <w:b/>
          <w:bCs/>
        </w:rPr>
        <w:t>23</w:t>
      </w:r>
      <w:r w:rsidRPr="004F673E">
        <w:t>: 583–593. doi:10.1890/12-0491.1</w:t>
      </w:r>
    </w:p>
    <w:p w14:paraId="34D6EF74" w14:textId="77777777" w:rsidR="004F673E" w:rsidRPr="004F673E" w:rsidRDefault="004F673E" w:rsidP="004F673E">
      <w:pPr>
        <w:pStyle w:val="Bibliography"/>
      </w:pPr>
      <w:r w:rsidRPr="004F673E">
        <w:t xml:space="preserve">Rosi-Marshall, E. J., and T. V. Royer. 2012. Pharmaceutical Compounds and Ecosystem Function: An Emerging Research Challenge for Aquatic Ecologists. Ecosystems </w:t>
      </w:r>
      <w:r w:rsidRPr="004F673E">
        <w:rPr>
          <w:b/>
          <w:bCs/>
        </w:rPr>
        <w:t>15</w:t>
      </w:r>
      <w:r w:rsidRPr="004F673E">
        <w:t>: 867–880. doi:10.1007/s10021-012-9553-z</w:t>
      </w:r>
    </w:p>
    <w:p w14:paraId="34AD0444" w14:textId="77777777" w:rsidR="004F673E" w:rsidRPr="004F673E" w:rsidRDefault="004F673E" w:rsidP="004F673E">
      <w:pPr>
        <w:pStyle w:val="Bibliography"/>
      </w:pPr>
      <w:r w:rsidRPr="004F673E">
        <w:t xml:space="preserve">Sargent, J. R., and S. Falk-Petersen. 1988. The lipid biochemistry of calanoid copepods. Hydrobiologia </w:t>
      </w:r>
      <w:r w:rsidRPr="004F673E">
        <w:rPr>
          <w:b/>
          <w:bCs/>
        </w:rPr>
        <w:t>167–168</w:t>
      </w:r>
      <w:r w:rsidRPr="004F673E">
        <w:t>: 101–114. doi:10.1007/BF00026297</w:t>
      </w:r>
    </w:p>
    <w:p w14:paraId="6C897759" w14:textId="77777777" w:rsidR="004F673E" w:rsidRPr="004F673E" w:rsidRDefault="004F673E" w:rsidP="004F673E">
      <w:pPr>
        <w:pStyle w:val="Bibliography"/>
      </w:pPr>
      <w:r w:rsidRPr="004F673E">
        <w:t xml:space="preserve">Shaw, L., C. Phung, and M. Grace. 2015. Pharmaceuticals and personal care products alter growth and function in lentic biofilms. Environmental Chemistry </w:t>
      </w:r>
      <w:r w:rsidRPr="004F673E">
        <w:rPr>
          <w:b/>
          <w:bCs/>
        </w:rPr>
        <w:t>12</w:t>
      </w:r>
      <w:r w:rsidRPr="004F673E">
        <w:t>: 301. doi:10.1071/EN14141</w:t>
      </w:r>
    </w:p>
    <w:p w14:paraId="70B47895" w14:textId="77777777" w:rsidR="004F673E" w:rsidRPr="004F673E" w:rsidRDefault="004F673E" w:rsidP="004F673E">
      <w:pPr>
        <w:pStyle w:val="Bibliography"/>
      </w:pPr>
      <w:r w:rsidRPr="004F673E">
        <w:t xml:space="preserve">Taipale, S., U. Strandberg, E. Peltomaa, A. W. E. Galloway, A. Ojala, and M. T. Brett. 2013. Fatty acid composition as biomarkers of freshwater microalgae: analysis of 37 strains of microalgae in 22 genera and in seven classes. Aquatic Microbial Ecology </w:t>
      </w:r>
      <w:r w:rsidRPr="004F673E">
        <w:rPr>
          <w:b/>
          <w:bCs/>
        </w:rPr>
        <w:t>71</w:t>
      </w:r>
      <w:r w:rsidRPr="004F673E">
        <w:t>: 165–178. doi:10.3354/ame01671</w:t>
      </w:r>
    </w:p>
    <w:p w14:paraId="5682D1A8" w14:textId="77777777" w:rsidR="004F673E" w:rsidRPr="004F673E" w:rsidRDefault="004F673E" w:rsidP="004F673E">
      <w:pPr>
        <w:pStyle w:val="Bibliography"/>
      </w:pPr>
      <w:r w:rsidRPr="004F673E">
        <w:t>Timoshkin, O. A., M. V. Moore, N. N. Kulikova, and others. 2018. Groundwater contamination by sewage causes benthic algal outbreaks in the littoral zone of Lake Baikal (East Siberia). Journal of Great Lakes Research. doi:10.1016/j.jglr.2018.01.008</w:t>
      </w:r>
    </w:p>
    <w:p w14:paraId="73B1F8AA" w14:textId="77777777" w:rsidR="004F673E" w:rsidRPr="004F673E" w:rsidRDefault="004F673E" w:rsidP="004F673E">
      <w:pPr>
        <w:pStyle w:val="Bibliography"/>
      </w:pPr>
      <w:r w:rsidRPr="004F673E">
        <w:t xml:space="preserve">Timoshkin, O. A., D. P. Samsonov, M. Yamamuro, and others. 2016. Rapid ecological change in the coastal zone of Lake Baikal (East Siberia): Is the site of the world’s greatest freshwater </w:t>
      </w:r>
      <w:r w:rsidRPr="004F673E">
        <w:lastRenderedPageBreak/>
        <w:t xml:space="preserve">biodiversity in danger? Journal of Great Lakes Research </w:t>
      </w:r>
      <w:r w:rsidRPr="004F673E">
        <w:rPr>
          <w:b/>
          <w:bCs/>
        </w:rPr>
        <w:t>42</w:t>
      </w:r>
      <w:r w:rsidRPr="004F673E">
        <w:t>: 487–497. doi:10.1016/j.jglr.2016.02.011</w:t>
      </w:r>
    </w:p>
    <w:p w14:paraId="0D9D7B69" w14:textId="77777777" w:rsidR="004F673E" w:rsidRPr="004F673E" w:rsidRDefault="004F673E" w:rsidP="004F673E">
      <w:pPr>
        <w:pStyle w:val="Bibliography"/>
      </w:pPr>
      <w:r w:rsidRPr="004F673E">
        <w:t xml:space="preserve">Tong, Y., M. Wang, J. Peñuelas, and others. 2020. Improvement in municipal wastewater treatment alters lake nitrogen to phosphorus ratios in populated regions. </w:t>
      </w:r>
      <w:r w:rsidRPr="00ED6CA6">
        <w:rPr>
          <w:highlight w:val="yellow"/>
          <w:rPrChange w:id="76" w:author="Ted" w:date="2020-11-20T10:27:00Z">
            <w:rPr/>
          </w:rPrChange>
        </w:rPr>
        <w:t>Proc Natl Acad Sci USA</w:t>
      </w:r>
      <w:r w:rsidRPr="004F673E">
        <w:t xml:space="preserve"> </w:t>
      </w:r>
      <w:r w:rsidRPr="004F673E">
        <w:rPr>
          <w:b/>
          <w:bCs/>
        </w:rPr>
        <w:t>117</w:t>
      </w:r>
      <w:r w:rsidRPr="004F673E">
        <w:t>: 11566–11572. doi:10.1073/pnas.1920759117</w:t>
      </w:r>
    </w:p>
    <w:p w14:paraId="6D94231D" w14:textId="77777777" w:rsidR="004F673E" w:rsidRPr="004F673E" w:rsidRDefault="004F673E" w:rsidP="004F673E">
      <w:pPr>
        <w:pStyle w:val="Bibliography"/>
      </w:pPr>
      <w:r w:rsidRPr="004F673E">
        <w:t xml:space="preserve">Turetsky, M. R., R. K. Wieder, C. J. Williams, and D. H. Vitt. 2000. Organic matter accumulation, peat chemistry, and permafrost melting in peatlands of boreal Alberta. Écoscience </w:t>
      </w:r>
      <w:r w:rsidRPr="004F673E">
        <w:rPr>
          <w:b/>
          <w:bCs/>
        </w:rPr>
        <w:t>7</w:t>
      </w:r>
      <w:r w:rsidRPr="004F673E">
        <w:t>: 115–122. doi:10.1080/11956860.2000.11682608</w:t>
      </w:r>
    </w:p>
    <w:p w14:paraId="671403AC" w14:textId="77777777" w:rsidR="004F673E" w:rsidRPr="004F673E" w:rsidRDefault="004F673E" w:rsidP="004F673E">
      <w:pPr>
        <w:pStyle w:val="Bibliography"/>
      </w:pPr>
      <w:r w:rsidRPr="004F673E">
        <w:t xml:space="preserve">Vendel, A. L., F. Bessa, V. E. N. Alves, A. L. A. Amorim, J. Patrício, and A. R. T. Palma. 2017. Widespread microplastic ingestion by fish assemblages in tropical estuaries subjected to anthropogenic pressures. Marine Pollution Bulletin </w:t>
      </w:r>
      <w:r w:rsidRPr="004F673E">
        <w:rPr>
          <w:b/>
          <w:bCs/>
        </w:rPr>
        <w:t>117</w:t>
      </w:r>
      <w:r w:rsidRPr="004F673E">
        <w:t>: 448–455. doi:10.1016/j.marpolbul.2017.01.081</w:t>
      </w:r>
    </w:p>
    <w:p w14:paraId="05DDCC4F" w14:textId="77777777" w:rsidR="004F673E" w:rsidRPr="004F673E" w:rsidRDefault="004F673E" w:rsidP="004F673E">
      <w:pPr>
        <w:pStyle w:val="Bibliography"/>
      </w:pPr>
      <w:r w:rsidRPr="004F673E">
        <w:t xml:space="preserve">Volkova, E. A., N. A. Bondarenko, and O. A. Timoshkin. 2018. Morphotaxonomy, distribution and abundance of </w:t>
      </w:r>
      <w:r w:rsidRPr="004F673E">
        <w:rPr>
          <w:i/>
          <w:iCs/>
        </w:rPr>
        <w:t>Spirogyra</w:t>
      </w:r>
      <w:r w:rsidRPr="004F673E">
        <w:t xml:space="preserve"> (Zygnematophyceae, Charophyta) in Lake Baikal, East Siberia. Phycologia </w:t>
      </w:r>
      <w:r w:rsidRPr="004F673E">
        <w:rPr>
          <w:b/>
          <w:bCs/>
        </w:rPr>
        <w:t>57</w:t>
      </w:r>
      <w:r w:rsidRPr="004F673E">
        <w:t>: 298–308. doi:10.2216/17-69.1</w:t>
      </w:r>
    </w:p>
    <w:p w14:paraId="28F3989D" w14:textId="77777777" w:rsidR="004F673E" w:rsidRPr="004F673E" w:rsidRDefault="004F673E" w:rsidP="004F673E">
      <w:pPr>
        <w:pStyle w:val="Bibliography"/>
      </w:pPr>
      <w:r w:rsidRPr="004F673E">
        <w:t xml:space="preserve">Wickham, H. 2014. Tidy Data. Journal of Statistical Software </w:t>
      </w:r>
      <w:r w:rsidRPr="004F673E">
        <w:rPr>
          <w:b/>
          <w:bCs/>
        </w:rPr>
        <w:t>59</w:t>
      </w:r>
      <w:r w:rsidRPr="004F673E">
        <w:t>: 1–23. doi:10.18637/jss.v059.i10</w:t>
      </w:r>
    </w:p>
    <w:p w14:paraId="2432956E" w14:textId="77777777" w:rsidR="004F673E" w:rsidRPr="004F673E" w:rsidRDefault="004F673E" w:rsidP="004F673E">
      <w:pPr>
        <w:pStyle w:val="Bibliography"/>
      </w:pPr>
      <w:r w:rsidRPr="004F673E">
        <w:t xml:space="preserve">Wilkinson, M. D., M. Dumontier, Ij. J. Aalbersberg, and others. 2016. The FAIR Guiding Principles for scientific data management and stewardship. </w:t>
      </w:r>
      <w:r w:rsidRPr="00ED6CA6">
        <w:rPr>
          <w:highlight w:val="yellow"/>
          <w:rPrChange w:id="77" w:author="Ted" w:date="2020-11-20T10:28:00Z">
            <w:rPr/>
          </w:rPrChange>
        </w:rPr>
        <w:t>Sci Data</w:t>
      </w:r>
      <w:r w:rsidRPr="004F673E">
        <w:t xml:space="preserve"> </w:t>
      </w:r>
      <w:r w:rsidRPr="004F673E">
        <w:rPr>
          <w:b/>
          <w:bCs/>
        </w:rPr>
        <w:t>3</w:t>
      </w:r>
      <w:r w:rsidRPr="004F673E">
        <w:t>. doi:10.1038/sdata.2016.18</w:t>
      </w:r>
    </w:p>
    <w:p w14:paraId="439B60FF" w14:textId="77777777" w:rsidR="004F673E" w:rsidRPr="004F673E" w:rsidRDefault="004F673E" w:rsidP="004F673E">
      <w:pPr>
        <w:pStyle w:val="Bibliography"/>
      </w:pPr>
      <w:r w:rsidRPr="004F673E">
        <w:t xml:space="preserve">Yang, Y., W. Song, H. Lin, W. Wang, L. Du, and W. Xing. 2018. Antibiotics and antibiotic resistance genes in global lakes: A review and meta-analysis. Environment International </w:t>
      </w:r>
      <w:r w:rsidRPr="004F673E">
        <w:rPr>
          <w:b/>
          <w:bCs/>
        </w:rPr>
        <w:t>116</w:t>
      </w:r>
      <w:r w:rsidRPr="004F673E">
        <w:t>: 60–73. doi:10.1016/j.envint.2018.04.011</w:t>
      </w:r>
    </w:p>
    <w:p w14:paraId="3AE4EDC7" w14:textId="77777777" w:rsidR="004F673E" w:rsidRPr="004F673E" w:rsidRDefault="004F673E" w:rsidP="004F673E">
      <w:pPr>
        <w:pStyle w:val="Bibliography"/>
      </w:pPr>
      <w:r w:rsidRPr="004F673E">
        <w:lastRenderedPageBreak/>
        <w:t xml:space="preserve">Yoshida, T., T. Sekino, M. Genkai-Kato, and others. 2003. Seasonal dynamics of primary production in the pelagic zone of southern Lake Baikal. Limnology </w:t>
      </w:r>
      <w:r w:rsidRPr="004F673E">
        <w:rPr>
          <w:b/>
          <w:bCs/>
        </w:rPr>
        <w:t>4</w:t>
      </w:r>
      <w:r w:rsidRPr="004F673E">
        <w:t>: 53–62. doi:10.1007/s10201-002-0089-3</w:t>
      </w:r>
    </w:p>
    <w:p w14:paraId="7B82CEA5" w14:textId="77777777" w:rsidR="004F673E" w:rsidRPr="004F673E" w:rsidRDefault="004F673E" w:rsidP="004F673E">
      <w:pPr>
        <w:pStyle w:val="Bibliography"/>
      </w:pPr>
      <w:r w:rsidRPr="00ED6CA6">
        <w:rPr>
          <w:highlight w:val="yellow"/>
          <w:rPrChange w:id="78" w:author="Ted" w:date="2020-11-20T10:28:00Z">
            <w:rPr/>
          </w:rPrChange>
        </w:rPr>
        <w:t>2016a</w:t>
      </w:r>
      <w:r w:rsidRPr="004F673E">
        <w:t>. Methods for determination of nitrogen-containing matters (with corrections) (Методы определения азотсодержащих веществ (с Поправками)).</w:t>
      </w:r>
    </w:p>
    <w:p w14:paraId="643E8A99" w14:textId="77777777" w:rsidR="004F673E" w:rsidRPr="004F673E" w:rsidRDefault="004F673E" w:rsidP="004F673E">
      <w:pPr>
        <w:pStyle w:val="Bibliography"/>
      </w:pPr>
      <w:r w:rsidRPr="00ED6CA6">
        <w:rPr>
          <w:highlight w:val="yellow"/>
          <w:rPrChange w:id="79" w:author="Ted" w:date="2020-11-20T10:28:00Z">
            <w:rPr/>
          </w:rPrChange>
        </w:rPr>
        <w:t>2016b</w:t>
      </w:r>
      <w:r w:rsidRPr="004F673E">
        <w:t>. Methods for determination of phosphorus-containing matters (with corrections) (Методы определения фосфорсодержащих веществ).</w:t>
      </w:r>
    </w:p>
    <w:p w14:paraId="4E57F6C2" w14:textId="77777777" w:rsidR="004F673E" w:rsidRPr="004F673E" w:rsidRDefault="004F673E" w:rsidP="004F673E">
      <w:pPr>
        <w:pStyle w:val="Bibliography"/>
      </w:pPr>
      <w:r w:rsidRPr="00ED6CA6">
        <w:rPr>
          <w:highlight w:val="yellow"/>
          <w:rPrChange w:id="80" w:author="Ted" w:date="2020-11-20T10:28:00Z">
            <w:rPr/>
          </w:rPrChange>
        </w:rPr>
        <w:t>2017.</w:t>
      </w:r>
      <w:r w:rsidRPr="004F673E">
        <w:t xml:space="preserve"> 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w:t>
      </w:r>
    </w:p>
    <w:p w14:paraId="24962C44" w14:textId="30B92F36" w:rsidR="00164694" w:rsidRDefault="00164694">
      <w:pPr>
        <w:jc w:val="both"/>
        <w:rPr>
          <w:color w:val="4A86E8"/>
        </w:rPr>
      </w:pPr>
      <w:r>
        <w:rPr>
          <w:color w:val="4A86E8"/>
        </w:rPr>
        <w:fldChar w:fldCharType="end"/>
      </w:r>
    </w:p>
    <w:p w14:paraId="11C76566" w14:textId="77777777" w:rsidR="00164694" w:rsidRPr="00D87563" w:rsidRDefault="00164694">
      <w:pPr>
        <w:jc w:val="both"/>
      </w:pPr>
    </w:p>
    <w:p w14:paraId="6AFEA2A4" w14:textId="77777777" w:rsidR="00A04A22" w:rsidRDefault="00A04A22">
      <w:pPr>
        <w:rPr>
          <w:b/>
        </w:rPr>
      </w:pPr>
      <w:r>
        <w:rPr>
          <w:b/>
        </w:rPr>
        <w:br w:type="page"/>
      </w:r>
    </w:p>
    <w:p w14:paraId="00000056" w14:textId="30E8B899" w:rsidR="009956E8" w:rsidRPr="00D87563" w:rsidRDefault="00BC3E51">
      <w:pPr>
        <w:rPr>
          <w:b/>
        </w:rPr>
      </w:pPr>
      <w:r w:rsidRPr="00D87563">
        <w:rPr>
          <w:b/>
        </w:rPr>
        <w:lastRenderedPageBreak/>
        <w:t>Acknowledgements</w:t>
      </w:r>
    </w:p>
    <w:p w14:paraId="00000057" w14:textId="38404F19" w:rsidR="009956E8" w:rsidRPr="00D87563" w:rsidRDefault="009956E8"/>
    <w:p w14:paraId="0000005E" w14:textId="0D007CA6" w:rsidR="009956E8" w:rsidRPr="00D87563" w:rsidRDefault="00767BC0" w:rsidP="00FB2C2B">
      <w:pPr>
        <w:rPr>
          <w:color w:val="4A86E8"/>
        </w:rPr>
      </w:pPr>
      <w:r w:rsidRPr="00767BC0">
        <w:t xml:space="preserve">We would like to thank the faculty, students, staff, and mariners of the Irkutsk State University’s Biological Research Institute </w:t>
      </w:r>
      <w:proofErr w:type="spellStart"/>
      <w:r w:rsidRPr="00767BC0">
        <w:t>Biostation</w:t>
      </w:r>
      <w:proofErr w:type="spellEnd"/>
      <w:r w:rsidRPr="00767BC0">
        <w:t xml:space="preserve"> for their expert field, taxonomic, and laboratory support; Marianne Moore and Bart De </w:t>
      </w:r>
      <w:proofErr w:type="spellStart"/>
      <w:r w:rsidRPr="00767BC0">
        <w:t>Stasio</w:t>
      </w:r>
      <w:proofErr w:type="spellEnd"/>
      <w:r w:rsidRPr="00767BC0">
        <w:t xml:space="preserve"> for helpful advice; the researchers and students of the Siberian Branch of the Russian Academy of Sciences Limnological Institute for expert taxonomic and logistical assistance; Oleg A. </w:t>
      </w:r>
      <w:proofErr w:type="spellStart"/>
      <w:r w:rsidRPr="00767BC0">
        <w:t>Timoshkin</w:t>
      </w:r>
      <w:proofErr w:type="spellEnd"/>
      <w:r w:rsidRPr="00767BC0">
        <w:t xml:space="preserve">, Tatiana </w:t>
      </w:r>
      <w:proofErr w:type="spellStart"/>
      <w:r w:rsidRPr="00767BC0">
        <w:t>Ya</w:t>
      </w:r>
      <w:proofErr w:type="spellEnd"/>
      <w:r w:rsidRPr="00767BC0">
        <w:t xml:space="preserve">. </w:t>
      </w:r>
      <w:proofErr w:type="spellStart"/>
      <w:r w:rsidRPr="00767BC0">
        <w:t>Sitnikova</w:t>
      </w:r>
      <w:proofErr w:type="spellEnd"/>
      <w:r w:rsidRPr="00767BC0">
        <w:t xml:space="preserve">, </w:t>
      </w:r>
      <w:r>
        <w:t xml:space="preserve">and </w:t>
      </w:r>
      <w:r w:rsidRPr="00767BC0">
        <w:t xml:space="preserve">Irina V. </w:t>
      </w:r>
      <w:proofErr w:type="spellStart"/>
      <w:r w:rsidRPr="00767BC0">
        <w:t>Mekhanikova</w:t>
      </w:r>
      <w:proofErr w:type="spellEnd"/>
      <w:r>
        <w:t xml:space="preserve"> </w:t>
      </w:r>
      <w:r w:rsidRPr="00767BC0">
        <w:t>for offering insights throughout the development of this project. Funding was provided by the National Science Foundation (NSF-DEB-1136637) to S.E.H., a Fulbright Fellowship to M.F.M., a NSF Graduate Research Fellowship to M.F.M. (NSF-DGE-1347973), and the Russian Ministry of Education and Science Research Project (No. GR 01201461929; 1354-2014/51)</w:t>
      </w:r>
      <w:r>
        <w:t xml:space="preserve">. </w:t>
      </w:r>
      <w:r w:rsidR="00F347B7">
        <w:t>This work serves as one chapter of M.F.M.’s doctoral dissertation in Environmental and Natural Resource Sciences at Washington State University.</w:t>
      </w:r>
    </w:p>
    <w:p w14:paraId="5F2B754E" w14:textId="77777777" w:rsidR="004B0121" w:rsidRPr="00D87563" w:rsidRDefault="004B0121">
      <w:pPr>
        <w:rPr>
          <w:b/>
        </w:rPr>
      </w:pPr>
      <w:r w:rsidRPr="00D87563">
        <w:rPr>
          <w:b/>
        </w:rPr>
        <w:br w:type="page"/>
      </w:r>
    </w:p>
    <w:p w14:paraId="27A6DB47" w14:textId="77777777" w:rsidR="004B0121" w:rsidRPr="00D87563" w:rsidRDefault="004B0121">
      <w:pPr>
        <w:sectPr w:rsidR="004B0121" w:rsidRPr="00D87563">
          <w:headerReference w:type="even" r:id="rId12"/>
          <w:headerReference w:type="default" r:id="rId13"/>
          <w:footerReference w:type="even" r:id="rId14"/>
          <w:footerReference w:type="default" r:id="rId15"/>
          <w:headerReference w:type="first" r:id="rId16"/>
          <w:pgSz w:w="12240" w:h="15840"/>
          <w:pgMar w:top="1440" w:right="1440" w:bottom="1440" w:left="1170" w:header="720" w:footer="720" w:gutter="0"/>
          <w:pgNumType w:start="1"/>
          <w:cols w:space="720"/>
        </w:sectPr>
      </w:pPr>
    </w:p>
    <w:p w14:paraId="00000061" w14:textId="7DB5B3DB" w:rsidR="009956E8" w:rsidRPr="00D87563" w:rsidRDefault="00F534C0">
      <w:r>
        <w:rPr>
          <w:noProof/>
        </w:rPr>
        <w:lastRenderedPageBreak/>
        <w:drawing>
          <wp:inline distT="0" distB="0" distL="0" distR="0" wp14:anchorId="58DDDCE1" wp14:editId="053FDAB3">
            <wp:extent cx="82296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229600" cy="4114800"/>
                    </a:xfrm>
                    <a:prstGeom prst="rect">
                      <a:avLst/>
                    </a:prstGeom>
                    <a:noFill/>
                    <a:ln>
                      <a:noFill/>
                    </a:ln>
                  </pic:spPr>
                </pic:pic>
              </a:graphicData>
            </a:graphic>
          </wp:inline>
        </w:drawing>
      </w:r>
    </w:p>
    <w:p w14:paraId="00000062" w14:textId="77777777" w:rsidR="009956E8" w:rsidRPr="00D87563" w:rsidRDefault="009956E8"/>
    <w:p w14:paraId="2ED7F50B" w14:textId="27D9DDC1" w:rsidR="00B10381" w:rsidRDefault="004B0121">
      <w:r w:rsidRPr="00D87563">
        <w:t xml:space="preserve">Figure 1: </w:t>
      </w:r>
      <w:r w:rsidR="00E11F1F" w:rsidRPr="00D87563">
        <w:t xml:space="preserve">Map of all sampling locations with sites labeled with </w:t>
      </w:r>
      <w:r w:rsidR="00F347B7">
        <w:t xml:space="preserve">unique </w:t>
      </w:r>
      <w:r w:rsidR="00E11F1F" w:rsidRPr="00D87563">
        <w:t xml:space="preserve">alphanumeric code. The entire transect included three developed sites (i.e., </w:t>
      </w:r>
      <w:proofErr w:type="spellStart"/>
      <w:r w:rsidR="00E11F1F" w:rsidRPr="00D87563">
        <w:t>Listvyanka</w:t>
      </w:r>
      <w:proofErr w:type="spellEnd"/>
      <w:r w:rsidR="00E11F1F" w:rsidRPr="00D87563">
        <w:t xml:space="preserve"> (LI), Bolshie </w:t>
      </w:r>
      <w:proofErr w:type="spellStart"/>
      <w:r w:rsidR="00E11F1F" w:rsidRPr="00D87563">
        <w:t>Koty</w:t>
      </w:r>
      <w:proofErr w:type="spellEnd"/>
      <w:r w:rsidR="00E11F1F" w:rsidRPr="00D87563">
        <w:t xml:space="preserve"> (BK), </w:t>
      </w:r>
      <w:proofErr w:type="spellStart"/>
      <w:r w:rsidR="00E11F1F" w:rsidRPr="00D87563">
        <w:t>Bolshoe</w:t>
      </w:r>
      <w:proofErr w:type="spellEnd"/>
      <w:r w:rsidR="00E11F1F" w:rsidRPr="00D87563">
        <w:t xml:space="preserve"> </w:t>
      </w:r>
      <w:proofErr w:type="spellStart"/>
      <w:r w:rsidR="00E11F1F" w:rsidRPr="00D87563">
        <w:t>Goloustnoe</w:t>
      </w:r>
      <w:proofErr w:type="spellEnd"/>
      <w:r w:rsidR="00E11F1F" w:rsidRPr="00D87563">
        <w:t xml:space="preserve"> (BGO)). Three offshore sites (OS) were also sampled to compare pelagic sewage signals to those in the littoral. Sites without adjacent lakeside development included </w:t>
      </w:r>
      <w:proofErr w:type="spellStart"/>
      <w:r w:rsidR="00E11F1F" w:rsidRPr="00D87563">
        <w:t>Emelyanikha</w:t>
      </w:r>
      <w:proofErr w:type="spellEnd"/>
      <w:r w:rsidR="00E11F1F" w:rsidRPr="00D87563">
        <w:t xml:space="preserve"> Bay (EM), </w:t>
      </w:r>
      <w:proofErr w:type="spellStart"/>
      <w:r w:rsidR="002A508A" w:rsidRPr="00D87563">
        <w:t>Maloe</w:t>
      </w:r>
      <w:proofErr w:type="spellEnd"/>
      <w:r w:rsidR="002A508A" w:rsidRPr="00D87563">
        <w:t xml:space="preserve"> </w:t>
      </w:r>
      <w:proofErr w:type="spellStart"/>
      <w:r w:rsidR="002A508A" w:rsidRPr="00D87563">
        <w:t>Kadilnoe</w:t>
      </w:r>
      <w:proofErr w:type="spellEnd"/>
      <w:r w:rsidR="002A508A" w:rsidRPr="00D87563">
        <w:t xml:space="preserve"> (KD), </w:t>
      </w:r>
      <w:proofErr w:type="spellStart"/>
      <w:r w:rsidR="002A508A" w:rsidRPr="00D87563">
        <w:t>Mys</w:t>
      </w:r>
      <w:proofErr w:type="spellEnd"/>
      <w:r w:rsidR="002A508A" w:rsidRPr="00D87563">
        <w:t xml:space="preserve"> </w:t>
      </w:r>
      <w:proofErr w:type="spellStart"/>
      <w:r w:rsidR="002A508A" w:rsidRPr="00D87563">
        <w:t>Soboliny</w:t>
      </w:r>
      <w:proofErr w:type="spellEnd"/>
      <w:r w:rsidR="002A508A" w:rsidRPr="00D87563">
        <w:t xml:space="preserve"> (MS), </w:t>
      </w:r>
      <w:proofErr w:type="spellStart"/>
      <w:r w:rsidR="002A508A" w:rsidRPr="00D87563">
        <w:t>Sredny</w:t>
      </w:r>
      <w:proofErr w:type="spellEnd"/>
      <w:r w:rsidR="002A508A" w:rsidRPr="00D87563">
        <w:t xml:space="preserve"> </w:t>
      </w:r>
      <w:proofErr w:type="spellStart"/>
      <w:r w:rsidR="002A508A" w:rsidRPr="00D87563">
        <w:t>Mys</w:t>
      </w:r>
      <w:proofErr w:type="spellEnd"/>
      <w:r w:rsidR="002A508A" w:rsidRPr="00D87563">
        <w:t xml:space="preserve"> (SM). </w:t>
      </w:r>
      <w:r w:rsidR="00C900D5">
        <w:t xml:space="preserve">Littoral sampling locations were all 8.9-20.75 m from shore and at a depth approximately of 0.75 m, whereas pelagic sites were approximately 2-5 km from shore and ranged in depth from 900 to 1300 m. </w:t>
      </w:r>
    </w:p>
    <w:p w14:paraId="42E8910B" w14:textId="77777777" w:rsidR="00B10381" w:rsidRDefault="00B10381">
      <w:r>
        <w:br w:type="page"/>
      </w:r>
    </w:p>
    <w:p w14:paraId="23D6A484" w14:textId="77777777" w:rsidR="00B10381" w:rsidRPr="00D87563" w:rsidRDefault="00B10381"/>
    <w:tbl>
      <w:tblPr>
        <w:tblW w:w="6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053"/>
        <w:gridCol w:w="1127"/>
        <w:gridCol w:w="1235"/>
        <w:gridCol w:w="2184"/>
      </w:tblGrid>
      <w:tr w:rsidR="00F347B7" w14:paraId="5D14BED4" w14:textId="77777777" w:rsidTr="00F347B7">
        <w:trPr>
          <w:trHeight w:val="300"/>
        </w:trPr>
        <w:tc>
          <w:tcPr>
            <w:tcW w:w="960" w:type="dxa"/>
            <w:shd w:val="clear" w:color="auto" w:fill="auto"/>
            <w:noWrap/>
            <w:vAlign w:val="bottom"/>
            <w:hideMark/>
          </w:tcPr>
          <w:p w14:paraId="22722ACD"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Site</w:t>
            </w:r>
          </w:p>
        </w:tc>
        <w:tc>
          <w:tcPr>
            <w:tcW w:w="1053" w:type="dxa"/>
            <w:shd w:val="clear" w:color="auto" w:fill="auto"/>
            <w:noWrap/>
            <w:vAlign w:val="bottom"/>
            <w:hideMark/>
          </w:tcPr>
          <w:p w14:paraId="10E0C3D5"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Latitude</w:t>
            </w:r>
          </w:p>
        </w:tc>
        <w:tc>
          <w:tcPr>
            <w:tcW w:w="1109" w:type="dxa"/>
            <w:shd w:val="clear" w:color="auto" w:fill="auto"/>
            <w:noWrap/>
            <w:vAlign w:val="bottom"/>
            <w:hideMark/>
          </w:tcPr>
          <w:p w14:paraId="19C56F30"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Longitude</w:t>
            </w:r>
          </w:p>
        </w:tc>
        <w:tc>
          <w:tcPr>
            <w:tcW w:w="1235" w:type="dxa"/>
            <w:shd w:val="clear" w:color="auto" w:fill="auto"/>
            <w:noWrap/>
            <w:vAlign w:val="bottom"/>
            <w:hideMark/>
          </w:tcPr>
          <w:p w14:paraId="46474FBE" w14:textId="7647398F"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Depth (m)</w:t>
            </w:r>
          </w:p>
        </w:tc>
        <w:tc>
          <w:tcPr>
            <w:tcW w:w="2184" w:type="dxa"/>
            <w:shd w:val="clear" w:color="auto" w:fill="auto"/>
            <w:noWrap/>
            <w:vAlign w:val="bottom"/>
            <w:hideMark/>
          </w:tcPr>
          <w:p w14:paraId="38CAF48E" w14:textId="5F5CAE71"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Distance to shore (m)</w:t>
            </w:r>
          </w:p>
        </w:tc>
      </w:tr>
      <w:tr w:rsidR="00F347B7" w14:paraId="450E2280" w14:textId="77777777" w:rsidTr="00F347B7">
        <w:trPr>
          <w:trHeight w:val="300"/>
        </w:trPr>
        <w:tc>
          <w:tcPr>
            <w:tcW w:w="960" w:type="dxa"/>
            <w:shd w:val="clear" w:color="auto" w:fill="auto"/>
            <w:noWrap/>
            <w:vAlign w:val="bottom"/>
            <w:hideMark/>
          </w:tcPr>
          <w:p w14:paraId="7FE9C3A6" w14:textId="77777777" w:rsidR="00F347B7" w:rsidRDefault="00F347B7">
            <w:pPr>
              <w:rPr>
                <w:rFonts w:ascii="Calibri" w:hAnsi="Calibri" w:cs="Calibri"/>
                <w:color w:val="000000"/>
                <w:sz w:val="22"/>
                <w:szCs w:val="22"/>
              </w:rPr>
            </w:pPr>
            <w:r>
              <w:rPr>
                <w:rFonts w:ascii="Calibri" w:hAnsi="Calibri" w:cs="Calibri"/>
                <w:color w:val="000000"/>
                <w:sz w:val="22"/>
                <w:szCs w:val="22"/>
              </w:rPr>
              <w:t>BK-1</w:t>
            </w:r>
          </w:p>
        </w:tc>
        <w:tc>
          <w:tcPr>
            <w:tcW w:w="1053" w:type="dxa"/>
            <w:shd w:val="clear" w:color="auto" w:fill="auto"/>
            <w:noWrap/>
            <w:vAlign w:val="bottom"/>
            <w:hideMark/>
          </w:tcPr>
          <w:p w14:paraId="4603A21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51.90316</w:t>
            </w:r>
          </w:p>
        </w:tc>
        <w:tc>
          <w:tcPr>
            <w:tcW w:w="1109" w:type="dxa"/>
            <w:shd w:val="clear" w:color="auto" w:fill="auto"/>
            <w:noWrap/>
            <w:vAlign w:val="bottom"/>
            <w:hideMark/>
          </w:tcPr>
          <w:p w14:paraId="146DACF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105.074</w:t>
            </w:r>
          </w:p>
        </w:tc>
        <w:tc>
          <w:tcPr>
            <w:tcW w:w="1235" w:type="dxa"/>
            <w:shd w:val="clear" w:color="auto" w:fill="auto"/>
            <w:noWrap/>
            <w:vAlign w:val="bottom"/>
            <w:hideMark/>
          </w:tcPr>
          <w:p w14:paraId="4E912F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32C8310A"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w:t>
            </w:r>
          </w:p>
        </w:tc>
      </w:tr>
      <w:tr w:rsidR="00F347B7" w14:paraId="570E119E" w14:textId="77777777" w:rsidTr="00F347B7">
        <w:trPr>
          <w:trHeight w:val="300"/>
        </w:trPr>
        <w:tc>
          <w:tcPr>
            <w:tcW w:w="960" w:type="dxa"/>
            <w:shd w:val="clear" w:color="auto" w:fill="auto"/>
            <w:noWrap/>
            <w:vAlign w:val="bottom"/>
            <w:hideMark/>
          </w:tcPr>
          <w:p w14:paraId="4A4E687C" w14:textId="77777777" w:rsidR="00F347B7" w:rsidRDefault="00F347B7">
            <w:pPr>
              <w:rPr>
                <w:rFonts w:ascii="Calibri" w:hAnsi="Calibri" w:cs="Calibri"/>
                <w:color w:val="000000"/>
                <w:sz w:val="22"/>
                <w:szCs w:val="22"/>
              </w:rPr>
            </w:pPr>
            <w:r>
              <w:rPr>
                <w:rFonts w:ascii="Calibri" w:hAnsi="Calibri" w:cs="Calibri"/>
                <w:color w:val="000000"/>
                <w:sz w:val="22"/>
                <w:szCs w:val="22"/>
              </w:rPr>
              <w:t>BK-2</w:t>
            </w:r>
          </w:p>
        </w:tc>
        <w:tc>
          <w:tcPr>
            <w:tcW w:w="1053" w:type="dxa"/>
            <w:shd w:val="clear" w:color="auto" w:fill="auto"/>
            <w:noWrap/>
            <w:vAlign w:val="bottom"/>
            <w:hideMark/>
          </w:tcPr>
          <w:p w14:paraId="3D0B2AA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51.90365</w:t>
            </w:r>
          </w:p>
        </w:tc>
        <w:tc>
          <w:tcPr>
            <w:tcW w:w="1109" w:type="dxa"/>
            <w:shd w:val="clear" w:color="auto" w:fill="auto"/>
            <w:noWrap/>
            <w:vAlign w:val="bottom"/>
            <w:hideMark/>
          </w:tcPr>
          <w:p w14:paraId="7070E93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105.069</w:t>
            </w:r>
          </w:p>
        </w:tc>
        <w:tc>
          <w:tcPr>
            <w:tcW w:w="1235" w:type="dxa"/>
            <w:shd w:val="clear" w:color="auto" w:fill="auto"/>
            <w:noWrap/>
            <w:vAlign w:val="bottom"/>
            <w:hideMark/>
          </w:tcPr>
          <w:p w14:paraId="36AFCFE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11C8952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17.5</w:t>
            </w:r>
          </w:p>
        </w:tc>
      </w:tr>
      <w:tr w:rsidR="00F347B7" w14:paraId="078BF4CA" w14:textId="77777777" w:rsidTr="00F347B7">
        <w:trPr>
          <w:trHeight w:val="300"/>
        </w:trPr>
        <w:tc>
          <w:tcPr>
            <w:tcW w:w="960" w:type="dxa"/>
            <w:shd w:val="clear" w:color="auto" w:fill="auto"/>
            <w:noWrap/>
            <w:vAlign w:val="bottom"/>
            <w:hideMark/>
          </w:tcPr>
          <w:p w14:paraId="51C6B330" w14:textId="77777777" w:rsidR="00F347B7" w:rsidRDefault="00F347B7">
            <w:pPr>
              <w:rPr>
                <w:rFonts w:ascii="Calibri" w:hAnsi="Calibri" w:cs="Calibri"/>
                <w:color w:val="000000"/>
                <w:sz w:val="22"/>
                <w:szCs w:val="22"/>
              </w:rPr>
            </w:pPr>
            <w:r>
              <w:rPr>
                <w:rFonts w:ascii="Calibri" w:hAnsi="Calibri" w:cs="Calibri"/>
                <w:color w:val="000000"/>
                <w:sz w:val="22"/>
                <w:szCs w:val="22"/>
              </w:rPr>
              <w:t>BK-3</w:t>
            </w:r>
          </w:p>
        </w:tc>
        <w:tc>
          <w:tcPr>
            <w:tcW w:w="1053" w:type="dxa"/>
            <w:shd w:val="clear" w:color="auto" w:fill="auto"/>
            <w:noWrap/>
            <w:vAlign w:val="bottom"/>
            <w:hideMark/>
          </w:tcPr>
          <w:p w14:paraId="4ED51BA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51.90536</w:t>
            </w:r>
          </w:p>
        </w:tc>
        <w:tc>
          <w:tcPr>
            <w:tcW w:w="1109" w:type="dxa"/>
            <w:shd w:val="clear" w:color="auto" w:fill="auto"/>
            <w:noWrap/>
            <w:vAlign w:val="bottom"/>
            <w:hideMark/>
          </w:tcPr>
          <w:p w14:paraId="60924F4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105.0957</w:t>
            </w:r>
          </w:p>
        </w:tc>
        <w:tc>
          <w:tcPr>
            <w:tcW w:w="1235" w:type="dxa"/>
            <w:shd w:val="clear" w:color="auto" w:fill="auto"/>
            <w:noWrap/>
            <w:vAlign w:val="bottom"/>
            <w:hideMark/>
          </w:tcPr>
          <w:p w14:paraId="67F905F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576638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w:t>
            </w:r>
          </w:p>
        </w:tc>
      </w:tr>
      <w:tr w:rsidR="00F347B7" w14:paraId="319BA4BA" w14:textId="77777777" w:rsidTr="00F347B7">
        <w:trPr>
          <w:trHeight w:val="300"/>
        </w:trPr>
        <w:tc>
          <w:tcPr>
            <w:tcW w:w="960" w:type="dxa"/>
            <w:shd w:val="clear" w:color="auto" w:fill="auto"/>
            <w:noWrap/>
            <w:vAlign w:val="bottom"/>
            <w:hideMark/>
          </w:tcPr>
          <w:p w14:paraId="1F3AB00B" w14:textId="77777777" w:rsidR="00F347B7" w:rsidRDefault="00F347B7">
            <w:pPr>
              <w:rPr>
                <w:rFonts w:ascii="Calibri" w:hAnsi="Calibri" w:cs="Calibri"/>
                <w:color w:val="000000"/>
                <w:sz w:val="22"/>
                <w:szCs w:val="22"/>
              </w:rPr>
            </w:pPr>
            <w:r>
              <w:rPr>
                <w:rFonts w:ascii="Calibri" w:hAnsi="Calibri" w:cs="Calibri"/>
                <w:color w:val="000000"/>
                <w:sz w:val="22"/>
                <w:szCs w:val="22"/>
              </w:rPr>
              <w:t>BGO-1</w:t>
            </w:r>
          </w:p>
        </w:tc>
        <w:tc>
          <w:tcPr>
            <w:tcW w:w="1053" w:type="dxa"/>
            <w:shd w:val="clear" w:color="auto" w:fill="auto"/>
            <w:noWrap/>
            <w:vAlign w:val="bottom"/>
            <w:hideMark/>
          </w:tcPr>
          <w:p w14:paraId="2980547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52.02693</w:t>
            </w:r>
          </w:p>
        </w:tc>
        <w:tc>
          <w:tcPr>
            <w:tcW w:w="1109" w:type="dxa"/>
            <w:shd w:val="clear" w:color="auto" w:fill="auto"/>
            <w:noWrap/>
            <w:vAlign w:val="bottom"/>
            <w:hideMark/>
          </w:tcPr>
          <w:p w14:paraId="3B36059E"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105.401</w:t>
            </w:r>
          </w:p>
        </w:tc>
        <w:tc>
          <w:tcPr>
            <w:tcW w:w="1235" w:type="dxa"/>
            <w:shd w:val="clear" w:color="auto" w:fill="auto"/>
            <w:noWrap/>
            <w:vAlign w:val="bottom"/>
            <w:hideMark/>
          </w:tcPr>
          <w:p w14:paraId="22825FCF"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7EA240C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18</w:t>
            </w:r>
          </w:p>
        </w:tc>
      </w:tr>
      <w:tr w:rsidR="00F347B7" w14:paraId="5A1FEA41" w14:textId="77777777" w:rsidTr="00F347B7">
        <w:trPr>
          <w:trHeight w:val="300"/>
        </w:trPr>
        <w:tc>
          <w:tcPr>
            <w:tcW w:w="960" w:type="dxa"/>
            <w:shd w:val="clear" w:color="auto" w:fill="auto"/>
            <w:noWrap/>
            <w:vAlign w:val="bottom"/>
            <w:hideMark/>
          </w:tcPr>
          <w:p w14:paraId="3B0B416C" w14:textId="77777777" w:rsidR="00F347B7" w:rsidRDefault="00F347B7">
            <w:pPr>
              <w:rPr>
                <w:rFonts w:ascii="Calibri" w:hAnsi="Calibri" w:cs="Calibri"/>
                <w:color w:val="000000"/>
                <w:sz w:val="22"/>
                <w:szCs w:val="22"/>
              </w:rPr>
            </w:pPr>
            <w:r>
              <w:rPr>
                <w:rFonts w:ascii="Calibri" w:hAnsi="Calibri" w:cs="Calibri"/>
                <w:color w:val="000000"/>
                <w:sz w:val="22"/>
                <w:szCs w:val="22"/>
              </w:rPr>
              <w:t>BGO-2</w:t>
            </w:r>
          </w:p>
        </w:tc>
        <w:tc>
          <w:tcPr>
            <w:tcW w:w="1053" w:type="dxa"/>
            <w:shd w:val="clear" w:color="auto" w:fill="auto"/>
            <w:noWrap/>
            <w:vAlign w:val="bottom"/>
            <w:hideMark/>
          </w:tcPr>
          <w:p w14:paraId="39D99B8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52.0197</w:t>
            </w:r>
          </w:p>
        </w:tc>
        <w:tc>
          <w:tcPr>
            <w:tcW w:w="1109" w:type="dxa"/>
            <w:shd w:val="clear" w:color="auto" w:fill="auto"/>
            <w:noWrap/>
            <w:vAlign w:val="bottom"/>
            <w:hideMark/>
          </w:tcPr>
          <w:p w14:paraId="6C2FAACF"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105.3771</w:t>
            </w:r>
          </w:p>
        </w:tc>
        <w:tc>
          <w:tcPr>
            <w:tcW w:w="1235" w:type="dxa"/>
            <w:shd w:val="clear" w:color="auto" w:fill="auto"/>
            <w:noWrap/>
            <w:vAlign w:val="bottom"/>
            <w:hideMark/>
          </w:tcPr>
          <w:p w14:paraId="7BB8A63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1.1</w:t>
            </w:r>
          </w:p>
        </w:tc>
        <w:tc>
          <w:tcPr>
            <w:tcW w:w="2184" w:type="dxa"/>
            <w:shd w:val="clear" w:color="auto" w:fill="auto"/>
            <w:noWrap/>
            <w:vAlign w:val="bottom"/>
            <w:hideMark/>
          </w:tcPr>
          <w:p w14:paraId="75CD256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w:t>
            </w:r>
          </w:p>
        </w:tc>
      </w:tr>
      <w:tr w:rsidR="00F347B7" w14:paraId="0C076ED4" w14:textId="77777777" w:rsidTr="00F347B7">
        <w:trPr>
          <w:trHeight w:val="300"/>
        </w:trPr>
        <w:tc>
          <w:tcPr>
            <w:tcW w:w="960" w:type="dxa"/>
            <w:shd w:val="clear" w:color="auto" w:fill="auto"/>
            <w:noWrap/>
            <w:vAlign w:val="bottom"/>
            <w:hideMark/>
          </w:tcPr>
          <w:p w14:paraId="156AAEBC" w14:textId="77777777" w:rsidR="00F347B7" w:rsidRDefault="00F347B7">
            <w:pPr>
              <w:rPr>
                <w:rFonts w:ascii="Calibri" w:hAnsi="Calibri" w:cs="Calibri"/>
                <w:color w:val="000000"/>
                <w:sz w:val="22"/>
                <w:szCs w:val="22"/>
              </w:rPr>
            </w:pPr>
            <w:r>
              <w:rPr>
                <w:rFonts w:ascii="Calibri" w:hAnsi="Calibri" w:cs="Calibri"/>
                <w:color w:val="000000"/>
                <w:sz w:val="22"/>
                <w:szCs w:val="22"/>
              </w:rPr>
              <w:t>BGO-3</w:t>
            </w:r>
          </w:p>
        </w:tc>
        <w:tc>
          <w:tcPr>
            <w:tcW w:w="1053" w:type="dxa"/>
            <w:shd w:val="clear" w:color="auto" w:fill="auto"/>
            <w:noWrap/>
            <w:vAlign w:val="bottom"/>
            <w:hideMark/>
          </w:tcPr>
          <w:p w14:paraId="38BE24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52.02649</w:t>
            </w:r>
          </w:p>
        </w:tc>
        <w:tc>
          <w:tcPr>
            <w:tcW w:w="1109" w:type="dxa"/>
            <w:shd w:val="clear" w:color="auto" w:fill="auto"/>
            <w:noWrap/>
            <w:vAlign w:val="bottom"/>
            <w:hideMark/>
          </w:tcPr>
          <w:p w14:paraId="717B25E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105.4358</w:t>
            </w:r>
          </w:p>
        </w:tc>
        <w:tc>
          <w:tcPr>
            <w:tcW w:w="1235" w:type="dxa"/>
            <w:shd w:val="clear" w:color="auto" w:fill="auto"/>
            <w:noWrap/>
            <w:vAlign w:val="bottom"/>
            <w:hideMark/>
          </w:tcPr>
          <w:p w14:paraId="1C69D47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23082F3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21</w:t>
            </w:r>
          </w:p>
        </w:tc>
      </w:tr>
      <w:tr w:rsidR="00F347B7" w14:paraId="48249338" w14:textId="77777777" w:rsidTr="00F347B7">
        <w:trPr>
          <w:trHeight w:val="300"/>
        </w:trPr>
        <w:tc>
          <w:tcPr>
            <w:tcW w:w="960" w:type="dxa"/>
            <w:shd w:val="clear" w:color="auto" w:fill="auto"/>
            <w:noWrap/>
            <w:vAlign w:val="bottom"/>
            <w:hideMark/>
          </w:tcPr>
          <w:p w14:paraId="14337071" w14:textId="77777777" w:rsidR="00F347B7" w:rsidRDefault="00F347B7">
            <w:pPr>
              <w:rPr>
                <w:rFonts w:ascii="Calibri" w:hAnsi="Calibri" w:cs="Calibri"/>
                <w:color w:val="000000"/>
                <w:sz w:val="22"/>
                <w:szCs w:val="22"/>
              </w:rPr>
            </w:pPr>
            <w:r>
              <w:rPr>
                <w:rFonts w:ascii="Calibri" w:hAnsi="Calibri" w:cs="Calibri"/>
                <w:color w:val="000000"/>
                <w:sz w:val="22"/>
                <w:szCs w:val="22"/>
              </w:rPr>
              <w:t>OS-1</w:t>
            </w:r>
          </w:p>
        </w:tc>
        <w:tc>
          <w:tcPr>
            <w:tcW w:w="1053" w:type="dxa"/>
            <w:shd w:val="clear" w:color="auto" w:fill="auto"/>
            <w:noWrap/>
            <w:vAlign w:val="bottom"/>
            <w:hideMark/>
          </w:tcPr>
          <w:p w14:paraId="146D66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51.98559</w:t>
            </w:r>
          </w:p>
        </w:tc>
        <w:tc>
          <w:tcPr>
            <w:tcW w:w="1109" w:type="dxa"/>
            <w:shd w:val="clear" w:color="auto" w:fill="auto"/>
            <w:noWrap/>
            <w:vAlign w:val="bottom"/>
            <w:hideMark/>
          </w:tcPr>
          <w:p w14:paraId="43F214F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105.4724</w:t>
            </w:r>
          </w:p>
        </w:tc>
        <w:tc>
          <w:tcPr>
            <w:tcW w:w="1235" w:type="dxa"/>
            <w:shd w:val="clear" w:color="auto" w:fill="auto"/>
            <w:noWrap/>
            <w:vAlign w:val="bottom"/>
            <w:hideMark/>
          </w:tcPr>
          <w:p w14:paraId="391AF9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900</w:t>
            </w:r>
          </w:p>
        </w:tc>
        <w:tc>
          <w:tcPr>
            <w:tcW w:w="2184" w:type="dxa"/>
            <w:shd w:val="clear" w:color="auto" w:fill="auto"/>
            <w:noWrap/>
            <w:vAlign w:val="bottom"/>
            <w:hideMark/>
          </w:tcPr>
          <w:p w14:paraId="5ADC1528" w14:textId="0DDA8956" w:rsidR="00F347B7" w:rsidRDefault="00F347B7" w:rsidP="00F347B7">
            <w:pPr>
              <w:jc w:val="right"/>
              <w:rPr>
                <w:rFonts w:ascii="Calibri" w:hAnsi="Calibri" w:cs="Calibri"/>
                <w:color w:val="000000"/>
                <w:sz w:val="22"/>
                <w:szCs w:val="22"/>
              </w:rPr>
            </w:pPr>
            <w:r>
              <w:rPr>
                <w:rFonts w:ascii="Calibri" w:hAnsi="Calibri" w:cs="Calibri"/>
                <w:color w:val="000000"/>
                <w:sz w:val="22"/>
                <w:szCs w:val="22"/>
              </w:rPr>
              <w:t>NA</w:t>
            </w:r>
          </w:p>
        </w:tc>
      </w:tr>
      <w:tr w:rsidR="00F347B7" w14:paraId="699871B3" w14:textId="77777777" w:rsidTr="00F347B7">
        <w:trPr>
          <w:trHeight w:val="300"/>
        </w:trPr>
        <w:tc>
          <w:tcPr>
            <w:tcW w:w="960" w:type="dxa"/>
            <w:shd w:val="clear" w:color="auto" w:fill="auto"/>
            <w:noWrap/>
            <w:vAlign w:val="bottom"/>
            <w:hideMark/>
          </w:tcPr>
          <w:p w14:paraId="3E30B691" w14:textId="77777777" w:rsidR="00F347B7" w:rsidRDefault="00F347B7">
            <w:pPr>
              <w:rPr>
                <w:rFonts w:ascii="Calibri" w:hAnsi="Calibri" w:cs="Calibri"/>
                <w:color w:val="000000"/>
                <w:sz w:val="22"/>
                <w:szCs w:val="22"/>
              </w:rPr>
            </w:pPr>
            <w:r>
              <w:rPr>
                <w:rFonts w:ascii="Calibri" w:hAnsi="Calibri" w:cs="Calibri"/>
                <w:color w:val="000000"/>
                <w:sz w:val="22"/>
                <w:szCs w:val="22"/>
              </w:rPr>
              <w:t>KD-1</w:t>
            </w:r>
          </w:p>
        </w:tc>
        <w:tc>
          <w:tcPr>
            <w:tcW w:w="1053" w:type="dxa"/>
            <w:shd w:val="clear" w:color="auto" w:fill="auto"/>
            <w:noWrap/>
            <w:vAlign w:val="bottom"/>
            <w:hideMark/>
          </w:tcPr>
          <w:p w14:paraId="6DD8AFB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51.92646</w:t>
            </w:r>
          </w:p>
        </w:tc>
        <w:tc>
          <w:tcPr>
            <w:tcW w:w="1109" w:type="dxa"/>
            <w:shd w:val="clear" w:color="auto" w:fill="auto"/>
            <w:noWrap/>
            <w:vAlign w:val="bottom"/>
            <w:hideMark/>
          </w:tcPr>
          <w:p w14:paraId="2CDAE86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105.245</w:t>
            </w:r>
          </w:p>
        </w:tc>
        <w:tc>
          <w:tcPr>
            <w:tcW w:w="1235" w:type="dxa"/>
            <w:shd w:val="clear" w:color="auto" w:fill="auto"/>
            <w:noWrap/>
            <w:vAlign w:val="bottom"/>
            <w:hideMark/>
          </w:tcPr>
          <w:p w14:paraId="6512DCA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1FA7208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20.75</w:t>
            </w:r>
          </w:p>
        </w:tc>
      </w:tr>
      <w:tr w:rsidR="00F347B7" w14:paraId="6448D78C" w14:textId="77777777" w:rsidTr="00F347B7">
        <w:trPr>
          <w:trHeight w:val="300"/>
        </w:trPr>
        <w:tc>
          <w:tcPr>
            <w:tcW w:w="960" w:type="dxa"/>
            <w:shd w:val="clear" w:color="auto" w:fill="auto"/>
            <w:noWrap/>
            <w:vAlign w:val="bottom"/>
            <w:hideMark/>
          </w:tcPr>
          <w:p w14:paraId="184ECDE0" w14:textId="77777777" w:rsidR="00F347B7" w:rsidRDefault="00F347B7">
            <w:pPr>
              <w:rPr>
                <w:rFonts w:ascii="Calibri" w:hAnsi="Calibri" w:cs="Calibri"/>
                <w:color w:val="000000"/>
                <w:sz w:val="22"/>
                <w:szCs w:val="22"/>
              </w:rPr>
            </w:pPr>
            <w:r>
              <w:rPr>
                <w:rFonts w:ascii="Calibri" w:hAnsi="Calibri" w:cs="Calibri"/>
                <w:color w:val="000000"/>
                <w:sz w:val="22"/>
                <w:szCs w:val="22"/>
              </w:rPr>
              <w:t>KD-2</w:t>
            </w:r>
          </w:p>
        </w:tc>
        <w:tc>
          <w:tcPr>
            <w:tcW w:w="1053" w:type="dxa"/>
            <w:shd w:val="clear" w:color="auto" w:fill="auto"/>
            <w:noWrap/>
            <w:vAlign w:val="bottom"/>
            <w:hideMark/>
          </w:tcPr>
          <w:p w14:paraId="223CC8CB"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51.91807</w:t>
            </w:r>
          </w:p>
        </w:tc>
        <w:tc>
          <w:tcPr>
            <w:tcW w:w="1109" w:type="dxa"/>
            <w:shd w:val="clear" w:color="auto" w:fill="auto"/>
            <w:noWrap/>
            <w:vAlign w:val="bottom"/>
            <w:hideMark/>
          </w:tcPr>
          <w:p w14:paraId="10EFD2F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105.2146</w:t>
            </w:r>
          </w:p>
        </w:tc>
        <w:tc>
          <w:tcPr>
            <w:tcW w:w="1235" w:type="dxa"/>
            <w:shd w:val="clear" w:color="auto" w:fill="auto"/>
            <w:noWrap/>
            <w:vAlign w:val="bottom"/>
            <w:hideMark/>
          </w:tcPr>
          <w:p w14:paraId="5B7DF31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09E2FE7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14.5</w:t>
            </w:r>
          </w:p>
        </w:tc>
      </w:tr>
      <w:tr w:rsidR="00F347B7" w14:paraId="7A7BDA25" w14:textId="77777777" w:rsidTr="00F347B7">
        <w:trPr>
          <w:trHeight w:val="300"/>
        </w:trPr>
        <w:tc>
          <w:tcPr>
            <w:tcW w:w="960" w:type="dxa"/>
            <w:shd w:val="clear" w:color="auto" w:fill="auto"/>
            <w:noWrap/>
            <w:vAlign w:val="bottom"/>
            <w:hideMark/>
          </w:tcPr>
          <w:p w14:paraId="5981F82A" w14:textId="77777777" w:rsidR="00F347B7" w:rsidRDefault="00F347B7">
            <w:pPr>
              <w:rPr>
                <w:rFonts w:ascii="Calibri" w:hAnsi="Calibri" w:cs="Calibri"/>
                <w:color w:val="000000"/>
                <w:sz w:val="22"/>
                <w:szCs w:val="22"/>
              </w:rPr>
            </w:pPr>
            <w:r>
              <w:rPr>
                <w:rFonts w:ascii="Calibri" w:hAnsi="Calibri" w:cs="Calibri"/>
                <w:color w:val="000000"/>
                <w:sz w:val="22"/>
                <w:szCs w:val="22"/>
              </w:rPr>
              <w:t>MS-1</w:t>
            </w:r>
          </w:p>
        </w:tc>
        <w:tc>
          <w:tcPr>
            <w:tcW w:w="1053" w:type="dxa"/>
            <w:shd w:val="clear" w:color="auto" w:fill="auto"/>
            <w:noWrap/>
            <w:vAlign w:val="bottom"/>
            <w:hideMark/>
          </w:tcPr>
          <w:p w14:paraId="6A1A491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51.89863</w:t>
            </w:r>
          </w:p>
        </w:tc>
        <w:tc>
          <w:tcPr>
            <w:tcW w:w="1109" w:type="dxa"/>
            <w:shd w:val="clear" w:color="auto" w:fill="auto"/>
            <w:noWrap/>
            <w:vAlign w:val="bottom"/>
            <w:hideMark/>
          </w:tcPr>
          <w:p w14:paraId="0D72A51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105.1502</w:t>
            </w:r>
          </w:p>
        </w:tc>
        <w:tc>
          <w:tcPr>
            <w:tcW w:w="1235" w:type="dxa"/>
            <w:shd w:val="clear" w:color="auto" w:fill="auto"/>
            <w:noWrap/>
            <w:vAlign w:val="bottom"/>
            <w:hideMark/>
          </w:tcPr>
          <w:p w14:paraId="0233290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0.6</w:t>
            </w:r>
          </w:p>
        </w:tc>
        <w:tc>
          <w:tcPr>
            <w:tcW w:w="2184" w:type="dxa"/>
            <w:shd w:val="clear" w:color="auto" w:fill="auto"/>
            <w:noWrap/>
            <w:vAlign w:val="bottom"/>
            <w:hideMark/>
          </w:tcPr>
          <w:p w14:paraId="7FB9158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w:t>
            </w:r>
          </w:p>
        </w:tc>
      </w:tr>
      <w:tr w:rsidR="00F347B7" w14:paraId="3A2A83D0" w14:textId="77777777" w:rsidTr="00F347B7">
        <w:trPr>
          <w:trHeight w:val="300"/>
        </w:trPr>
        <w:tc>
          <w:tcPr>
            <w:tcW w:w="960" w:type="dxa"/>
            <w:shd w:val="clear" w:color="auto" w:fill="auto"/>
            <w:noWrap/>
            <w:vAlign w:val="bottom"/>
            <w:hideMark/>
          </w:tcPr>
          <w:p w14:paraId="7C6CC92E" w14:textId="77777777" w:rsidR="00F347B7" w:rsidRDefault="00F347B7">
            <w:pPr>
              <w:rPr>
                <w:rFonts w:ascii="Calibri" w:hAnsi="Calibri" w:cs="Calibri"/>
                <w:color w:val="000000"/>
                <w:sz w:val="22"/>
                <w:szCs w:val="22"/>
              </w:rPr>
            </w:pPr>
            <w:r>
              <w:rPr>
                <w:rFonts w:ascii="Calibri" w:hAnsi="Calibri" w:cs="Calibri"/>
                <w:color w:val="000000"/>
                <w:sz w:val="22"/>
                <w:szCs w:val="22"/>
              </w:rPr>
              <w:t>SM-1</w:t>
            </w:r>
          </w:p>
        </w:tc>
        <w:tc>
          <w:tcPr>
            <w:tcW w:w="1053" w:type="dxa"/>
            <w:shd w:val="clear" w:color="auto" w:fill="auto"/>
            <w:noWrap/>
            <w:vAlign w:val="bottom"/>
            <w:hideMark/>
          </w:tcPr>
          <w:p w14:paraId="746EE0C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51.87152</w:t>
            </w:r>
          </w:p>
        </w:tc>
        <w:tc>
          <w:tcPr>
            <w:tcW w:w="1109" w:type="dxa"/>
            <w:shd w:val="clear" w:color="auto" w:fill="auto"/>
            <w:noWrap/>
            <w:vAlign w:val="bottom"/>
            <w:hideMark/>
          </w:tcPr>
          <w:p w14:paraId="5CB1D78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104.9801</w:t>
            </w:r>
          </w:p>
        </w:tc>
        <w:tc>
          <w:tcPr>
            <w:tcW w:w="1235" w:type="dxa"/>
            <w:shd w:val="clear" w:color="auto" w:fill="auto"/>
            <w:noWrap/>
            <w:vAlign w:val="bottom"/>
            <w:hideMark/>
          </w:tcPr>
          <w:p w14:paraId="2DA660E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62DFAE3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11.5</w:t>
            </w:r>
          </w:p>
        </w:tc>
      </w:tr>
      <w:tr w:rsidR="00F347B7" w14:paraId="1CDAA157" w14:textId="77777777" w:rsidTr="00F347B7">
        <w:trPr>
          <w:trHeight w:val="300"/>
        </w:trPr>
        <w:tc>
          <w:tcPr>
            <w:tcW w:w="960" w:type="dxa"/>
            <w:shd w:val="clear" w:color="auto" w:fill="auto"/>
            <w:noWrap/>
            <w:vAlign w:val="bottom"/>
            <w:hideMark/>
          </w:tcPr>
          <w:p w14:paraId="0C0F9FA0" w14:textId="77777777" w:rsidR="00F347B7" w:rsidRDefault="00F347B7">
            <w:pPr>
              <w:rPr>
                <w:rFonts w:ascii="Calibri" w:hAnsi="Calibri" w:cs="Calibri"/>
                <w:color w:val="000000"/>
                <w:sz w:val="22"/>
                <w:szCs w:val="22"/>
              </w:rPr>
            </w:pPr>
            <w:r>
              <w:rPr>
                <w:rFonts w:ascii="Calibri" w:hAnsi="Calibri" w:cs="Calibri"/>
                <w:color w:val="000000"/>
                <w:sz w:val="22"/>
                <w:szCs w:val="22"/>
              </w:rPr>
              <w:t>LI-1</w:t>
            </w:r>
          </w:p>
        </w:tc>
        <w:tc>
          <w:tcPr>
            <w:tcW w:w="1053" w:type="dxa"/>
            <w:shd w:val="clear" w:color="auto" w:fill="auto"/>
            <w:noWrap/>
            <w:vAlign w:val="bottom"/>
            <w:hideMark/>
          </w:tcPr>
          <w:p w14:paraId="4E6B878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51.86825</w:t>
            </w:r>
          </w:p>
        </w:tc>
        <w:tc>
          <w:tcPr>
            <w:tcW w:w="1109" w:type="dxa"/>
            <w:shd w:val="clear" w:color="auto" w:fill="auto"/>
            <w:noWrap/>
            <w:vAlign w:val="bottom"/>
            <w:hideMark/>
          </w:tcPr>
          <w:p w14:paraId="0E3B2E0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104.8304</w:t>
            </w:r>
          </w:p>
        </w:tc>
        <w:tc>
          <w:tcPr>
            <w:tcW w:w="1235" w:type="dxa"/>
            <w:shd w:val="clear" w:color="auto" w:fill="auto"/>
            <w:noWrap/>
            <w:vAlign w:val="bottom"/>
            <w:hideMark/>
          </w:tcPr>
          <w:p w14:paraId="0F623A5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0.6</w:t>
            </w:r>
          </w:p>
        </w:tc>
        <w:tc>
          <w:tcPr>
            <w:tcW w:w="2184" w:type="dxa"/>
            <w:shd w:val="clear" w:color="auto" w:fill="auto"/>
            <w:noWrap/>
            <w:vAlign w:val="bottom"/>
            <w:hideMark/>
          </w:tcPr>
          <w:p w14:paraId="46649CA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8.9</w:t>
            </w:r>
          </w:p>
        </w:tc>
      </w:tr>
      <w:tr w:rsidR="00F347B7" w14:paraId="2BF3DFAA" w14:textId="77777777" w:rsidTr="00F347B7">
        <w:trPr>
          <w:trHeight w:val="300"/>
        </w:trPr>
        <w:tc>
          <w:tcPr>
            <w:tcW w:w="960" w:type="dxa"/>
            <w:shd w:val="clear" w:color="auto" w:fill="auto"/>
            <w:noWrap/>
            <w:vAlign w:val="bottom"/>
            <w:hideMark/>
          </w:tcPr>
          <w:p w14:paraId="0A6C44F3" w14:textId="77777777" w:rsidR="00F347B7" w:rsidRDefault="00F347B7">
            <w:pPr>
              <w:rPr>
                <w:rFonts w:ascii="Calibri" w:hAnsi="Calibri" w:cs="Calibri"/>
                <w:color w:val="000000"/>
                <w:sz w:val="22"/>
                <w:szCs w:val="22"/>
              </w:rPr>
            </w:pPr>
            <w:r>
              <w:rPr>
                <w:rFonts w:ascii="Calibri" w:hAnsi="Calibri" w:cs="Calibri"/>
                <w:color w:val="000000"/>
                <w:sz w:val="22"/>
                <w:szCs w:val="22"/>
              </w:rPr>
              <w:t>LI-2</w:t>
            </w:r>
          </w:p>
        </w:tc>
        <w:tc>
          <w:tcPr>
            <w:tcW w:w="1053" w:type="dxa"/>
            <w:shd w:val="clear" w:color="auto" w:fill="auto"/>
            <w:noWrap/>
            <w:vAlign w:val="bottom"/>
            <w:hideMark/>
          </w:tcPr>
          <w:p w14:paraId="769DD68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51.84626</w:t>
            </w:r>
          </w:p>
        </w:tc>
        <w:tc>
          <w:tcPr>
            <w:tcW w:w="1109" w:type="dxa"/>
            <w:shd w:val="clear" w:color="auto" w:fill="auto"/>
            <w:noWrap/>
            <w:vAlign w:val="bottom"/>
            <w:hideMark/>
          </w:tcPr>
          <w:p w14:paraId="203CA28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104.8736</w:t>
            </w:r>
          </w:p>
        </w:tc>
        <w:tc>
          <w:tcPr>
            <w:tcW w:w="1235" w:type="dxa"/>
            <w:shd w:val="clear" w:color="auto" w:fill="auto"/>
            <w:noWrap/>
            <w:vAlign w:val="bottom"/>
            <w:hideMark/>
          </w:tcPr>
          <w:p w14:paraId="51333390"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344DE91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9.4</w:t>
            </w:r>
          </w:p>
        </w:tc>
      </w:tr>
      <w:tr w:rsidR="00F347B7" w14:paraId="50A091FC" w14:textId="77777777" w:rsidTr="00F347B7">
        <w:trPr>
          <w:trHeight w:val="300"/>
        </w:trPr>
        <w:tc>
          <w:tcPr>
            <w:tcW w:w="960" w:type="dxa"/>
            <w:shd w:val="clear" w:color="auto" w:fill="auto"/>
            <w:noWrap/>
            <w:vAlign w:val="bottom"/>
            <w:hideMark/>
          </w:tcPr>
          <w:p w14:paraId="45D83B19" w14:textId="77777777" w:rsidR="00F347B7" w:rsidRDefault="00F347B7">
            <w:pPr>
              <w:rPr>
                <w:rFonts w:ascii="Calibri" w:hAnsi="Calibri" w:cs="Calibri"/>
                <w:color w:val="000000"/>
                <w:sz w:val="22"/>
                <w:szCs w:val="22"/>
              </w:rPr>
            </w:pPr>
            <w:r>
              <w:rPr>
                <w:rFonts w:ascii="Calibri" w:hAnsi="Calibri" w:cs="Calibri"/>
                <w:color w:val="000000"/>
                <w:sz w:val="22"/>
                <w:szCs w:val="22"/>
              </w:rPr>
              <w:t>LI-3</w:t>
            </w:r>
          </w:p>
        </w:tc>
        <w:tc>
          <w:tcPr>
            <w:tcW w:w="1053" w:type="dxa"/>
            <w:shd w:val="clear" w:color="auto" w:fill="auto"/>
            <w:noWrap/>
            <w:vAlign w:val="bottom"/>
            <w:hideMark/>
          </w:tcPr>
          <w:p w14:paraId="13600CB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51.85407</w:t>
            </w:r>
          </w:p>
        </w:tc>
        <w:tc>
          <w:tcPr>
            <w:tcW w:w="1109" w:type="dxa"/>
            <w:shd w:val="clear" w:color="auto" w:fill="auto"/>
            <w:noWrap/>
            <w:vAlign w:val="bottom"/>
            <w:hideMark/>
          </w:tcPr>
          <w:p w14:paraId="66D4B22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104.8622</w:t>
            </w:r>
          </w:p>
        </w:tc>
        <w:tc>
          <w:tcPr>
            <w:tcW w:w="1235" w:type="dxa"/>
            <w:shd w:val="clear" w:color="auto" w:fill="auto"/>
            <w:noWrap/>
            <w:vAlign w:val="bottom"/>
            <w:hideMark/>
          </w:tcPr>
          <w:p w14:paraId="08C27A2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27D5D030"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9.25</w:t>
            </w:r>
          </w:p>
        </w:tc>
      </w:tr>
      <w:tr w:rsidR="00F347B7" w14:paraId="2B81CF07" w14:textId="77777777" w:rsidTr="00F347B7">
        <w:trPr>
          <w:trHeight w:val="300"/>
        </w:trPr>
        <w:tc>
          <w:tcPr>
            <w:tcW w:w="960" w:type="dxa"/>
            <w:shd w:val="clear" w:color="auto" w:fill="auto"/>
            <w:noWrap/>
            <w:vAlign w:val="bottom"/>
            <w:hideMark/>
          </w:tcPr>
          <w:p w14:paraId="3B0D5480" w14:textId="77777777" w:rsidR="00F347B7" w:rsidRDefault="00F347B7">
            <w:pPr>
              <w:rPr>
                <w:rFonts w:ascii="Calibri" w:hAnsi="Calibri" w:cs="Calibri"/>
                <w:color w:val="000000"/>
                <w:sz w:val="22"/>
                <w:szCs w:val="22"/>
              </w:rPr>
            </w:pPr>
            <w:r>
              <w:rPr>
                <w:rFonts w:ascii="Calibri" w:hAnsi="Calibri" w:cs="Calibri"/>
                <w:color w:val="000000"/>
                <w:sz w:val="22"/>
                <w:szCs w:val="22"/>
              </w:rPr>
              <w:t>EM-1</w:t>
            </w:r>
          </w:p>
        </w:tc>
        <w:tc>
          <w:tcPr>
            <w:tcW w:w="1053" w:type="dxa"/>
            <w:shd w:val="clear" w:color="auto" w:fill="auto"/>
            <w:noWrap/>
            <w:vAlign w:val="bottom"/>
            <w:hideMark/>
          </w:tcPr>
          <w:p w14:paraId="096F982E"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51.86005</w:t>
            </w:r>
          </w:p>
        </w:tc>
        <w:tc>
          <w:tcPr>
            <w:tcW w:w="1109" w:type="dxa"/>
            <w:shd w:val="clear" w:color="auto" w:fill="auto"/>
            <w:noWrap/>
            <w:vAlign w:val="bottom"/>
            <w:hideMark/>
          </w:tcPr>
          <w:p w14:paraId="192DE2D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104.94</w:t>
            </w:r>
          </w:p>
        </w:tc>
        <w:tc>
          <w:tcPr>
            <w:tcW w:w="1235" w:type="dxa"/>
            <w:shd w:val="clear" w:color="auto" w:fill="auto"/>
            <w:noWrap/>
            <w:vAlign w:val="bottom"/>
            <w:hideMark/>
          </w:tcPr>
          <w:p w14:paraId="106452E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73CD71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15.5</w:t>
            </w:r>
          </w:p>
        </w:tc>
      </w:tr>
      <w:tr w:rsidR="00F347B7" w14:paraId="0AA00B4B" w14:textId="77777777" w:rsidTr="00F347B7">
        <w:trPr>
          <w:trHeight w:val="300"/>
        </w:trPr>
        <w:tc>
          <w:tcPr>
            <w:tcW w:w="960" w:type="dxa"/>
            <w:shd w:val="clear" w:color="auto" w:fill="auto"/>
            <w:noWrap/>
            <w:vAlign w:val="bottom"/>
            <w:hideMark/>
          </w:tcPr>
          <w:p w14:paraId="2DF010D7" w14:textId="77777777" w:rsidR="00F347B7" w:rsidRDefault="00F347B7">
            <w:pPr>
              <w:rPr>
                <w:rFonts w:ascii="Calibri" w:hAnsi="Calibri" w:cs="Calibri"/>
                <w:color w:val="000000"/>
                <w:sz w:val="22"/>
                <w:szCs w:val="22"/>
              </w:rPr>
            </w:pPr>
            <w:r>
              <w:rPr>
                <w:rFonts w:ascii="Calibri" w:hAnsi="Calibri" w:cs="Calibri"/>
                <w:color w:val="000000"/>
                <w:sz w:val="22"/>
                <w:szCs w:val="22"/>
              </w:rPr>
              <w:t>OS-2</w:t>
            </w:r>
          </w:p>
        </w:tc>
        <w:tc>
          <w:tcPr>
            <w:tcW w:w="1053" w:type="dxa"/>
            <w:shd w:val="clear" w:color="auto" w:fill="auto"/>
            <w:noWrap/>
            <w:vAlign w:val="bottom"/>
            <w:hideMark/>
          </w:tcPr>
          <w:p w14:paraId="6DC2E50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51.8553</w:t>
            </w:r>
          </w:p>
        </w:tc>
        <w:tc>
          <w:tcPr>
            <w:tcW w:w="1109" w:type="dxa"/>
            <w:shd w:val="clear" w:color="auto" w:fill="auto"/>
            <w:noWrap/>
            <w:vAlign w:val="bottom"/>
            <w:hideMark/>
          </w:tcPr>
          <w:p w14:paraId="68D8AD4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104.8148</w:t>
            </w:r>
          </w:p>
        </w:tc>
        <w:tc>
          <w:tcPr>
            <w:tcW w:w="1235" w:type="dxa"/>
            <w:shd w:val="clear" w:color="auto" w:fill="auto"/>
            <w:noWrap/>
            <w:vAlign w:val="bottom"/>
            <w:hideMark/>
          </w:tcPr>
          <w:p w14:paraId="5B7C937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1300</w:t>
            </w:r>
          </w:p>
        </w:tc>
        <w:tc>
          <w:tcPr>
            <w:tcW w:w="2184" w:type="dxa"/>
            <w:shd w:val="clear" w:color="auto" w:fill="auto"/>
            <w:noWrap/>
            <w:vAlign w:val="bottom"/>
            <w:hideMark/>
          </w:tcPr>
          <w:p w14:paraId="55326D83" w14:textId="4AE2959A" w:rsidR="00F347B7" w:rsidRDefault="00F347B7" w:rsidP="00F347B7">
            <w:pPr>
              <w:jc w:val="right"/>
              <w:rPr>
                <w:rFonts w:ascii="Calibri" w:hAnsi="Calibri" w:cs="Calibri"/>
                <w:color w:val="000000"/>
                <w:sz w:val="22"/>
                <w:szCs w:val="22"/>
              </w:rPr>
            </w:pPr>
            <w:r>
              <w:rPr>
                <w:rFonts w:ascii="Calibri" w:hAnsi="Calibri" w:cs="Calibri"/>
                <w:color w:val="000000"/>
                <w:sz w:val="22"/>
                <w:szCs w:val="22"/>
              </w:rPr>
              <w:t>NA</w:t>
            </w:r>
          </w:p>
        </w:tc>
      </w:tr>
      <w:tr w:rsidR="00F347B7" w14:paraId="6350D424" w14:textId="77777777" w:rsidTr="00F347B7">
        <w:trPr>
          <w:trHeight w:val="300"/>
        </w:trPr>
        <w:tc>
          <w:tcPr>
            <w:tcW w:w="960" w:type="dxa"/>
            <w:shd w:val="clear" w:color="auto" w:fill="auto"/>
            <w:noWrap/>
            <w:vAlign w:val="bottom"/>
            <w:hideMark/>
          </w:tcPr>
          <w:p w14:paraId="38DDE169" w14:textId="7DF4BD68" w:rsidR="00F347B7" w:rsidRDefault="00F347B7">
            <w:pPr>
              <w:rPr>
                <w:rFonts w:ascii="Calibri" w:hAnsi="Calibri" w:cs="Calibri"/>
                <w:color w:val="000000"/>
                <w:sz w:val="22"/>
                <w:szCs w:val="22"/>
              </w:rPr>
            </w:pPr>
            <w:r>
              <w:rPr>
                <w:rFonts w:ascii="Calibri" w:hAnsi="Calibri" w:cs="Calibri"/>
                <w:color w:val="000000"/>
                <w:sz w:val="22"/>
                <w:szCs w:val="22"/>
              </w:rPr>
              <w:t>OS-3</w:t>
            </w:r>
          </w:p>
        </w:tc>
        <w:tc>
          <w:tcPr>
            <w:tcW w:w="1053" w:type="dxa"/>
            <w:shd w:val="clear" w:color="auto" w:fill="auto"/>
            <w:noWrap/>
            <w:vAlign w:val="bottom"/>
            <w:hideMark/>
          </w:tcPr>
          <w:p w14:paraId="331D569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51.85911</w:t>
            </w:r>
          </w:p>
        </w:tc>
        <w:tc>
          <w:tcPr>
            <w:tcW w:w="1109" w:type="dxa"/>
            <w:shd w:val="clear" w:color="auto" w:fill="auto"/>
            <w:noWrap/>
            <w:vAlign w:val="bottom"/>
            <w:hideMark/>
          </w:tcPr>
          <w:p w14:paraId="078F590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105.0769</w:t>
            </w:r>
          </w:p>
        </w:tc>
        <w:tc>
          <w:tcPr>
            <w:tcW w:w="1235" w:type="dxa"/>
            <w:shd w:val="clear" w:color="auto" w:fill="auto"/>
            <w:noWrap/>
            <w:vAlign w:val="bottom"/>
            <w:hideMark/>
          </w:tcPr>
          <w:p w14:paraId="21569B7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1400</w:t>
            </w:r>
          </w:p>
        </w:tc>
        <w:tc>
          <w:tcPr>
            <w:tcW w:w="2184" w:type="dxa"/>
            <w:shd w:val="clear" w:color="auto" w:fill="auto"/>
            <w:noWrap/>
            <w:vAlign w:val="bottom"/>
            <w:hideMark/>
          </w:tcPr>
          <w:p w14:paraId="1297C44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5000</w:t>
            </w:r>
          </w:p>
        </w:tc>
      </w:tr>
    </w:tbl>
    <w:p w14:paraId="00000064" w14:textId="0345671D" w:rsidR="009956E8" w:rsidRDefault="009956E8"/>
    <w:p w14:paraId="1891875A" w14:textId="0DD7F8C1" w:rsidR="00B10381" w:rsidRPr="00B10381" w:rsidRDefault="00B10381">
      <w:pPr>
        <w:rPr>
          <w:sz w:val="22"/>
          <w:szCs w:val="22"/>
        </w:rPr>
      </w:pPr>
      <w:r w:rsidRPr="00B10381">
        <w:rPr>
          <w:sz w:val="22"/>
          <w:szCs w:val="22"/>
        </w:rPr>
        <w:t>Table 1:</w:t>
      </w:r>
      <w:r>
        <w:rPr>
          <w:sz w:val="22"/>
          <w:szCs w:val="22"/>
        </w:rPr>
        <w:t xml:space="preserve"> Locational </w:t>
      </w:r>
      <w:r w:rsidRPr="00B10381">
        <w:rPr>
          <w:sz w:val="22"/>
          <w:szCs w:val="22"/>
        </w:rPr>
        <w:t>information for each of the 17 sampling stations. “OS” refers to pelagic locations (i.e., “Offshore”), whereas other site abbreviations refer to littoral sampling locations.</w:t>
      </w:r>
    </w:p>
    <w:p w14:paraId="00000065" w14:textId="77777777" w:rsidR="009956E8" w:rsidRPr="00D87563" w:rsidRDefault="009956E8"/>
    <w:p w14:paraId="00000066" w14:textId="3EB1661C" w:rsidR="009956E8" w:rsidRPr="00D87563" w:rsidRDefault="009956E8">
      <w:pPr>
        <w:jc w:val="center"/>
        <w:rPr>
          <w:strike/>
        </w:rPr>
      </w:pPr>
    </w:p>
    <w:sectPr w:rsidR="009956E8" w:rsidRPr="00D87563" w:rsidSect="004B0121">
      <w:pgSz w:w="15840" w:h="12240" w:orient="landscape"/>
      <w:pgMar w:top="1170" w:right="1440" w:bottom="1440" w:left="144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3" w:author="Ted" w:date="2020-11-19T14:33:00Z" w:initials="T">
    <w:p w14:paraId="7E898F02" w14:textId="6F1B4411" w:rsidR="00093005" w:rsidRDefault="00093005">
      <w:pPr>
        <w:pStyle w:val="CommentText"/>
      </w:pPr>
      <w:r>
        <w:rPr>
          <w:rStyle w:val="CommentReference"/>
        </w:rPr>
        <w:annotationRef/>
      </w:r>
      <w:r>
        <w:t>I’m not sure you can call elevated d15N values “micropollutants” in the sa</w:t>
      </w:r>
      <w:r w:rsidR="00F10CA9">
        <w:t>m</w:t>
      </w:r>
      <w:r>
        <w:t>e sense as PPCPs or microplastics; more correctly they are indicators of sewage pollution</w:t>
      </w:r>
    </w:p>
  </w:comment>
  <w:comment w:id="35" w:author="Ted" w:date="2020-11-19T14:39:00Z" w:initials="T">
    <w:p w14:paraId="5EEB41B8" w14:textId="5E22AF8F" w:rsidR="00093005" w:rsidRDefault="00093005">
      <w:pPr>
        <w:pStyle w:val="CommentText"/>
      </w:pPr>
      <w:r>
        <w:rPr>
          <w:rStyle w:val="CommentReference"/>
        </w:rPr>
        <w:annotationRef/>
      </w:r>
      <w:r>
        <w:t>This is a bit of exaggeration...</w:t>
      </w:r>
    </w:p>
  </w:comment>
  <w:comment w:id="40" w:author="Ted" w:date="2020-11-19T14:41:00Z" w:initials="T">
    <w:p w14:paraId="22BB8244" w14:textId="69C3C199" w:rsidR="00093005" w:rsidRDefault="00093005">
      <w:pPr>
        <w:pStyle w:val="CommentText"/>
      </w:pPr>
      <w:r>
        <w:rPr>
          <w:rStyle w:val="CommentReference"/>
        </w:rPr>
        <w:annotationRef/>
      </w:r>
      <w:r>
        <w:t>Try to be consistent in use of “Baikal”, “Lake Baikal” or “L. Baikal”</w:t>
      </w:r>
    </w:p>
  </w:comment>
  <w:comment w:id="51" w:author="Ted" w:date="2020-11-19T14:42:00Z" w:initials="T">
    <w:p w14:paraId="03A56005" w14:textId="026B6D12" w:rsidR="00093005" w:rsidRDefault="00093005">
      <w:pPr>
        <w:pStyle w:val="CommentText"/>
      </w:pPr>
      <w:r>
        <w:rPr>
          <w:rStyle w:val="CommentReference"/>
        </w:rPr>
        <w:annotationRef/>
      </w:r>
      <w:r>
        <w:t>Consider clarifying what this means; not obvious to me</w:t>
      </w:r>
    </w:p>
  </w:comment>
  <w:comment w:id="52" w:author="Ted" w:date="2020-11-19T14:43:00Z" w:initials="T">
    <w:p w14:paraId="242C670A" w14:textId="140C5A54" w:rsidR="00093005" w:rsidRDefault="00093005">
      <w:pPr>
        <w:pStyle w:val="CommentText"/>
      </w:pPr>
      <w:r>
        <w:rPr>
          <w:rStyle w:val="CommentReference"/>
        </w:rPr>
        <w:annotationRef/>
      </w:r>
      <w:r>
        <w:t>?</w:t>
      </w:r>
    </w:p>
  </w:comment>
  <w:comment w:id="53" w:author="Ted" w:date="2020-11-19T14:44:00Z" w:initials="T">
    <w:p w14:paraId="38F1FFBD" w14:textId="0B3D1F79" w:rsidR="00093005" w:rsidRDefault="00093005">
      <w:pPr>
        <w:pStyle w:val="CommentText"/>
      </w:pPr>
      <w:r>
        <w:rPr>
          <w:rStyle w:val="CommentReference"/>
        </w:rPr>
        <w:annotationRef/>
      </w:r>
      <w:r>
        <w:t>Which?</w:t>
      </w:r>
    </w:p>
  </w:comment>
  <w:comment w:id="56" w:author="Ted" w:date="2020-11-20T10:03:00Z" w:initials="T">
    <w:p w14:paraId="24183BFC" w14:textId="60D5E135" w:rsidR="00093005" w:rsidRDefault="00093005">
      <w:pPr>
        <w:pStyle w:val="CommentText"/>
      </w:pPr>
      <w:r>
        <w:rPr>
          <w:rStyle w:val="CommentReference"/>
        </w:rPr>
        <w:annotationRef/>
      </w:r>
      <w:r>
        <w:t xml:space="preserve">Watch for consistent spelling of mollusk/ </w:t>
      </w:r>
      <w:proofErr w:type="spellStart"/>
      <w:r>
        <w:t>mollusc</w:t>
      </w:r>
      <w:proofErr w:type="spellEnd"/>
      <w:r>
        <w:t xml:space="preserve"> (you use both now)</w:t>
      </w:r>
    </w:p>
  </w:comment>
  <w:comment w:id="60" w:author="Ted" w:date="2020-11-20T10:13:00Z" w:initials="T">
    <w:p w14:paraId="68620791" w14:textId="27B386A4" w:rsidR="00D32EA8" w:rsidRDefault="00D32EA8">
      <w:pPr>
        <w:pStyle w:val="CommentText"/>
      </w:pPr>
      <w:r>
        <w:rPr>
          <w:rStyle w:val="CommentReference"/>
        </w:rPr>
        <w:annotationRef/>
      </w:r>
      <w:r>
        <w:t>?</w:t>
      </w:r>
    </w:p>
  </w:comment>
  <w:comment w:id="67" w:author="Ted" w:date="2020-11-20T10:23:00Z" w:initials="T">
    <w:p w14:paraId="6DCA503D" w14:textId="1B0DB8C8" w:rsidR="00ED6CA6" w:rsidRDefault="00ED6CA6">
      <w:pPr>
        <w:pStyle w:val="CommentText"/>
      </w:pPr>
      <w:r>
        <w:rPr>
          <w:rStyle w:val="CommentReference"/>
        </w:rPr>
        <w:annotationRef/>
      </w:r>
      <w:r>
        <w:t>A bit vague; clarify meaning?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E898F02" w15:done="0"/>
  <w15:commentEx w15:paraId="5EEB41B8" w15:done="0"/>
  <w15:commentEx w15:paraId="22BB8244" w15:done="0"/>
  <w15:commentEx w15:paraId="03A56005" w15:done="0"/>
  <w15:commentEx w15:paraId="242C670A" w15:done="0"/>
  <w15:commentEx w15:paraId="38F1FFBD" w15:done="0"/>
  <w15:commentEx w15:paraId="24183BFC" w15:done="0"/>
  <w15:commentEx w15:paraId="68620791" w15:done="0"/>
  <w15:commentEx w15:paraId="6DCA50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100A0" w16cex:dateUtc="2020-11-19T20:33:00Z"/>
  <w16cex:commentExtensible w16cex:durableId="2361023C" w16cex:dateUtc="2020-11-19T20:39:00Z"/>
  <w16cex:commentExtensible w16cex:durableId="236102A2" w16cex:dateUtc="2020-11-19T20:41:00Z"/>
  <w16cex:commentExtensible w16cex:durableId="236102ED" w16cex:dateUtc="2020-11-19T20:42:00Z"/>
  <w16cex:commentExtensible w16cex:durableId="23610318" w16cex:dateUtc="2020-11-19T20:43:00Z"/>
  <w16cex:commentExtensible w16cex:durableId="23610336" w16cex:dateUtc="2020-11-19T20:44:00Z"/>
  <w16cex:commentExtensible w16cex:durableId="236212FC" w16cex:dateUtc="2020-11-20T16:03:00Z"/>
  <w16cex:commentExtensible w16cex:durableId="23621548" w16cex:dateUtc="2020-11-20T16:13:00Z"/>
  <w16cex:commentExtensible w16cex:durableId="236217A1" w16cex:dateUtc="2020-11-20T16: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E898F02" w16cid:durableId="236100A0"/>
  <w16cid:commentId w16cid:paraId="5EEB41B8" w16cid:durableId="2361023C"/>
  <w16cid:commentId w16cid:paraId="22BB8244" w16cid:durableId="236102A2"/>
  <w16cid:commentId w16cid:paraId="03A56005" w16cid:durableId="236102ED"/>
  <w16cid:commentId w16cid:paraId="242C670A" w16cid:durableId="23610318"/>
  <w16cid:commentId w16cid:paraId="38F1FFBD" w16cid:durableId="23610336"/>
  <w16cid:commentId w16cid:paraId="24183BFC" w16cid:durableId="236212FC"/>
  <w16cid:commentId w16cid:paraId="68620791" w16cid:durableId="23621548"/>
  <w16cid:commentId w16cid:paraId="6DCA503D" w16cid:durableId="236217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7A5758" w14:textId="77777777" w:rsidR="00906441" w:rsidRDefault="00906441">
      <w:r>
        <w:separator/>
      </w:r>
    </w:p>
  </w:endnote>
  <w:endnote w:type="continuationSeparator" w:id="0">
    <w:p w14:paraId="2BA6E13B" w14:textId="77777777" w:rsidR="00906441" w:rsidRDefault="009064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6C" w14:textId="77777777" w:rsidR="00093005" w:rsidRDefault="00093005">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end"/>
    </w:r>
  </w:p>
  <w:p w14:paraId="0000006D" w14:textId="77777777" w:rsidR="00093005" w:rsidRDefault="00093005">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68" w14:textId="2BFA3141" w:rsidR="00093005" w:rsidRDefault="00093005">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p>
  <w:p w14:paraId="00000069" w14:textId="77777777" w:rsidR="00093005" w:rsidRDefault="00093005">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39D17A" w14:textId="77777777" w:rsidR="00906441" w:rsidRDefault="00906441">
      <w:r>
        <w:separator/>
      </w:r>
    </w:p>
  </w:footnote>
  <w:footnote w:type="continuationSeparator" w:id="0">
    <w:p w14:paraId="5222F291" w14:textId="77777777" w:rsidR="00906441" w:rsidRDefault="009064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6B" w14:textId="77777777" w:rsidR="00093005" w:rsidRDefault="00093005">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67" w14:textId="77777777" w:rsidR="00093005" w:rsidRDefault="00093005">
    <w:pPr>
      <w:pBdr>
        <w:top w:val="nil"/>
        <w:left w:val="nil"/>
        <w:bottom w:val="nil"/>
        <w:right w:val="nil"/>
        <w:between w:val="nil"/>
      </w:pBdr>
      <w:tabs>
        <w:tab w:val="center" w:pos="4680"/>
        <w:tab w:val="right" w:pos="9360"/>
      </w:tabs>
      <w:jc w:val="right"/>
      <w:rPr>
        <w:rFonts w:ascii="Calibri" w:eastAsia="Calibri" w:hAnsi="Calibri" w:cs="Calibri"/>
        <w:i/>
        <w:color w:val="000000"/>
        <w:sz w:val="18"/>
        <w:szCs w:val="18"/>
      </w:rPr>
    </w:pPr>
    <w:r>
      <w:rPr>
        <w:rFonts w:ascii="Calibri" w:eastAsia="Calibri" w:hAnsi="Calibri" w:cs="Calibri"/>
        <w:i/>
        <w:sz w:val="18"/>
        <w:szCs w:val="18"/>
      </w:rPr>
      <w:t>Limnology &amp; Oceanography Letters: Data Article Template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6A" w14:textId="77777777" w:rsidR="00093005" w:rsidRDefault="00093005">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A342D"/>
    <w:multiLevelType w:val="hybridMultilevel"/>
    <w:tmpl w:val="262E0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d">
    <w15:presenceInfo w15:providerId="None" w15:userId="T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6E8"/>
    <w:rsid w:val="00010C97"/>
    <w:rsid w:val="00012F81"/>
    <w:rsid w:val="00031A36"/>
    <w:rsid w:val="00045DBB"/>
    <w:rsid w:val="00047794"/>
    <w:rsid w:val="00087094"/>
    <w:rsid w:val="00093005"/>
    <w:rsid w:val="00097E8E"/>
    <w:rsid w:val="000C3774"/>
    <w:rsid w:val="000D21EB"/>
    <w:rsid w:val="000D39B9"/>
    <w:rsid w:val="000D631A"/>
    <w:rsid w:val="000D7242"/>
    <w:rsid w:val="000F040B"/>
    <w:rsid w:val="000F33B3"/>
    <w:rsid w:val="000F6074"/>
    <w:rsid w:val="00132A72"/>
    <w:rsid w:val="001415D2"/>
    <w:rsid w:val="0014344E"/>
    <w:rsid w:val="00164694"/>
    <w:rsid w:val="001769E5"/>
    <w:rsid w:val="0018248C"/>
    <w:rsid w:val="0018276D"/>
    <w:rsid w:val="00192EF6"/>
    <w:rsid w:val="00193C4A"/>
    <w:rsid w:val="001A5C9F"/>
    <w:rsid w:val="001F692E"/>
    <w:rsid w:val="002138B5"/>
    <w:rsid w:val="00247471"/>
    <w:rsid w:val="002862B7"/>
    <w:rsid w:val="002A508A"/>
    <w:rsid w:val="002A7FE9"/>
    <w:rsid w:val="002B7B37"/>
    <w:rsid w:val="002F0AC7"/>
    <w:rsid w:val="00322753"/>
    <w:rsid w:val="00334E01"/>
    <w:rsid w:val="00342554"/>
    <w:rsid w:val="003472B0"/>
    <w:rsid w:val="00354123"/>
    <w:rsid w:val="003925D1"/>
    <w:rsid w:val="0039718C"/>
    <w:rsid w:val="003B3400"/>
    <w:rsid w:val="003C0921"/>
    <w:rsid w:val="003F3A49"/>
    <w:rsid w:val="00426B88"/>
    <w:rsid w:val="00434D3F"/>
    <w:rsid w:val="0043798F"/>
    <w:rsid w:val="00440591"/>
    <w:rsid w:val="00453730"/>
    <w:rsid w:val="00456F3B"/>
    <w:rsid w:val="004665E2"/>
    <w:rsid w:val="004808AA"/>
    <w:rsid w:val="00487E5A"/>
    <w:rsid w:val="004B0121"/>
    <w:rsid w:val="004B1E7F"/>
    <w:rsid w:val="004B30F1"/>
    <w:rsid w:val="004C051D"/>
    <w:rsid w:val="004C7A09"/>
    <w:rsid w:val="004E3300"/>
    <w:rsid w:val="004F673E"/>
    <w:rsid w:val="00522920"/>
    <w:rsid w:val="00570225"/>
    <w:rsid w:val="005842AF"/>
    <w:rsid w:val="005A6157"/>
    <w:rsid w:val="005B0DA3"/>
    <w:rsid w:val="005B6D06"/>
    <w:rsid w:val="00606362"/>
    <w:rsid w:val="00625B3E"/>
    <w:rsid w:val="00641685"/>
    <w:rsid w:val="00641893"/>
    <w:rsid w:val="0066218C"/>
    <w:rsid w:val="006708B1"/>
    <w:rsid w:val="0067747D"/>
    <w:rsid w:val="00681CE9"/>
    <w:rsid w:val="006846A1"/>
    <w:rsid w:val="006A1C88"/>
    <w:rsid w:val="006B0CD5"/>
    <w:rsid w:val="006B2FFE"/>
    <w:rsid w:val="006B5814"/>
    <w:rsid w:val="006D3FA9"/>
    <w:rsid w:val="006F13A3"/>
    <w:rsid w:val="007153E8"/>
    <w:rsid w:val="00721DFB"/>
    <w:rsid w:val="007238CC"/>
    <w:rsid w:val="00731556"/>
    <w:rsid w:val="007408C0"/>
    <w:rsid w:val="00767BC0"/>
    <w:rsid w:val="0077579F"/>
    <w:rsid w:val="007856D6"/>
    <w:rsid w:val="007B6309"/>
    <w:rsid w:val="007D7669"/>
    <w:rsid w:val="008005F5"/>
    <w:rsid w:val="0080096C"/>
    <w:rsid w:val="00831E69"/>
    <w:rsid w:val="008615DC"/>
    <w:rsid w:val="0086480D"/>
    <w:rsid w:val="00882F0F"/>
    <w:rsid w:val="008949B7"/>
    <w:rsid w:val="008A03F1"/>
    <w:rsid w:val="008C474C"/>
    <w:rsid w:val="008F1A58"/>
    <w:rsid w:val="008F7B2D"/>
    <w:rsid w:val="00906441"/>
    <w:rsid w:val="00926DA7"/>
    <w:rsid w:val="009574CD"/>
    <w:rsid w:val="0096228F"/>
    <w:rsid w:val="00981DF3"/>
    <w:rsid w:val="00987274"/>
    <w:rsid w:val="009956E8"/>
    <w:rsid w:val="009A07E9"/>
    <w:rsid w:val="009A29EA"/>
    <w:rsid w:val="009B4412"/>
    <w:rsid w:val="009B4DF1"/>
    <w:rsid w:val="009C6B31"/>
    <w:rsid w:val="009D204F"/>
    <w:rsid w:val="009F6610"/>
    <w:rsid w:val="00A04A22"/>
    <w:rsid w:val="00A40690"/>
    <w:rsid w:val="00A428AE"/>
    <w:rsid w:val="00A47BCF"/>
    <w:rsid w:val="00A822E1"/>
    <w:rsid w:val="00A8400F"/>
    <w:rsid w:val="00A8718B"/>
    <w:rsid w:val="00A918DC"/>
    <w:rsid w:val="00A95A14"/>
    <w:rsid w:val="00AB4A75"/>
    <w:rsid w:val="00AB72AA"/>
    <w:rsid w:val="00AC71C2"/>
    <w:rsid w:val="00AD5653"/>
    <w:rsid w:val="00AE45BA"/>
    <w:rsid w:val="00AF60F8"/>
    <w:rsid w:val="00AF6302"/>
    <w:rsid w:val="00B10381"/>
    <w:rsid w:val="00B1439B"/>
    <w:rsid w:val="00B22E05"/>
    <w:rsid w:val="00B853E5"/>
    <w:rsid w:val="00B8620B"/>
    <w:rsid w:val="00B94B6D"/>
    <w:rsid w:val="00BA2B15"/>
    <w:rsid w:val="00BB005D"/>
    <w:rsid w:val="00BC3E51"/>
    <w:rsid w:val="00BC6A79"/>
    <w:rsid w:val="00BE2A6F"/>
    <w:rsid w:val="00BE6C57"/>
    <w:rsid w:val="00C03C83"/>
    <w:rsid w:val="00C21008"/>
    <w:rsid w:val="00C316F5"/>
    <w:rsid w:val="00C34B40"/>
    <w:rsid w:val="00C42C3E"/>
    <w:rsid w:val="00C5582D"/>
    <w:rsid w:val="00C900D5"/>
    <w:rsid w:val="00CA0691"/>
    <w:rsid w:val="00CB7741"/>
    <w:rsid w:val="00CD0CFE"/>
    <w:rsid w:val="00CE7589"/>
    <w:rsid w:val="00D14AB9"/>
    <w:rsid w:val="00D219F9"/>
    <w:rsid w:val="00D32EA8"/>
    <w:rsid w:val="00D42F9E"/>
    <w:rsid w:val="00D4646A"/>
    <w:rsid w:val="00D46E53"/>
    <w:rsid w:val="00D6763D"/>
    <w:rsid w:val="00D87563"/>
    <w:rsid w:val="00DB41AE"/>
    <w:rsid w:val="00DC22BF"/>
    <w:rsid w:val="00DC792B"/>
    <w:rsid w:val="00DF00E4"/>
    <w:rsid w:val="00DF136B"/>
    <w:rsid w:val="00DF5D3F"/>
    <w:rsid w:val="00E00078"/>
    <w:rsid w:val="00E11F1F"/>
    <w:rsid w:val="00E233D9"/>
    <w:rsid w:val="00E47643"/>
    <w:rsid w:val="00E73590"/>
    <w:rsid w:val="00E7676D"/>
    <w:rsid w:val="00E902AC"/>
    <w:rsid w:val="00EA5934"/>
    <w:rsid w:val="00EB2152"/>
    <w:rsid w:val="00EB500E"/>
    <w:rsid w:val="00ED3B19"/>
    <w:rsid w:val="00ED3C6A"/>
    <w:rsid w:val="00ED6CA6"/>
    <w:rsid w:val="00EE0669"/>
    <w:rsid w:val="00EE46A1"/>
    <w:rsid w:val="00F04096"/>
    <w:rsid w:val="00F10CA9"/>
    <w:rsid w:val="00F119CD"/>
    <w:rsid w:val="00F15F8B"/>
    <w:rsid w:val="00F22039"/>
    <w:rsid w:val="00F347B7"/>
    <w:rsid w:val="00F3782F"/>
    <w:rsid w:val="00F5319C"/>
    <w:rsid w:val="00F534C0"/>
    <w:rsid w:val="00F84029"/>
    <w:rsid w:val="00F938EC"/>
    <w:rsid w:val="00FB2C2B"/>
    <w:rsid w:val="00FC2070"/>
    <w:rsid w:val="00FE6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71B18"/>
  <w15:docId w15:val="{36C6B95F-1111-4775-8694-265549625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7153E8"/>
  </w:style>
  <w:style w:type="paragraph" w:styleId="Heading1">
    <w:name w:val="heading 1"/>
    <w:basedOn w:val="Normal"/>
    <w:next w:val="Normal"/>
    <w:uiPriority w:val="9"/>
    <w:qFormat/>
    <w:pPr>
      <w:keepNext/>
      <w:keepLines/>
      <w:spacing w:before="240" w:line="259" w:lineRule="auto"/>
      <w:outlineLvl w:val="0"/>
    </w:pPr>
    <w:rPr>
      <w:rFonts w:ascii="Calibri" w:eastAsia="Calibri" w:hAnsi="Calibri" w:cs="Calibri"/>
      <w:color w:val="2F5496"/>
      <w:sz w:val="32"/>
      <w:szCs w:val="32"/>
    </w:rPr>
  </w:style>
  <w:style w:type="paragraph" w:styleId="Heading2">
    <w:name w:val="heading 2"/>
    <w:basedOn w:val="Normal"/>
    <w:next w:val="Normal"/>
    <w:uiPriority w:val="9"/>
    <w:semiHidden/>
    <w:unhideWhenUsed/>
    <w:qFormat/>
    <w:pPr>
      <w:keepNext/>
      <w:keepLines/>
      <w:spacing w:before="40" w:line="259" w:lineRule="auto"/>
      <w:ind w:left="720"/>
      <w:outlineLvl w:val="1"/>
    </w:pPr>
    <w:rPr>
      <w:rFonts w:ascii="Calibri" w:eastAsia="Calibri" w:hAnsi="Calibri" w:cs="Calibri"/>
      <w:color w:val="2F5496"/>
      <w:sz w:val="26"/>
      <w:szCs w:val="26"/>
    </w:rPr>
  </w:style>
  <w:style w:type="paragraph" w:styleId="Heading3">
    <w:name w:val="heading 3"/>
    <w:basedOn w:val="Normal"/>
    <w:next w:val="Normal"/>
    <w:uiPriority w:val="9"/>
    <w:semiHidden/>
    <w:unhideWhenUsed/>
    <w:qFormat/>
    <w:pPr>
      <w:keepNext/>
      <w:keepLines/>
      <w:spacing w:before="40"/>
      <w:ind w:left="1440"/>
      <w:outlineLvl w:val="2"/>
    </w:pPr>
    <w:rPr>
      <w:rFonts w:ascii="Calibri" w:eastAsia="Calibri" w:hAnsi="Calibri" w:cs="Calibri"/>
      <w:color w:val="1F3863"/>
    </w:rPr>
  </w:style>
  <w:style w:type="paragraph" w:styleId="Heading4">
    <w:name w:val="heading 4"/>
    <w:basedOn w:val="Normal"/>
    <w:next w:val="Normal"/>
    <w:uiPriority w:val="9"/>
    <w:semiHidden/>
    <w:unhideWhenUsed/>
    <w:qFormat/>
    <w:pPr>
      <w:keepNext/>
      <w:keepLines/>
      <w:spacing w:before="40"/>
      <w:ind w:left="2160"/>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A8718B"/>
    <w:rPr>
      <w:color w:val="0000FF" w:themeColor="hyperlink"/>
      <w:u w:val="single"/>
    </w:rPr>
  </w:style>
  <w:style w:type="character" w:customStyle="1" w:styleId="UnresolvedMention1">
    <w:name w:val="Unresolved Mention1"/>
    <w:basedOn w:val="DefaultParagraphFont"/>
    <w:uiPriority w:val="99"/>
    <w:semiHidden/>
    <w:unhideWhenUsed/>
    <w:rsid w:val="00A8718B"/>
    <w:rPr>
      <w:color w:val="605E5C"/>
      <w:shd w:val="clear" w:color="auto" w:fill="E1DFDD"/>
    </w:rPr>
  </w:style>
  <w:style w:type="paragraph" w:styleId="CommentText">
    <w:name w:val="annotation text"/>
    <w:basedOn w:val="Normal"/>
    <w:link w:val="CommentTextChar"/>
    <w:uiPriority w:val="99"/>
    <w:unhideWhenUsed/>
    <w:rsid w:val="00DC22BF"/>
    <w:rPr>
      <w:rFonts w:ascii="Arial" w:eastAsia="Arial" w:hAnsi="Arial" w:cs="Arial"/>
      <w:lang w:val="en"/>
    </w:rPr>
  </w:style>
  <w:style w:type="character" w:customStyle="1" w:styleId="CommentTextChar">
    <w:name w:val="Comment Text Char"/>
    <w:basedOn w:val="DefaultParagraphFont"/>
    <w:link w:val="CommentText"/>
    <w:uiPriority w:val="99"/>
    <w:rsid w:val="00DC22BF"/>
    <w:rPr>
      <w:rFonts w:ascii="Arial" w:eastAsia="Arial" w:hAnsi="Arial" w:cs="Arial"/>
      <w:lang w:val="en"/>
    </w:rPr>
  </w:style>
  <w:style w:type="character" w:styleId="CommentReference">
    <w:name w:val="annotation reference"/>
    <w:basedOn w:val="DefaultParagraphFont"/>
    <w:uiPriority w:val="99"/>
    <w:semiHidden/>
    <w:unhideWhenUsed/>
    <w:rsid w:val="00DC22BF"/>
    <w:rPr>
      <w:sz w:val="18"/>
      <w:szCs w:val="18"/>
    </w:rPr>
  </w:style>
  <w:style w:type="paragraph" w:styleId="BalloonText">
    <w:name w:val="Balloon Text"/>
    <w:basedOn w:val="Normal"/>
    <w:link w:val="BalloonTextChar"/>
    <w:uiPriority w:val="99"/>
    <w:semiHidden/>
    <w:unhideWhenUsed/>
    <w:rsid w:val="00DC22B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2BF"/>
    <w:rPr>
      <w:rFonts w:ascii="Segoe UI" w:hAnsi="Segoe UI" w:cs="Segoe UI"/>
      <w:sz w:val="18"/>
      <w:szCs w:val="18"/>
    </w:rPr>
  </w:style>
  <w:style w:type="table" w:styleId="LightList-Accent1">
    <w:name w:val="Light List Accent 1"/>
    <w:basedOn w:val="TableNormal"/>
    <w:uiPriority w:val="61"/>
    <w:rsid w:val="000C3774"/>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ommentSubject">
    <w:name w:val="annotation subject"/>
    <w:basedOn w:val="CommentText"/>
    <w:next w:val="CommentText"/>
    <w:link w:val="CommentSubjectChar"/>
    <w:uiPriority w:val="99"/>
    <w:semiHidden/>
    <w:unhideWhenUsed/>
    <w:rsid w:val="009A29EA"/>
    <w:rPr>
      <w:rFonts w:ascii="Times New Roman" w:eastAsia="Times New Roman" w:hAnsi="Times New Roman" w:cs="Times New Roman"/>
      <w:b/>
      <w:bCs/>
      <w:sz w:val="20"/>
      <w:szCs w:val="20"/>
      <w:lang w:val="en-US"/>
    </w:rPr>
  </w:style>
  <w:style w:type="character" w:customStyle="1" w:styleId="CommentSubjectChar">
    <w:name w:val="Comment Subject Char"/>
    <w:basedOn w:val="CommentTextChar"/>
    <w:link w:val="CommentSubject"/>
    <w:uiPriority w:val="99"/>
    <w:semiHidden/>
    <w:rsid w:val="009A29EA"/>
    <w:rPr>
      <w:rFonts w:ascii="Arial" w:eastAsia="Arial" w:hAnsi="Arial" w:cs="Arial"/>
      <w:b/>
      <w:bCs/>
      <w:sz w:val="20"/>
      <w:szCs w:val="20"/>
      <w:lang w:val="en"/>
    </w:rPr>
  </w:style>
  <w:style w:type="paragraph" w:styleId="Footer">
    <w:name w:val="footer"/>
    <w:basedOn w:val="Normal"/>
    <w:link w:val="FooterChar"/>
    <w:uiPriority w:val="99"/>
    <w:unhideWhenUsed/>
    <w:rsid w:val="002A508A"/>
    <w:pPr>
      <w:tabs>
        <w:tab w:val="center" w:pos="4680"/>
        <w:tab w:val="right" w:pos="9360"/>
      </w:tabs>
    </w:pPr>
  </w:style>
  <w:style w:type="character" w:customStyle="1" w:styleId="FooterChar">
    <w:name w:val="Footer Char"/>
    <w:basedOn w:val="DefaultParagraphFont"/>
    <w:link w:val="Footer"/>
    <w:uiPriority w:val="99"/>
    <w:rsid w:val="002A508A"/>
  </w:style>
  <w:style w:type="paragraph" w:styleId="Bibliography">
    <w:name w:val="Bibliography"/>
    <w:basedOn w:val="Normal"/>
    <w:next w:val="Normal"/>
    <w:uiPriority w:val="37"/>
    <w:unhideWhenUsed/>
    <w:rsid w:val="00164694"/>
    <w:pPr>
      <w:spacing w:line="480" w:lineRule="auto"/>
      <w:ind w:left="720" w:hanging="720"/>
    </w:pPr>
  </w:style>
  <w:style w:type="table" w:customStyle="1" w:styleId="4">
    <w:name w:val="4"/>
    <w:basedOn w:val="TableNormal"/>
    <w:rsid w:val="00B10381"/>
    <w:pPr>
      <w:spacing w:line="276" w:lineRule="auto"/>
    </w:pPr>
    <w:rPr>
      <w:rFonts w:ascii="Arial" w:eastAsia="Arial" w:hAnsi="Arial" w:cs="Arial"/>
      <w:sz w:val="22"/>
      <w:szCs w:val="22"/>
      <w:lang w:val="en"/>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9662444">
      <w:bodyDiv w:val="1"/>
      <w:marLeft w:val="0"/>
      <w:marRight w:val="0"/>
      <w:marTop w:val="0"/>
      <w:marBottom w:val="0"/>
      <w:divBdr>
        <w:top w:val="none" w:sz="0" w:space="0" w:color="auto"/>
        <w:left w:val="none" w:sz="0" w:space="0" w:color="auto"/>
        <w:bottom w:val="none" w:sz="0" w:space="0" w:color="auto"/>
        <w:right w:val="none" w:sz="0" w:space="0" w:color="auto"/>
      </w:divBdr>
    </w:div>
    <w:div w:id="11802417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oter" Target="footer2.xml"/><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340ADC-1B30-4637-872D-AB40D24A1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34</Pages>
  <Words>27828</Words>
  <Characters>158622</Characters>
  <Application>Microsoft Office Word</Application>
  <DocSecurity>0</DocSecurity>
  <Lines>1321</Lines>
  <Paragraphs>372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Sarne, Fiona</dc:creator>
  <cp:lastModifiedBy>Ted</cp:lastModifiedBy>
  <cp:revision>4</cp:revision>
  <cp:lastPrinted>2020-10-24T22:08:00Z</cp:lastPrinted>
  <dcterms:created xsi:type="dcterms:W3CDTF">2020-11-20T02:54:00Z</dcterms:created>
  <dcterms:modified xsi:type="dcterms:W3CDTF">2020-11-20T16:31:00Z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id="ssv1vFZM"/&gt;&lt;style id="http://www.zotero.org/styles/limnology-and-oceanography" hasBibliography="1" bibliographyStyleHasBeenSet="1"/&gt;&lt;prefs&gt;&lt;pref name="fieldType" value="Field"/&gt;&lt;/prefs&gt;&lt;/data&gt;</vt:lpwstr>
  </property>
</Properties>
</file>