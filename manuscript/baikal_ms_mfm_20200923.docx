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733E92D" w:rsidR="00715D55" w:rsidRDefault="00D8535D">
      <w:pPr>
        <w:rPr>
          <w:b/>
        </w:rPr>
      </w:pPr>
      <w:r>
        <w:rPr>
          <w:b/>
        </w:rPr>
        <w:lastRenderedPageBreak/>
        <w:t>Abstract (2</w:t>
      </w:r>
      <w:ins w:id="0" w:author="Meyer, Michael Frederick" w:date="2020-09-30T16:57:00Z">
        <w:r w:rsidR="004B2C2B">
          <w:rPr>
            <w:b/>
          </w:rPr>
          <w:t>48</w:t>
        </w:r>
      </w:ins>
      <w:del w:id="1" w:author="Meyer, Michael Frederick" w:date="2020-09-30T16:57:00Z">
        <w:r w:rsidR="00150A0F" w:rsidDel="004B2C2B">
          <w:rPr>
            <w:b/>
          </w:rPr>
          <w:delText>50</w:delText>
        </w:r>
      </w:del>
      <w:r>
        <w:rPr>
          <w:b/>
        </w:rPr>
        <w:t>/250 words)</w:t>
      </w:r>
    </w:p>
    <w:p w14:paraId="6365BCF6" w14:textId="77777777" w:rsidR="00715D55" w:rsidRDefault="00715D55"/>
    <w:p w14:paraId="510F10FE" w14:textId="33B0E96D"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ins w:id="2" w:author="Meyer, Michael Frederick" w:date="2020-09-30T16:10:00Z">
        <w:r w:rsidR="00D34404">
          <w:rPr>
            <w:rFonts w:ascii="Times New Roman" w:eastAsia="Times New Roman" w:hAnsi="Times New Roman" w:cs="Times New Roman"/>
            <w:sz w:val="24"/>
            <w:szCs w:val="24"/>
            <w:highlight w:val="white"/>
          </w:rPr>
          <w:t xml:space="preserve">spatially </w:t>
        </w:r>
      </w:ins>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3" w:author="Meyer, Michael Frederick" w:date="2020-10-01T10:50:00Z">
        <w:r w:rsidR="008F24CD">
          <w:rPr>
            <w:rFonts w:ascii="Times New Roman" w:eastAsia="Times New Roman" w:hAnsi="Times New Roman" w:cs="Times New Roman"/>
            <w:sz w:val="24"/>
            <w:szCs w:val="24"/>
          </w:rPr>
          <w:t>, yet they can also</w:t>
        </w:r>
      </w:ins>
      <w:del w:id="4" w:author="Meyer, Michael Frederick" w:date="2020-10-01T10:50:00Z">
        <w:r w:rsidDel="008F24CD">
          <w:rPr>
            <w:rFonts w:ascii="Times New Roman" w:eastAsia="Times New Roman" w:hAnsi="Times New Roman" w:cs="Times New Roman"/>
            <w:sz w:val="24"/>
            <w:szCs w:val="24"/>
          </w:rPr>
          <w:delText xml:space="preserve">. </w:delText>
        </w:r>
      </w:del>
      <w:commentRangeStart w:id="5"/>
      <w:commentRangeStart w:id="6"/>
      <w:del w:id="7"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5"/>
      <w:r w:rsidR="00D34404">
        <w:rPr>
          <w:rStyle w:val="CommentReference"/>
        </w:rPr>
        <w:commentReference w:id="5"/>
      </w:r>
      <w:commentRangeEnd w:id="6"/>
      <w:r w:rsidR="00FD7FBD">
        <w:rPr>
          <w:rStyle w:val="CommentReference"/>
        </w:rPr>
        <w:commentReference w:id="6"/>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8"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8"/>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1C8085C1"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9"/>
      <w:commentRangeStart w:id="10"/>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9"/>
      <w:r w:rsidR="00433A07">
        <w:rPr>
          <w:rStyle w:val="CommentReference"/>
        </w:rPr>
        <w:commentReference w:id="9"/>
      </w:r>
      <w:commentRangeEnd w:id="10"/>
      <w:r w:rsidR="00B420AF">
        <w:rPr>
          <w:rStyle w:val="CommentReference"/>
        </w:rPr>
        <w:commentReference w:id="10"/>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EFA signature</w:t>
      </w:r>
      <w:r w:rsidR="00433A07">
        <w:rPr>
          <w:rFonts w:ascii="Times New Roman" w:eastAsia="Times New Roman" w:hAnsi="Times New Roman" w:cs="Times New Roman"/>
          <w:sz w:val="24"/>
          <w:szCs w:val="24"/>
        </w:rPr>
        <w:t>s</w:t>
      </w:r>
      <w:r w:rsidR="00CB3C43">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433A07">
        <w:rPr>
          <w:rFonts w:ascii="Times New Roman" w:hAnsi="Times New Roman" w:cs="Times New Roman"/>
          <w:sz w:val="24"/>
        </w:rPr>
        <w:t>, Galloway and Winder 2015</w:t>
      </w:r>
      <w:r w:rsidR="00CB3C43" w:rsidRPr="007E0849">
        <w:rPr>
          <w:rFonts w:ascii="Times New Roman" w:hAnsi="Times New Roman" w:cs="Times New Roman"/>
          <w:sz w:val="24"/>
        </w:rPr>
        <w:t>)</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EFA signatures of their diets. Thus,</w:t>
      </w:r>
      <w:r w:rsidR="005B362F">
        <w:rPr>
          <w:rFonts w:ascii="Times New Roman" w:eastAsia="Times New Roman" w:hAnsi="Times New Roman" w:cs="Times New Roman"/>
          <w:sz w:val="24"/>
          <w:szCs w:val="24"/>
        </w:rPr>
        <w:t xml:space="preserve"> 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11"/>
      <w:commentRangeStart w:id="12"/>
      <w:r w:rsidR="00730E9A">
        <w:rPr>
          <w:rFonts w:ascii="Times New Roman" w:eastAsia="Times New Roman" w:hAnsi="Times New Roman" w:cs="Times New Roman"/>
          <w:sz w:val="24"/>
          <w:szCs w:val="24"/>
        </w:rPr>
        <w:t>pollution</w:t>
      </w:r>
      <w:commentRangeEnd w:id="11"/>
      <w:r w:rsidR="000D5888">
        <w:rPr>
          <w:rStyle w:val="CommentReference"/>
        </w:rPr>
        <w:commentReference w:id="11"/>
      </w:r>
      <w:commentRangeEnd w:id="12"/>
      <w:r w:rsidR="005D0D44">
        <w:rPr>
          <w:rStyle w:val="CommentReference"/>
        </w:rPr>
        <w:commentReference w:id="12"/>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3"/>
      <w:r w:rsidR="00DF77C2" w:rsidRPr="00357863">
        <w:rPr>
          <w:rFonts w:ascii="Times New Roman" w:eastAsia="Times New Roman" w:hAnsi="Times New Roman" w:cs="Times New Roman"/>
          <w:sz w:val="24"/>
          <w:szCs w:val="24"/>
        </w:rPr>
        <w:t>acids</w:t>
      </w:r>
      <w:commentRangeEnd w:id="13"/>
      <w:r w:rsidR="000D5888">
        <w:rPr>
          <w:rStyle w:val="CommentReference"/>
        </w:rPr>
        <w:commentReference w:id="13"/>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37C23D93"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w:t>
      </w:r>
      <w:r>
        <w:rPr>
          <w:rFonts w:ascii="Times New Roman" w:eastAsia="Times New Roman" w:hAnsi="Times New Roman" w:cs="Times New Roman"/>
          <w:sz w:val="24"/>
          <w:szCs w:val="24"/>
        </w:rPr>
        <w:lastRenderedPageBreak/>
        <w:t xml:space="preserve">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D945EE6"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4382B954"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4"/>
      <w:commentRangeStart w:id="15"/>
      <w:r w:rsidR="00250FD8">
        <w:rPr>
          <w:rFonts w:ascii="Times New Roman" w:eastAsia="Times New Roman" w:hAnsi="Times New Roman" w:cs="Times New Roman"/>
          <w:sz w:val="24"/>
          <w:szCs w:val="24"/>
        </w:rPr>
        <w:t>length</w:t>
      </w:r>
      <w:commentRangeEnd w:id="14"/>
      <w:r w:rsidR="000D5888">
        <w:rPr>
          <w:rStyle w:val="CommentReference"/>
        </w:rPr>
        <w:commentReference w:id="14"/>
      </w:r>
      <w:commentRangeEnd w:id="15"/>
      <w:r w:rsidR="009F75FF">
        <w:rPr>
          <w:rStyle w:val="CommentReference"/>
        </w:rPr>
        <w:commentReference w:id="15"/>
      </w:r>
      <w:r w:rsidR="00250FD8">
        <w:rPr>
          <w:rFonts w:ascii="Times New Roman" w:eastAsia="Times New Roman" w:hAnsi="Times New Roman" w:cs="Times New Roman"/>
          <w:sz w:val="24"/>
          <w:szCs w:val="24"/>
        </w:rPr>
        <w:t xml:space="preserve">. </w:t>
      </w:r>
      <w:ins w:id="16" w:author="Meyer, Michael Frederick" w:date="2020-09-30T16:22:00Z">
        <w:r w:rsidR="000D5888">
          <w:rPr>
            <w:rFonts w:ascii="Times New Roman" w:eastAsia="Times New Roman" w:hAnsi="Times New Roman" w:cs="Times New Roman"/>
            <w:sz w:val="24"/>
            <w:szCs w:val="24"/>
          </w:rPr>
          <w:t xml:space="preserve">This </w:t>
        </w:r>
      </w:ins>
      <w:del w:id="17" w:author="Meyer, Michael Frederick" w:date="2020-09-30T16:22:00Z">
        <w:r w:rsidR="00BC24F4" w:rsidDel="000D5888">
          <w:rPr>
            <w:rFonts w:ascii="Times New Roman" w:eastAsia="Times New Roman" w:hAnsi="Times New Roman" w:cs="Times New Roman"/>
            <w:sz w:val="24"/>
            <w:szCs w:val="24"/>
          </w:rPr>
          <w:delText>S</w:delText>
        </w:r>
      </w:del>
      <w:proofErr w:type="spellStart"/>
      <w:r w:rsidR="00BC24F4">
        <w:rPr>
          <w:rFonts w:ascii="Times New Roman" w:eastAsia="Times New Roman" w:hAnsi="Times New Roman" w:cs="Times New Roman"/>
          <w:sz w:val="24"/>
          <w:szCs w:val="24"/>
        </w:rPr>
        <w:t>caling</w:t>
      </w:r>
      <w:proofErr w:type="spellEnd"/>
      <w:r w:rsidR="00BC24F4">
        <w:rPr>
          <w:rFonts w:ascii="Times New Roman" w:eastAsia="Times New Roman" w:hAnsi="Times New Roman" w:cs="Times New Roman"/>
          <w:sz w:val="24"/>
          <w:szCs w:val="24"/>
        </w:rPr>
        <w:t xml:space="preserve"> </w:t>
      </w:r>
      <w:del w:id="18" w:author="Meyer, Michael Frederick" w:date="2020-09-30T16:23:00Z">
        <w:r w:rsidR="00BC24F4" w:rsidDel="000D5888">
          <w:rPr>
            <w:rFonts w:ascii="Times New Roman" w:eastAsia="Times New Roman" w:hAnsi="Times New Roman" w:cs="Times New Roman"/>
            <w:sz w:val="24"/>
            <w:szCs w:val="24"/>
          </w:rPr>
          <w:delText xml:space="preserve">a developed site’s population density by its shoreline length also </w:delText>
        </w:r>
      </w:del>
      <w:r w:rsidR="00BC24F4">
        <w:rPr>
          <w:rFonts w:ascii="Times New Roman" w:eastAsia="Times New Roman" w:hAnsi="Times New Roman" w:cs="Times New Roman"/>
          <w:sz w:val="24"/>
          <w:szCs w:val="24"/>
        </w:rPr>
        <w:t xml:space="preserve">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EAE506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19"/>
      <w:commentRangeStart w:id="20"/>
      <w:r w:rsidR="00F25311">
        <w:rPr>
          <w:rFonts w:ascii="Times New Roman" w:eastAsia="Times New Roman" w:hAnsi="Times New Roman" w:cs="Times New Roman"/>
          <w:sz w:val="24"/>
          <w:szCs w:val="24"/>
        </w:rPr>
        <w:t>sites</w:t>
      </w:r>
      <w:commentRangeEnd w:id="19"/>
      <w:r w:rsidR="000D5888">
        <w:rPr>
          <w:rStyle w:val="CommentReference"/>
        </w:rPr>
        <w:commentReference w:id="19"/>
      </w:r>
      <w:commentRangeEnd w:id="20"/>
      <w:r w:rsidR="007228E5">
        <w:rPr>
          <w:rStyle w:val="CommentReference"/>
        </w:rPr>
        <w:commentReference w:id="20"/>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353C396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ins w:id="21" w:author="Meyer, Michael Frederick" w:date="2020-09-23T19:53:00Z">
        <w:r w:rsidR="00B420AF">
          <w:rPr>
            <w:rFonts w:ascii="Times New Roman" w:eastAsia="Times New Roman" w:hAnsi="Times New Roman" w:cs="Times New Roman"/>
            <w:sz w:val="24"/>
            <w:szCs w:val="24"/>
          </w:rPr>
          <w:t xml:space="preserve">Irkutsk State University </w:t>
        </w:r>
        <w:proofErr w:type="spellStart"/>
        <w:r w:rsidR="00B420AF">
          <w:rPr>
            <w:rFonts w:ascii="Times New Roman" w:eastAsia="Times New Roman" w:hAnsi="Times New Roman" w:cs="Times New Roman"/>
            <w:sz w:val="24"/>
            <w:szCs w:val="24"/>
          </w:rPr>
          <w:t>Kozhov</w:t>
        </w:r>
        <w:proofErr w:type="spellEnd"/>
        <w:r w:rsidR="00B420AF">
          <w:rPr>
            <w:rFonts w:ascii="Times New Roman" w:eastAsia="Times New Roman" w:hAnsi="Times New Roman" w:cs="Times New Roman"/>
            <w:sz w:val="24"/>
            <w:szCs w:val="24"/>
          </w:rPr>
          <w:t xml:space="preserve"> research vessel </w:t>
        </w:r>
      </w:ins>
      <w:del w:id="22" w:author="Meyer, Michael Frederick" w:date="2020-09-23T19:53:00Z">
        <w:r w:rsidR="007E04C1" w:rsidDel="00B420AF">
          <w:rPr>
            <w:rFonts w:ascii="Times New Roman" w:eastAsia="Times New Roman" w:hAnsi="Times New Roman" w:cs="Times New Roman"/>
            <w:sz w:val="24"/>
            <w:szCs w:val="24"/>
          </w:rPr>
          <w:delText xml:space="preserve">ship </w:delText>
        </w:r>
      </w:del>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del w:id="23" w:author="Aaron Galloway" w:date="2020-09-17T16:36:00Z">
        <w:r w:rsidR="007E04C1" w:rsidRPr="007E04C1" w:rsidDel="009C2711">
          <w:rPr>
            <w:rFonts w:ascii="Times New Roman" w:eastAsia="Times New Roman" w:hAnsi="Times New Roman" w:cs="Times New Roman"/>
            <w:sz w:val="24"/>
            <w:szCs w:val="24"/>
          </w:rPr>
          <w:delText xml:space="preserve"> </w:delText>
        </w:r>
      </w:del>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lastRenderedPageBreak/>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24"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25"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2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27"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28"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2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3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3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32"/>
      <w:commentRangeStart w:id="33"/>
      <w:r>
        <w:rPr>
          <w:rFonts w:ascii="Times New Roman" w:eastAsia="Times New Roman" w:hAnsi="Times New Roman" w:cs="Times New Roman"/>
          <w:sz w:val="24"/>
          <w:szCs w:val="24"/>
        </w:rPr>
        <w:t>1.5 L clear plastic bottles</w:t>
      </w:r>
      <w:commentRangeEnd w:id="32"/>
      <w:r w:rsidR="000D5888">
        <w:rPr>
          <w:rStyle w:val="CommentReference"/>
        </w:rPr>
        <w:commentReference w:id="32"/>
      </w:r>
      <w:commentRangeEnd w:id="33"/>
      <w:r w:rsidR="00163D35">
        <w:rPr>
          <w:rStyle w:val="CommentReference"/>
        </w:rPr>
        <w:commentReference w:id="33"/>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34"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C068F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35"/>
      <w:commentRangeStart w:id="36"/>
      <w:r>
        <w:rPr>
          <w:rFonts w:ascii="Times New Roman" w:eastAsia="Times New Roman" w:hAnsi="Times New Roman" w:cs="Times New Roman"/>
          <w:sz w:val="24"/>
          <w:szCs w:val="24"/>
        </w:rPr>
        <w:t>contamination</w:t>
      </w:r>
      <w:commentRangeEnd w:id="35"/>
      <w:r w:rsidR="000D5888">
        <w:rPr>
          <w:rStyle w:val="CommentReference"/>
        </w:rPr>
        <w:commentReference w:id="35"/>
      </w:r>
      <w:commentRangeEnd w:id="36"/>
      <w:r w:rsidR="00163D35">
        <w:rPr>
          <w:rStyle w:val="CommentReference"/>
        </w:rPr>
        <w:commentReference w:id="36"/>
      </w:r>
      <w:ins w:id="37" w:author="Meyer, Michael Frederick" w:date="2020-10-01T12:19:00Z">
        <w:r w:rsidR="00163D35">
          <w:rPr>
            <w:rFonts w:ascii="Times New Roman" w:eastAsia="Times New Roman" w:hAnsi="Times New Roman" w:cs="Times New Roman"/>
            <w:sz w:val="24"/>
            <w:szCs w:val="24"/>
          </w:rPr>
          <w:t xml:space="preserve"> from the plastic vacuum funnel or p</w:t>
        </w:r>
      </w:ins>
      <w:ins w:id="38" w:author="Meyer, Michael Frederick" w:date="2020-10-01T12:20:00Z">
        <w:r w:rsidR="00163D35">
          <w:rPr>
            <w:rFonts w:ascii="Times New Roman" w:eastAsia="Times New Roman" w:hAnsi="Times New Roman" w:cs="Times New Roman"/>
            <w:sz w:val="24"/>
            <w:szCs w:val="24"/>
          </w:rPr>
          <w:t xml:space="preserve">otentially </w:t>
        </w:r>
      </w:ins>
      <w:ins w:id="39"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7BE022A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40" w:author="Meyer, Michael Frederick" w:date="2020-10-01T12:17:00Z">
        <w:r w:rsidR="00163D35">
          <w:rPr>
            <w:rFonts w:ascii="Times New Roman" w:eastAsia="Times New Roman" w:hAnsi="Times New Roman" w:cs="Times New Roman"/>
            <w:sz w:val="24"/>
            <w:szCs w:val="24"/>
          </w:rPr>
          <w:t xml:space="preserve">, so as to not </w:t>
        </w:r>
      </w:ins>
      <w:ins w:id="41" w:author="Meyer, Michael Frederick" w:date="2020-10-01T12:18:00Z">
        <w:r w:rsidR="00163D35">
          <w:rPr>
            <w:rFonts w:ascii="Times New Roman" w:eastAsia="Times New Roman" w:hAnsi="Times New Roman" w:cs="Times New Roman"/>
            <w:sz w:val="24"/>
            <w:szCs w:val="24"/>
          </w:rPr>
          <w:t>enumerate</w:t>
        </w:r>
      </w:ins>
      <w:ins w:id="42" w:author="Meyer, Michael Frederick" w:date="2020-10-01T12:17:00Z">
        <w:r w:rsidR="00163D35">
          <w:rPr>
            <w:rFonts w:ascii="Times New Roman" w:eastAsia="Times New Roman" w:hAnsi="Times New Roman" w:cs="Times New Roman"/>
            <w:sz w:val="24"/>
            <w:szCs w:val="24"/>
          </w:rPr>
          <w:t xml:space="preserve"> plastics co</w:t>
        </w:r>
      </w:ins>
      <w:ins w:id="43"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44"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xml:space="preserve">, </w:t>
      </w:r>
      <w:r w:rsidR="004528BA">
        <w:rPr>
          <w:rFonts w:ascii="Times New Roman" w:eastAsia="Times New Roman" w:hAnsi="Times New Roman" w:cs="Times New Roman"/>
          <w:sz w:val="24"/>
          <w:szCs w:val="24"/>
        </w:rPr>
        <w:lastRenderedPageBreak/>
        <w:t>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6D43F6D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ins w:id="45" w:author="Meyer, Michael Frederick" w:date="2020-09-24T18:16:00Z">
        <w:r w:rsidR="006F1FBE">
          <w:rPr>
            <w:rFonts w:ascii="Times New Roman" w:eastAsia="Times New Roman" w:hAnsi="Times New Roman" w:cs="Times New Roman"/>
            <w:sz w:val="24"/>
            <w:szCs w:val="24"/>
          </w:rPr>
          <w:t xml:space="preserve"> </w:t>
        </w:r>
      </w:ins>
      <w:ins w:id="46" w:author="Meyer, Michael Frederick" w:date="2020-09-24T18:17:00Z">
        <w:r w:rsidR="006F1FBE">
          <w:rPr>
            <w:rFonts w:ascii="Times New Roman" w:eastAsia="Times New Roman" w:hAnsi="Times New Roman" w:cs="Times New Roman"/>
            <w:sz w:val="24"/>
            <w:szCs w:val="24"/>
          </w:rPr>
          <w:t>at</w:t>
        </w:r>
      </w:ins>
      <w:del w:id="47" w:author="Meyer, Michael Frederick" w:date="2020-09-24T18:16:00Z">
        <w:r w:rsidDel="006F1FBE">
          <w:rPr>
            <w:rFonts w:ascii="Times New Roman" w:eastAsia="Times New Roman" w:hAnsi="Times New Roman" w:cs="Times New Roman"/>
            <w:sz w:val="24"/>
            <w:szCs w:val="24"/>
          </w:rPr>
          <w:delText xml:space="preserve">. </w:delText>
        </w:r>
      </w:del>
      <w:ins w:id="48" w:author="Meyer, Michael Frederick" w:date="2020-09-24T18:16:00Z">
        <w:r w:rsidR="006F1FBE">
          <w:rPr>
            <w:rFonts w:ascii="Times New Roman" w:eastAsia="Times New Roman" w:hAnsi="Times New Roman" w:cs="Times New Roman"/>
            <w:color w:val="212121"/>
            <w:sz w:val="24"/>
            <w:szCs w:val="24"/>
            <w:highlight w:val="white"/>
          </w:rPr>
          <w:t xml:space="preserve"> the field station</w:t>
        </w:r>
      </w:ins>
      <w:ins w:id="49" w:author="Meyer, Michael Frederick" w:date="2020-09-24T18:17:00Z">
        <w:r w:rsidR="006F1FBE">
          <w:rPr>
            <w:rFonts w:ascii="Times New Roman" w:eastAsia="Times New Roman" w:hAnsi="Times New Roman" w:cs="Times New Roman"/>
            <w:color w:val="212121"/>
            <w:sz w:val="24"/>
            <w:szCs w:val="24"/>
            <w:highlight w:val="white"/>
          </w:rPr>
          <w:t>. The samples were later</w:t>
        </w:r>
      </w:ins>
      <w:ins w:id="50" w:author="Meyer, Michael Frederick" w:date="2020-09-24T18:16:00Z">
        <w:r w:rsidR="006F1FBE">
          <w:rPr>
            <w:rFonts w:ascii="Times New Roman" w:eastAsia="Times New Roman" w:hAnsi="Times New Roman" w:cs="Times New Roman"/>
            <w:color w:val="212121"/>
            <w:sz w:val="24"/>
            <w:szCs w:val="24"/>
            <w:highlight w:val="white"/>
          </w:rPr>
          <w:t xml:space="preserve"> transferred to the lab in the US via a </w:t>
        </w:r>
      </w:ins>
      <w:ins w:id="51" w:author="Meyer, Michael Frederick" w:date="2020-10-01T12:20:00Z">
        <w:r w:rsidR="00163D35">
          <w:rPr>
            <w:rFonts w:ascii="Times New Roman" w:eastAsia="Times New Roman" w:hAnsi="Times New Roman" w:cs="Times New Roman"/>
            <w:color w:val="212121"/>
            <w:sz w:val="24"/>
            <w:szCs w:val="24"/>
            <w:highlight w:val="white"/>
          </w:rPr>
          <w:t>Dewar</w:t>
        </w:r>
      </w:ins>
      <w:ins w:id="52" w:author="Meyer, Michael Frederick" w:date="2020-09-24T18:17:00Z">
        <w:r w:rsidR="006F1FBE">
          <w:rPr>
            <w:rFonts w:ascii="Times New Roman" w:eastAsia="Times New Roman" w:hAnsi="Times New Roman" w:cs="Times New Roman"/>
            <w:color w:val="212121"/>
            <w:sz w:val="24"/>
            <w:szCs w:val="24"/>
            <w:highlight w:val="white"/>
          </w:rPr>
          <w:t xml:space="preserve"> flask with dry ice</w:t>
        </w:r>
      </w:ins>
      <w:ins w:id="53" w:author="Meyer, Michael Frederick" w:date="2020-09-24T18:16:00Z">
        <w:r w:rsidR="006F1FBE">
          <w:rPr>
            <w:rFonts w:ascii="Times New Roman" w:eastAsia="Times New Roman" w:hAnsi="Times New Roman" w:cs="Times New Roman"/>
            <w:color w:val="212121"/>
            <w:sz w:val="24"/>
            <w:szCs w:val="24"/>
            <w:highlight w:val="white"/>
          </w:rPr>
          <w:t>.</w:t>
        </w:r>
      </w:ins>
    </w:p>
    <w:p w14:paraId="420AF3DF" w14:textId="77777777" w:rsidR="00715D55" w:rsidRDefault="00715D55">
      <w:pPr>
        <w:rPr>
          <w:rFonts w:ascii="Times New Roman" w:eastAsia="Times New Roman" w:hAnsi="Times New Roman" w:cs="Times New Roman"/>
          <w:sz w:val="24"/>
          <w:szCs w:val="24"/>
        </w:rPr>
      </w:pPr>
    </w:p>
    <w:p w14:paraId="393A9A2A" w14:textId="1C9FC48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ins w:id="54" w:author="Meyer, Michael Frederick" w:date="2020-09-24T18:11:00Z">
        <w:r w:rsidR="006F1FBE">
          <w:rPr>
            <w:rFonts w:ascii="Times New Roman" w:eastAsia="Times New Roman" w:hAnsi="Times New Roman" w:cs="Times New Roman"/>
            <w:sz w:val="24"/>
            <w:szCs w:val="24"/>
          </w:rPr>
          <w:t xml:space="preserve">All samples contained oligochaetes and </w:t>
        </w:r>
      </w:ins>
      <w:proofErr w:type="spellStart"/>
      <w:ins w:id="55" w:author="Meyer, Michael Frederick" w:date="2020-09-24T18:12:00Z">
        <w:r w:rsidR="006F1FBE">
          <w:rPr>
            <w:rFonts w:ascii="Times New Roman" w:eastAsia="Times New Roman" w:hAnsi="Times New Roman" w:cs="Times New Roman"/>
            <w:sz w:val="24"/>
            <w:szCs w:val="24"/>
          </w:rPr>
          <w:t>polychaetes</w:t>
        </w:r>
      </w:ins>
      <w:proofErr w:type="spellEnd"/>
      <w:ins w:id="56" w:author="Meyer, Michael Frederick" w:date="2020-09-24T18:11:00Z">
        <w:r w:rsidR="006F1FBE">
          <w:rPr>
            <w:rFonts w:ascii="Times New Roman" w:eastAsia="Times New Roman" w:hAnsi="Times New Roman" w:cs="Times New Roman"/>
            <w:sz w:val="24"/>
            <w:szCs w:val="24"/>
          </w:rPr>
          <w:t xml:space="preserve">, but due to poor preservation, these taxa were not counted. </w:t>
        </w:r>
      </w:ins>
      <w:del w:id="57" w:author="Meyer, Michael Frederick" w:date="2020-09-24T18:10:00Z">
        <w:r w:rsidR="007D3AD5" w:rsidDel="006F1FBE">
          <w:rPr>
            <w:rFonts w:ascii="Times New Roman" w:eastAsia="Times New Roman" w:hAnsi="Times New Roman" w:cs="Times New Roman"/>
            <w:sz w:val="24"/>
            <w:szCs w:val="24"/>
          </w:rPr>
          <w:delText>S</w:delText>
        </w:r>
        <w:r w:rsidR="00C44829" w:rsidDel="006F1FBE">
          <w:rPr>
            <w:rFonts w:ascii="Times New Roman" w:eastAsia="Times New Roman" w:hAnsi="Times New Roman" w:cs="Times New Roman"/>
            <w:sz w:val="24"/>
            <w:szCs w:val="24"/>
          </w:rPr>
          <w:delText xml:space="preserve">ome </w:delText>
        </w:r>
      </w:del>
      <w:ins w:id="58" w:author="Meyer, Michael Frederick" w:date="2020-09-24T18:10:00Z">
        <w:r w:rsidR="006F1FBE">
          <w:rPr>
            <w:rFonts w:ascii="Times New Roman" w:eastAsia="Times New Roman" w:hAnsi="Times New Roman" w:cs="Times New Roman"/>
            <w:sz w:val="24"/>
            <w:szCs w:val="24"/>
          </w:rPr>
          <w:t xml:space="preserve">Six </w:t>
        </w:r>
      </w:ins>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ins w:id="59" w:author="Meyer, Michael Frederick" w:date="2020-09-24T18:07:00Z">
        <w:r w:rsidR="006F1FBE">
          <w:rPr>
            <w:rFonts w:ascii="Times New Roman" w:eastAsia="Times New Roman" w:hAnsi="Times New Roman" w:cs="Times New Roman"/>
            <w:sz w:val="24"/>
            <w:szCs w:val="24"/>
          </w:rPr>
          <w:t>of the 42 collected</w:t>
        </w:r>
      </w:ins>
      <w:ins w:id="60" w:author="Meyer, Michael Frederick" w:date="2020-09-24T18:10:00Z">
        <w:r w:rsidR="006F1FBE">
          <w:rPr>
            <w:rFonts w:ascii="Times New Roman" w:eastAsia="Times New Roman" w:hAnsi="Times New Roman" w:cs="Times New Roman"/>
            <w:sz w:val="24"/>
            <w:szCs w:val="24"/>
          </w:rPr>
          <w:t xml:space="preserve"> from four sites</w:t>
        </w:r>
      </w:ins>
      <w:ins w:id="61" w:author="Meyer, Michael Frederick" w:date="2020-09-24T18:07:00Z">
        <w:r w:rsidR="006F1FBE">
          <w:rPr>
            <w:rFonts w:ascii="Times New Roman" w:eastAsia="Times New Roman" w:hAnsi="Times New Roman" w:cs="Times New Roman"/>
            <w:sz w:val="24"/>
            <w:szCs w:val="24"/>
          </w:rPr>
          <w:t xml:space="preserve"> </w:t>
        </w:r>
      </w:ins>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ins w:id="62" w:author="Meyer, Michael Frederick" w:date="2020-09-24T18:08:00Z">
        <w:r w:rsidR="006F1FBE">
          <w:rPr>
            <w:rFonts w:ascii="Times New Roman" w:eastAsia="Times New Roman" w:hAnsi="Times New Roman" w:cs="Times New Roman"/>
            <w:sz w:val="24"/>
            <w:szCs w:val="24"/>
          </w:rPr>
          <w:t xml:space="preserve"> KD-1 and LI-1 were the only sites with 1 sample counted. </w:t>
        </w:r>
      </w:ins>
      <w:ins w:id="63" w:author="Meyer, Michael Frederick" w:date="2020-09-24T18:09:00Z">
        <w:r w:rsidR="006F1FBE">
          <w:rPr>
            <w:rFonts w:ascii="Times New Roman" w:eastAsia="Times New Roman" w:hAnsi="Times New Roman" w:cs="Times New Roman"/>
            <w:sz w:val="24"/>
            <w:szCs w:val="24"/>
          </w:rPr>
          <w:t xml:space="preserve">BK-2 and KD-2 </w:t>
        </w:r>
      </w:ins>
      <w:ins w:id="64" w:author="Meyer, Michael Frederick" w:date="2020-09-24T18:10:00Z">
        <w:r w:rsidR="006F1FBE">
          <w:rPr>
            <w:rFonts w:ascii="Times New Roman" w:eastAsia="Times New Roman" w:hAnsi="Times New Roman" w:cs="Times New Roman"/>
            <w:sz w:val="24"/>
            <w:szCs w:val="24"/>
          </w:rPr>
          <w:t xml:space="preserve">each </w:t>
        </w:r>
      </w:ins>
      <w:ins w:id="65" w:author="Meyer, Michael Frederick" w:date="2020-09-24T18:09:00Z">
        <w:r w:rsidR="006F1FBE">
          <w:rPr>
            <w:rFonts w:ascii="Times New Roman" w:eastAsia="Times New Roman" w:hAnsi="Times New Roman" w:cs="Times New Roman"/>
            <w:sz w:val="24"/>
            <w:szCs w:val="24"/>
          </w:rPr>
          <w:t xml:space="preserve">had two </w:t>
        </w:r>
      </w:ins>
      <w:ins w:id="66" w:author="Meyer, Michael Frederick" w:date="2020-09-24T18:10:00Z">
        <w:r w:rsidR="006F1FBE">
          <w:rPr>
            <w:rFonts w:ascii="Times New Roman" w:eastAsia="Times New Roman" w:hAnsi="Times New Roman" w:cs="Times New Roman"/>
            <w:sz w:val="24"/>
            <w:szCs w:val="24"/>
          </w:rPr>
          <w:t xml:space="preserve">samples </w:t>
        </w:r>
        <w:commentRangeStart w:id="67"/>
        <w:r w:rsidR="006F1FBE">
          <w:rPr>
            <w:rFonts w:ascii="Times New Roman" w:eastAsia="Times New Roman" w:hAnsi="Times New Roman" w:cs="Times New Roman"/>
            <w:sz w:val="24"/>
            <w:szCs w:val="24"/>
          </w:rPr>
          <w:t>counte</w:t>
        </w:r>
      </w:ins>
      <w:ins w:id="68" w:author="Meyer, Michael Frederick" w:date="2020-09-24T18:11:00Z">
        <w:r w:rsidR="006F1FBE">
          <w:rPr>
            <w:rFonts w:ascii="Times New Roman" w:eastAsia="Times New Roman" w:hAnsi="Times New Roman" w:cs="Times New Roman"/>
            <w:sz w:val="24"/>
            <w:szCs w:val="24"/>
          </w:rPr>
          <w:t>d</w:t>
        </w:r>
      </w:ins>
      <w:commentRangeEnd w:id="67"/>
      <w:ins w:id="69" w:author="Meyer, Michael Frederick" w:date="2020-10-01T12:20:00Z">
        <w:r w:rsidR="00163D35">
          <w:rPr>
            <w:rStyle w:val="CommentReference"/>
          </w:rPr>
          <w:commentReference w:id="67"/>
        </w:r>
      </w:ins>
      <w:ins w:id="70" w:author="Meyer, Michael Frederick" w:date="2020-09-24T18:11:00Z">
        <w:r w:rsidR="006F1FBE">
          <w:rPr>
            <w:rFonts w:ascii="Times New Roman" w:eastAsia="Times New Roman" w:hAnsi="Times New Roman" w:cs="Times New Roman"/>
            <w:sz w:val="24"/>
            <w:szCs w:val="24"/>
          </w:rPr>
          <w:t xml:space="preserve">. </w:t>
        </w:r>
      </w:ins>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71"/>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71"/>
      <w:r w:rsidR="003B14BF">
        <w:rPr>
          <w:rStyle w:val="CommentReference"/>
        </w:rPr>
        <w:commentReference w:id="71"/>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w:t>
      </w:r>
      <w:r>
        <w:rPr>
          <w:rFonts w:ascii="Times New Roman" w:eastAsia="Times New Roman" w:hAnsi="Times New Roman" w:cs="Times New Roman"/>
          <w:color w:val="212121"/>
          <w:sz w:val="24"/>
          <w:szCs w:val="24"/>
          <w:highlight w:val="white"/>
        </w:rPr>
        <w:lastRenderedPageBreak/>
        <w:t xml:space="preserve">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690F548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 xml:space="preserve">Analytically, log-transforming made sites </w:t>
      </w:r>
      <w:del w:id="72" w:author="Meyer, Michael Frederick" w:date="2020-09-30T16:29:00Z">
        <w:r w:rsidR="00D05946" w:rsidDel="009D6033">
          <w:rPr>
            <w:rFonts w:ascii="Times New Roman" w:eastAsia="Times New Roman" w:hAnsi="Times New Roman" w:cs="Times New Roman"/>
            <w:sz w:val="24"/>
            <w:szCs w:val="24"/>
          </w:rPr>
          <w:delText xml:space="preserve">more </w:delText>
        </w:r>
      </w:del>
      <w:r w:rsidR="00D05946">
        <w:rPr>
          <w:rFonts w:ascii="Times New Roman" w:eastAsia="Times New Roman" w:hAnsi="Times New Roman" w:cs="Times New Roman"/>
          <w:sz w:val="24"/>
          <w:szCs w:val="24"/>
        </w:rPr>
        <w:t>comparable</w:t>
      </w:r>
      <w:del w:id="73" w:author="Meyer, Michael Frederick" w:date="2020-09-30T16:29:00Z">
        <w:r w:rsidR="00D05946" w:rsidDel="009D6033">
          <w:rPr>
            <w:rFonts w:ascii="Times New Roman" w:eastAsia="Times New Roman" w:hAnsi="Times New Roman" w:cs="Times New Roman"/>
            <w:sz w:val="24"/>
            <w:szCs w:val="24"/>
          </w:rPr>
          <w:delText xml:space="preserve"> to one another</w:delText>
        </w:r>
      </w:del>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w:t>
      </w:r>
      <w:r w:rsidR="00D05946">
        <w:rPr>
          <w:rFonts w:ascii="Times New Roman" w:eastAsia="Times New Roman" w:hAnsi="Times New Roman" w:cs="Times New Roman"/>
          <w:sz w:val="24"/>
          <w:szCs w:val="24"/>
        </w:rPr>
        <w:lastRenderedPageBreak/>
        <w:t xml:space="preserve">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1BC907D"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74"/>
      <w:commentRangeStart w:id="75"/>
      <w:r w:rsidR="00DD6A3F">
        <w:rPr>
          <w:rFonts w:ascii="Times New Roman" w:eastAsia="Times New Roman" w:hAnsi="Times New Roman" w:cs="Times New Roman"/>
          <w:sz w:val="24"/>
          <w:szCs w:val="24"/>
        </w:rPr>
        <w:t>taxa</w:t>
      </w:r>
      <w:commentRangeEnd w:id="74"/>
      <w:r w:rsidR="00163D35">
        <w:rPr>
          <w:rStyle w:val="CommentReference"/>
        </w:rPr>
        <w:commentReference w:id="74"/>
      </w:r>
      <w:commentRangeEnd w:id="75"/>
      <w:r w:rsidR="00B52BEB">
        <w:rPr>
          <w:rStyle w:val="CommentReference"/>
        </w:rPr>
        <w:commentReference w:id="75"/>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w:t>
      </w:r>
      <w:ins w:id="76" w:author="Meyer, Michael Frederick" w:date="2020-10-01T12:38:00Z">
        <w:r w:rsidR="003C4863">
          <w:rPr>
            <w:rFonts w:ascii="Times New Roman" w:eastAsia="Times New Roman" w:hAnsi="Times New Roman" w:cs="Times New Roman"/>
            <w:sz w:val="24"/>
            <w:szCs w:val="24"/>
          </w:rPr>
          <w:t xml:space="preserve">generally </w:t>
        </w:r>
      </w:ins>
      <w:r w:rsidR="00B37098">
        <w:rPr>
          <w:rFonts w:ascii="Times New Roman" w:eastAsia="Times New Roman" w:hAnsi="Times New Roman" w:cs="Times New Roman"/>
          <w:sz w:val="24"/>
          <w:szCs w:val="24"/>
        </w:rPr>
        <w:t xml:space="preserve">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77" w:author="Meyer, Michael Frederick" w:date="2020-10-01T12:27:00Z">
        <w:r w:rsidR="00163D35">
          <w:rPr>
            <w:rFonts w:ascii="Times New Roman" w:eastAsia="Times New Roman" w:hAnsi="Times New Roman" w:cs="Times New Roman"/>
            <w:sz w:val="24"/>
            <w:szCs w:val="24"/>
          </w:rPr>
          <w:t xml:space="preserve">by </w:t>
        </w:r>
      </w:ins>
      <w:ins w:id="78" w:author="Meyer, Michael Frederick" w:date="2020-10-01T12:28:00Z">
        <w:r w:rsidR="00B52BEB">
          <w:rPr>
            <w:rFonts w:ascii="Times New Roman" w:eastAsia="Times New Roman" w:hAnsi="Times New Roman" w:cs="Times New Roman"/>
            <w:sz w:val="24"/>
            <w:szCs w:val="24"/>
          </w:rPr>
          <w:t xml:space="preserve">increasing </w:t>
        </w:r>
      </w:ins>
      <w:del w:id="79"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80" w:author="Meyer, Michael Frederick" w:date="2020-10-01T12:28:00Z">
        <w:r w:rsidR="00B52BEB">
          <w:rPr>
            <w:rFonts w:ascii="Times New Roman" w:eastAsia="Times New Roman" w:hAnsi="Times New Roman" w:cs="Times New Roman"/>
            <w:sz w:val="24"/>
            <w:szCs w:val="24"/>
          </w:rPr>
          <w:t xml:space="preserve">To test whether sites </w:t>
        </w:r>
      </w:ins>
      <w:ins w:id="81" w:author="Meyer, Michael Frederick" w:date="2020-10-01T12:29:00Z">
        <w:r w:rsidR="00B52BEB">
          <w:rPr>
            <w:rFonts w:ascii="Times New Roman" w:eastAsia="Times New Roman" w:hAnsi="Times New Roman" w:cs="Times New Roman"/>
            <w:sz w:val="24"/>
            <w:szCs w:val="24"/>
          </w:rPr>
          <w:t>benthic communit</w:t>
        </w:r>
      </w:ins>
      <w:ins w:id="82" w:author="Meyer, Michael Frederick" w:date="2020-10-01T12:33:00Z">
        <w:r w:rsidR="00B52BEB">
          <w:rPr>
            <w:rFonts w:ascii="Times New Roman" w:eastAsia="Times New Roman" w:hAnsi="Times New Roman" w:cs="Times New Roman"/>
            <w:sz w:val="24"/>
            <w:szCs w:val="24"/>
          </w:rPr>
          <w:t>ies significant</w:t>
        </w:r>
      </w:ins>
      <w:ins w:id="83"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84" w:author="Meyer, Michael Frederick" w:date="2020-10-01T12:29:00Z">
        <w:r w:rsidR="00B52BEB">
          <w:rPr>
            <w:rFonts w:ascii="Times New Roman" w:eastAsia="Times New Roman" w:hAnsi="Times New Roman" w:cs="Times New Roman"/>
            <w:sz w:val="24"/>
            <w:szCs w:val="24"/>
          </w:rPr>
          <w:t xml:space="preserve">, </w:t>
        </w:r>
      </w:ins>
      <w:del w:id="85" w:author="Meyer, Michael Frederick" w:date="2020-10-01T12:27:00Z">
        <w:r w:rsidR="00D8535D" w:rsidDel="00B52BEB">
          <w:rPr>
            <w:rFonts w:ascii="Times New Roman" w:eastAsia="Times New Roman" w:hAnsi="Times New Roman" w:cs="Times New Roman"/>
            <w:sz w:val="24"/>
            <w:szCs w:val="24"/>
          </w:rPr>
          <w:delText>Third</w:delText>
        </w:r>
      </w:del>
      <w:r w:rsidR="00D8535D">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we </w:t>
      </w:r>
      <w:ins w:id="86"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used k-means clustering</w:t>
      </w:r>
      <w:ins w:id="87" w:author="Meyer, Michael Frederick" w:date="2020-10-01T12:30:00Z">
        <w:r w:rsidR="00B52BEB">
          <w:rPr>
            <w:rFonts w:ascii="Times New Roman" w:eastAsia="Times New Roman" w:hAnsi="Times New Roman" w:cs="Times New Roman"/>
            <w:sz w:val="24"/>
            <w:szCs w:val="24"/>
          </w:rPr>
          <w:t xml:space="preserve"> </w:t>
        </w:r>
      </w:ins>
      <w:del w:id="88" w:author="Meyer, Michael Frederick" w:date="2020-10-01T12:30:00Z">
        <w:r w:rsidR="00B37098" w:rsidDel="00B52BEB">
          <w:rPr>
            <w:rFonts w:ascii="Times New Roman" w:eastAsia="Times New Roman" w:hAnsi="Times New Roman" w:cs="Times New Roman"/>
            <w:sz w:val="24"/>
            <w:szCs w:val="24"/>
          </w:rPr>
          <w:delText xml:space="preserve"> </w:delText>
        </w:r>
      </w:del>
      <w:r w:rsidR="00B37098">
        <w:rPr>
          <w:rFonts w:ascii="Times New Roman" w:eastAsia="Times New Roman" w:hAnsi="Times New Roman" w:cs="Times New Roman"/>
          <w:sz w:val="24"/>
          <w:szCs w:val="24"/>
        </w:rPr>
        <w:t>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89" w:author="Meyer, Michael Frederick" w:date="2020-10-01T12:32:00Z">
        <w:r w:rsidR="00AB7989" w:rsidDel="00B52BEB">
          <w:rPr>
            <w:rFonts w:ascii="Times New Roman" w:eastAsia="Times New Roman" w:hAnsi="Times New Roman" w:cs="Times New Roman"/>
            <w:sz w:val="24"/>
            <w:szCs w:val="24"/>
          </w:rPr>
          <w:delText xml:space="preserve">To assess whether differences between groups were </w:delText>
        </w:r>
        <w:r w:rsidR="009C6B78" w:rsidDel="00B52BEB">
          <w:rPr>
            <w:rFonts w:ascii="Times New Roman" w:eastAsia="Times New Roman" w:hAnsi="Times New Roman" w:cs="Times New Roman"/>
            <w:sz w:val="24"/>
            <w:szCs w:val="24"/>
          </w:rPr>
          <w:delText xml:space="preserve">statistically </w:delText>
        </w:r>
        <w:r w:rsidR="00AB7989" w:rsidDel="00B52BEB">
          <w:rPr>
            <w:rFonts w:ascii="Times New Roman" w:eastAsia="Times New Roman" w:hAnsi="Times New Roman" w:cs="Times New Roman"/>
            <w:sz w:val="24"/>
            <w:szCs w:val="24"/>
          </w:rPr>
          <w:delText>significant</w:delText>
        </w:r>
        <w:r w:rsidR="00D8535D" w:rsidDel="00B52BEB">
          <w:rPr>
            <w:rFonts w:ascii="Times New Roman" w:eastAsia="Times New Roman" w:hAnsi="Times New Roman" w:cs="Times New Roman"/>
            <w:sz w:val="24"/>
            <w:szCs w:val="24"/>
          </w:rPr>
          <w:delText xml:space="preserve">, </w:delText>
        </w:r>
        <w:r w:rsidR="00AB7989" w:rsidDel="00B52BEB">
          <w:rPr>
            <w:rFonts w:ascii="Times New Roman" w:eastAsia="Times New Roman" w:hAnsi="Times New Roman" w:cs="Times New Roman"/>
            <w:sz w:val="24"/>
            <w:szCs w:val="24"/>
          </w:rPr>
          <w:delText>w</w:delText>
        </w:r>
      </w:del>
      <w:ins w:id="90"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91"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a permutational multivariate analysis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6B4771B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commentRangeStart w:id="92"/>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w:t>
      </w:r>
      <w:commentRangeEnd w:id="92"/>
      <w:r w:rsidR="002A5B2A">
        <w:rPr>
          <w:rStyle w:val="CommentReference"/>
        </w:rPr>
        <w:commentReference w:id="92"/>
      </w:r>
      <w:r w:rsidR="00D20ACE">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 xml:space="preserve">relate </w:t>
      </w:r>
      <w:r w:rsidR="00FA6158">
        <w:rPr>
          <w:rFonts w:ascii="Times New Roman" w:eastAsia="Times New Roman" w:hAnsi="Times New Roman" w:cs="Times New Roman"/>
          <w:sz w:val="24"/>
          <w:szCs w:val="24"/>
        </w:rPr>
        <w:lastRenderedPageBreak/>
        <w:t>to</w:t>
      </w:r>
      <w:r w:rsidR="00D8535D">
        <w:rPr>
          <w:rFonts w:ascii="Times New Roman" w:eastAsia="Times New Roman" w:hAnsi="Times New Roman" w:cs="Times New Roman"/>
          <w:sz w:val="24"/>
          <w:szCs w:val="24"/>
        </w:rPr>
        <w:t xml:space="preserve"> sewage pollution, we regressed </w:t>
      </w:r>
      <w:commentRangeStart w:id="93"/>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w:t>
      </w:r>
      <w:commentRangeEnd w:id="93"/>
      <w:r w:rsidR="00672514">
        <w:rPr>
          <w:rStyle w:val="CommentReference"/>
        </w:rPr>
        <w:commentReference w:id="93"/>
      </w:r>
      <w:r w:rsidR="00D8535D">
        <w:rPr>
          <w:rFonts w:ascii="Times New Roman" w:eastAsia="Times New Roman" w:hAnsi="Times New Roman" w:cs="Times New Roman"/>
          <w:sz w:val="24"/>
          <w:szCs w:val="24"/>
        </w:rPr>
        <w:t xml:space="preserve">(i.e.,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w:t>
      </w:r>
      <w:commentRangeStart w:id="95"/>
      <w:commentRangeStart w:id="96"/>
      <w:r w:rsidR="00D8535D">
        <w:rPr>
          <w:rFonts w:ascii="Times New Roman" w:eastAsia="Times New Roman" w:hAnsi="Times New Roman" w:cs="Times New Roman"/>
          <w:sz w:val="24"/>
          <w:szCs w:val="24"/>
        </w:rPr>
        <w:t>model</w:t>
      </w:r>
      <w:commentRangeEnd w:id="95"/>
      <w:r w:rsidR="009D6033">
        <w:rPr>
          <w:rStyle w:val="CommentReference"/>
        </w:rPr>
        <w:commentReference w:id="95"/>
      </w:r>
      <w:commentRangeEnd w:id="96"/>
      <w:r w:rsidR="003C4863">
        <w:rPr>
          <w:rStyle w:val="CommentReference"/>
        </w:rPr>
        <w:commentReference w:id="96"/>
      </w:r>
      <w:r w:rsidR="00D8535D">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97"/>
      <w:r>
        <w:rPr>
          <w:rFonts w:ascii="Times New Roman" w:eastAsia="Times New Roman" w:hAnsi="Times New Roman" w:cs="Times New Roman"/>
          <w:sz w:val="24"/>
          <w:szCs w:val="24"/>
          <w:highlight w:val="yellow"/>
        </w:rPr>
        <w:t>DOI</w:t>
      </w:r>
      <w:commentRangeEnd w:id="97"/>
      <w:r w:rsidR="009D6033">
        <w:rPr>
          <w:rStyle w:val="CommentReference"/>
        </w:rPr>
        <w:commentReference w:id="97"/>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98"/>
      <w:commentRangeStart w:id="99"/>
      <w:proofErr w:type="spellStart"/>
      <w:r>
        <w:rPr>
          <w:rFonts w:ascii="Times New Roman" w:eastAsia="Times New Roman" w:hAnsi="Times New Roman" w:cs="Times New Roman"/>
          <w:sz w:val="24"/>
          <w:szCs w:val="24"/>
        </w:rPr>
        <w:t>Listvyanka</w:t>
      </w:r>
      <w:commentRangeEnd w:id="98"/>
      <w:proofErr w:type="spellEnd"/>
      <w:r w:rsidR="009D6033">
        <w:rPr>
          <w:rStyle w:val="CommentReference"/>
        </w:rPr>
        <w:commentReference w:id="98"/>
      </w:r>
      <w:commentRangeEnd w:id="99"/>
      <w:r w:rsidR="009D6033">
        <w:rPr>
          <w:rStyle w:val="CommentReference"/>
        </w:rPr>
        <w:commentReference w:id="99"/>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w:t>
      </w:r>
      <w:r>
        <w:rPr>
          <w:rFonts w:ascii="Times New Roman" w:eastAsia="Times New Roman" w:hAnsi="Times New Roman" w:cs="Times New Roman"/>
          <w:sz w:val="24"/>
          <w:szCs w:val="24"/>
        </w:rPr>
        <w:lastRenderedPageBreak/>
        <w:t xml:space="preserve">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100"/>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100"/>
      <w:r w:rsidR="009D6033">
        <w:rPr>
          <w:rStyle w:val="CommentReference"/>
        </w:rPr>
        <w:commentReference w:id="100"/>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847186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101"/>
      <w:r w:rsidR="00A87BAC">
        <w:rPr>
          <w:rFonts w:ascii="Times New Roman" w:eastAsia="Times New Roman" w:hAnsi="Times New Roman" w:cs="Times New Roman"/>
          <w:sz w:val="24"/>
          <w:szCs w:val="24"/>
        </w:rPr>
        <w:t>groupings</w:t>
      </w:r>
      <w:commentRangeEnd w:id="101"/>
      <w:r w:rsidR="009D6033">
        <w:rPr>
          <w:rStyle w:val="CommentReference"/>
        </w:rPr>
        <w:commentReference w:id="101"/>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62E5560A"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1D7D1C4"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102"/>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102"/>
      <w:r w:rsidR="009D6033">
        <w:rPr>
          <w:rStyle w:val="CommentReference"/>
        </w:rPr>
        <w:commentReference w:id="102"/>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1EAB4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commentRangeStart w:id="103"/>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20:5ω3, 22:5ω3, and 22:6ω3</w:t>
      </w:r>
      <w:commentRangeEnd w:id="103"/>
      <w:r w:rsidR="005A42A7">
        <w:rPr>
          <w:rStyle w:val="CommentReference"/>
        </w:rPr>
        <w:commentReference w:id="103"/>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xml:space="preserve">= 0.56; </w:t>
      </w:r>
      <w:r>
        <w:rPr>
          <w:rFonts w:ascii="Times New Roman" w:eastAsia="Times New Roman" w:hAnsi="Times New Roman" w:cs="Times New Roman"/>
          <w:sz w:val="24"/>
          <w:szCs w:val="24"/>
        </w:rPr>
        <w:t xml:space="preserve">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lastRenderedPageBreak/>
        <w:t xml:space="preserve">nearshore benthic </w:t>
      </w:r>
      <w:commentRangeStart w:id="104"/>
      <w:commentRangeStart w:id="105"/>
      <w:r w:rsidR="004668F9">
        <w:rPr>
          <w:rFonts w:ascii="Times New Roman" w:eastAsia="Times New Roman" w:hAnsi="Times New Roman" w:cs="Times New Roman"/>
          <w:sz w:val="24"/>
          <w:szCs w:val="24"/>
        </w:rPr>
        <w:t>communities</w:t>
      </w:r>
      <w:commentRangeEnd w:id="104"/>
      <w:r w:rsidR="007117D1">
        <w:rPr>
          <w:rStyle w:val="CommentReference"/>
        </w:rPr>
        <w:commentReference w:id="104"/>
      </w:r>
      <w:commentRangeEnd w:id="105"/>
      <w:r w:rsidR="007117D1">
        <w:rPr>
          <w:rStyle w:val="CommentReference"/>
        </w:rPr>
        <w:commentReference w:id="105"/>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limnic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76E4291D"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106"/>
      <w:r w:rsidR="007E0747">
        <w:rPr>
          <w:rFonts w:ascii="Times New Roman" w:eastAsia="Times New Roman" w:hAnsi="Times New Roman" w:cs="Times New Roman"/>
          <w:sz w:val="24"/>
          <w:szCs w:val="24"/>
        </w:rPr>
        <w:t>Periphyton essential fatty acid profiles from sites with higher sewage pollution had higher levels of 18:3ω3 and 18:4ω3 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205365">
        <w:rPr>
          <w:rFonts w:ascii="Times New Roman" w:eastAsia="Times New Roman" w:hAnsi="Times New Roman" w:cs="Times New Roman"/>
          <w:sz w:val="24"/>
          <w:szCs w:val="24"/>
        </w:rPr>
        <w:t xml:space="preserve">22:5ω3, </w:t>
      </w:r>
      <w:r w:rsidR="007E0747">
        <w:rPr>
          <w:rFonts w:ascii="Times New Roman" w:eastAsia="Times New Roman" w:hAnsi="Times New Roman" w:cs="Times New Roman"/>
          <w:sz w:val="24"/>
          <w:szCs w:val="24"/>
        </w:rPr>
        <w:t xml:space="preserve">and 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106"/>
      <w:r w:rsidR="002E1676">
        <w:rPr>
          <w:rStyle w:val="CommentReference"/>
        </w:rPr>
        <w:commentReference w:id="106"/>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B5640F1"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107"/>
      <w:r>
        <w:rPr>
          <w:rFonts w:ascii="Times New Roman" w:eastAsia="Times New Roman" w:hAnsi="Times New Roman" w:cs="Times New Roman"/>
          <w:sz w:val="24"/>
          <w:szCs w:val="24"/>
          <w:highlight w:val="white"/>
        </w:rPr>
        <w:t xml:space="preserve">. </w:t>
      </w:r>
      <w:commentRangeEnd w:id="107"/>
      <w:r w:rsidR="002E1676">
        <w:rPr>
          <w:rStyle w:val="CommentReference"/>
        </w:rPr>
        <w:commentReference w:id="107"/>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w:t>
      </w:r>
      <w:commentRangeStart w:id="108"/>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109" w:author="Meyer, Michael Frederick" w:date="2020-09-24T18:20:00Z">
        <w:r w:rsidR="003B14BF">
          <w:rPr>
            <w:rFonts w:ascii="Times New Roman" w:eastAsia="Times New Roman" w:hAnsi="Times New Roman" w:cs="Times New Roman"/>
            <w:sz w:val="24"/>
            <w:szCs w:val="24"/>
          </w:rPr>
          <w:t xml:space="preserve"> and</w:t>
        </w:r>
      </w:ins>
      <w:del w:id="110"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111"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108"/>
      <w:r w:rsidR="002E1676">
        <w:rPr>
          <w:rStyle w:val="CommentReference"/>
        </w:rPr>
        <w:commentReference w:id="108"/>
      </w:r>
      <w:r>
        <w:rPr>
          <w:rFonts w:ascii="Times New Roman" w:eastAsia="Times New Roman" w:hAnsi="Times New Roman" w:cs="Times New Roman"/>
          <w:sz w:val="24"/>
          <w:szCs w:val="24"/>
        </w:rPr>
        <w:t xml:space="preserve">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112"/>
      <w:r>
        <w:rPr>
          <w:rFonts w:ascii="Times New Roman" w:eastAsia="Times New Roman" w:hAnsi="Times New Roman" w:cs="Times New Roman"/>
          <w:sz w:val="24"/>
          <w:szCs w:val="24"/>
        </w:rPr>
        <w:t>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112"/>
      <w:r w:rsidR="002E1676">
        <w:rPr>
          <w:rStyle w:val="CommentReference"/>
        </w:rPr>
        <w:commentReference w:id="112"/>
      </w:r>
      <w:commentRangeStart w:id="113"/>
      <w:r>
        <w:rPr>
          <w:rFonts w:ascii="Times New Roman" w:eastAsia="Times New Roman" w:hAnsi="Times New Roman" w:cs="Times New Roman"/>
          <w:sz w:val="24"/>
          <w:szCs w:val="24"/>
        </w:rPr>
        <w:t>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commentRangeEnd w:id="113"/>
      <w:r w:rsidR="002E1676">
        <w:rPr>
          <w:rStyle w:val="CommentReference"/>
        </w:rPr>
        <w:commentReference w:id="113"/>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w:t>
      </w:r>
      <w:r w:rsidR="00C10024">
        <w:rPr>
          <w:rFonts w:ascii="Times New Roman" w:eastAsia="Times New Roman" w:hAnsi="Times New Roman" w:cs="Times New Roman"/>
          <w:sz w:val="24"/>
          <w:szCs w:val="24"/>
        </w:rPr>
        <w:lastRenderedPageBreak/>
        <w:t xml:space="preserve">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76C75AC" w14:textId="77777777" w:rsidR="00205365" w:rsidRDefault="00A92B32" w:rsidP="00205365">
      <w:pPr>
        <w:pStyle w:val="Bibliography"/>
      </w:pPr>
      <w:r w:rsidRPr="00A92B32">
        <w:fldChar w:fldCharType="begin"/>
      </w:r>
      <w:r w:rsidR="003E64B9">
        <w:instrText xml:space="preserve"> ADDIN ZOTERO_BIBL {"uncited":[],"omitted":[],"custom":[]} CSL_BIBLIOGRAPHY </w:instrText>
      </w:r>
      <w:r w:rsidRPr="00A92B32">
        <w:fldChar w:fldCharType="separate"/>
      </w:r>
      <w:r w:rsidR="00205365">
        <w:t xml:space="preserve">Anderson, M. J. 2001. A new method for non-parametric multivariate analysis of variance. Austral Ecology </w:t>
      </w:r>
      <w:r w:rsidR="00205365">
        <w:rPr>
          <w:b/>
          <w:bCs/>
        </w:rPr>
        <w:t>26</w:t>
      </w:r>
      <w:r w:rsidR="00205365">
        <w:t>: 32–46. doi:10.1111/j.1442-9993.2001.01070.pp.x</w:t>
      </w:r>
    </w:p>
    <w:p w14:paraId="66EB0C44" w14:textId="77777777" w:rsidR="00205365" w:rsidRDefault="00205365" w:rsidP="00205365">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242832A" w14:textId="77777777" w:rsidR="00205365" w:rsidRDefault="00205365" w:rsidP="00205365">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AEC2C4" w14:textId="77777777" w:rsidR="00205365" w:rsidRDefault="00205365" w:rsidP="00205365">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2B13E" w14:textId="77777777" w:rsidR="00205365" w:rsidRDefault="00205365" w:rsidP="00205365">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60681C6" w14:textId="77777777" w:rsidR="00205365" w:rsidRDefault="00205365" w:rsidP="00205365">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2AD5223" w14:textId="77777777" w:rsidR="00205365" w:rsidRDefault="00205365" w:rsidP="00205365">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E34CDF3" w14:textId="77777777" w:rsidR="00205365" w:rsidRDefault="00205365" w:rsidP="00205365">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6ACDB6D2" w14:textId="77777777" w:rsidR="00205365" w:rsidRDefault="00205365" w:rsidP="00205365">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0EB846E" w14:textId="77777777" w:rsidR="00205365" w:rsidRDefault="00205365" w:rsidP="00205365">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64470C4" w14:textId="77777777" w:rsidR="00205365" w:rsidRDefault="00205365" w:rsidP="00205365">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AA6CBF8" w14:textId="77777777" w:rsidR="00205365" w:rsidRDefault="00205365" w:rsidP="00205365">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BEBCED9" w14:textId="77777777" w:rsidR="00205365" w:rsidRDefault="00205365" w:rsidP="00205365">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306B27EF" w14:textId="77777777" w:rsidR="00205365" w:rsidRDefault="00205365" w:rsidP="00205365">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19E7D225" w14:textId="77777777" w:rsidR="00205365" w:rsidRDefault="00205365" w:rsidP="00205365">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D759281" w14:textId="77777777" w:rsidR="00205365" w:rsidRDefault="00205365" w:rsidP="00205365">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5282607D" w14:textId="77777777" w:rsidR="00205365" w:rsidRDefault="00205365" w:rsidP="00205365">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6EBC7E8A" w14:textId="77777777" w:rsidR="00205365" w:rsidRDefault="00205365" w:rsidP="00205365">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04F59E3" w14:textId="77777777" w:rsidR="00205365" w:rsidRDefault="00205365" w:rsidP="00205365">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0F3826B8" w14:textId="77777777" w:rsidR="00205365" w:rsidRDefault="00205365" w:rsidP="00205365">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8321EBB" w14:textId="77777777" w:rsidR="00205365" w:rsidRDefault="00205365" w:rsidP="00205365">
      <w:pPr>
        <w:pStyle w:val="Bibliography"/>
      </w:pPr>
      <w:r>
        <w:t xml:space="preserve">Galloway, J. N., F. J. Dentener, D. G. Capone, and others. 2004. Nitrogen Cycles: Past, Present, and Future. Biogeochemistry </w:t>
      </w:r>
      <w:r>
        <w:rPr>
          <w:b/>
          <w:bCs/>
        </w:rPr>
        <w:t>70</w:t>
      </w:r>
      <w:r>
        <w:t>: 153–226. doi:10.1007/s10533-004-0370-0</w:t>
      </w:r>
    </w:p>
    <w:p w14:paraId="35D1ED7C" w14:textId="77777777" w:rsidR="00205365" w:rsidRDefault="00205365" w:rsidP="00205365">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51908A22" w14:textId="77777777" w:rsidR="00205365" w:rsidRDefault="00205365" w:rsidP="00205365">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31101D42" w14:textId="77777777" w:rsidR="00205365" w:rsidRDefault="00205365" w:rsidP="00205365">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523F3DD3" w14:textId="77777777" w:rsidR="00205365" w:rsidRDefault="00205365" w:rsidP="00205365">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5F33A11D" w14:textId="77777777" w:rsidR="00205365" w:rsidRDefault="00205365" w:rsidP="00205365">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AB8D117" w14:textId="77777777" w:rsidR="00205365" w:rsidRDefault="00205365" w:rsidP="00205365">
      <w:pPr>
        <w:pStyle w:val="Bibliography"/>
      </w:pPr>
      <w:r>
        <w:t xml:space="preserve">Hampton, S. E., S. McGowan, T. Ozersky, and others. 2018. Recent ecological change in ancient lakes. Limnology and Oceanography </w:t>
      </w:r>
      <w:r>
        <w:rPr>
          <w:b/>
          <w:bCs/>
        </w:rPr>
        <w:t>63</w:t>
      </w:r>
      <w:r>
        <w:t>: 2277–2304. doi:10.1002/lno.10938</w:t>
      </w:r>
    </w:p>
    <w:p w14:paraId="7F3A4D59" w14:textId="77777777" w:rsidR="00205365" w:rsidRDefault="00205365" w:rsidP="00205365">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7AB6420B" w14:textId="77777777" w:rsidR="00205365" w:rsidRDefault="00205365" w:rsidP="00205365">
      <w:pPr>
        <w:pStyle w:val="Bibliography"/>
      </w:pPr>
      <w:r>
        <w:t xml:space="preserve">Hollingsworth, R. G., J. W. Armstrong, and E. Campbell. 2002. Caffeine as a repellent for slugs and snails. Nature </w:t>
      </w:r>
      <w:r>
        <w:rPr>
          <w:b/>
          <w:bCs/>
        </w:rPr>
        <w:t>417</w:t>
      </w:r>
      <w:r>
        <w:t>: 915–916. doi:10.1038/417915a</w:t>
      </w:r>
    </w:p>
    <w:p w14:paraId="3D10A3CC" w14:textId="77777777" w:rsidR="00205365" w:rsidRDefault="00205365" w:rsidP="00205365">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42689011" w14:textId="77777777" w:rsidR="00205365" w:rsidRDefault="00205365" w:rsidP="00205365">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406BB68A" w14:textId="77777777" w:rsidR="00205365" w:rsidRDefault="00205365" w:rsidP="00205365">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7F46A837" w14:textId="77777777" w:rsidR="00205365" w:rsidRDefault="00205365" w:rsidP="00205365">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04F40" w14:textId="77777777" w:rsidR="00205365" w:rsidRDefault="00205365" w:rsidP="00205365">
      <w:pPr>
        <w:pStyle w:val="Bibliography"/>
      </w:pPr>
      <w:r>
        <w:t xml:space="preserve">Kelly, J. R., and R. E. Scheibling. 2012. Fatty acids as dietary tracers in benthic food webs. Marine Ecology Progress Series </w:t>
      </w:r>
      <w:r>
        <w:rPr>
          <w:b/>
          <w:bCs/>
        </w:rPr>
        <w:t>446</w:t>
      </w:r>
      <w:r>
        <w:t>: 1–22. doi:10.3354/meps09559</w:t>
      </w:r>
    </w:p>
    <w:p w14:paraId="0ADD1B1A" w14:textId="77777777" w:rsidR="00205365" w:rsidRDefault="00205365" w:rsidP="00205365">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65678B" w14:textId="77777777" w:rsidR="00205365" w:rsidRDefault="00205365" w:rsidP="00205365">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50423B0D" w14:textId="77777777" w:rsidR="00205365" w:rsidRDefault="00205365" w:rsidP="00205365">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17E04FB8" w14:textId="77777777" w:rsidR="00205365" w:rsidRDefault="00205365" w:rsidP="00205365">
      <w:pPr>
        <w:pStyle w:val="Bibliography"/>
      </w:pPr>
      <w:r>
        <w:t>Kozhov, M. M. 1963. Lake Baikal and its Life, Springer Science &amp; Business Media.</w:t>
      </w:r>
    </w:p>
    <w:p w14:paraId="135F1233" w14:textId="77777777" w:rsidR="00205365" w:rsidRDefault="00205365" w:rsidP="00205365">
      <w:pPr>
        <w:pStyle w:val="Bibliography"/>
      </w:pPr>
      <w:r>
        <w:t>Kozhova, O. M., and L. R. Izmest’eva. 1998. Lake Baikal: Evolution and Biodiversity, Backhuys Publishers.</w:t>
      </w:r>
    </w:p>
    <w:p w14:paraId="4149E586" w14:textId="77777777" w:rsidR="00205365" w:rsidRDefault="00205365" w:rsidP="00205365">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4AF72BF5" w14:textId="77777777" w:rsidR="00205365" w:rsidRDefault="00205365" w:rsidP="00205365">
      <w:pPr>
        <w:pStyle w:val="Bibliography"/>
      </w:pPr>
      <w:r>
        <w:t xml:space="preserve">Lambert, D., A. Cattaneo, and R. Carignan. 2008. Periphyton as an early indicator of perturbation in recreational lakes. Can. J. Fish. Aquat. Sci. </w:t>
      </w:r>
      <w:r>
        <w:rPr>
          <w:b/>
          <w:bCs/>
        </w:rPr>
        <w:t>65</w:t>
      </w:r>
      <w:r>
        <w:t>: 258–265. doi:10.1139/f07-168</w:t>
      </w:r>
    </w:p>
    <w:p w14:paraId="075E2D86" w14:textId="77777777" w:rsidR="00205365" w:rsidRDefault="00205365" w:rsidP="00205365">
      <w:pPr>
        <w:pStyle w:val="Bibliography"/>
      </w:pPr>
      <w:r>
        <w:t>Legendre, P., and L. Legendre. 2012. Numerical Ecology, 3rd ed. Elsevier.</w:t>
      </w:r>
    </w:p>
    <w:p w14:paraId="43052726" w14:textId="77777777" w:rsidR="00205365" w:rsidRDefault="00205365" w:rsidP="00205365">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7BBC2DC" w14:textId="77777777" w:rsidR="00205365" w:rsidRDefault="00205365" w:rsidP="00205365">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92F3489" w14:textId="77777777" w:rsidR="00205365" w:rsidRDefault="00205365" w:rsidP="00205365">
      <w:pPr>
        <w:pStyle w:val="Bibliography"/>
      </w:pPr>
      <w:r>
        <w:t>Mazzella, L., and G. F. Russo. 1989. Grazing effect of two Gibbula species (Mollusca, Archaeogastropoda) on the epiphytic community of Posidonia oceanica leaves.</w:t>
      </w:r>
    </w:p>
    <w:p w14:paraId="62FF319A" w14:textId="77777777" w:rsidR="00205365" w:rsidRDefault="00205365" w:rsidP="00205365">
      <w:pPr>
        <w:pStyle w:val="Bibliography"/>
      </w:pPr>
      <w:r>
        <w:t xml:space="preserve">McIntyre, P. B., and A. S. Flecker. 2006. Rapid turnover of tissue nitrogen of primary consumers in tropical freshwaters. Oecologia </w:t>
      </w:r>
      <w:r>
        <w:rPr>
          <w:b/>
          <w:bCs/>
        </w:rPr>
        <w:t>148</w:t>
      </w:r>
      <w:r>
        <w:t>: 12–21. doi:10.1007/s00442-005-0354-3</w:t>
      </w:r>
    </w:p>
    <w:p w14:paraId="731EC5DF" w14:textId="77777777" w:rsidR="00205365" w:rsidRDefault="00205365" w:rsidP="00205365">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E99EF8C" w14:textId="77777777" w:rsidR="00205365" w:rsidRDefault="00205365" w:rsidP="00205365">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287D1A8" w14:textId="77777777" w:rsidR="00205365" w:rsidRDefault="00205365" w:rsidP="00205365">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F83075A" w14:textId="77777777" w:rsidR="00205365" w:rsidRDefault="00205365" w:rsidP="00205365">
      <w:pPr>
        <w:pStyle w:val="Bibliography"/>
      </w:pPr>
      <w:r>
        <w:t>Moran, P. W., S. E. Cox, S. S. Embrey, R. L. Huffman, T. D. Olsen, and S. C. Fradkin. 2012. Sources and Sinks of Nitrogen and Phosphorus in a Deep, Oligotrophic Lake, Lake Crescent, Olympic National Park, Washington. US Geological Survey.</w:t>
      </w:r>
    </w:p>
    <w:p w14:paraId="40BDE222" w14:textId="77777777" w:rsidR="00205365" w:rsidRDefault="00205365" w:rsidP="00205365">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F991568" w14:textId="77777777" w:rsidR="00205365" w:rsidRDefault="00205365" w:rsidP="00205365">
      <w:pPr>
        <w:pStyle w:val="Bibliography"/>
      </w:pPr>
      <w:r>
        <w:t>Oksanen, J., F. G. Blanchet, M. Friendly, and others. 2019. vegan: Community Ecology Package,.</w:t>
      </w:r>
    </w:p>
    <w:p w14:paraId="3ED71591" w14:textId="77777777" w:rsidR="00205365" w:rsidRDefault="00205365" w:rsidP="00205365">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C632CE6" w14:textId="77777777" w:rsidR="00205365" w:rsidRDefault="00205365" w:rsidP="00205365">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3BE497F" w14:textId="77777777" w:rsidR="00205365" w:rsidRDefault="00205365" w:rsidP="00205365">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6167417" w14:textId="77777777" w:rsidR="00205365" w:rsidRDefault="00205365" w:rsidP="00205365">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76705FDB" w14:textId="77777777" w:rsidR="00205365" w:rsidRDefault="00205365" w:rsidP="00205365">
      <w:pPr>
        <w:pStyle w:val="Bibliography"/>
      </w:pPr>
      <w:r>
        <w:t>R Core Team. 2019. R: A Language and Environment for Statistical Computing,.</w:t>
      </w:r>
    </w:p>
    <w:p w14:paraId="501A5C07" w14:textId="77777777" w:rsidR="00205365" w:rsidRDefault="00205365" w:rsidP="00205365">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1E4961F8" w14:textId="77777777" w:rsidR="00205365" w:rsidRDefault="00205365" w:rsidP="00205365">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0403061" w14:textId="77777777" w:rsidR="00205365" w:rsidRDefault="00205365" w:rsidP="00205365">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98C9F14" w14:textId="77777777" w:rsidR="00205365" w:rsidRDefault="00205365" w:rsidP="00205365">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2BF91B0" w14:textId="77777777" w:rsidR="00205365" w:rsidRDefault="00205365" w:rsidP="00205365">
      <w:pPr>
        <w:pStyle w:val="Bibliography"/>
      </w:pPr>
      <w:r>
        <w:t xml:space="preserve">Sargent, J. R., and S. Falk-Petersen. 1988. The lipid biochemistry of calanoid copepods. Hydrobiologia </w:t>
      </w:r>
      <w:r>
        <w:rPr>
          <w:b/>
          <w:bCs/>
        </w:rPr>
        <w:t>167–168</w:t>
      </w:r>
      <w:r>
        <w:t>: 101–114. doi:10.1007/BF00026297</w:t>
      </w:r>
    </w:p>
    <w:p w14:paraId="6A4509D7" w14:textId="77777777" w:rsidR="00205365" w:rsidRDefault="00205365" w:rsidP="00205365">
      <w:pPr>
        <w:pStyle w:val="Bibliography"/>
      </w:pPr>
      <w:r>
        <w:t xml:space="preserve">Savage, C., and R. Elmgren. 2004. MACROALGAL (FUCUS VESICULOSUS) δ15N VALUES TRACE DECREASE IN SEWAGE INFLUENCE. Ecological Applications </w:t>
      </w:r>
      <w:r>
        <w:rPr>
          <w:b/>
          <w:bCs/>
        </w:rPr>
        <w:t>14</w:t>
      </w:r>
      <w:r>
        <w:t>: 517–526. doi:10.1890/02-5396</w:t>
      </w:r>
    </w:p>
    <w:p w14:paraId="75977570" w14:textId="77777777" w:rsidR="00205365" w:rsidRDefault="00205365" w:rsidP="00205365">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813EF3" w14:textId="77777777" w:rsidR="00205365" w:rsidRDefault="00205365" w:rsidP="00205365">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F58D475" w14:textId="77777777" w:rsidR="00205365" w:rsidRDefault="00205365" w:rsidP="00205365">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DDB60BA" w14:textId="77777777" w:rsidR="00205365" w:rsidRDefault="00205365" w:rsidP="00205365">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41A7958" w14:textId="77777777" w:rsidR="00205365" w:rsidRDefault="00205365" w:rsidP="00205365">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6ADDA2C" w14:textId="77777777" w:rsidR="00205365" w:rsidRDefault="00205365" w:rsidP="00205365">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6977C1C" w14:textId="77777777" w:rsidR="00205365" w:rsidRDefault="00205365" w:rsidP="00205365">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0C812BDF" w14:textId="77777777" w:rsidR="00205365" w:rsidRDefault="00205365" w:rsidP="00205365">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527CBA7D" w14:textId="77777777" w:rsidR="00205365" w:rsidRDefault="00205365" w:rsidP="00205365">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160B3B42" w14:textId="77777777" w:rsidR="00205365" w:rsidRDefault="00205365" w:rsidP="00205365">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7ED1164" w14:textId="77777777" w:rsidR="00205365" w:rsidRDefault="00205365" w:rsidP="00205365">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CC10EEE" w14:textId="77777777" w:rsidR="00205365" w:rsidRDefault="00205365" w:rsidP="00205365">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4566A5FD" w14:textId="77777777" w:rsidR="00205365" w:rsidRDefault="00205365" w:rsidP="00205365">
      <w:pPr>
        <w:pStyle w:val="Bibliography"/>
      </w:pPr>
      <w:r>
        <w:t>Wickham, H. 2016. ggplot2: Elegant Graphics for Data Analysis, Springer-Verlag.</w:t>
      </w:r>
    </w:p>
    <w:p w14:paraId="0DFAB98C" w14:textId="77777777" w:rsidR="00205365" w:rsidRDefault="00205365" w:rsidP="00205365">
      <w:pPr>
        <w:pStyle w:val="Bibliography"/>
      </w:pPr>
      <w:r>
        <w:lastRenderedPageBreak/>
        <w:t>Wickham, H., R. Francois, L. Henry, and K. Mueller. 2019. dplyr: A Grammar of Data Manipulation,.</w:t>
      </w:r>
    </w:p>
    <w:p w14:paraId="66ACF325" w14:textId="77777777" w:rsidR="00205365" w:rsidRDefault="00205365" w:rsidP="00205365">
      <w:pPr>
        <w:pStyle w:val="Bibliography"/>
      </w:pPr>
      <w:r>
        <w:t>Wickham, H., and L. Henry. 2019. tidyr: Easily Tidy Data with ‘spread()’ and ‘gather()’ Functions,.</w:t>
      </w:r>
    </w:p>
    <w:p w14:paraId="13F8B0A1" w14:textId="77777777" w:rsidR="00205365" w:rsidRDefault="00205365" w:rsidP="00205365">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69CD054" w14:textId="77777777" w:rsidR="00205365" w:rsidRDefault="00205365" w:rsidP="00205365">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8F0F711" w14:textId="77777777" w:rsidR="00205365" w:rsidRDefault="00205365" w:rsidP="00205365">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F4304C5" w14:textId="77777777" w:rsidR="00205365" w:rsidRDefault="00205365" w:rsidP="00205365">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91AB8E1" w14:textId="77777777" w:rsidR="00205365" w:rsidRDefault="00205365" w:rsidP="00205365">
      <w:pPr>
        <w:pStyle w:val="Bibliography"/>
      </w:pPr>
      <w:r>
        <w:t>2016a. Methods for determination of nitrogen-containing matters (with corrections) (Методы определения азотсодержащих веществ (с Поправками)).</w:t>
      </w:r>
    </w:p>
    <w:p w14:paraId="41337C3C" w14:textId="77777777" w:rsidR="00205365" w:rsidRDefault="00205365" w:rsidP="00205365">
      <w:pPr>
        <w:pStyle w:val="Bibliography"/>
      </w:pPr>
      <w:r>
        <w:t>2016b. Methods for determination of phosphorus-containing matters (with corrections) (Методы определения фосфорсодержащих веществ).</w:t>
      </w:r>
    </w:p>
    <w:p w14:paraId="6F31E43C" w14:textId="77777777" w:rsidR="00205365" w:rsidRDefault="00205365" w:rsidP="00205365">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35"/>
        <w:gridCol w:w="1250"/>
        <w:gridCol w:w="1250"/>
        <w:gridCol w:w="1160"/>
        <w:gridCol w:w="2048"/>
        <w:gridCol w:w="2042"/>
        <w:gridCol w:w="2368"/>
        <w:gridCol w:w="1997"/>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114"/>
            <w:r w:rsidR="00563BF6">
              <w:rPr>
                <w:rFonts w:ascii="Times New Roman" w:eastAsia="Times New Roman" w:hAnsi="Times New Roman" w:cs="Times New Roman"/>
                <w:sz w:val="16"/>
                <w:szCs w:val="16"/>
              </w:rPr>
              <w:t xml:space="preserve">sampling </w:t>
            </w:r>
            <w:commentRangeEnd w:id="114"/>
            <w:r w:rsidR="007117D1">
              <w:rPr>
                <w:rStyle w:val="CommentReference"/>
              </w:rPr>
              <w:commentReference w:id="114"/>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6D331D80" w:rsidR="00715D55" w:rsidRDefault="00567422">
      <w:pPr>
        <w:rPr>
          <w:rFonts w:ascii="Times New Roman" w:eastAsia="Times New Roman" w:hAnsi="Times New Roman" w:cs="Times New Roman"/>
          <w:sz w:val="24"/>
          <w:szCs w:val="24"/>
        </w:rPr>
      </w:pPr>
      <w:commentRangeStart w:id="115"/>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End w:id="115"/>
      <w:r w:rsidR="007117D1">
        <w:rPr>
          <w:rStyle w:val="CommentReference"/>
        </w:rPr>
        <w:commentReference w:id="115"/>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commentRangeStart w:id="116"/>
      <w:r>
        <w:rPr>
          <w:rFonts w:ascii="Times New Roman" w:eastAsia="Times New Roman" w:hAnsi="Times New Roman" w:cs="Times New Roman"/>
          <w:sz w:val="24"/>
          <w:szCs w:val="24"/>
        </w:rPr>
        <w:t xml:space="preserve">Figure 1: </w:t>
      </w:r>
      <w:commentRangeEnd w:id="116"/>
      <w:r w:rsidR="002E1676">
        <w:rPr>
          <w:rStyle w:val="CommentReference"/>
        </w:rPr>
        <w:commentReference w:id="116"/>
      </w:r>
      <w:r>
        <w:rPr>
          <w:rFonts w:ascii="Times New Roman" w:eastAsia="Times New Roman" w:hAnsi="Times New Roman" w:cs="Times New Roman"/>
          <w:sz w:val="24"/>
          <w:szCs w:val="24"/>
        </w:rPr>
        <w:t xml:space="preserve">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117"/>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IDW population was log-transformed so as to make IDW populations across three degrees of magnitude more comparable.</w:t>
      </w:r>
      <w:commentRangeEnd w:id="117"/>
      <w:r w:rsidR="007117D1">
        <w:rPr>
          <w:rStyle w:val="CommentReference"/>
        </w:rPr>
        <w:commentReference w:id="117"/>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118"/>
            <w:r>
              <w:rPr>
                <w:rFonts w:ascii="Times New Roman" w:eastAsia="Times New Roman" w:hAnsi="Times New Roman" w:cs="Times New Roman"/>
                <w:sz w:val="16"/>
                <w:szCs w:val="16"/>
              </w:rPr>
              <w:t xml:space="preserve">Table </w:t>
            </w:r>
            <w:commentRangeEnd w:id="118"/>
            <w:r w:rsidR="007117D1">
              <w:rPr>
                <w:rStyle w:val="CommentReference"/>
              </w:rPr>
              <w:commentReference w:id="118"/>
            </w:r>
            <w:r>
              <w:rPr>
                <w:rFonts w:ascii="Times New Roman" w:eastAsia="Times New Roman" w:hAnsi="Times New Roman" w:cs="Times New Roman"/>
                <w:sz w:val="16"/>
                <w:szCs w:val="16"/>
              </w:rPr>
              <w:t xml:space="preserve">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Mollusc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commentRangeStart w:id="119"/>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commentRangeEnd w:id="119"/>
      <w:r w:rsidR="0032523D">
        <w:rPr>
          <w:rStyle w:val="CommentReference"/>
        </w:rPr>
        <w:commentReference w:id="119"/>
      </w:r>
    </w:p>
    <w:p w14:paraId="38F0A7BB" w14:textId="77777777" w:rsidR="00715D55" w:rsidRDefault="00715D55">
      <w:pPr>
        <w:rPr>
          <w:rFonts w:ascii="Times New Roman" w:eastAsia="Times New Roman" w:hAnsi="Times New Roman" w:cs="Times New Roman"/>
          <w:sz w:val="24"/>
          <w:szCs w:val="24"/>
        </w:rPr>
      </w:pPr>
    </w:p>
    <w:p w14:paraId="035F702D" w14:textId="619769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commentRangeStart w:id="120"/>
      <w:r w:rsidR="00567422">
        <w:rPr>
          <w:rFonts w:ascii="Times New Roman" w:eastAsia="Times New Roman" w:hAnsi="Times New Roman" w:cs="Times New Roman"/>
          <w:sz w:val="24"/>
          <w:szCs w:val="24"/>
        </w:rPr>
        <w:t>Sites with a higher IDW population value tended to be more associated with filamentous algal groupings and separate from sites with moderate and low IDW population values, which were more associated with diatom abundance.</w:t>
      </w:r>
      <w:commentRangeEnd w:id="120"/>
      <w:r w:rsidR="0032523D">
        <w:rPr>
          <w:rStyle w:val="CommentReference"/>
        </w:rPr>
        <w:commentReference w:id="120"/>
      </w:r>
      <w:r w:rsidR="005674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PERMANOVA confirmed the three groups to be significantly different (p = 0.</w:t>
      </w:r>
      <w:commentRangeStart w:id="121"/>
      <w:r>
        <w:rPr>
          <w:rFonts w:ascii="Times New Roman" w:eastAsia="Times New Roman" w:hAnsi="Times New Roman" w:cs="Times New Roman"/>
          <w:sz w:val="24"/>
          <w:szCs w:val="24"/>
        </w:rPr>
        <w:t>023</w:t>
      </w:r>
      <w:commentRangeEnd w:id="121"/>
      <w:r w:rsidR="0032523D">
        <w:rPr>
          <w:rStyle w:val="CommentReference"/>
        </w:rPr>
        <w:commentReference w:id="121"/>
      </w:r>
      <w:r>
        <w:rPr>
          <w:rFonts w:ascii="Times New Roman" w:eastAsia="Times New Roman" w:hAnsi="Times New Roman" w:cs="Times New Roman"/>
          <w:sz w:val="24"/>
          <w:szCs w:val="24"/>
        </w:rPr>
        <w:t xml:space="preserve">). </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43968724"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w:t>
      </w:r>
      <w:commentRangeStart w:id="122"/>
      <w:r w:rsidR="00D8535D">
        <w:rPr>
          <w:rFonts w:ascii="Times New Roman" w:eastAsia="Times New Roman" w:hAnsi="Times New Roman" w:cs="Times New Roman"/>
          <w:sz w:val="24"/>
          <w:szCs w:val="24"/>
        </w:rPr>
        <w:t xml:space="preserve">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w:t>
      </w:r>
      <w:commentRangeEnd w:id="122"/>
      <w:r w:rsidR="0032523D">
        <w:rPr>
          <w:rStyle w:val="CommentReference"/>
        </w:rPr>
        <w:commentReference w:id="122"/>
      </w:r>
      <w:r w:rsidR="00D8535D">
        <w:rPr>
          <w:rFonts w:ascii="Times New Roman" w:eastAsia="Times New Roman" w:hAnsi="Times New Roman" w:cs="Times New Roman"/>
          <w:sz w:val="24"/>
          <w:szCs w:val="24"/>
        </w:rPr>
        <w:t xml:space="preserve"> </w:t>
      </w:r>
      <w:commentRangeStart w:id="123"/>
      <w:r w:rsidR="00D8535D">
        <w:rPr>
          <w:rFonts w:ascii="Times New Roman" w:eastAsia="Times New Roman" w:hAnsi="Times New Roman" w:cs="Times New Roman"/>
          <w:sz w:val="24"/>
          <w:szCs w:val="24"/>
        </w:rPr>
        <w:t>PERMANOVA confirmed the three groups to be significantly different (p = 0.002)</w:t>
      </w:r>
      <w:commentRangeEnd w:id="123"/>
      <w:r w:rsidR="0032523D">
        <w:rPr>
          <w:rStyle w:val="CommentReference"/>
        </w:rPr>
        <w:commentReference w:id="123"/>
      </w:r>
      <w:r w:rsidR="00D8535D">
        <w:rPr>
          <w:rFonts w:ascii="Times New Roman" w:eastAsia="Times New Roman" w:hAnsi="Times New Roman" w:cs="Times New Roman"/>
          <w:sz w:val="24"/>
          <w:szCs w:val="24"/>
        </w:rPr>
        <w:t xml:space="preserve">.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r w:rsidR="002C7B99">
        <w:rPr>
          <w:rFonts w:ascii="Times New Roman" w:eastAsia="Times New Roman" w:hAnsi="Times New Roman" w:cs="Times New Roman"/>
          <w:sz w:val="24"/>
          <w:szCs w:val="24"/>
        </w:rPr>
        <w:t xml:space="preserve">lower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w:t>
      </w:r>
      <w:commentRangeStart w:id="124"/>
      <w:r w:rsidR="00D8535D">
        <w:rPr>
          <w:rFonts w:ascii="Times New Roman" w:eastAsia="Times New Roman" w:hAnsi="Times New Roman" w:cs="Times New Roman"/>
          <w:sz w:val="24"/>
          <w:szCs w:val="24"/>
        </w:rPr>
        <w:t>2</w:t>
      </w:r>
      <w:commentRangeEnd w:id="124"/>
      <w:r w:rsidR="0032523D">
        <w:rPr>
          <w:rStyle w:val="CommentReference"/>
        </w:rPr>
        <w:commentReference w:id="124"/>
      </w:r>
      <w:r w:rsidR="00D8535D">
        <w:rPr>
          <w:rFonts w:ascii="Times New Roman" w:eastAsia="Times New Roman" w:hAnsi="Times New Roman" w:cs="Times New Roman"/>
          <w:sz w:val="24"/>
          <w:szCs w:val="24"/>
        </w:rPr>
        <w:t>).</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r w:rsidRPr="000826F2">
        <w:rPr>
          <w:rFonts w:ascii="Times New Roman" w:eastAsia="Times New Roman" w:hAnsi="Times New Roman" w:cs="Times New Roman"/>
          <w:noProof/>
          <w:sz w:val="24"/>
          <w:szCs w:val="24"/>
          <w:lang w:val="en-US"/>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BBD4516" w:rsidR="00E55C6C" w:rsidRDefault="00D8535D">
      <w:pPr>
        <w:rPr>
          <w:rFonts w:ascii="Times New Roman" w:eastAsia="Times New Roman" w:hAnsi="Times New Roman" w:cs="Times New Roman"/>
          <w:sz w:val="24"/>
          <w:szCs w:val="24"/>
        </w:rPr>
      </w:pPr>
      <w:commentRangeStart w:id="125"/>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commentRangeEnd w:id="125"/>
      <w:r w:rsidR="00F435BB">
        <w:rPr>
          <w:rStyle w:val="CommentReference"/>
        </w:rPr>
        <w:commentReference w:id="125"/>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commentRangeStart w:id="126"/>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Interspecific variation in fatty acid composition tended to be larger than intraspecific variation, implying that fatty acid signatures were largely species-specific and not environmentally driven</w:t>
      </w:r>
      <w:commentRangeEnd w:id="126"/>
      <w:r w:rsidR="00F435BB">
        <w:rPr>
          <w:rStyle w:val="CommentReference"/>
        </w:rPr>
        <w:commentReference w:id="126"/>
      </w:r>
      <w:r>
        <w:rPr>
          <w:rFonts w:ascii="Times New Roman" w:eastAsia="Times New Roman" w:hAnsi="Times New Roman" w:cs="Times New Roman"/>
          <w:sz w:val="24"/>
          <w:szCs w:val="24"/>
        </w:rPr>
        <w:t xml:space="preserve">.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commentRangeStart w:id="127"/>
      <w:r w:rsidR="000318B7">
        <w:rPr>
          <w:rFonts w:ascii="Times New Roman" w:eastAsia="Times New Roman" w:hAnsi="Times New Roman" w:cs="Times New Roman"/>
          <w:sz w:val="24"/>
          <w:szCs w:val="24"/>
        </w:rPr>
        <w:t>.</w:t>
      </w:r>
      <w:commentRangeEnd w:id="127"/>
      <w:r w:rsidR="00F435BB">
        <w:rPr>
          <w:rStyle w:val="CommentReference"/>
        </w:rPr>
        <w:commentReference w:id="127"/>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yer, Michael Frederick" w:date="2020-09-30T16:15:00Z" w:initials="MMF">
    <w:p w14:paraId="0809FD1A" w14:textId="0385D535" w:rsidR="003C4863" w:rsidRDefault="003C4863">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6" w:author="Meyer, Michael Frederick" w:date="2020-10-01T10:47:00Z" w:initials="MMF">
    <w:p w14:paraId="344A8CAE" w14:textId="77777777" w:rsidR="003C4863" w:rsidRDefault="003C4863">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3C4863" w:rsidRDefault="003C4863">
      <w:pPr>
        <w:pStyle w:val="CommentText"/>
      </w:pPr>
    </w:p>
    <w:p w14:paraId="0049C249" w14:textId="77777777" w:rsidR="003C4863" w:rsidRDefault="003C4863">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3C4863" w:rsidRDefault="003C4863">
      <w:pPr>
        <w:pStyle w:val="CommentText"/>
      </w:pPr>
    </w:p>
    <w:p w14:paraId="34297BFD" w14:textId="2B400616" w:rsidR="003C4863" w:rsidRDefault="003C4863">
      <w:pPr>
        <w:pStyle w:val="CommentText"/>
      </w:pPr>
      <w:r>
        <w:t xml:space="preserve">I did give this a lot of thought last night, but I think that I would like to err on the side of laying this idea out explicitly unless a reviewer thinks otherwise. </w:t>
      </w:r>
    </w:p>
  </w:comment>
  <w:comment w:id="9" w:author="Aaron Galloway" w:date="2020-09-17T15:55:00Z" w:initials="AG">
    <w:p w14:paraId="42D897D8" w14:textId="403D6696" w:rsidR="003C4863" w:rsidRDefault="003C4863">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10" w:author="Meyer, Michael Frederick" w:date="2020-09-23T19:49:00Z" w:initials="MMF">
    <w:p w14:paraId="50899785" w14:textId="073674B6" w:rsidR="003C4863" w:rsidRDefault="003C4863">
      <w:pPr>
        <w:pStyle w:val="CommentText"/>
      </w:pPr>
      <w:r>
        <w:rPr>
          <w:rStyle w:val="CommentReference"/>
        </w:rPr>
        <w:annotationRef/>
      </w:r>
      <w:r>
        <w:t xml:space="preserve">Let’s see what Aaron says after we talk. </w:t>
      </w:r>
    </w:p>
  </w:comment>
  <w:comment w:id="11" w:author="Meyer, Michael Frederick" w:date="2020-09-30T16:18:00Z" w:initials="MMF">
    <w:p w14:paraId="2E9B051B" w14:textId="555359CB" w:rsidR="003C4863" w:rsidRDefault="003C4863">
      <w:pPr>
        <w:pStyle w:val="CommentText"/>
      </w:pPr>
      <w:r>
        <w:rPr>
          <w:rStyle w:val="CommentReference"/>
        </w:rPr>
        <w:annotationRef/>
      </w:r>
      <w:r>
        <w:t>AF: Feels like methods to me.  I think this is good for communication, but I am not sure if here or methods would be better.</w:t>
      </w:r>
    </w:p>
  </w:comment>
  <w:comment w:id="12" w:author="Meyer, Michael Frederick" w:date="2020-10-01T10:57:00Z" w:initials="MMF">
    <w:p w14:paraId="2462B2B6" w14:textId="04E0A764" w:rsidR="003C4863" w:rsidRDefault="003C4863">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3" w:author="Meyer, Michael Frederick" w:date="2020-09-30T16:20:00Z" w:initials="MMF">
    <w:p w14:paraId="1B03F1E7" w14:textId="4D405320" w:rsidR="003C4863" w:rsidRDefault="003C4863">
      <w:pPr>
        <w:pStyle w:val="CommentText"/>
      </w:pPr>
      <w:r>
        <w:rPr>
          <w:rStyle w:val="CommentReference"/>
        </w:rPr>
        <w:annotationRef/>
      </w:r>
      <w:r>
        <w:t>AF: I typically add a sentence here to foreshadow the discussion.</w:t>
      </w:r>
    </w:p>
  </w:comment>
  <w:comment w:id="14" w:author="Meyer, Michael Frederick" w:date="2020-09-30T16:22:00Z" w:initials="MMF">
    <w:p w14:paraId="312E5C9A" w14:textId="067FB251" w:rsidR="003C4863" w:rsidRDefault="003C4863">
      <w:pPr>
        <w:pStyle w:val="CommentText"/>
      </w:pPr>
      <w:r>
        <w:rPr>
          <w:rStyle w:val="CommentReference"/>
        </w:rPr>
        <w:annotationRef/>
      </w:r>
      <w:r>
        <w:t>AF: Interesting procedure.  Did it influence the IDW much? Seems like shoreline and population size should scale.</w:t>
      </w:r>
    </w:p>
  </w:comment>
  <w:comment w:id="15" w:author="Meyer, Michael Frederick" w:date="2020-10-01T12:06:00Z" w:initials="MMF">
    <w:p w14:paraId="0083BFCD" w14:textId="3558FF51" w:rsidR="003C4863" w:rsidRDefault="003C4863">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19" w:author="Meyer, Michael Frederick" w:date="2020-09-30T16:25:00Z" w:initials="MMF">
    <w:p w14:paraId="51947BAB" w14:textId="77777777" w:rsidR="003C4863" w:rsidRDefault="003C4863"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3C4863" w:rsidRDefault="003C4863" w:rsidP="000D5888">
      <w:pPr>
        <w:pStyle w:val="CommentText"/>
      </w:pPr>
    </w:p>
    <w:p w14:paraId="7D90FE1E" w14:textId="1ECA5F73" w:rsidR="003C4863" w:rsidRDefault="003C4863"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20" w:author="Meyer, Michael Frederick" w:date="2020-10-01T12:15:00Z" w:initials="MMF">
    <w:p w14:paraId="5047FAFE" w14:textId="4CA57FB0" w:rsidR="003C4863" w:rsidRDefault="003C4863">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32" w:author="Meyer, Michael Frederick" w:date="2020-09-30T16:27:00Z" w:initials="MMF">
    <w:p w14:paraId="32E7425C" w14:textId="03BDDA3D" w:rsidR="003C4863" w:rsidRDefault="003C4863">
      <w:pPr>
        <w:pStyle w:val="CommentText"/>
      </w:pPr>
      <w:r>
        <w:rPr>
          <w:rStyle w:val="CommentReference"/>
        </w:rPr>
        <w:annotationRef/>
      </w:r>
      <w:r>
        <w:t>AF: Is this a problem for studying microplastics?</w:t>
      </w:r>
    </w:p>
  </w:comment>
  <w:comment w:id="33" w:author="Meyer, Michael Frederick" w:date="2020-10-01T12:18:00Z" w:initials="MMF">
    <w:p w14:paraId="5169F41E" w14:textId="6F42FFBB" w:rsidR="003C4863" w:rsidRDefault="003C4863">
      <w:pPr>
        <w:pStyle w:val="CommentText"/>
      </w:pPr>
      <w:r>
        <w:rPr>
          <w:rStyle w:val="CommentReference"/>
        </w:rPr>
        <w:annotationRef/>
      </w:r>
      <w:r>
        <w:t xml:space="preserve">Included edit in the next paragraph to address this point. </w:t>
      </w:r>
    </w:p>
  </w:comment>
  <w:comment w:id="35" w:author="Meyer, Michael Frederick" w:date="2020-09-30T16:27:00Z" w:initials="MMF">
    <w:p w14:paraId="718D07DC" w14:textId="3EF1F62D" w:rsidR="003C4863" w:rsidRDefault="003C4863">
      <w:pPr>
        <w:pStyle w:val="CommentText"/>
      </w:pPr>
      <w:r>
        <w:rPr>
          <w:rStyle w:val="CommentReference"/>
        </w:rPr>
        <w:annotationRef/>
      </w:r>
      <w:r>
        <w:t>AF: How does this control for contamination?</w:t>
      </w:r>
    </w:p>
  </w:comment>
  <w:comment w:id="36" w:author="Meyer, Michael Frederick" w:date="2020-10-01T12:20:00Z" w:initials="MMF">
    <w:p w14:paraId="598A1A27" w14:textId="5C48CFA8" w:rsidR="003C4863" w:rsidRDefault="003C4863">
      <w:pPr>
        <w:pStyle w:val="CommentText"/>
      </w:pPr>
      <w:r>
        <w:rPr>
          <w:rStyle w:val="CommentReference"/>
        </w:rPr>
        <w:annotationRef/>
      </w:r>
      <w:r>
        <w:t>Edit for clarity.</w:t>
      </w:r>
    </w:p>
  </w:comment>
  <w:comment w:id="67" w:author="Meyer, Michael Frederick" w:date="2020-10-01T12:20:00Z" w:initials="MMF">
    <w:p w14:paraId="2376A959" w14:textId="3765BDC0" w:rsidR="003C4863" w:rsidRDefault="003C4863">
      <w:pPr>
        <w:pStyle w:val="CommentText"/>
      </w:pPr>
      <w:r>
        <w:rPr>
          <w:rStyle w:val="CommentReference"/>
        </w:rPr>
        <w:annotationRef/>
      </w:r>
      <w:r>
        <w:t xml:space="preserve">Added text to address comments from Alex and Aaron. </w:t>
      </w:r>
    </w:p>
  </w:comment>
  <w:comment w:id="71" w:author="Meyer, Michael Frederick" w:date="2020-09-24T18:19:00Z" w:initials="MMF">
    <w:p w14:paraId="677C4EF2" w14:textId="55506D69" w:rsidR="003C4863" w:rsidRDefault="003C4863">
      <w:pPr>
        <w:pStyle w:val="CommentText"/>
      </w:pPr>
      <w:r>
        <w:rPr>
          <w:rStyle w:val="CommentReference"/>
        </w:rPr>
        <w:annotationRef/>
      </w:r>
      <w:r>
        <w:t xml:space="preserve">Aaron added this word. I’m down with it, but I am unsure if it applies similarly to stable isotopes AND Fatty Acids. </w:t>
      </w:r>
    </w:p>
  </w:comment>
  <w:comment w:id="74" w:author="Meyer, Michael Frederick" w:date="2020-10-01T12:26:00Z" w:initials="MMF">
    <w:p w14:paraId="6DEA7F6B" w14:textId="5A57D114" w:rsidR="003C4863" w:rsidRDefault="003C4863"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3C4863" w:rsidRDefault="003C4863">
      <w:pPr>
        <w:pStyle w:val="CommentText"/>
      </w:pPr>
    </w:p>
  </w:comment>
  <w:comment w:id="75" w:author="Meyer, Michael Frederick" w:date="2020-10-01T12:34:00Z" w:initials="MMF">
    <w:p w14:paraId="66BB4FE3" w14:textId="77777777" w:rsidR="003C4863" w:rsidRDefault="003C4863">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3C4863" w:rsidRDefault="003C4863">
      <w:pPr>
        <w:pStyle w:val="CommentText"/>
      </w:pPr>
    </w:p>
    <w:p w14:paraId="406DFD1E" w14:textId="5DA582D6" w:rsidR="003C4863" w:rsidRDefault="003C4863">
      <w:pPr>
        <w:pStyle w:val="CommentText"/>
      </w:pPr>
      <w:r>
        <w:t xml:space="preserve">That being said, I think I’m at the stage where I recognize multivariate statistics as both an art and a science, so I could see this going either way. </w:t>
      </w:r>
    </w:p>
  </w:comment>
  <w:comment w:id="92" w:author="Aaron Galloway" w:date="2020-09-17T16:56:00Z" w:initials="AG">
    <w:p w14:paraId="3DB740CC" w14:textId="481CF8C2" w:rsidR="003C4863" w:rsidRDefault="003C4863">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1D7A3A8" w14:textId="25AEE05F" w:rsidR="003C4863" w:rsidRDefault="003C4863">
      <w:pPr>
        <w:pStyle w:val="CommentText"/>
      </w:pPr>
      <w:r>
        <w:t>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Euglenoids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93" w:author="Aaron Galloway" w:date="2020-09-17T17:01:00Z" w:initials="AG">
    <w:p w14:paraId="2C3D0E28" w14:textId="4E05D9D5" w:rsidR="003C4863" w:rsidRDefault="003C4863">
      <w:pPr>
        <w:pStyle w:val="CommentText"/>
      </w:pPr>
      <w:r>
        <w:rPr>
          <w:rStyle w:val="CommentReference"/>
        </w:rPr>
        <w:annotationRef/>
      </w:r>
      <w:r>
        <w:t>I think we’ll have to re-evaluate this index if we are using tho</w:t>
      </w:r>
      <w:bookmarkStart w:id="94" w:name="_GoBack"/>
      <w:bookmarkEnd w:id="94"/>
      <w:r>
        <w:t xml:space="preserve">se particular FA given what I explained above. </w:t>
      </w:r>
    </w:p>
  </w:comment>
  <w:comment w:id="95" w:author="Meyer, Michael Frederick" w:date="2020-09-30T16:31:00Z" w:initials="MMF">
    <w:p w14:paraId="1178C32D" w14:textId="21DAC686" w:rsidR="003C4863" w:rsidRDefault="003C4863">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96" w:author="Meyer, Michael Frederick" w:date="2020-10-01T12:38:00Z" w:initials="MMF">
    <w:p w14:paraId="231FE042" w14:textId="1273A85B" w:rsidR="003C4863" w:rsidRDefault="003C4863">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97" w:author="Meyer, Michael Frederick" w:date="2020-09-30T16:32:00Z" w:initials="MMF">
    <w:p w14:paraId="2E1A449C" w14:textId="3C123D11" w:rsidR="003C4863" w:rsidRDefault="003C4863">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98" w:author="Meyer, Michael Frederick" w:date="2020-09-30T16:33:00Z" w:initials="MMF">
    <w:p w14:paraId="0BFECB19" w14:textId="1B74C0FD" w:rsidR="003C4863" w:rsidRDefault="003C4863"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3C4863" w:rsidRDefault="003C4863" w:rsidP="009D6033">
      <w:pPr>
        <w:pStyle w:val="CommentText"/>
      </w:pPr>
    </w:p>
    <w:p w14:paraId="218EB962" w14:textId="5C5E9358" w:rsidR="003C4863" w:rsidRDefault="003C4863" w:rsidP="009D6033">
      <w:pPr>
        <w:pStyle w:val="CommentText"/>
      </w:pPr>
      <w:r>
        <w:t>Yeah, after a second read… I would like to see some of the near raw data so I can help draw my own conclusions.</w:t>
      </w:r>
    </w:p>
  </w:comment>
  <w:comment w:id="99" w:author="Meyer, Michael Frederick" w:date="2020-09-30T16:33:00Z" w:initials="MMF">
    <w:p w14:paraId="1F5B6078" w14:textId="60D4CB26" w:rsidR="003C4863" w:rsidRDefault="003C4863">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100" w:author="Meyer, Michael Frederick" w:date="2020-09-30T16:34:00Z" w:initials="MMF">
    <w:p w14:paraId="05E29247" w14:textId="5D7F7FA5" w:rsidR="003C4863" w:rsidRDefault="003C4863">
      <w:pPr>
        <w:pStyle w:val="CommentText"/>
      </w:pPr>
      <w:r>
        <w:rPr>
          <w:rStyle w:val="CommentReference"/>
        </w:rPr>
        <w:annotationRef/>
      </w:r>
      <w:r>
        <w:t>AF: Potentially add this to the ordination figure.</w:t>
      </w:r>
    </w:p>
  </w:comment>
  <w:comment w:id="101" w:author="Meyer, Michael Frederick" w:date="2020-09-30T16:34:00Z" w:initials="MMF">
    <w:p w14:paraId="5F37D284" w14:textId="066AB334" w:rsidR="003C4863" w:rsidRDefault="003C4863">
      <w:pPr>
        <w:pStyle w:val="CommentText"/>
      </w:pPr>
      <w:r>
        <w:rPr>
          <w:rStyle w:val="CommentReference"/>
        </w:rPr>
        <w:annotationRef/>
      </w:r>
      <w:r>
        <w:t>AF: Potentially add these to the ordination figure.</w:t>
      </w:r>
    </w:p>
  </w:comment>
  <w:comment w:id="102" w:author="Meyer, Michael Frederick" w:date="2020-09-30T16:35:00Z" w:initials="MMF">
    <w:p w14:paraId="648158CB" w14:textId="6D8AB5A4" w:rsidR="003C4863" w:rsidRDefault="003C4863">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103" w:author="Aaron Galloway" w:date="2020-09-17T17:12:00Z" w:initials="AG">
    <w:p w14:paraId="7C3ECCF9" w14:textId="43B5FFD2" w:rsidR="003C4863" w:rsidRDefault="003C4863">
      <w:pPr>
        <w:pStyle w:val="CommentText"/>
      </w:pPr>
      <w:r>
        <w:rPr>
          <w:rStyle w:val="CommentReference"/>
        </w:rPr>
        <w:annotationRef/>
      </w:r>
      <w:r>
        <w:t>Maybe we want to focus less on this ratio and instead talk about the patterns with some of the individual FA. I do think, now that I see this results section in an actual paper, that we are missing something by only looking at the EFA. This FA results section is very light. It might be ok, but I wonder if we should also at least look into some of the main summary categories that are commonly used, including bacterial FA markers (sum of odd # C chains, e.g., 15:0, 17:0 and others), sum of diatom markers (e.g.., 16:1w7+any of the other MUFA and 16C and 18C PUFA in Taipale’s list), sum SAFA, sum MUFA, sum PUFA? Other important groupings are sum of w-6 EFA and sum of w-3 EFA. I remember that when you first got your FA results that you might have explored some of this, right? It might just be that we have to bring a bit more of that work into this paper. You and Julie and I could have a conversation if you want.</w:t>
      </w:r>
    </w:p>
  </w:comment>
  <w:comment w:id="104" w:author="Meyer, Michael Frederick" w:date="2020-09-30T16:38:00Z" w:initials="MMF">
    <w:p w14:paraId="3CEDD3AB" w14:textId="01EF1179" w:rsidR="003C4863" w:rsidRDefault="003C4863">
      <w:pPr>
        <w:pStyle w:val="CommentText"/>
      </w:pPr>
      <w:r>
        <w:rPr>
          <w:rStyle w:val="CommentReference"/>
        </w:rPr>
        <w:annotationRef/>
      </w:r>
      <w:r>
        <w:t>AF: I would be good to explain the data that you used to determine this. Honestly, I am partially convinced.</w:t>
      </w:r>
    </w:p>
  </w:comment>
  <w:comment w:id="105" w:author="Meyer, Michael Frederick" w:date="2020-09-30T16:38:00Z" w:initials="MMF">
    <w:p w14:paraId="1B0983C0" w14:textId="5C1EF0BC" w:rsidR="003C4863" w:rsidRDefault="003C4863">
      <w:pPr>
        <w:pStyle w:val="CommentText"/>
      </w:pPr>
      <w:r>
        <w:rPr>
          <w:rStyle w:val="CommentReference"/>
        </w:rPr>
        <w:annotationRef/>
      </w:r>
      <w:r>
        <w:t>AF: I hope there is discussion later about correlation is not causation… were there other covariates that could have explained that emergent patterns?</w:t>
      </w:r>
    </w:p>
  </w:comment>
  <w:comment w:id="106" w:author="Aaron Galloway" w:date="2020-09-17T17:22:00Z" w:initials="AG">
    <w:p w14:paraId="30F43E63" w14:textId="77777777" w:rsidR="003C4863" w:rsidRDefault="003C4863">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3C4863" w:rsidRDefault="003C4863">
      <w:pPr>
        <w:pStyle w:val="CommentText"/>
      </w:pPr>
    </w:p>
    <w:p w14:paraId="66800E73" w14:textId="5CF77BE9" w:rsidR="003C4863" w:rsidRDefault="003C4863">
      <w:pPr>
        <w:pStyle w:val="CommentText"/>
      </w:pPr>
      <w:r>
        <w:t>Is the green filamentous algae dominance story supported by the scrape analyses themselves? I.e., do we need the FA to tell us this for the consumers?</w:t>
      </w:r>
    </w:p>
  </w:comment>
  <w:comment w:id="107" w:author="Aaron Galloway" w:date="2020-09-17T17:25:00Z" w:initials="AG">
    <w:p w14:paraId="4C8259B6" w14:textId="486AB55E" w:rsidR="003C4863" w:rsidRDefault="003C4863">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108" w:author="Aaron Galloway" w:date="2020-09-17T17:24:00Z" w:initials="AG">
    <w:p w14:paraId="2EC138F7" w14:textId="05DA8A29" w:rsidR="003C4863" w:rsidRDefault="003C4863">
      <w:pPr>
        <w:pStyle w:val="CommentText"/>
      </w:pPr>
      <w:r>
        <w:rPr>
          <w:rStyle w:val="CommentReference"/>
        </w:rPr>
        <w:annotationRef/>
      </w:r>
      <w:r>
        <w:t>I think this is fine to focus on these EFA for this kind of statement. This is interesting.</w:t>
      </w:r>
    </w:p>
  </w:comment>
  <w:comment w:id="112" w:author="Aaron Galloway" w:date="2020-09-17T17:26:00Z" w:initials="AG">
    <w:p w14:paraId="58100458" w14:textId="266D2F4E" w:rsidR="003C4863" w:rsidRDefault="003C4863">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113" w:author="Aaron Galloway" w:date="2020-09-17T17:27:00Z" w:initials="AG">
    <w:p w14:paraId="10ADC356" w14:textId="2EBDE50C" w:rsidR="003C4863" w:rsidRDefault="003C4863">
      <w:pPr>
        <w:pStyle w:val="CommentText"/>
      </w:pPr>
      <w:r>
        <w:rPr>
          <w:rStyle w:val="CommentReference"/>
        </w:rPr>
        <w:annotationRef/>
      </w:r>
      <w:r>
        <w:t>This will need revision as identified above.</w:t>
      </w:r>
    </w:p>
  </w:comment>
  <w:comment w:id="114" w:author="Meyer, Michael Frederick" w:date="2020-09-30T16:46:00Z" w:initials="MMF">
    <w:p w14:paraId="55081305" w14:textId="31836C0C" w:rsidR="003C4863" w:rsidRDefault="003C4863">
      <w:pPr>
        <w:pStyle w:val="CommentText"/>
      </w:pPr>
      <w:r>
        <w:rPr>
          <w:rStyle w:val="CommentReference"/>
        </w:rPr>
        <w:annotationRef/>
      </w:r>
      <w:r>
        <w:t>AF: Supplemental?</w:t>
      </w:r>
    </w:p>
  </w:comment>
  <w:comment w:id="115" w:author="Meyer, Michael Frederick" w:date="2020-09-30T16:46:00Z" w:initials="MMF">
    <w:p w14:paraId="60B30D32" w14:textId="1F562FE7" w:rsidR="003C4863" w:rsidRDefault="003C4863">
      <w:pPr>
        <w:pStyle w:val="CommentText"/>
      </w:pPr>
      <w:r>
        <w:rPr>
          <w:rStyle w:val="CommentReference"/>
        </w:rPr>
        <w:annotationRef/>
      </w:r>
      <w:r>
        <w:t>AF: Show lake flow direction and out flow?</w:t>
      </w:r>
    </w:p>
  </w:comment>
  <w:comment w:id="116" w:author="Aaron Galloway" w:date="2020-09-17T17:29:00Z" w:initials="AG">
    <w:p w14:paraId="58188E10" w14:textId="044CD944" w:rsidR="003C4863" w:rsidRDefault="003C4863">
      <w:pPr>
        <w:pStyle w:val="CommentText"/>
      </w:pPr>
      <w:r>
        <w:rPr>
          <w:rStyle w:val="CommentReference"/>
        </w:rPr>
        <w:annotationRef/>
      </w:r>
      <w:r>
        <w:t xml:space="preserve">I like the map mainly and what’s going on but I think the inset is hard to understand a the size it is and maybe the coloration (maybe not black for the lake, less lines for other roads or waterways around the lake?) and should be </w:t>
      </w:r>
      <w:proofErr w:type="gramStart"/>
      <w:r>
        <w:t>revised..</w:t>
      </w:r>
      <w:proofErr w:type="gramEnd"/>
    </w:p>
  </w:comment>
  <w:comment w:id="117" w:author="Meyer, Michael Frederick" w:date="2020-09-30T16:47:00Z" w:initials="MMF">
    <w:p w14:paraId="2FDD284A" w14:textId="08CBAF6E" w:rsidR="003C4863" w:rsidRDefault="003C4863">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118" w:author="Meyer, Michael Frederick" w:date="2020-09-30T16:47:00Z" w:initials="MMF">
    <w:p w14:paraId="19124C28" w14:textId="790D7883" w:rsidR="003C4863" w:rsidRDefault="003C4863">
      <w:pPr>
        <w:pStyle w:val="CommentText"/>
      </w:pPr>
      <w:r>
        <w:rPr>
          <w:rStyle w:val="CommentReference"/>
        </w:rPr>
        <w:annotationRef/>
      </w:r>
      <w:r>
        <w:t>AF: Supplementary material?</w:t>
      </w:r>
    </w:p>
  </w:comment>
  <w:comment w:id="119" w:author="Meyer, Michael Frederick" w:date="2020-09-30T16:48:00Z" w:initials="MMF">
    <w:p w14:paraId="58A50A74" w14:textId="5529A1E1" w:rsidR="003C4863" w:rsidRDefault="003C4863">
      <w:pPr>
        <w:pStyle w:val="CommentText"/>
      </w:pPr>
      <w:r>
        <w:rPr>
          <w:rStyle w:val="CommentReference"/>
        </w:rPr>
        <w:annotationRef/>
      </w:r>
      <w:r>
        <w:t>AF: Honestly, I do not see how the groupings can be significant. If you are testing for filamentous algae (the expectation) why test the entire community?</w:t>
      </w:r>
    </w:p>
  </w:comment>
  <w:comment w:id="120" w:author="Meyer, Michael Frederick" w:date="2020-09-30T16:53:00Z" w:initials="MMF">
    <w:p w14:paraId="4D4228F2" w14:textId="1F025076" w:rsidR="003C4863" w:rsidRDefault="003C4863">
      <w:pPr>
        <w:pStyle w:val="CommentText"/>
      </w:pPr>
      <w:r>
        <w:rPr>
          <w:rStyle w:val="CommentReference"/>
        </w:rPr>
        <w:annotationRef/>
      </w:r>
      <w:r>
        <w:t>AF: Where is this result coming from?</w:t>
      </w:r>
    </w:p>
  </w:comment>
  <w:comment w:id="121" w:author="Meyer, Michael Frederick" w:date="2020-09-30T16:53:00Z" w:initials="MMF">
    <w:p w14:paraId="65E45F2D" w14:textId="6081AA94" w:rsidR="003C4863" w:rsidRPr="0032523D" w:rsidRDefault="003C4863">
      <w:pPr>
        <w:pStyle w:val="CommentText"/>
        <w:rPr>
          <w:lang w:val="pt-BR"/>
        </w:rPr>
      </w:pPr>
      <w:r>
        <w:rPr>
          <w:rStyle w:val="CommentReference"/>
        </w:rPr>
        <w:annotationRef/>
      </w:r>
      <w:r>
        <w:t xml:space="preserve">AF: </w:t>
      </w:r>
      <w:r w:rsidRPr="006719E8">
        <w:rPr>
          <w:lang w:val="pt-BR"/>
        </w:rPr>
        <w:t>I don’t s</w:t>
      </w:r>
      <w:r>
        <w:rPr>
          <w:lang w:val="pt-BR"/>
        </w:rPr>
        <w:t>ee it.</w:t>
      </w:r>
    </w:p>
  </w:comment>
  <w:comment w:id="122" w:author="Meyer, Michael Frederick" w:date="2020-09-30T16:55:00Z" w:initials="MMF">
    <w:p w14:paraId="35E3F874" w14:textId="624B2432" w:rsidR="003C4863" w:rsidRDefault="003C4863">
      <w:pPr>
        <w:pStyle w:val="CommentText"/>
      </w:pPr>
      <w:r>
        <w:rPr>
          <w:rStyle w:val="CommentReference"/>
        </w:rPr>
        <w:annotationRef/>
      </w:r>
      <w:r>
        <w:rPr>
          <w:lang w:val="pt-BR"/>
        </w:rPr>
        <w:t xml:space="preserve">AF: </w:t>
      </w:r>
      <w:r w:rsidRPr="006719E8">
        <w:rPr>
          <w:lang w:val="pt-BR"/>
        </w:rPr>
        <w:t xml:space="preserve">No orange. </w:t>
      </w:r>
      <w:r>
        <w:t xml:space="preserve">Why did you group Low and Mod?  </w:t>
      </w:r>
    </w:p>
  </w:comment>
  <w:comment w:id="123" w:author="Meyer, Michael Frederick" w:date="2020-09-30T16:55:00Z" w:initials="MMF">
    <w:p w14:paraId="2BE95241" w14:textId="62320348" w:rsidR="003C4863" w:rsidRDefault="003C4863">
      <w:pPr>
        <w:pStyle w:val="CommentText"/>
      </w:pPr>
      <w:r>
        <w:rPr>
          <w:rStyle w:val="CommentReference"/>
        </w:rPr>
        <w:annotationRef/>
      </w:r>
      <w:r>
        <w:t xml:space="preserve">AF: Confirmed difference </w:t>
      </w:r>
      <w:proofErr w:type="spellStart"/>
      <w:r>
        <w:t>btwn</w:t>
      </w:r>
      <w:proofErr w:type="spellEnd"/>
      <w:r>
        <w:t xml:space="preserve"> High and Low? Or all three comparisons?</w:t>
      </w:r>
    </w:p>
  </w:comment>
  <w:comment w:id="124" w:author="Meyer, Michael Frederick" w:date="2020-09-30T16:55:00Z" w:initials="MMF">
    <w:p w14:paraId="2929AE7E" w14:textId="1225A129" w:rsidR="003C4863" w:rsidRDefault="003C4863">
      <w:pPr>
        <w:pStyle w:val="CommentText"/>
      </w:pPr>
      <w:r>
        <w:rPr>
          <w:rStyle w:val="CommentReference"/>
        </w:rPr>
        <w:annotationRef/>
      </w:r>
      <w:r>
        <w:t>AF: Can you show some species on this graph?  Are there important ones that are causing the separation of sites?</w:t>
      </w:r>
    </w:p>
  </w:comment>
  <w:comment w:id="125" w:author="Aaron Galloway" w:date="2020-09-17T17:32:00Z" w:initials="AG">
    <w:p w14:paraId="15D26C2D" w14:textId="77777777" w:rsidR="003C4863" w:rsidRDefault="003C4863">
      <w:pPr>
        <w:pStyle w:val="CommentText"/>
      </w:pPr>
      <w:r>
        <w:rPr>
          <w:rStyle w:val="CommentReference"/>
        </w:rPr>
        <w:annotationRef/>
      </w:r>
      <w:r>
        <w:t>I think we’ll need to update this. Sorry to be a thorn in the side but let’s talk about it. The ratio may be telling us something important, but I just don’t think it’s fair to characterize it as a green algae/diatom story.</w:t>
      </w:r>
    </w:p>
    <w:p w14:paraId="13CDDA11" w14:textId="77777777" w:rsidR="003C4863" w:rsidRDefault="003C4863">
      <w:pPr>
        <w:pStyle w:val="CommentText"/>
      </w:pPr>
    </w:p>
    <w:p w14:paraId="31F5552F" w14:textId="7D8429FB" w:rsidR="003C4863" w:rsidRDefault="003C4863">
      <w:pPr>
        <w:pStyle w:val="CommentText"/>
      </w:pPr>
      <w:r>
        <w:t>I don’t remember this being as prominent in the past versions of these results that I saw.</w:t>
      </w:r>
    </w:p>
  </w:comment>
  <w:comment w:id="126" w:author="Aaron Galloway" w:date="2020-09-17T17:34:00Z" w:initials="AG">
    <w:p w14:paraId="6C783128" w14:textId="2C950249" w:rsidR="003C4863" w:rsidRDefault="003C4863">
      <w:pPr>
        <w:pStyle w:val="CommentText"/>
      </w:pPr>
      <w:r>
        <w:rPr>
          <w:rStyle w:val="CommentReference"/>
        </w:rPr>
        <w:annotationRef/>
      </w:r>
      <w:r>
        <w:t>I think it would be easier to follow this if the different groups were identified by different shapes AND colors. The color ramp alone is not enough to differentiate things.</w:t>
      </w:r>
    </w:p>
  </w:comment>
  <w:comment w:id="127" w:author="Aaron Galloway" w:date="2020-09-17T17:35:00Z" w:initials="AG">
    <w:p w14:paraId="37B2ACA0" w14:textId="37262700" w:rsidR="003C4863" w:rsidRDefault="003C4863">
      <w:pPr>
        <w:pStyle w:val="CommentText"/>
      </w:pPr>
      <w:r>
        <w:rPr>
          <w:rStyle w:val="CommentReference"/>
        </w:rPr>
        <w:annotationRef/>
      </w:r>
      <w:r>
        <w:t>Same as previous comment. Re-make with different shapes to differentiate the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2E9B051B" w15:done="0"/>
  <w15:commentEx w15:paraId="2462B2B6" w15:paraIdParent="2E9B051B" w15:done="0"/>
  <w15:commentEx w15:paraId="1B03F1E7" w15:done="0"/>
  <w15:commentEx w15:paraId="312E5C9A" w15:done="0"/>
  <w15:commentEx w15:paraId="0083BFCD" w15:paraIdParent="312E5C9A" w15:done="0"/>
  <w15:commentEx w15:paraId="7D90FE1E" w15:done="0"/>
  <w15:commentEx w15:paraId="5047FAFE" w15:paraIdParent="7D90FE1E" w15:done="0"/>
  <w15:commentEx w15:paraId="32E7425C" w15:done="0"/>
  <w15:commentEx w15:paraId="5169F41E" w15:paraIdParent="32E7425C" w15:done="0"/>
  <w15:commentEx w15:paraId="718D07DC" w15:done="0"/>
  <w15:commentEx w15:paraId="598A1A27" w15:paraIdParent="718D07DC" w15:done="0"/>
  <w15:commentEx w15:paraId="2376A959" w15:done="0"/>
  <w15:commentEx w15:paraId="677C4EF2" w15:done="0"/>
  <w15:commentEx w15:paraId="7A85EE5A" w15:done="0"/>
  <w15:commentEx w15:paraId="406DFD1E" w15:paraIdParent="7A85EE5A" w15:done="0"/>
  <w15:commentEx w15:paraId="51D7A3A8" w15:done="0"/>
  <w15:commentEx w15:paraId="2C3D0E28" w15:done="0"/>
  <w15:commentEx w15:paraId="1178C32D" w15:done="0"/>
  <w15:commentEx w15:paraId="231FE042" w15:paraIdParent="1178C32D" w15:done="0"/>
  <w15:commentEx w15:paraId="2E1A449C" w15:done="0"/>
  <w15:commentEx w15:paraId="218EB962" w15:done="0"/>
  <w15:commentEx w15:paraId="1F5B6078" w15:paraIdParent="218EB962" w15:done="0"/>
  <w15:commentEx w15:paraId="05E29247" w15:done="0"/>
  <w15:commentEx w15:paraId="5F37D284" w15:done="0"/>
  <w15:commentEx w15:paraId="648158CB" w15:done="0"/>
  <w15:commentEx w15:paraId="7C3ECCF9" w15:done="0"/>
  <w15:commentEx w15:paraId="3CEDD3AB" w15:done="0"/>
  <w15:commentEx w15:paraId="1B0983C0" w15:done="0"/>
  <w15:commentEx w15:paraId="66800E73" w15:done="0"/>
  <w15:commentEx w15:paraId="4C8259B6" w15:done="0"/>
  <w15:commentEx w15:paraId="2EC138F7" w15:done="0"/>
  <w15:commentEx w15:paraId="58100458" w15:done="0"/>
  <w15:commentEx w15:paraId="10ADC356" w15:done="0"/>
  <w15:commentEx w15:paraId="55081305" w15:done="0"/>
  <w15:commentEx w15:paraId="60B30D32" w15:done="0"/>
  <w15:commentEx w15:paraId="58188E10" w15:done="0"/>
  <w15:commentEx w15:paraId="2FDD284A" w15:done="0"/>
  <w15:commentEx w15:paraId="19124C28" w15:done="0"/>
  <w15:commentEx w15:paraId="58A50A74" w15:done="0"/>
  <w15:commentEx w15:paraId="4D4228F2" w15:done="0"/>
  <w15:commentEx w15:paraId="65E45F2D" w15:done="0"/>
  <w15:commentEx w15:paraId="35E3F874" w15:done="0"/>
  <w15:commentEx w15:paraId="2BE95241" w15:done="0"/>
  <w15:commentEx w15:paraId="2929AE7E" w15:done="0"/>
  <w15:commentEx w15:paraId="31F5552F" w15:done="0"/>
  <w15:commentEx w15:paraId="6C783128" w15:done="0"/>
  <w15:commentEx w15:paraId="37B2AC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2E9B051B" w16cid:durableId="231F2E66"/>
  <w16cid:commentId w16cid:paraId="2462B2B6" w16cid:durableId="232034B3"/>
  <w16cid:commentId w16cid:paraId="1B03F1E7" w16cid:durableId="231F2ECC"/>
  <w16cid:commentId w16cid:paraId="312E5C9A" w16cid:durableId="231F2F49"/>
  <w16cid:commentId w16cid:paraId="0083BFCD" w16cid:durableId="232044AE"/>
  <w16cid:commentId w16cid:paraId="7D90FE1E" w16cid:durableId="231F3017"/>
  <w16cid:commentId w16cid:paraId="5047FAFE" w16cid:durableId="232046ED"/>
  <w16cid:commentId w16cid:paraId="32E7425C" w16cid:durableId="231F305B"/>
  <w16cid:commentId w16cid:paraId="5169F41E" w16cid:durableId="23204790"/>
  <w16cid:commentId w16cid:paraId="718D07DC" w16cid:durableId="231F307F"/>
  <w16cid:commentId w16cid:paraId="598A1A27" w16cid:durableId="232047F3"/>
  <w16cid:commentId w16cid:paraId="2376A959" w16cid:durableId="2320481C"/>
  <w16cid:commentId w16cid:paraId="677C4EF2" w16cid:durableId="231761A4"/>
  <w16cid:commentId w16cid:paraId="7A85EE5A" w16cid:durableId="23204960"/>
  <w16cid:commentId w16cid:paraId="406DFD1E" w16cid:durableId="23204B68"/>
  <w16cid:commentId w16cid:paraId="51D7A3A8" w16cid:durableId="230E13A9"/>
  <w16cid:commentId w16cid:paraId="2C3D0E28" w16cid:durableId="230E14D1"/>
  <w16cid:commentId w16cid:paraId="1178C32D" w16cid:durableId="231F317B"/>
  <w16cid:commentId w16cid:paraId="231FE042" w16cid:durableId="23204C61"/>
  <w16cid:commentId w16cid:paraId="2E1A449C" w16cid:durableId="231F318D"/>
  <w16cid:commentId w16cid:paraId="218EB962" w16cid:durableId="231F31CC"/>
  <w16cid:commentId w16cid:paraId="1F5B6078" w16cid:durableId="231F31DC"/>
  <w16cid:commentId w16cid:paraId="05E29247" w16cid:durableId="231F3200"/>
  <w16cid:commentId w16cid:paraId="5F37D284" w16cid:durableId="231F3215"/>
  <w16cid:commentId w16cid:paraId="648158CB" w16cid:durableId="231F3248"/>
  <w16cid:commentId w16cid:paraId="7C3ECCF9" w16cid:durableId="230E1791"/>
  <w16cid:commentId w16cid:paraId="3CEDD3AB" w16cid:durableId="231F32FF"/>
  <w16cid:commentId w16cid:paraId="1B0983C0" w16cid:durableId="231F330C"/>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55081305" w16cid:durableId="231F34C9"/>
  <w16cid:commentId w16cid:paraId="60B30D32" w16cid:durableId="231F3503"/>
  <w16cid:commentId w16cid:paraId="58188E10" w16cid:durableId="230E1B64"/>
  <w16cid:commentId w16cid:paraId="2FDD284A" w16cid:durableId="231F351D"/>
  <w16cid:commentId w16cid:paraId="19124C28" w16cid:durableId="231F3534"/>
  <w16cid:commentId w16cid:paraId="58A50A74" w16cid:durableId="231F3562"/>
  <w16cid:commentId w16cid:paraId="4D4228F2" w16cid:durableId="231F367A"/>
  <w16cid:commentId w16cid:paraId="65E45F2D" w16cid:durableId="231F3689"/>
  <w16cid:commentId w16cid:paraId="35E3F874" w16cid:durableId="231F3713"/>
  <w16cid:commentId w16cid:paraId="2BE95241" w16cid:durableId="231F3704"/>
  <w16cid:commentId w16cid:paraId="2929AE7E" w16cid:durableId="231F36E7"/>
  <w16cid:commentId w16cid:paraId="31F5552F" w16cid:durableId="230E1C25"/>
  <w16cid:commentId w16cid:paraId="6C783128" w16cid:durableId="230E1CB6"/>
  <w16cid:commentId w16cid:paraId="37B2ACA0" w16cid:durableId="230E1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60B24" w14:textId="77777777" w:rsidR="00253966" w:rsidRDefault="00253966" w:rsidP="00150A0F">
      <w:pPr>
        <w:spacing w:line="240" w:lineRule="auto"/>
      </w:pPr>
      <w:r>
        <w:separator/>
      </w:r>
    </w:p>
  </w:endnote>
  <w:endnote w:type="continuationSeparator" w:id="0">
    <w:p w14:paraId="172A3EA6" w14:textId="77777777" w:rsidR="00253966" w:rsidRDefault="00253966"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F1994" w14:textId="77777777" w:rsidR="00253966" w:rsidRDefault="00253966" w:rsidP="00150A0F">
      <w:pPr>
        <w:spacing w:line="240" w:lineRule="auto"/>
      </w:pPr>
      <w:r>
        <w:separator/>
      </w:r>
    </w:p>
  </w:footnote>
  <w:footnote w:type="continuationSeparator" w:id="0">
    <w:p w14:paraId="638FF28C" w14:textId="77777777" w:rsidR="00253966" w:rsidRDefault="00253966"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5619"/>
    <w:rsid w:val="000D00B7"/>
    <w:rsid w:val="000D0804"/>
    <w:rsid w:val="000D4AC4"/>
    <w:rsid w:val="000D5888"/>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3966"/>
    <w:rsid w:val="0025547E"/>
    <w:rsid w:val="00263A1F"/>
    <w:rsid w:val="00263FB9"/>
    <w:rsid w:val="00267DED"/>
    <w:rsid w:val="002703B2"/>
    <w:rsid w:val="00271F4F"/>
    <w:rsid w:val="00274B1A"/>
    <w:rsid w:val="0028012E"/>
    <w:rsid w:val="002849B1"/>
    <w:rsid w:val="0028782C"/>
    <w:rsid w:val="00287F90"/>
    <w:rsid w:val="00292741"/>
    <w:rsid w:val="002A02BE"/>
    <w:rsid w:val="002A5B2A"/>
    <w:rsid w:val="002B00A3"/>
    <w:rsid w:val="002C1737"/>
    <w:rsid w:val="002C2D2B"/>
    <w:rsid w:val="002C575D"/>
    <w:rsid w:val="002C5913"/>
    <w:rsid w:val="002C7B99"/>
    <w:rsid w:val="002D1941"/>
    <w:rsid w:val="002E06DD"/>
    <w:rsid w:val="002E1676"/>
    <w:rsid w:val="002E1A4B"/>
    <w:rsid w:val="002E6D0A"/>
    <w:rsid w:val="002F14D8"/>
    <w:rsid w:val="002F1C07"/>
    <w:rsid w:val="002F2379"/>
    <w:rsid w:val="003015C9"/>
    <w:rsid w:val="00324C64"/>
    <w:rsid w:val="0032523D"/>
    <w:rsid w:val="00337791"/>
    <w:rsid w:val="00355375"/>
    <w:rsid w:val="00357863"/>
    <w:rsid w:val="00357C12"/>
    <w:rsid w:val="00360477"/>
    <w:rsid w:val="00361037"/>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D0265"/>
    <w:rsid w:val="003E20DA"/>
    <w:rsid w:val="003E64B9"/>
    <w:rsid w:val="003F19FB"/>
    <w:rsid w:val="003F5190"/>
    <w:rsid w:val="004003EB"/>
    <w:rsid w:val="00412374"/>
    <w:rsid w:val="00414172"/>
    <w:rsid w:val="00432982"/>
    <w:rsid w:val="00433A07"/>
    <w:rsid w:val="00434F66"/>
    <w:rsid w:val="004361D1"/>
    <w:rsid w:val="00440246"/>
    <w:rsid w:val="00440CF3"/>
    <w:rsid w:val="0044127F"/>
    <w:rsid w:val="00443249"/>
    <w:rsid w:val="00446481"/>
    <w:rsid w:val="0045011B"/>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514"/>
    <w:rsid w:val="00672B30"/>
    <w:rsid w:val="00673CE2"/>
    <w:rsid w:val="006752D5"/>
    <w:rsid w:val="00685120"/>
    <w:rsid w:val="00685D80"/>
    <w:rsid w:val="00690E7D"/>
    <w:rsid w:val="006979AD"/>
    <w:rsid w:val="006A7A61"/>
    <w:rsid w:val="006B1D2B"/>
    <w:rsid w:val="006B3ABE"/>
    <w:rsid w:val="006B3C60"/>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229C"/>
    <w:rsid w:val="0081388E"/>
    <w:rsid w:val="0081508A"/>
    <w:rsid w:val="00833288"/>
    <w:rsid w:val="00833C11"/>
    <w:rsid w:val="008363E4"/>
    <w:rsid w:val="00854325"/>
    <w:rsid w:val="0086504F"/>
    <w:rsid w:val="0087487F"/>
    <w:rsid w:val="00874EDD"/>
    <w:rsid w:val="00877064"/>
    <w:rsid w:val="008815FB"/>
    <w:rsid w:val="00885BA6"/>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24CD"/>
    <w:rsid w:val="008F41D6"/>
    <w:rsid w:val="009007E8"/>
    <w:rsid w:val="00902608"/>
    <w:rsid w:val="00905270"/>
    <w:rsid w:val="00912D64"/>
    <w:rsid w:val="0091395E"/>
    <w:rsid w:val="0091481E"/>
    <w:rsid w:val="00920A8F"/>
    <w:rsid w:val="00922813"/>
    <w:rsid w:val="00926704"/>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54FA"/>
    <w:rsid w:val="00A41CC6"/>
    <w:rsid w:val="00A42BBE"/>
    <w:rsid w:val="00A454D8"/>
    <w:rsid w:val="00A61367"/>
    <w:rsid w:val="00A6227C"/>
    <w:rsid w:val="00A6440C"/>
    <w:rsid w:val="00A825BE"/>
    <w:rsid w:val="00A8343E"/>
    <w:rsid w:val="00A87BAC"/>
    <w:rsid w:val="00A91AE6"/>
    <w:rsid w:val="00A92B32"/>
    <w:rsid w:val="00A95F98"/>
    <w:rsid w:val="00A9628E"/>
    <w:rsid w:val="00AA655A"/>
    <w:rsid w:val="00AB40EC"/>
    <w:rsid w:val="00AB7989"/>
    <w:rsid w:val="00AC0177"/>
    <w:rsid w:val="00AC75E6"/>
    <w:rsid w:val="00AD7A0D"/>
    <w:rsid w:val="00AE06B7"/>
    <w:rsid w:val="00AE6372"/>
    <w:rsid w:val="00AF0312"/>
    <w:rsid w:val="00AF6212"/>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7803"/>
    <w:rsid w:val="00D05946"/>
    <w:rsid w:val="00D0773C"/>
    <w:rsid w:val="00D13058"/>
    <w:rsid w:val="00D144A9"/>
    <w:rsid w:val="00D20ACE"/>
    <w:rsid w:val="00D22D4D"/>
    <w:rsid w:val="00D2684E"/>
    <w:rsid w:val="00D271DE"/>
    <w:rsid w:val="00D34404"/>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34A1E"/>
    <w:rsid w:val="00F36FA7"/>
    <w:rsid w:val="00F435BB"/>
    <w:rsid w:val="00F5144C"/>
    <w:rsid w:val="00F536BA"/>
    <w:rsid w:val="00F60A93"/>
    <w:rsid w:val="00F622F3"/>
    <w:rsid w:val="00F62B41"/>
    <w:rsid w:val="00F731DF"/>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2D7A"/>
    <w:rsid w:val="00FD39D2"/>
    <w:rsid w:val="00FD7FBD"/>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E945A-232B-4E4D-866E-BB6C1465B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6603</TotalTime>
  <Pages>44</Pages>
  <Words>45897</Words>
  <Characters>261619</Characters>
  <Application>Microsoft Office Word</Application>
  <DocSecurity>0</DocSecurity>
  <Lines>2180</Lines>
  <Paragraphs>613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7</cp:revision>
  <cp:lastPrinted>2020-09-15T00:15:00Z</cp:lastPrinted>
  <dcterms:created xsi:type="dcterms:W3CDTF">2020-09-24T02:48:00Z</dcterms:created>
  <dcterms:modified xsi:type="dcterms:W3CDTF">2020-10-01T19:58:00Z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id="0dTSwKia"/&gt;&lt;style id="http://www.zotero.org/styles/limnology-and-oceanography" hasBibliography="1" bibliographyStyleHasBeenSet="1"/&gt;&lt;prefs&gt;&lt;pref name="fieldType" value="Field"/&gt;&lt;/prefs&gt;&lt;/data&gt;</vt:lpwstr>
  </property>
</Properties>
</file>