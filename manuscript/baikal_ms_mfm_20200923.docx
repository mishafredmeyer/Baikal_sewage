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62F319E3" w:rsidR="00715D55" w:rsidRPr="0081508A" w:rsidRDefault="00D8535D">
      <w:pPr>
        <w:rPr>
          <w:rFonts w:ascii="Times New Roman" w:hAnsi="Times New Roman" w:cs="Times New Roman"/>
          <w:vertAlign w:val="superscript"/>
        </w:rPr>
      </w:pPr>
      <w:r w:rsidRPr="0081508A">
        <w:rPr>
          <w:rFonts w:ascii="Times New Roman" w:hAnsi="Times New Roman" w:cs="Times New Roman"/>
        </w:rPr>
        <w:t xml:space="preserve">Aaron </w:t>
      </w:r>
      <w:r w:rsidR="00EA3FE0">
        <w:rPr>
          <w:rFonts w:ascii="Times New Roman" w:hAnsi="Times New Roman" w:cs="Times New Roman"/>
        </w:rPr>
        <w:t xml:space="preserve">W. E. </w:t>
      </w:r>
      <w:r w:rsidRPr="0081508A">
        <w:rPr>
          <w:rFonts w:ascii="Times New Roman" w:hAnsi="Times New Roman" w:cs="Times New Roman"/>
        </w:rPr>
        <w:t>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7733E92D" w:rsidR="00715D55" w:rsidRDefault="00D8535D">
      <w:pPr>
        <w:rPr>
          <w:b/>
        </w:rPr>
      </w:pPr>
      <w:r>
        <w:rPr>
          <w:b/>
        </w:rPr>
        <w:lastRenderedPageBreak/>
        <w:t>Abstract (2</w:t>
      </w:r>
      <w:ins w:id="0" w:author="Meyer, Michael Frederick" w:date="2020-09-30T16:57:00Z">
        <w:r w:rsidR="004B2C2B">
          <w:rPr>
            <w:b/>
          </w:rPr>
          <w:t>48</w:t>
        </w:r>
      </w:ins>
      <w:del w:id="1" w:author="Meyer, Michael Frederick" w:date="2020-09-30T16:57:00Z">
        <w:r w:rsidR="00150A0F" w:rsidDel="004B2C2B">
          <w:rPr>
            <w:b/>
          </w:rPr>
          <w:delText>50</w:delText>
        </w:r>
      </w:del>
      <w:r>
        <w:rPr>
          <w:b/>
        </w:rPr>
        <w:t>/250 words)</w:t>
      </w:r>
    </w:p>
    <w:p w14:paraId="6365BCF6" w14:textId="77777777" w:rsidR="00715D55" w:rsidRDefault="00715D55"/>
    <w:p w14:paraId="510F10FE" w14:textId="33B0E96D"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increase in</w:t>
      </w:r>
      <w:r w:rsidR="005F7195">
        <w:rPr>
          <w:rFonts w:ascii="Times New Roman" w:eastAsia="Times New Roman" w:hAnsi="Times New Roman" w:cs="Times New Roman"/>
          <w:sz w:val="24"/>
          <w:szCs w:val="24"/>
          <w:highlight w:val="white"/>
        </w:rPr>
        <w:t xml:space="preserve"> 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ins w:id="2" w:author="Meyer, Michael Frederick" w:date="2020-09-30T16:10:00Z">
        <w:r w:rsidR="00D34404">
          <w:rPr>
            <w:rFonts w:ascii="Times New Roman" w:eastAsia="Times New Roman" w:hAnsi="Times New Roman" w:cs="Times New Roman"/>
            <w:sz w:val="24"/>
            <w:szCs w:val="24"/>
            <w:highlight w:val="white"/>
          </w:rPr>
          <w:t xml:space="preserve">spatially </w:t>
        </w:r>
      </w:ins>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1B4DE85"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ins w:id="3" w:author="Meyer, Michael Frederick" w:date="2020-10-01T10:50:00Z">
        <w:r w:rsidR="008F24CD">
          <w:rPr>
            <w:rFonts w:ascii="Times New Roman" w:eastAsia="Times New Roman" w:hAnsi="Times New Roman" w:cs="Times New Roman"/>
            <w:sz w:val="24"/>
            <w:szCs w:val="24"/>
          </w:rPr>
          <w:t>, yet they can also</w:t>
        </w:r>
      </w:ins>
      <w:del w:id="4" w:author="Meyer, Michael Frederick" w:date="2020-10-01T10:50:00Z">
        <w:r w:rsidDel="008F24CD">
          <w:rPr>
            <w:rFonts w:ascii="Times New Roman" w:eastAsia="Times New Roman" w:hAnsi="Times New Roman" w:cs="Times New Roman"/>
            <w:sz w:val="24"/>
            <w:szCs w:val="24"/>
          </w:rPr>
          <w:delText xml:space="preserve">. </w:delText>
        </w:r>
      </w:del>
      <w:commentRangeStart w:id="5"/>
      <w:commentRangeStart w:id="6"/>
      <w:del w:id="7" w:author="Meyer, Michael Frederick" w:date="2020-10-01T10:51:00Z">
        <w:r w:rsidDel="008F24CD">
          <w:rPr>
            <w:rFonts w:ascii="Times New Roman" w:eastAsia="Times New Roman" w:hAnsi="Times New Roman" w:cs="Times New Roman"/>
            <w:sz w:val="24"/>
            <w:szCs w:val="24"/>
          </w:rPr>
          <w:delText>Although often concentrated in sewage, nutrient inputs can</w:delText>
        </w:r>
      </w:del>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w:t>
      </w:r>
      <w:commentRangeEnd w:id="5"/>
      <w:r w:rsidR="00D34404">
        <w:rPr>
          <w:rStyle w:val="CommentReference"/>
        </w:rPr>
        <w:commentReference w:id="5"/>
      </w:r>
      <w:commentRangeEnd w:id="6"/>
      <w:r w:rsidR="00FD7FBD">
        <w:rPr>
          <w:rStyle w:val="CommentReference"/>
        </w:rPr>
        <w:commentReference w:id="6"/>
      </w:r>
      <w:r>
        <w:rPr>
          <w:rFonts w:ascii="Times New Roman" w:eastAsia="Times New Roman" w:hAnsi="Times New Roman" w:cs="Times New Roman"/>
          <w:sz w:val="24"/>
          <w:szCs w:val="24"/>
        </w:rPr>
        <w:t xml:space="preserve">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0C3C1DE4"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8"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8"/>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1C8085C1"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w:t>
      </w:r>
      <w:commentRangeStart w:id="9"/>
      <w:commentRangeStart w:id="10"/>
      <w:r w:rsidR="00CB3C43">
        <w:rPr>
          <w:rFonts w:ascii="Times New Roman" w:eastAsia="Times New Roman" w:hAnsi="Times New Roman" w:cs="Times New Roman"/>
          <w:sz w:val="24"/>
          <w:szCs w:val="24"/>
        </w:rPr>
        <w:t>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commentRangeEnd w:id="9"/>
      <w:r w:rsidR="00433A07">
        <w:rPr>
          <w:rStyle w:val="CommentReference"/>
        </w:rPr>
        <w:commentReference w:id="9"/>
      </w:r>
      <w:commentRangeEnd w:id="10"/>
      <w:r w:rsidR="00B420AF">
        <w:rPr>
          <w:rStyle w:val="CommentReference"/>
        </w:rPr>
        <w:commentReference w:id="10"/>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EFA signature</w:t>
      </w:r>
      <w:r w:rsidR="00433A07">
        <w:rPr>
          <w:rFonts w:ascii="Times New Roman" w:eastAsia="Times New Roman" w:hAnsi="Times New Roman" w:cs="Times New Roman"/>
          <w:sz w:val="24"/>
          <w:szCs w:val="24"/>
        </w:rPr>
        <w:t>s</w:t>
      </w:r>
      <w:r w:rsidR="00CB3C43">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433A07">
        <w:rPr>
          <w:rFonts w:ascii="Times New Roman" w:hAnsi="Times New Roman" w:cs="Times New Roman"/>
          <w:sz w:val="24"/>
        </w:rPr>
        <w:t>, Galloway and Winder 2015</w:t>
      </w:r>
      <w:r w:rsidR="00CB3C43" w:rsidRPr="007E0849">
        <w:rPr>
          <w:rFonts w:ascii="Times New Roman" w:hAnsi="Times New Roman" w:cs="Times New Roman"/>
          <w:sz w:val="24"/>
        </w:rPr>
        <w:t>)</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EFA signatures of their diets. Thus,</w:t>
      </w:r>
      <w:r w:rsidR="005B362F">
        <w:rPr>
          <w:rFonts w:ascii="Times New Roman" w:eastAsia="Times New Roman" w:hAnsi="Times New Roman" w:cs="Times New Roman"/>
          <w:sz w:val="24"/>
          <w:szCs w:val="24"/>
        </w:rPr>
        <w:t xml:space="preserve"> 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fatty acid compositions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AF033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r w:rsidR="005613D8">
        <w:rPr>
          <w:rFonts w:ascii="Times New Roman" w:eastAsia="Times New Roman" w:hAnsi="Times New Roman" w:cs="Times New Roman"/>
          <w:i/>
          <w:sz w:val="24"/>
          <w:szCs w:val="24"/>
        </w:rPr>
        <w:t xml:space="preserve">Ulothrix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motivating further research that might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2F9414CA"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w:t>
      </w:r>
      <w:commentRangeStart w:id="11"/>
      <w:commentRangeStart w:id="12"/>
      <w:r w:rsidR="00730E9A">
        <w:rPr>
          <w:rFonts w:ascii="Times New Roman" w:eastAsia="Times New Roman" w:hAnsi="Times New Roman" w:cs="Times New Roman"/>
          <w:sz w:val="24"/>
          <w:szCs w:val="24"/>
        </w:rPr>
        <w:t>pollution</w:t>
      </w:r>
      <w:commentRangeEnd w:id="11"/>
      <w:r w:rsidR="000D5888">
        <w:rPr>
          <w:rStyle w:val="CommentReference"/>
        </w:rPr>
        <w:commentReference w:id="11"/>
      </w:r>
      <w:commentRangeEnd w:id="12"/>
      <w:r w:rsidR="005D0D44">
        <w:rPr>
          <w:rStyle w:val="CommentReference"/>
        </w:rPr>
        <w:commentReference w:id="12"/>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 xml:space="preserve">stable isotopes and fatty </w:t>
      </w:r>
      <w:commentRangeStart w:id="13"/>
      <w:r w:rsidR="00DF77C2" w:rsidRPr="00357863">
        <w:rPr>
          <w:rFonts w:ascii="Times New Roman" w:eastAsia="Times New Roman" w:hAnsi="Times New Roman" w:cs="Times New Roman"/>
          <w:sz w:val="24"/>
          <w:szCs w:val="24"/>
        </w:rPr>
        <w:t>acids</w:t>
      </w:r>
      <w:commentRangeEnd w:id="13"/>
      <w:r w:rsidR="000D5888">
        <w:rPr>
          <w:rStyle w:val="CommentReference"/>
        </w:rPr>
        <w:commentReference w:id="13"/>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37C23D93"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w:t>
      </w:r>
      <w:r>
        <w:rPr>
          <w:rFonts w:ascii="Times New Roman" w:eastAsia="Times New Roman" w:hAnsi="Times New Roman" w:cs="Times New Roman"/>
          <w:sz w:val="24"/>
          <w:szCs w:val="24"/>
        </w:rPr>
        <w:lastRenderedPageBreak/>
        <w:t xml:space="preserve">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6D945EE6"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occurred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4382B954"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w:t>
      </w:r>
      <w:commentRangeStart w:id="14"/>
      <w:commentRangeStart w:id="15"/>
      <w:r w:rsidR="00250FD8">
        <w:rPr>
          <w:rFonts w:ascii="Times New Roman" w:eastAsia="Times New Roman" w:hAnsi="Times New Roman" w:cs="Times New Roman"/>
          <w:sz w:val="24"/>
          <w:szCs w:val="24"/>
        </w:rPr>
        <w:t>length</w:t>
      </w:r>
      <w:commentRangeEnd w:id="14"/>
      <w:r w:rsidR="000D5888">
        <w:rPr>
          <w:rStyle w:val="CommentReference"/>
        </w:rPr>
        <w:commentReference w:id="14"/>
      </w:r>
      <w:commentRangeEnd w:id="15"/>
      <w:r w:rsidR="009F75FF">
        <w:rPr>
          <w:rStyle w:val="CommentReference"/>
        </w:rPr>
        <w:commentReference w:id="15"/>
      </w:r>
      <w:r w:rsidR="00250FD8">
        <w:rPr>
          <w:rFonts w:ascii="Times New Roman" w:eastAsia="Times New Roman" w:hAnsi="Times New Roman" w:cs="Times New Roman"/>
          <w:sz w:val="24"/>
          <w:szCs w:val="24"/>
        </w:rPr>
        <w:t xml:space="preserve">. </w:t>
      </w:r>
      <w:ins w:id="16" w:author="Meyer, Michael Frederick" w:date="2020-09-30T16:22:00Z">
        <w:r w:rsidR="000D5888">
          <w:rPr>
            <w:rFonts w:ascii="Times New Roman" w:eastAsia="Times New Roman" w:hAnsi="Times New Roman" w:cs="Times New Roman"/>
            <w:sz w:val="24"/>
            <w:szCs w:val="24"/>
          </w:rPr>
          <w:t xml:space="preserve">This </w:t>
        </w:r>
      </w:ins>
      <w:del w:id="17" w:author="Meyer, Michael Frederick" w:date="2020-09-30T16:22:00Z">
        <w:r w:rsidR="00BC24F4" w:rsidDel="000D5888">
          <w:rPr>
            <w:rFonts w:ascii="Times New Roman" w:eastAsia="Times New Roman" w:hAnsi="Times New Roman" w:cs="Times New Roman"/>
            <w:sz w:val="24"/>
            <w:szCs w:val="24"/>
          </w:rPr>
          <w:delText>S</w:delText>
        </w:r>
      </w:del>
      <w:proofErr w:type="spellStart"/>
      <w:r w:rsidR="00BC24F4">
        <w:rPr>
          <w:rFonts w:ascii="Times New Roman" w:eastAsia="Times New Roman" w:hAnsi="Times New Roman" w:cs="Times New Roman"/>
          <w:sz w:val="24"/>
          <w:szCs w:val="24"/>
        </w:rPr>
        <w:t>caling</w:t>
      </w:r>
      <w:proofErr w:type="spellEnd"/>
      <w:r w:rsidR="00BC24F4">
        <w:rPr>
          <w:rFonts w:ascii="Times New Roman" w:eastAsia="Times New Roman" w:hAnsi="Times New Roman" w:cs="Times New Roman"/>
          <w:sz w:val="24"/>
          <w:szCs w:val="24"/>
        </w:rPr>
        <w:t xml:space="preserve"> </w:t>
      </w:r>
      <w:del w:id="18" w:author="Meyer, Michael Frederick" w:date="2020-09-30T16:23:00Z">
        <w:r w:rsidR="00BC24F4" w:rsidDel="000D5888">
          <w:rPr>
            <w:rFonts w:ascii="Times New Roman" w:eastAsia="Times New Roman" w:hAnsi="Times New Roman" w:cs="Times New Roman"/>
            <w:sz w:val="24"/>
            <w:szCs w:val="24"/>
          </w:rPr>
          <w:delText xml:space="preserve">a developed site’s population density by its shoreline length also </w:delText>
        </w:r>
      </w:del>
      <w:r w:rsidR="00BC24F4">
        <w:rPr>
          <w:rFonts w:ascii="Times New Roman" w:eastAsia="Times New Roman" w:hAnsi="Times New Roman" w:cs="Times New Roman"/>
          <w:sz w:val="24"/>
          <w:szCs w:val="24"/>
        </w:rPr>
        <w:t xml:space="preserve">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4EAE5069"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workflow </w:t>
      </w:r>
      <w:r w:rsidR="001249C1">
        <w:rPr>
          <w:rFonts w:ascii="Times New Roman" w:eastAsia="Times New Roman" w:hAnsi="Times New Roman" w:cs="Times New Roman"/>
          <w:sz w:val="24"/>
          <w:szCs w:val="24"/>
        </w:rPr>
        <w:t xml:space="preserve">for calculating IDW population </w:t>
      </w:r>
      <w:r w:rsidR="009C2711">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5BC9D75"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w:t>
      </w:r>
      <w:commentRangeStart w:id="19"/>
      <w:commentRangeStart w:id="20"/>
      <w:r w:rsidR="00F25311">
        <w:rPr>
          <w:rFonts w:ascii="Times New Roman" w:eastAsia="Times New Roman" w:hAnsi="Times New Roman" w:cs="Times New Roman"/>
          <w:sz w:val="24"/>
          <w:szCs w:val="24"/>
        </w:rPr>
        <w:t>sites</w:t>
      </w:r>
      <w:commentRangeEnd w:id="19"/>
      <w:r w:rsidR="000D5888">
        <w:rPr>
          <w:rStyle w:val="CommentReference"/>
        </w:rPr>
        <w:commentReference w:id="19"/>
      </w:r>
      <w:commentRangeEnd w:id="20"/>
      <w:r w:rsidR="007228E5">
        <w:rPr>
          <w:rStyle w:val="CommentReference"/>
        </w:rPr>
        <w:commentReference w:id="20"/>
      </w:r>
      <w:r w:rsidR="00F253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353C396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ins w:id="21" w:author="Meyer, Michael Frederick" w:date="2020-09-23T19:53:00Z">
        <w:r w:rsidR="00B420AF">
          <w:rPr>
            <w:rFonts w:ascii="Times New Roman" w:eastAsia="Times New Roman" w:hAnsi="Times New Roman" w:cs="Times New Roman"/>
            <w:sz w:val="24"/>
            <w:szCs w:val="24"/>
          </w:rPr>
          <w:t xml:space="preserve">Irkutsk State University </w:t>
        </w:r>
        <w:proofErr w:type="spellStart"/>
        <w:r w:rsidR="00B420AF">
          <w:rPr>
            <w:rFonts w:ascii="Times New Roman" w:eastAsia="Times New Roman" w:hAnsi="Times New Roman" w:cs="Times New Roman"/>
            <w:sz w:val="24"/>
            <w:szCs w:val="24"/>
          </w:rPr>
          <w:t>Kozhov</w:t>
        </w:r>
        <w:proofErr w:type="spellEnd"/>
        <w:r w:rsidR="00B420AF">
          <w:rPr>
            <w:rFonts w:ascii="Times New Roman" w:eastAsia="Times New Roman" w:hAnsi="Times New Roman" w:cs="Times New Roman"/>
            <w:sz w:val="24"/>
            <w:szCs w:val="24"/>
          </w:rPr>
          <w:t xml:space="preserve"> research vessel </w:t>
        </w:r>
      </w:ins>
      <w:del w:id="22" w:author="Meyer, Michael Frederick" w:date="2020-09-23T19:53:00Z">
        <w:r w:rsidR="007E04C1" w:rsidDel="00B420AF">
          <w:rPr>
            <w:rFonts w:ascii="Times New Roman" w:eastAsia="Times New Roman" w:hAnsi="Times New Roman" w:cs="Times New Roman"/>
            <w:sz w:val="24"/>
            <w:szCs w:val="24"/>
          </w:rPr>
          <w:delText xml:space="preserve">ship </w:delText>
        </w:r>
      </w:del>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06F3EA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del w:id="23" w:author="Aaron Galloway" w:date="2020-09-17T16:36:00Z">
        <w:r w:rsidR="007E04C1" w:rsidRPr="007E04C1" w:rsidDel="009C2711">
          <w:rPr>
            <w:rFonts w:ascii="Times New Roman" w:eastAsia="Times New Roman" w:hAnsi="Times New Roman" w:cs="Times New Roman"/>
            <w:sz w:val="24"/>
            <w:szCs w:val="24"/>
          </w:rPr>
          <w:delText xml:space="preserve"> </w:delText>
        </w:r>
      </w:del>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lastRenderedPageBreak/>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ins w:id="24"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ins w:id="25"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ins w:id="26"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ins w:id="27"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ins w:id="28"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ins w:id="29"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ins w:id="30"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ins w:id="31"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A67924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w:t>
      </w:r>
      <w:commentRangeStart w:id="32"/>
      <w:commentRangeStart w:id="33"/>
      <w:r>
        <w:rPr>
          <w:rFonts w:ascii="Times New Roman" w:eastAsia="Times New Roman" w:hAnsi="Times New Roman" w:cs="Times New Roman"/>
          <w:sz w:val="24"/>
          <w:szCs w:val="24"/>
        </w:rPr>
        <w:t>1.5 L clear plastic bottles</w:t>
      </w:r>
      <w:commentRangeEnd w:id="32"/>
      <w:r w:rsidR="000D5888">
        <w:rPr>
          <w:rStyle w:val="CommentReference"/>
        </w:rPr>
        <w:commentReference w:id="32"/>
      </w:r>
      <w:commentRangeEnd w:id="33"/>
      <w:r w:rsidR="00163D35">
        <w:rPr>
          <w:rStyle w:val="CommentReference"/>
        </w:rPr>
        <w:commentReference w:id="33"/>
      </w:r>
      <w:r>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ins w:id="34" w:author="Meyer, Michael Frederick" w:date="2020-09-30T16:27:00Z">
        <w:r w:rsidR="000D5888">
          <w:rPr>
            <w:rFonts w:ascii="Times New Roman" w:eastAsia="Times New Roman" w:hAnsi="Times New Roman" w:cs="Times New Roman"/>
            <w:sz w:val="24"/>
            <w:szCs w:val="24"/>
          </w:rPr>
          <w:t xml:space="preserve">metal </w:t>
        </w:r>
      </w:ins>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6C068F9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w:t>
      </w:r>
      <w:commentRangeStart w:id="35"/>
      <w:commentRangeStart w:id="36"/>
      <w:r>
        <w:rPr>
          <w:rFonts w:ascii="Times New Roman" w:eastAsia="Times New Roman" w:hAnsi="Times New Roman" w:cs="Times New Roman"/>
          <w:sz w:val="24"/>
          <w:szCs w:val="24"/>
        </w:rPr>
        <w:t>contamination</w:t>
      </w:r>
      <w:commentRangeEnd w:id="35"/>
      <w:r w:rsidR="000D5888">
        <w:rPr>
          <w:rStyle w:val="CommentReference"/>
        </w:rPr>
        <w:commentReference w:id="35"/>
      </w:r>
      <w:commentRangeEnd w:id="36"/>
      <w:r w:rsidR="00163D35">
        <w:rPr>
          <w:rStyle w:val="CommentReference"/>
        </w:rPr>
        <w:commentReference w:id="36"/>
      </w:r>
      <w:ins w:id="37" w:author="Meyer, Michael Frederick" w:date="2020-10-01T12:19:00Z">
        <w:r w:rsidR="00163D35">
          <w:rPr>
            <w:rFonts w:ascii="Times New Roman" w:eastAsia="Times New Roman" w:hAnsi="Times New Roman" w:cs="Times New Roman"/>
            <w:sz w:val="24"/>
            <w:szCs w:val="24"/>
          </w:rPr>
          <w:t xml:space="preserve"> from the plastic vacuum funnel or p</w:t>
        </w:r>
      </w:ins>
      <w:ins w:id="38" w:author="Meyer, Michael Frederick" w:date="2020-10-01T12:20:00Z">
        <w:r w:rsidR="00163D35">
          <w:rPr>
            <w:rFonts w:ascii="Times New Roman" w:eastAsia="Times New Roman" w:hAnsi="Times New Roman" w:cs="Times New Roman"/>
            <w:sz w:val="24"/>
            <w:szCs w:val="24"/>
          </w:rPr>
          <w:t xml:space="preserve">otentially </w:t>
        </w:r>
      </w:ins>
      <w:ins w:id="39" w:author="Meyer, Michael Frederick" w:date="2020-10-01T12:19:00Z">
        <w:r w:rsidR="00163D35">
          <w:rPr>
            <w:rFonts w:ascii="Times New Roman" w:eastAsia="Times New Roman" w:hAnsi="Times New Roman" w:cs="Times New Roman"/>
            <w:sz w:val="24"/>
            <w:szCs w:val="24"/>
          </w:rPr>
          <w:t>airborne microplastics</w:t>
        </w:r>
      </w:ins>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7BE022A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ins w:id="40" w:author="Meyer, Michael Frederick" w:date="2020-10-01T12:17:00Z">
        <w:r w:rsidR="00163D35">
          <w:rPr>
            <w:rFonts w:ascii="Times New Roman" w:eastAsia="Times New Roman" w:hAnsi="Times New Roman" w:cs="Times New Roman"/>
            <w:sz w:val="24"/>
            <w:szCs w:val="24"/>
          </w:rPr>
          <w:t xml:space="preserve">, so as to not </w:t>
        </w:r>
      </w:ins>
      <w:ins w:id="41" w:author="Meyer, Michael Frederick" w:date="2020-10-01T12:18:00Z">
        <w:r w:rsidR="00163D35">
          <w:rPr>
            <w:rFonts w:ascii="Times New Roman" w:eastAsia="Times New Roman" w:hAnsi="Times New Roman" w:cs="Times New Roman"/>
            <w:sz w:val="24"/>
            <w:szCs w:val="24"/>
          </w:rPr>
          <w:t>enumerate</w:t>
        </w:r>
      </w:ins>
      <w:ins w:id="42" w:author="Meyer, Michael Frederick" w:date="2020-10-01T12:17:00Z">
        <w:r w:rsidR="00163D35">
          <w:rPr>
            <w:rFonts w:ascii="Times New Roman" w:eastAsia="Times New Roman" w:hAnsi="Times New Roman" w:cs="Times New Roman"/>
            <w:sz w:val="24"/>
            <w:szCs w:val="24"/>
          </w:rPr>
          <w:t xml:space="preserve"> plastics co</w:t>
        </w:r>
      </w:ins>
      <w:ins w:id="43" w:author="Meyer, Michael Frederick" w:date="2020-10-01T12:18:00Z">
        <w:r w:rsidR="00163D35">
          <w:rPr>
            <w:rFonts w:ascii="Times New Roman" w:eastAsia="Times New Roman" w:hAnsi="Times New Roman" w:cs="Times New Roman"/>
            <w:sz w:val="24"/>
            <w:szCs w:val="24"/>
          </w:rPr>
          <w:t xml:space="preserve">ntributed from the sampling bottle itself. </w:t>
        </w:r>
      </w:ins>
      <w:del w:id="44" w:author="Meyer, Michael Frederick" w:date="2020-10-01T12:17:00Z">
        <w:r w:rsidDel="00163D35">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xml:space="preserve">, </w:t>
      </w:r>
      <w:r w:rsidR="004528BA">
        <w:rPr>
          <w:rFonts w:ascii="Times New Roman" w:eastAsia="Times New Roman" w:hAnsi="Times New Roman" w:cs="Times New Roman"/>
          <w:sz w:val="24"/>
          <w:szCs w:val="24"/>
        </w:rPr>
        <w:lastRenderedPageBreak/>
        <w:t>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r w:rsidR="009F0747" w:rsidRPr="009F0747">
        <w:rPr>
          <w:rFonts w:ascii="Times New Roman" w:eastAsia="Times New Roman" w:hAnsi="Times New Roman" w:cs="Times New Roman"/>
          <w:i/>
          <w:sz w:val="24"/>
          <w:szCs w:val="24"/>
        </w:rPr>
        <w:t>Ulothrix</w:t>
      </w:r>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6D43F6D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ins w:id="45" w:author="Meyer, Michael Frederick" w:date="2020-09-24T18:16:00Z">
        <w:r w:rsidR="006F1FBE">
          <w:rPr>
            <w:rFonts w:ascii="Times New Roman" w:eastAsia="Times New Roman" w:hAnsi="Times New Roman" w:cs="Times New Roman"/>
            <w:sz w:val="24"/>
            <w:szCs w:val="24"/>
          </w:rPr>
          <w:t xml:space="preserve"> </w:t>
        </w:r>
      </w:ins>
      <w:ins w:id="46" w:author="Meyer, Michael Frederick" w:date="2020-09-24T18:17:00Z">
        <w:r w:rsidR="006F1FBE">
          <w:rPr>
            <w:rFonts w:ascii="Times New Roman" w:eastAsia="Times New Roman" w:hAnsi="Times New Roman" w:cs="Times New Roman"/>
            <w:sz w:val="24"/>
            <w:szCs w:val="24"/>
          </w:rPr>
          <w:t>at</w:t>
        </w:r>
      </w:ins>
      <w:del w:id="47" w:author="Meyer, Michael Frederick" w:date="2020-09-24T18:16:00Z">
        <w:r w:rsidDel="006F1FBE">
          <w:rPr>
            <w:rFonts w:ascii="Times New Roman" w:eastAsia="Times New Roman" w:hAnsi="Times New Roman" w:cs="Times New Roman"/>
            <w:sz w:val="24"/>
            <w:szCs w:val="24"/>
          </w:rPr>
          <w:delText xml:space="preserve">. </w:delText>
        </w:r>
      </w:del>
      <w:ins w:id="48" w:author="Meyer, Michael Frederick" w:date="2020-09-24T18:16:00Z">
        <w:r w:rsidR="006F1FBE">
          <w:rPr>
            <w:rFonts w:ascii="Times New Roman" w:eastAsia="Times New Roman" w:hAnsi="Times New Roman" w:cs="Times New Roman"/>
            <w:color w:val="212121"/>
            <w:sz w:val="24"/>
            <w:szCs w:val="24"/>
            <w:highlight w:val="white"/>
          </w:rPr>
          <w:t xml:space="preserve"> the field station</w:t>
        </w:r>
      </w:ins>
      <w:ins w:id="49" w:author="Meyer, Michael Frederick" w:date="2020-09-24T18:17:00Z">
        <w:r w:rsidR="006F1FBE">
          <w:rPr>
            <w:rFonts w:ascii="Times New Roman" w:eastAsia="Times New Roman" w:hAnsi="Times New Roman" w:cs="Times New Roman"/>
            <w:color w:val="212121"/>
            <w:sz w:val="24"/>
            <w:szCs w:val="24"/>
            <w:highlight w:val="white"/>
          </w:rPr>
          <w:t>. The samples were later</w:t>
        </w:r>
      </w:ins>
      <w:ins w:id="50" w:author="Meyer, Michael Frederick" w:date="2020-09-24T18:16:00Z">
        <w:r w:rsidR="006F1FBE">
          <w:rPr>
            <w:rFonts w:ascii="Times New Roman" w:eastAsia="Times New Roman" w:hAnsi="Times New Roman" w:cs="Times New Roman"/>
            <w:color w:val="212121"/>
            <w:sz w:val="24"/>
            <w:szCs w:val="24"/>
            <w:highlight w:val="white"/>
          </w:rPr>
          <w:t xml:space="preserve"> transferred to the lab in the US via a </w:t>
        </w:r>
      </w:ins>
      <w:ins w:id="51" w:author="Meyer, Michael Frederick" w:date="2020-10-01T12:20:00Z">
        <w:r w:rsidR="00163D35">
          <w:rPr>
            <w:rFonts w:ascii="Times New Roman" w:eastAsia="Times New Roman" w:hAnsi="Times New Roman" w:cs="Times New Roman"/>
            <w:color w:val="212121"/>
            <w:sz w:val="24"/>
            <w:szCs w:val="24"/>
            <w:highlight w:val="white"/>
          </w:rPr>
          <w:t>Dewar</w:t>
        </w:r>
      </w:ins>
      <w:ins w:id="52" w:author="Meyer, Michael Frederick" w:date="2020-09-24T18:17:00Z">
        <w:r w:rsidR="006F1FBE">
          <w:rPr>
            <w:rFonts w:ascii="Times New Roman" w:eastAsia="Times New Roman" w:hAnsi="Times New Roman" w:cs="Times New Roman"/>
            <w:color w:val="212121"/>
            <w:sz w:val="24"/>
            <w:szCs w:val="24"/>
            <w:highlight w:val="white"/>
          </w:rPr>
          <w:t xml:space="preserve"> flask with dry ice</w:t>
        </w:r>
      </w:ins>
      <w:ins w:id="53" w:author="Meyer, Michael Frederick" w:date="2020-09-24T18:16:00Z">
        <w:r w:rsidR="006F1FBE">
          <w:rPr>
            <w:rFonts w:ascii="Times New Roman" w:eastAsia="Times New Roman" w:hAnsi="Times New Roman" w:cs="Times New Roman"/>
            <w:color w:val="212121"/>
            <w:sz w:val="24"/>
            <w:szCs w:val="24"/>
            <w:highlight w:val="white"/>
          </w:rPr>
          <w:t>.</w:t>
        </w:r>
      </w:ins>
    </w:p>
    <w:p w14:paraId="420AF3DF" w14:textId="77777777" w:rsidR="00715D55" w:rsidRDefault="00715D55">
      <w:pPr>
        <w:rPr>
          <w:rFonts w:ascii="Times New Roman" w:eastAsia="Times New Roman" w:hAnsi="Times New Roman" w:cs="Times New Roman"/>
          <w:sz w:val="24"/>
          <w:szCs w:val="24"/>
        </w:rPr>
      </w:pPr>
    </w:p>
    <w:p w14:paraId="393A9A2A" w14:textId="1C9FC48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ins w:id="54" w:author="Meyer, Michael Frederick" w:date="2020-09-24T18:11:00Z">
        <w:r w:rsidR="006F1FBE">
          <w:rPr>
            <w:rFonts w:ascii="Times New Roman" w:eastAsia="Times New Roman" w:hAnsi="Times New Roman" w:cs="Times New Roman"/>
            <w:sz w:val="24"/>
            <w:szCs w:val="24"/>
          </w:rPr>
          <w:t xml:space="preserve">All samples contained oligochaetes and </w:t>
        </w:r>
      </w:ins>
      <w:proofErr w:type="spellStart"/>
      <w:ins w:id="55" w:author="Meyer, Michael Frederick" w:date="2020-09-24T18:12:00Z">
        <w:r w:rsidR="006F1FBE">
          <w:rPr>
            <w:rFonts w:ascii="Times New Roman" w:eastAsia="Times New Roman" w:hAnsi="Times New Roman" w:cs="Times New Roman"/>
            <w:sz w:val="24"/>
            <w:szCs w:val="24"/>
          </w:rPr>
          <w:t>polychaetes</w:t>
        </w:r>
      </w:ins>
      <w:proofErr w:type="spellEnd"/>
      <w:ins w:id="56" w:author="Meyer, Michael Frederick" w:date="2020-09-24T18:11:00Z">
        <w:r w:rsidR="006F1FBE">
          <w:rPr>
            <w:rFonts w:ascii="Times New Roman" w:eastAsia="Times New Roman" w:hAnsi="Times New Roman" w:cs="Times New Roman"/>
            <w:sz w:val="24"/>
            <w:szCs w:val="24"/>
          </w:rPr>
          <w:t xml:space="preserve">, but due to poor preservation, these taxa were not counted. </w:t>
        </w:r>
      </w:ins>
      <w:del w:id="57" w:author="Meyer, Michael Frederick" w:date="2020-09-24T18:10:00Z">
        <w:r w:rsidR="007D3AD5" w:rsidDel="006F1FBE">
          <w:rPr>
            <w:rFonts w:ascii="Times New Roman" w:eastAsia="Times New Roman" w:hAnsi="Times New Roman" w:cs="Times New Roman"/>
            <w:sz w:val="24"/>
            <w:szCs w:val="24"/>
          </w:rPr>
          <w:delText>S</w:delText>
        </w:r>
        <w:r w:rsidR="00C44829" w:rsidDel="006F1FBE">
          <w:rPr>
            <w:rFonts w:ascii="Times New Roman" w:eastAsia="Times New Roman" w:hAnsi="Times New Roman" w:cs="Times New Roman"/>
            <w:sz w:val="24"/>
            <w:szCs w:val="24"/>
          </w:rPr>
          <w:delText xml:space="preserve">ome </w:delText>
        </w:r>
      </w:del>
      <w:ins w:id="58" w:author="Meyer, Michael Frederick" w:date="2020-09-24T18:10:00Z">
        <w:r w:rsidR="006F1FBE">
          <w:rPr>
            <w:rFonts w:ascii="Times New Roman" w:eastAsia="Times New Roman" w:hAnsi="Times New Roman" w:cs="Times New Roman"/>
            <w:sz w:val="24"/>
            <w:szCs w:val="24"/>
          </w:rPr>
          <w:t xml:space="preserve">Six </w:t>
        </w:r>
      </w:ins>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ins w:id="59" w:author="Meyer, Michael Frederick" w:date="2020-09-24T18:07:00Z">
        <w:r w:rsidR="006F1FBE">
          <w:rPr>
            <w:rFonts w:ascii="Times New Roman" w:eastAsia="Times New Roman" w:hAnsi="Times New Roman" w:cs="Times New Roman"/>
            <w:sz w:val="24"/>
            <w:szCs w:val="24"/>
          </w:rPr>
          <w:t>of the 42 collected</w:t>
        </w:r>
      </w:ins>
      <w:ins w:id="60" w:author="Meyer, Michael Frederick" w:date="2020-09-24T18:10:00Z">
        <w:r w:rsidR="006F1FBE">
          <w:rPr>
            <w:rFonts w:ascii="Times New Roman" w:eastAsia="Times New Roman" w:hAnsi="Times New Roman" w:cs="Times New Roman"/>
            <w:sz w:val="24"/>
            <w:szCs w:val="24"/>
          </w:rPr>
          <w:t xml:space="preserve"> from four sites</w:t>
        </w:r>
      </w:ins>
      <w:ins w:id="61" w:author="Meyer, Michael Frederick" w:date="2020-09-24T18:07:00Z">
        <w:r w:rsidR="006F1FBE">
          <w:rPr>
            <w:rFonts w:ascii="Times New Roman" w:eastAsia="Times New Roman" w:hAnsi="Times New Roman" w:cs="Times New Roman"/>
            <w:sz w:val="24"/>
            <w:szCs w:val="24"/>
          </w:rPr>
          <w:t xml:space="preserve"> </w:t>
        </w:r>
      </w:ins>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ins w:id="62" w:author="Meyer, Michael Frederick" w:date="2020-09-24T18:08:00Z">
        <w:r w:rsidR="006F1FBE">
          <w:rPr>
            <w:rFonts w:ascii="Times New Roman" w:eastAsia="Times New Roman" w:hAnsi="Times New Roman" w:cs="Times New Roman"/>
            <w:sz w:val="24"/>
            <w:szCs w:val="24"/>
          </w:rPr>
          <w:t xml:space="preserve"> KD-1 and LI-1 were the only sites with 1 sample counted. </w:t>
        </w:r>
      </w:ins>
      <w:ins w:id="63" w:author="Meyer, Michael Frederick" w:date="2020-09-24T18:09:00Z">
        <w:r w:rsidR="006F1FBE">
          <w:rPr>
            <w:rFonts w:ascii="Times New Roman" w:eastAsia="Times New Roman" w:hAnsi="Times New Roman" w:cs="Times New Roman"/>
            <w:sz w:val="24"/>
            <w:szCs w:val="24"/>
          </w:rPr>
          <w:t xml:space="preserve">BK-2 and KD-2 </w:t>
        </w:r>
      </w:ins>
      <w:ins w:id="64" w:author="Meyer, Michael Frederick" w:date="2020-09-24T18:10:00Z">
        <w:r w:rsidR="006F1FBE">
          <w:rPr>
            <w:rFonts w:ascii="Times New Roman" w:eastAsia="Times New Roman" w:hAnsi="Times New Roman" w:cs="Times New Roman"/>
            <w:sz w:val="24"/>
            <w:szCs w:val="24"/>
          </w:rPr>
          <w:t xml:space="preserve">each </w:t>
        </w:r>
      </w:ins>
      <w:ins w:id="65" w:author="Meyer, Michael Frederick" w:date="2020-09-24T18:09:00Z">
        <w:r w:rsidR="006F1FBE">
          <w:rPr>
            <w:rFonts w:ascii="Times New Roman" w:eastAsia="Times New Roman" w:hAnsi="Times New Roman" w:cs="Times New Roman"/>
            <w:sz w:val="24"/>
            <w:szCs w:val="24"/>
          </w:rPr>
          <w:t xml:space="preserve">had two </w:t>
        </w:r>
      </w:ins>
      <w:ins w:id="66" w:author="Meyer, Michael Frederick" w:date="2020-09-24T18:10:00Z">
        <w:r w:rsidR="006F1FBE">
          <w:rPr>
            <w:rFonts w:ascii="Times New Roman" w:eastAsia="Times New Roman" w:hAnsi="Times New Roman" w:cs="Times New Roman"/>
            <w:sz w:val="24"/>
            <w:szCs w:val="24"/>
          </w:rPr>
          <w:t xml:space="preserve">samples </w:t>
        </w:r>
        <w:commentRangeStart w:id="67"/>
        <w:r w:rsidR="006F1FBE">
          <w:rPr>
            <w:rFonts w:ascii="Times New Roman" w:eastAsia="Times New Roman" w:hAnsi="Times New Roman" w:cs="Times New Roman"/>
            <w:sz w:val="24"/>
            <w:szCs w:val="24"/>
          </w:rPr>
          <w:t>counte</w:t>
        </w:r>
      </w:ins>
      <w:ins w:id="68" w:author="Meyer, Michael Frederick" w:date="2020-09-24T18:11:00Z">
        <w:r w:rsidR="006F1FBE">
          <w:rPr>
            <w:rFonts w:ascii="Times New Roman" w:eastAsia="Times New Roman" w:hAnsi="Times New Roman" w:cs="Times New Roman"/>
            <w:sz w:val="24"/>
            <w:szCs w:val="24"/>
          </w:rPr>
          <w:t>d</w:t>
        </w:r>
      </w:ins>
      <w:commentRangeEnd w:id="67"/>
      <w:ins w:id="69" w:author="Meyer, Michael Frederick" w:date="2020-10-01T12:20:00Z">
        <w:r w:rsidR="00163D35">
          <w:rPr>
            <w:rStyle w:val="CommentReference"/>
          </w:rPr>
          <w:commentReference w:id="67"/>
        </w:r>
      </w:ins>
      <w:ins w:id="70" w:author="Meyer, Michael Frederick" w:date="2020-09-24T18:11:00Z">
        <w:r w:rsidR="006F1FBE">
          <w:rPr>
            <w:rFonts w:ascii="Times New Roman" w:eastAsia="Times New Roman" w:hAnsi="Times New Roman" w:cs="Times New Roman"/>
            <w:sz w:val="24"/>
            <w:szCs w:val="24"/>
          </w:rPr>
          <w:t xml:space="preserve">. </w:t>
        </w:r>
      </w:ins>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commentRangeStart w:id="71"/>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w:t>
      </w:r>
      <w:commentRangeEnd w:id="71"/>
      <w:r w:rsidR="003B14BF">
        <w:rPr>
          <w:rStyle w:val="CommentReference"/>
        </w:rPr>
        <w:commentReference w:id="71"/>
      </w:r>
      <w:r w:rsidR="00446481">
        <w:rPr>
          <w:rFonts w:ascii="Times New Roman" w:eastAsia="Times New Roman" w:hAnsi="Times New Roman" w:cs="Times New Roman"/>
          <w:color w:val="212121"/>
          <w:sz w:val="24"/>
          <w:szCs w:val="24"/>
          <w:highlight w:val="white"/>
        </w:rPr>
        <w:t>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w:t>
      </w:r>
      <w:r>
        <w:rPr>
          <w:rFonts w:ascii="Times New Roman" w:eastAsia="Times New Roman" w:hAnsi="Times New Roman" w:cs="Times New Roman"/>
          <w:color w:val="212121"/>
          <w:sz w:val="24"/>
          <w:szCs w:val="24"/>
          <w:highlight w:val="white"/>
        </w:rPr>
        <w:lastRenderedPageBreak/>
        <w:t xml:space="preserve">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243D425"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proofErr w:type="gramStart"/>
      <w:r w:rsidR="00D8535D">
        <w:rPr>
          <w:rFonts w:ascii="Times New Roman" w:eastAsia="Times New Roman" w:hAnsi="Times New Roman" w:cs="Times New Roman"/>
          <w:sz w:val="24"/>
          <w:szCs w:val="24"/>
        </w:rPr>
        <w:t>chloroform:methanol</w:t>
      </w:r>
      <w:proofErr w:type="spellEnd"/>
      <w:proofErr w:type="gramEnd"/>
      <w:r w:rsidR="00D8535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690F548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 xml:space="preserve">Analytically, log-transforming made sites </w:t>
      </w:r>
      <w:del w:id="72" w:author="Meyer, Michael Frederick" w:date="2020-09-30T16:29:00Z">
        <w:r w:rsidR="00D05946" w:rsidDel="009D6033">
          <w:rPr>
            <w:rFonts w:ascii="Times New Roman" w:eastAsia="Times New Roman" w:hAnsi="Times New Roman" w:cs="Times New Roman"/>
            <w:sz w:val="24"/>
            <w:szCs w:val="24"/>
          </w:rPr>
          <w:delText xml:space="preserve">more </w:delText>
        </w:r>
      </w:del>
      <w:r w:rsidR="00D05946">
        <w:rPr>
          <w:rFonts w:ascii="Times New Roman" w:eastAsia="Times New Roman" w:hAnsi="Times New Roman" w:cs="Times New Roman"/>
          <w:sz w:val="24"/>
          <w:szCs w:val="24"/>
        </w:rPr>
        <w:t>comparable</w:t>
      </w:r>
      <w:del w:id="73" w:author="Meyer, Michael Frederick" w:date="2020-09-30T16:29:00Z">
        <w:r w:rsidR="00D05946" w:rsidDel="009D6033">
          <w:rPr>
            <w:rFonts w:ascii="Times New Roman" w:eastAsia="Times New Roman" w:hAnsi="Times New Roman" w:cs="Times New Roman"/>
            <w:sz w:val="24"/>
            <w:szCs w:val="24"/>
          </w:rPr>
          <w:delText xml:space="preserve"> to one another</w:delText>
        </w:r>
      </w:del>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w:t>
      </w:r>
      <w:r w:rsidR="00D05946">
        <w:rPr>
          <w:rFonts w:ascii="Times New Roman" w:eastAsia="Times New Roman" w:hAnsi="Times New Roman" w:cs="Times New Roman"/>
          <w:sz w:val="24"/>
          <w:szCs w:val="24"/>
        </w:rPr>
        <w:lastRenderedPageBreak/>
        <w:t xml:space="preserve">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61BC907D"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w:t>
      </w:r>
      <w:commentRangeStart w:id="74"/>
      <w:commentRangeStart w:id="75"/>
      <w:r w:rsidR="00DD6A3F">
        <w:rPr>
          <w:rFonts w:ascii="Times New Roman" w:eastAsia="Times New Roman" w:hAnsi="Times New Roman" w:cs="Times New Roman"/>
          <w:sz w:val="24"/>
          <w:szCs w:val="24"/>
        </w:rPr>
        <w:t>taxa</w:t>
      </w:r>
      <w:commentRangeEnd w:id="74"/>
      <w:r w:rsidR="00163D35">
        <w:rPr>
          <w:rStyle w:val="CommentReference"/>
        </w:rPr>
        <w:commentReference w:id="74"/>
      </w:r>
      <w:commentRangeEnd w:id="75"/>
      <w:r w:rsidR="00B52BEB">
        <w:rPr>
          <w:rStyle w:val="CommentReference"/>
        </w:rPr>
        <w:commentReference w:id="75"/>
      </w:r>
      <w:r w:rsidR="00DD6A3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 xml:space="preserve">suggested that sites tended </w:t>
      </w:r>
      <w:ins w:id="76" w:author="Meyer, Michael Frederick" w:date="2020-10-01T12:38:00Z">
        <w:r w:rsidR="003C4863">
          <w:rPr>
            <w:rFonts w:ascii="Times New Roman" w:eastAsia="Times New Roman" w:hAnsi="Times New Roman" w:cs="Times New Roman"/>
            <w:sz w:val="24"/>
            <w:szCs w:val="24"/>
          </w:rPr>
          <w:t xml:space="preserve">generally </w:t>
        </w:r>
      </w:ins>
      <w:r w:rsidR="00B37098">
        <w:rPr>
          <w:rFonts w:ascii="Times New Roman" w:eastAsia="Times New Roman" w:hAnsi="Times New Roman" w:cs="Times New Roman"/>
          <w:sz w:val="24"/>
          <w:szCs w:val="24"/>
        </w:rPr>
        <w:t xml:space="preserve">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ins w:id="77" w:author="Meyer, Michael Frederick" w:date="2020-10-01T12:27:00Z">
        <w:r w:rsidR="00163D35">
          <w:rPr>
            <w:rFonts w:ascii="Times New Roman" w:eastAsia="Times New Roman" w:hAnsi="Times New Roman" w:cs="Times New Roman"/>
            <w:sz w:val="24"/>
            <w:szCs w:val="24"/>
          </w:rPr>
          <w:t xml:space="preserve">by </w:t>
        </w:r>
      </w:ins>
      <w:ins w:id="78" w:author="Meyer, Michael Frederick" w:date="2020-10-01T12:28:00Z">
        <w:r w:rsidR="00B52BEB">
          <w:rPr>
            <w:rFonts w:ascii="Times New Roman" w:eastAsia="Times New Roman" w:hAnsi="Times New Roman" w:cs="Times New Roman"/>
            <w:sz w:val="24"/>
            <w:szCs w:val="24"/>
          </w:rPr>
          <w:t xml:space="preserve">increasing </w:t>
        </w:r>
      </w:ins>
      <w:del w:id="79" w:author="Meyer, Michael Frederick" w:date="2020-10-01T12:26:00Z">
        <w:r w:rsidR="00B37098" w:rsidDel="00163D35">
          <w:rPr>
            <w:rFonts w:ascii="Times New Roman" w:eastAsia="Times New Roman" w:hAnsi="Times New Roman" w:cs="Times New Roman"/>
            <w:sz w:val="24"/>
            <w:szCs w:val="24"/>
          </w:rPr>
          <w:delText xml:space="preserve">by low, moderate, and high </w:delText>
        </w:r>
      </w:del>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ins w:id="80" w:author="Meyer, Michael Frederick" w:date="2020-10-01T12:28:00Z">
        <w:r w:rsidR="00B52BEB">
          <w:rPr>
            <w:rFonts w:ascii="Times New Roman" w:eastAsia="Times New Roman" w:hAnsi="Times New Roman" w:cs="Times New Roman"/>
            <w:sz w:val="24"/>
            <w:szCs w:val="24"/>
          </w:rPr>
          <w:t xml:space="preserve">To test whether sites </w:t>
        </w:r>
      </w:ins>
      <w:ins w:id="81" w:author="Meyer, Michael Frederick" w:date="2020-10-01T12:29:00Z">
        <w:r w:rsidR="00B52BEB">
          <w:rPr>
            <w:rFonts w:ascii="Times New Roman" w:eastAsia="Times New Roman" w:hAnsi="Times New Roman" w:cs="Times New Roman"/>
            <w:sz w:val="24"/>
            <w:szCs w:val="24"/>
          </w:rPr>
          <w:t>benthic communit</w:t>
        </w:r>
      </w:ins>
      <w:ins w:id="82" w:author="Meyer, Michael Frederick" w:date="2020-10-01T12:33:00Z">
        <w:r w:rsidR="00B52BEB">
          <w:rPr>
            <w:rFonts w:ascii="Times New Roman" w:eastAsia="Times New Roman" w:hAnsi="Times New Roman" w:cs="Times New Roman"/>
            <w:sz w:val="24"/>
            <w:szCs w:val="24"/>
          </w:rPr>
          <w:t>ies significant</w:t>
        </w:r>
      </w:ins>
      <w:ins w:id="83" w:author="Meyer, Michael Frederick" w:date="2020-10-01T12:34:00Z">
        <w:r w:rsidR="00B52BEB">
          <w:rPr>
            <w:rFonts w:ascii="Times New Roman" w:eastAsia="Times New Roman" w:hAnsi="Times New Roman" w:cs="Times New Roman"/>
            <w:sz w:val="24"/>
            <w:szCs w:val="24"/>
          </w:rPr>
          <w:t>ly differed with increasing PPCP concentration and IDW population</w:t>
        </w:r>
      </w:ins>
      <w:ins w:id="84" w:author="Meyer, Michael Frederick" w:date="2020-10-01T12:29:00Z">
        <w:r w:rsidR="00B52BEB">
          <w:rPr>
            <w:rFonts w:ascii="Times New Roman" w:eastAsia="Times New Roman" w:hAnsi="Times New Roman" w:cs="Times New Roman"/>
            <w:sz w:val="24"/>
            <w:szCs w:val="24"/>
          </w:rPr>
          <w:t xml:space="preserve">, </w:t>
        </w:r>
      </w:ins>
      <w:del w:id="85" w:author="Meyer, Michael Frederick" w:date="2020-10-01T12:27:00Z">
        <w:r w:rsidR="00D8535D" w:rsidDel="00B52BEB">
          <w:rPr>
            <w:rFonts w:ascii="Times New Roman" w:eastAsia="Times New Roman" w:hAnsi="Times New Roman" w:cs="Times New Roman"/>
            <w:sz w:val="24"/>
            <w:szCs w:val="24"/>
          </w:rPr>
          <w:delText>Third</w:delText>
        </w:r>
      </w:del>
      <w:r w:rsidR="00D8535D">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 xml:space="preserve">we </w:t>
      </w:r>
      <w:ins w:id="86" w:author="Meyer, Michael Frederick" w:date="2020-10-01T12:31:00Z">
        <w:r w:rsidR="00B52BEB">
          <w:rPr>
            <w:rFonts w:ascii="Times New Roman" w:eastAsia="Times New Roman" w:hAnsi="Times New Roman" w:cs="Times New Roman"/>
            <w:sz w:val="24"/>
            <w:szCs w:val="24"/>
          </w:rPr>
          <w:t xml:space="preserve">first </w:t>
        </w:r>
      </w:ins>
      <w:r w:rsidR="00B37098">
        <w:rPr>
          <w:rFonts w:ascii="Times New Roman" w:eastAsia="Times New Roman" w:hAnsi="Times New Roman" w:cs="Times New Roman"/>
          <w:sz w:val="24"/>
          <w:szCs w:val="24"/>
        </w:rPr>
        <w:t>used k-means clustering</w:t>
      </w:r>
      <w:ins w:id="87" w:author="Meyer, Michael Frederick" w:date="2020-10-01T12:30:00Z">
        <w:r w:rsidR="00B52BEB">
          <w:rPr>
            <w:rFonts w:ascii="Times New Roman" w:eastAsia="Times New Roman" w:hAnsi="Times New Roman" w:cs="Times New Roman"/>
            <w:sz w:val="24"/>
            <w:szCs w:val="24"/>
          </w:rPr>
          <w:t xml:space="preserve"> </w:t>
        </w:r>
      </w:ins>
      <w:del w:id="88" w:author="Meyer, Michael Frederick" w:date="2020-10-01T12:30:00Z">
        <w:r w:rsidR="00B37098" w:rsidDel="00B52BEB">
          <w:rPr>
            <w:rFonts w:ascii="Times New Roman" w:eastAsia="Times New Roman" w:hAnsi="Times New Roman" w:cs="Times New Roman"/>
            <w:sz w:val="24"/>
            <w:szCs w:val="24"/>
          </w:rPr>
          <w:delText xml:space="preserve"> </w:delText>
        </w:r>
      </w:del>
      <w:r w:rsidR="00B37098">
        <w:rPr>
          <w:rFonts w:ascii="Times New Roman" w:eastAsia="Times New Roman" w:hAnsi="Times New Roman" w:cs="Times New Roman"/>
          <w:sz w:val="24"/>
          <w:szCs w:val="24"/>
        </w:rPr>
        <w:t>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del w:id="89" w:author="Meyer, Michael Frederick" w:date="2020-10-01T12:32:00Z">
        <w:r w:rsidR="00AB7989" w:rsidDel="00B52BEB">
          <w:rPr>
            <w:rFonts w:ascii="Times New Roman" w:eastAsia="Times New Roman" w:hAnsi="Times New Roman" w:cs="Times New Roman"/>
            <w:sz w:val="24"/>
            <w:szCs w:val="24"/>
          </w:rPr>
          <w:delText xml:space="preserve">To assess whether differences between groups were </w:delText>
        </w:r>
        <w:r w:rsidR="009C6B78" w:rsidDel="00B52BEB">
          <w:rPr>
            <w:rFonts w:ascii="Times New Roman" w:eastAsia="Times New Roman" w:hAnsi="Times New Roman" w:cs="Times New Roman"/>
            <w:sz w:val="24"/>
            <w:szCs w:val="24"/>
          </w:rPr>
          <w:delText xml:space="preserve">statistically </w:delText>
        </w:r>
        <w:r w:rsidR="00AB7989" w:rsidDel="00B52BEB">
          <w:rPr>
            <w:rFonts w:ascii="Times New Roman" w:eastAsia="Times New Roman" w:hAnsi="Times New Roman" w:cs="Times New Roman"/>
            <w:sz w:val="24"/>
            <w:szCs w:val="24"/>
          </w:rPr>
          <w:delText>significant</w:delText>
        </w:r>
        <w:r w:rsidR="00D8535D" w:rsidDel="00B52BEB">
          <w:rPr>
            <w:rFonts w:ascii="Times New Roman" w:eastAsia="Times New Roman" w:hAnsi="Times New Roman" w:cs="Times New Roman"/>
            <w:sz w:val="24"/>
            <w:szCs w:val="24"/>
          </w:rPr>
          <w:delText xml:space="preserve">, </w:delText>
        </w:r>
        <w:r w:rsidR="00AB7989" w:rsidDel="00B52BEB">
          <w:rPr>
            <w:rFonts w:ascii="Times New Roman" w:eastAsia="Times New Roman" w:hAnsi="Times New Roman" w:cs="Times New Roman"/>
            <w:sz w:val="24"/>
            <w:szCs w:val="24"/>
          </w:rPr>
          <w:delText>w</w:delText>
        </w:r>
      </w:del>
      <w:ins w:id="90" w:author="Meyer, Michael Frederick" w:date="2020-10-01T12:32:00Z">
        <w:r w:rsidR="00B52BEB">
          <w:rPr>
            <w:rFonts w:ascii="Times New Roman" w:eastAsia="Times New Roman" w:hAnsi="Times New Roman" w:cs="Times New Roman"/>
            <w:sz w:val="24"/>
            <w:szCs w:val="24"/>
          </w:rPr>
          <w:t>W</w:t>
        </w:r>
      </w:ins>
      <w:r w:rsidR="00AB7989">
        <w:rPr>
          <w:rFonts w:ascii="Times New Roman" w:eastAsia="Times New Roman" w:hAnsi="Times New Roman" w:cs="Times New Roman"/>
          <w:sz w:val="24"/>
          <w:szCs w:val="24"/>
        </w:rPr>
        <w:t xml:space="preserve">e </w:t>
      </w:r>
      <w:ins w:id="91" w:author="Meyer, Michael Frederick" w:date="2020-10-01T12:32:00Z">
        <w:r w:rsidR="00B52BEB">
          <w:rPr>
            <w:rFonts w:ascii="Times New Roman" w:eastAsia="Times New Roman" w:hAnsi="Times New Roman" w:cs="Times New Roman"/>
            <w:sz w:val="24"/>
            <w:szCs w:val="24"/>
          </w:rPr>
          <w:t xml:space="preserve">then </w:t>
        </w:r>
      </w:ins>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a permutational multivariate analysis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34CA95A6" w:rsidR="00A84037" w:rsidRDefault="00233CA3">
      <w:pPr>
        <w:rPr>
          <w:ins w:id="92" w:author="Meyer, Michael Frederick" w:date="2020-10-01T15:00:00Z"/>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ins w:id="93" w:author="Meyer, Michael Frederick" w:date="2020-10-01T14:44:00Z">
        <w:r w:rsidR="003E6D7F">
          <w:rPr>
            <w:rFonts w:ascii="Times New Roman" w:eastAsia="Times New Roman" w:hAnsi="Times New Roman" w:cs="Times New Roman"/>
            <w:sz w:val="24"/>
            <w:szCs w:val="24"/>
          </w:rPr>
          <w:t xml:space="preserve"> </w:t>
        </w:r>
      </w:ins>
      <w:del w:id="94" w:author="Meyer, Michael Frederick" w:date="2020-10-01T14:44:00Z">
        <w:r w:rsidR="00D8535D" w:rsidDel="003E6D7F">
          <w:rPr>
            <w:rFonts w:ascii="Times New Roman" w:eastAsia="Times New Roman" w:hAnsi="Times New Roman" w:cs="Times New Roman"/>
            <w:sz w:val="24"/>
            <w:szCs w:val="24"/>
          </w:rPr>
          <w:delText xml:space="preserve"> </w:delText>
        </w:r>
      </w:del>
      <w:del w:id="95" w:author="Meyer, Michael Frederick" w:date="2020-10-01T14:42:00Z">
        <w:r w:rsidDel="00A4130B">
          <w:rPr>
            <w:rFonts w:ascii="Times New Roman" w:eastAsia="Times New Roman" w:hAnsi="Times New Roman" w:cs="Times New Roman"/>
            <w:sz w:val="24"/>
            <w:szCs w:val="24"/>
          </w:rPr>
          <w:delText xml:space="preserve">The </w:delText>
        </w:r>
      </w:del>
      <w:ins w:id="96" w:author="Meyer, Michael Frederick" w:date="2020-10-01T14:46:00Z">
        <w:r w:rsidR="003E6D7F">
          <w:rPr>
            <w:rFonts w:ascii="Times New Roman" w:eastAsia="Times New Roman" w:hAnsi="Times New Roman" w:cs="Times New Roman"/>
            <w:sz w:val="24"/>
            <w:szCs w:val="24"/>
          </w:rPr>
          <w:t xml:space="preserve">Together, these </w:t>
        </w:r>
      </w:ins>
      <w:r>
        <w:rPr>
          <w:rFonts w:ascii="Times New Roman" w:eastAsia="Times New Roman" w:hAnsi="Times New Roman" w:cs="Times New Roman"/>
          <w:sz w:val="24"/>
          <w:szCs w:val="24"/>
        </w:rPr>
        <w:t>NMDS plot</w:t>
      </w:r>
      <w:ins w:id="97" w:author="Meyer, Michael Frederick" w:date="2020-10-01T14:42:00Z">
        <w:r w:rsidR="00A4130B">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t>
      </w:r>
      <w:del w:id="98" w:author="Meyer, Michael Frederick" w:date="2020-10-01T14:42:00Z">
        <w:r w:rsidDel="003E6D7F">
          <w:rPr>
            <w:rFonts w:ascii="Times New Roman" w:eastAsia="Times New Roman" w:hAnsi="Times New Roman" w:cs="Times New Roman"/>
            <w:sz w:val="24"/>
            <w:szCs w:val="24"/>
          </w:rPr>
          <w:delText xml:space="preserve">with species’ EFA profiles </w:delText>
        </w:r>
      </w:del>
      <w:ins w:id="99" w:author="Meyer, Michael Frederick" w:date="2020-10-01T14:42:00Z">
        <w:r w:rsidR="003E6D7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suggested that </w:t>
      </w:r>
      <w:ins w:id="100" w:author="Meyer, Michael Frederick" w:date="2020-10-01T14:46:00Z">
        <w:r w:rsidR="003E6D7F">
          <w:rPr>
            <w:rFonts w:ascii="Times New Roman" w:eastAsia="Times New Roman" w:hAnsi="Times New Roman" w:cs="Times New Roman"/>
            <w:sz w:val="24"/>
            <w:szCs w:val="24"/>
          </w:rPr>
          <w:t xml:space="preserve">periphyton fatty acids at </w:t>
        </w:r>
      </w:ins>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ins w:id="101" w:author="Meyer, Michael Frederick" w:date="2020-10-01T14:49:00Z">
        <w:r w:rsidR="003E6D7F">
          <w:rPr>
            <w:rFonts w:ascii="Times New Roman" w:eastAsia="Times New Roman" w:hAnsi="Times New Roman" w:cs="Times New Roman"/>
            <w:sz w:val="24"/>
            <w:szCs w:val="24"/>
          </w:rPr>
          <w:t xml:space="preserve">, </w:t>
        </w:r>
      </w:ins>
      <w:ins w:id="102" w:author="Meyer, Michael Frederick" w:date="2020-10-01T14:46:00Z">
        <w:r w:rsidR="003E6D7F">
          <w:rPr>
            <w:rFonts w:ascii="Times New Roman" w:eastAsia="Times New Roman" w:hAnsi="Times New Roman" w:cs="Times New Roman"/>
            <w:sz w:val="24"/>
            <w:szCs w:val="24"/>
          </w:rPr>
          <w:t>which was likely a re</w:t>
        </w:r>
      </w:ins>
      <w:ins w:id="103" w:author="Meyer, Michael Frederick" w:date="2020-10-01T14:47:00Z">
        <w:r w:rsidR="003E6D7F">
          <w:rPr>
            <w:rFonts w:ascii="Times New Roman" w:eastAsia="Times New Roman" w:hAnsi="Times New Roman" w:cs="Times New Roman"/>
            <w:sz w:val="24"/>
            <w:szCs w:val="24"/>
          </w:rPr>
          <w:t>flection of differences in community composition</w:t>
        </w:r>
      </w:ins>
      <w:del w:id="104" w:author="Meyer, Michael Frederick" w:date="2020-10-01T14:49:00Z">
        <w:r w:rsidR="00795613" w:rsidDel="003E6D7F">
          <w:rPr>
            <w:rFonts w:ascii="Times New Roman" w:eastAsia="Times New Roman" w:hAnsi="Times New Roman" w:cs="Times New Roman"/>
            <w:sz w:val="24"/>
            <w:szCs w:val="24"/>
          </w:rPr>
          <w:delText>.</w:delText>
        </w:r>
        <w:r w:rsidDel="003E6D7F">
          <w:rPr>
            <w:rFonts w:ascii="Times New Roman" w:eastAsia="Times New Roman" w:hAnsi="Times New Roman" w:cs="Times New Roman"/>
            <w:sz w:val="24"/>
            <w:szCs w:val="24"/>
          </w:rPr>
          <w:delText xml:space="preserve"> </w:delText>
        </w:r>
      </w:del>
      <w:del w:id="105" w:author="Meyer, Michael Frederick" w:date="2020-10-01T14:47:00Z">
        <w:r w:rsidR="00D8535D" w:rsidDel="003E6D7F">
          <w:rPr>
            <w:rFonts w:ascii="Times New Roman" w:eastAsia="Times New Roman" w:hAnsi="Times New Roman" w:cs="Times New Roman"/>
            <w:sz w:val="24"/>
            <w:szCs w:val="24"/>
          </w:rPr>
          <w:delText xml:space="preserve">Among the eight EFAs </w:delText>
        </w:r>
        <w:r w:rsidR="009C6B78" w:rsidDel="003E6D7F">
          <w:rPr>
            <w:rFonts w:ascii="Times New Roman" w:eastAsia="Times New Roman" w:hAnsi="Times New Roman" w:cs="Times New Roman"/>
            <w:sz w:val="24"/>
            <w:szCs w:val="24"/>
          </w:rPr>
          <w:delText xml:space="preserve">commonly </w:delText>
        </w:r>
        <w:r w:rsidR="00D8535D" w:rsidDel="003E6D7F">
          <w:rPr>
            <w:rFonts w:ascii="Times New Roman" w:eastAsia="Times New Roman" w:hAnsi="Times New Roman" w:cs="Times New Roman"/>
            <w:sz w:val="24"/>
            <w:szCs w:val="24"/>
          </w:rPr>
          <w:delText xml:space="preserve">used </w:delText>
        </w:r>
        <w:r w:rsidR="009C6B78" w:rsidDel="003E6D7F">
          <w:rPr>
            <w:rFonts w:ascii="Times New Roman" w:eastAsia="Times New Roman" w:hAnsi="Times New Roman" w:cs="Times New Roman"/>
            <w:sz w:val="24"/>
            <w:szCs w:val="24"/>
          </w:rPr>
          <w:delText>in</w:delText>
        </w:r>
        <w:r w:rsidR="00D8535D" w:rsidDel="003E6D7F">
          <w:rPr>
            <w:rFonts w:ascii="Times New Roman" w:eastAsia="Times New Roman" w:hAnsi="Times New Roman" w:cs="Times New Roman"/>
            <w:sz w:val="24"/>
            <w:szCs w:val="24"/>
          </w:rPr>
          <w:delText xml:space="preserve"> ecological </w:delText>
        </w:r>
        <w:r w:rsidR="009C6B78" w:rsidDel="003E6D7F">
          <w:rPr>
            <w:rFonts w:ascii="Times New Roman" w:eastAsia="Times New Roman" w:hAnsi="Times New Roman" w:cs="Times New Roman"/>
            <w:sz w:val="24"/>
            <w:szCs w:val="24"/>
          </w:rPr>
          <w:delText>context</w:delText>
        </w:r>
      </w:del>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ins w:id="106" w:author="Meyer, Michael Frederick" w:date="2020-10-01T14:50:00Z">
        <w:r w:rsidR="003E6D7F">
          <w:rPr>
            <w:rFonts w:ascii="Times New Roman" w:eastAsia="Times New Roman" w:hAnsi="Times New Roman" w:cs="Times New Roman"/>
            <w:sz w:val="24"/>
            <w:szCs w:val="24"/>
          </w:rPr>
          <w:t>. Among all taxa and sites,</w:t>
        </w:r>
      </w:ins>
      <w:del w:id="107" w:author="Meyer, Michael Frederick" w:date="2020-10-01T14:50:00Z">
        <w:r w:rsidR="00D8535D" w:rsidDel="003E6D7F">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 xml:space="preserve"> 18:3ω3, </w:t>
      </w:r>
      <w:ins w:id="108" w:author="Meyer, Michael Frederick" w:date="2020-10-01T14:50:00Z">
        <w:r w:rsidR="003E6D7F">
          <w:rPr>
            <w:rFonts w:ascii="Times New Roman" w:eastAsia="Times New Roman" w:hAnsi="Times New Roman" w:cs="Times New Roman"/>
            <w:sz w:val="24"/>
            <w:szCs w:val="24"/>
          </w:rPr>
          <w:t xml:space="preserve">18:1ω9, </w:t>
        </w:r>
      </w:ins>
      <w:r w:rsidR="00D8535D">
        <w:rPr>
          <w:rFonts w:ascii="Times New Roman" w:eastAsia="Times New Roman" w:hAnsi="Times New Roman" w:cs="Times New Roman"/>
          <w:sz w:val="24"/>
          <w:szCs w:val="24"/>
        </w:rPr>
        <w:t>1</w:t>
      </w:r>
      <w:ins w:id="109" w:author="Meyer, Michael Frederick" w:date="2020-10-01T14:51:00Z">
        <w:r w:rsidR="003E6D7F">
          <w:rPr>
            <w:rFonts w:ascii="Times New Roman" w:eastAsia="Times New Roman" w:hAnsi="Times New Roman" w:cs="Times New Roman"/>
            <w:sz w:val="24"/>
            <w:szCs w:val="24"/>
          </w:rPr>
          <w:t>6</w:t>
        </w:r>
      </w:ins>
      <w:del w:id="110" w:author="Meyer, Michael Frederick" w:date="2020-10-01T14:51:00Z">
        <w:r w:rsidR="00D8535D" w:rsidDel="003E6D7F">
          <w:rPr>
            <w:rFonts w:ascii="Times New Roman" w:eastAsia="Times New Roman" w:hAnsi="Times New Roman" w:cs="Times New Roman"/>
            <w:sz w:val="24"/>
            <w:szCs w:val="24"/>
          </w:rPr>
          <w:delText>8</w:delText>
        </w:r>
      </w:del>
      <w:r w:rsidR="00D8535D">
        <w:rPr>
          <w:rFonts w:ascii="Times New Roman" w:eastAsia="Times New Roman" w:hAnsi="Times New Roman" w:cs="Times New Roman"/>
          <w:sz w:val="24"/>
          <w:szCs w:val="24"/>
        </w:rPr>
        <w:t xml:space="preserve">:4ω3, </w:t>
      </w:r>
      <w:ins w:id="111" w:author="Meyer, Michael Frederick" w:date="2020-10-01T14:51:00Z">
        <w:r w:rsidR="003E6D7F">
          <w:rPr>
            <w:rFonts w:ascii="Times New Roman" w:eastAsia="Times New Roman" w:hAnsi="Times New Roman" w:cs="Times New Roman"/>
            <w:sz w:val="24"/>
            <w:szCs w:val="24"/>
          </w:rPr>
          <w:t xml:space="preserve">and </w:t>
        </w:r>
      </w:ins>
      <w:r w:rsidR="00D8535D">
        <w:rPr>
          <w:rFonts w:ascii="Times New Roman" w:eastAsia="Times New Roman" w:hAnsi="Times New Roman" w:cs="Times New Roman"/>
          <w:sz w:val="24"/>
          <w:szCs w:val="24"/>
        </w:rPr>
        <w:t>20:5ω3</w:t>
      </w:r>
      <w:del w:id="112" w:author="Meyer, Michael Frederick" w:date="2020-10-01T14:52:00Z">
        <w:r w:rsidR="00D8535D" w:rsidDel="003E6D7F">
          <w:rPr>
            <w:rFonts w:ascii="Times New Roman" w:eastAsia="Times New Roman" w:hAnsi="Times New Roman" w:cs="Times New Roman"/>
            <w:sz w:val="24"/>
            <w:szCs w:val="24"/>
          </w:rPr>
          <w:delText xml:space="preserve">, </w:delText>
        </w:r>
        <w:r w:rsidR="0028012E" w:rsidDel="003E6D7F">
          <w:rPr>
            <w:rFonts w:ascii="Times New Roman" w:eastAsia="Times New Roman" w:hAnsi="Times New Roman" w:cs="Times New Roman"/>
            <w:sz w:val="24"/>
            <w:szCs w:val="24"/>
          </w:rPr>
          <w:delText xml:space="preserve">22:5ω3, </w:delText>
        </w:r>
        <w:r w:rsidR="00D8535D" w:rsidDel="003E6D7F">
          <w:rPr>
            <w:rFonts w:ascii="Times New Roman" w:eastAsia="Times New Roman" w:hAnsi="Times New Roman" w:cs="Times New Roman"/>
            <w:sz w:val="24"/>
            <w:szCs w:val="24"/>
          </w:rPr>
          <w:delText xml:space="preserve">and 22:6ω3 </w:delText>
        </w:r>
      </w:del>
      <w:r w:rsidR="00D8535D">
        <w:rPr>
          <w:rFonts w:ascii="Times New Roman" w:eastAsia="Times New Roman" w:hAnsi="Times New Roman" w:cs="Times New Roman"/>
          <w:sz w:val="24"/>
          <w:szCs w:val="24"/>
        </w:rPr>
        <w:t xml:space="preserve">had </w:t>
      </w:r>
      <w:ins w:id="113" w:author="Meyer, Michael Frederick" w:date="2020-10-01T14:52:00Z">
        <w:r w:rsidR="003E6D7F">
          <w:rPr>
            <w:rFonts w:ascii="Times New Roman" w:eastAsia="Times New Roman" w:hAnsi="Times New Roman" w:cs="Times New Roman"/>
            <w:sz w:val="24"/>
            <w:szCs w:val="24"/>
          </w:rPr>
          <w:t xml:space="preserve">among </w:t>
        </w:r>
      </w:ins>
      <w:r w:rsidR="00D8535D">
        <w:rPr>
          <w:rFonts w:ascii="Times New Roman" w:eastAsia="Times New Roman" w:hAnsi="Times New Roman" w:cs="Times New Roman"/>
          <w:sz w:val="24"/>
          <w:szCs w:val="24"/>
        </w:rPr>
        <w:t>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ins w:id="114" w:author="Meyer, Michael Frederick" w:date="2020-10-01T16:07:00Z">
        <w:r w:rsidR="00863C77">
          <w:rPr>
            <w:rFonts w:ascii="Times New Roman" w:eastAsia="Times New Roman" w:hAnsi="Times New Roman" w:cs="Times New Roman"/>
            <w:sz w:val="24"/>
            <w:szCs w:val="24"/>
          </w:rPr>
          <w:t>, enabling comparisons between sites</w:t>
        </w:r>
      </w:ins>
      <w:ins w:id="115" w:author="Meyer, Michael Frederick" w:date="2020-10-01T14:52:00Z">
        <w:r w:rsidR="003E6D7F">
          <w:rPr>
            <w:rFonts w:ascii="Times New Roman" w:eastAsia="Times New Roman" w:hAnsi="Times New Roman" w:cs="Times New Roman"/>
            <w:sz w:val="24"/>
            <w:szCs w:val="24"/>
          </w:rPr>
          <w:t>.</w:t>
        </w:r>
      </w:ins>
      <w:ins w:id="116" w:author="Meyer, Michael Frederick" w:date="2020-10-01T14:53:00Z">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ins>
      <w:ins w:id="117" w:author="Meyer, Michael Frederick" w:date="2020-10-01T16:06:00Z">
        <w:r w:rsidR="00863C77">
          <w:rPr>
            <w:rFonts w:ascii="Times New Roman" w:eastAsia="Times New Roman" w:hAnsi="Times New Roman" w:cs="Times New Roman"/>
            <w:sz w:val="24"/>
            <w:szCs w:val="24"/>
          </w:rPr>
          <w:t xml:space="preserve">filamentous </w:t>
        </w:r>
      </w:ins>
      <w:ins w:id="118" w:author="Meyer, Michael Frederick" w:date="2020-10-01T14:53:00Z">
        <w:r w:rsidR="00A84037">
          <w:rPr>
            <w:rFonts w:ascii="Times New Roman" w:eastAsia="Times New Roman" w:hAnsi="Times New Roman" w:cs="Times New Roman"/>
            <w:sz w:val="24"/>
            <w:szCs w:val="24"/>
          </w:rPr>
          <w:t>green algae (i.e., 18:3ω3</w:t>
        </w:r>
      </w:ins>
      <w:ins w:id="119" w:author="Meyer, Michael Frederick" w:date="2020-10-01T15:41:00Z">
        <w:r w:rsidR="003143FA">
          <w:rPr>
            <w:rFonts w:ascii="Times New Roman" w:eastAsia="Times New Roman" w:hAnsi="Times New Roman" w:cs="Times New Roman"/>
            <w:sz w:val="24"/>
            <w:szCs w:val="24"/>
          </w:rPr>
          <w:t xml:space="preserve">, </w:t>
        </w:r>
      </w:ins>
      <w:ins w:id="120" w:author="Meyer, Michael Frederick" w:date="2020-10-01T14:53:00Z">
        <w:r w:rsidR="00A84037">
          <w:rPr>
            <w:rFonts w:ascii="Times New Roman" w:eastAsia="Times New Roman" w:hAnsi="Times New Roman" w:cs="Times New Roman"/>
            <w:sz w:val="24"/>
            <w:szCs w:val="24"/>
          </w:rPr>
          <w:lastRenderedPageBreak/>
          <w:t>18:1ω9</w:t>
        </w:r>
      </w:ins>
      <w:ins w:id="121" w:author="Meyer, Michael Frederick" w:date="2020-10-01T15:41:00Z">
        <w:r w:rsidR="003143FA">
          <w:rPr>
            <w:rFonts w:ascii="Times New Roman" w:eastAsia="Times New Roman" w:hAnsi="Times New Roman" w:cs="Times New Roman"/>
            <w:sz w:val="24"/>
            <w:szCs w:val="24"/>
          </w:rPr>
          <w:t>, and 16:4ω3</w:t>
        </w:r>
      </w:ins>
      <w:ins w:id="122" w:author="Meyer, Michael Frederick" w:date="2020-10-01T14:53:00Z">
        <w:r w:rsidR="00A84037">
          <w:rPr>
            <w:rFonts w:ascii="Times New Roman" w:eastAsia="Times New Roman" w:hAnsi="Times New Roman" w:cs="Times New Roman"/>
            <w:sz w:val="24"/>
            <w:szCs w:val="24"/>
          </w:rPr>
          <w:t xml:space="preserve">) </w:t>
        </w:r>
        <w:commentRangeStart w:id="123"/>
        <w:commentRangeStart w:id="124"/>
        <w:r w:rsidR="00A84037">
          <w:rPr>
            <w:rFonts w:ascii="Times New Roman" w:eastAsia="Times New Roman" w:hAnsi="Times New Roman" w:cs="Times New Roman"/>
            <w:sz w:val="24"/>
            <w:szCs w:val="24"/>
          </w:rPr>
          <w:t>and diatoms (i.e., 20:5ω3)</w:t>
        </w:r>
        <w:commentRangeEnd w:id="123"/>
        <w:r w:rsidR="00A84037">
          <w:rPr>
            <w:rStyle w:val="CommentReference"/>
          </w:rPr>
          <w:commentReference w:id="123"/>
        </w:r>
      </w:ins>
      <w:commentRangeEnd w:id="124"/>
      <w:ins w:id="125" w:author="Meyer, Michael Frederick" w:date="2020-10-01T16:42:00Z">
        <w:r w:rsidR="00896BF5">
          <w:rPr>
            <w:rStyle w:val="CommentReference"/>
          </w:rPr>
          <w:commentReference w:id="124"/>
        </w:r>
      </w:ins>
      <w:del w:id="126" w:author="Meyer, Michael Frederick" w:date="2020-10-01T14:52:00Z">
        <w:r w:rsidR="009C6B78" w:rsidDel="003E6D7F">
          <w:rPr>
            <w:rFonts w:ascii="Times New Roman" w:eastAsia="Times New Roman" w:hAnsi="Times New Roman" w:cs="Times New Roman"/>
            <w:sz w:val="24"/>
            <w:szCs w:val="24"/>
          </w:rPr>
          <w:delText>,</w:delText>
        </w:r>
      </w:del>
      <w:del w:id="127" w:author="Meyer, Michael Frederick" w:date="2020-10-01T14:54:00Z">
        <w:r w:rsidR="009C6B78" w:rsidDel="00A84037">
          <w:rPr>
            <w:rFonts w:ascii="Times New Roman" w:eastAsia="Times New Roman" w:hAnsi="Times New Roman" w:cs="Times New Roman"/>
            <w:sz w:val="24"/>
            <w:szCs w:val="24"/>
          </w:rPr>
          <w:delText xml:space="preserve"> thus enabling comparisons</w:delText>
        </w:r>
        <w:r w:rsidR="00D8535D" w:rsidDel="00A84037">
          <w:rPr>
            <w:rFonts w:ascii="Times New Roman" w:eastAsia="Times New Roman" w:hAnsi="Times New Roman" w:cs="Times New Roman"/>
            <w:sz w:val="24"/>
            <w:szCs w:val="24"/>
          </w:rPr>
          <w:delText xml:space="preserve"> between sites</w:delText>
        </w:r>
        <w:r w:rsidR="00795613" w:rsidDel="00A84037">
          <w:rPr>
            <w:rFonts w:ascii="Times New Roman" w:eastAsia="Times New Roman" w:hAnsi="Times New Roman" w:cs="Times New Roman"/>
            <w:sz w:val="24"/>
            <w:szCs w:val="24"/>
          </w:rPr>
          <w:delText xml:space="preserve">, and so we focused our </w:delText>
        </w:r>
        <w:r w:rsidR="00D20ACE" w:rsidDel="00A84037">
          <w:rPr>
            <w:rFonts w:ascii="Times New Roman" w:eastAsia="Times New Roman" w:hAnsi="Times New Roman" w:cs="Times New Roman"/>
            <w:sz w:val="24"/>
            <w:szCs w:val="24"/>
          </w:rPr>
          <w:delText xml:space="preserve">analysis on these </w:delText>
        </w:r>
        <w:r w:rsidR="0028012E" w:rsidDel="00A84037">
          <w:rPr>
            <w:rFonts w:ascii="Times New Roman" w:eastAsia="Times New Roman" w:hAnsi="Times New Roman" w:cs="Times New Roman"/>
            <w:sz w:val="24"/>
            <w:szCs w:val="24"/>
          </w:rPr>
          <w:delText>five</w:delText>
        </w:r>
        <w:r w:rsidR="00D20ACE" w:rsidDel="00A84037">
          <w:rPr>
            <w:rFonts w:ascii="Times New Roman" w:eastAsia="Times New Roman" w:hAnsi="Times New Roman" w:cs="Times New Roman"/>
            <w:sz w:val="24"/>
            <w:szCs w:val="24"/>
          </w:rPr>
          <w:delText xml:space="preserve"> compounds</w:delText>
        </w:r>
      </w:del>
      <w:ins w:id="128" w:author="Meyer, Michael Frederick" w:date="2020-10-01T16:07:00Z">
        <w:r w:rsidR="00863C77">
          <w:rPr>
            <w:rFonts w:ascii="Times New Roman" w:eastAsia="Times New Roman" w:hAnsi="Times New Roman" w:cs="Times New Roman"/>
            <w:sz w:val="24"/>
            <w:szCs w:val="24"/>
          </w:rPr>
          <w:t>but</w:t>
        </w:r>
      </w:ins>
      <w:ins w:id="129" w:author="Meyer, Michael Frederick" w:date="2020-10-01T16:08:00Z">
        <w:r w:rsidR="00863C77">
          <w:rPr>
            <w:rFonts w:ascii="Times New Roman" w:eastAsia="Times New Roman" w:hAnsi="Times New Roman" w:cs="Times New Roman"/>
            <w:sz w:val="24"/>
            <w:szCs w:val="24"/>
          </w:rPr>
          <w:t xml:space="preserve"> to increase the robustness of our assessment</w:t>
        </w:r>
      </w:ins>
      <w:del w:id="130" w:author="Meyer, Michael Frederick" w:date="2020-10-01T16:07:00Z">
        <w:r w:rsidR="00D8535D" w:rsidDel="00863C77">
          <w:rPr>
            <w:rFonts w:ascii="Times New Roman" w:eastAsia="Times New Roman" w:hAnsi="Times New Roman" w:cs="Times New Roman"/>
            <w:sz w:val="24"/>
            <w:szCs w:val="24"/>
          </w:rPr>
          <w:delText>.</w:delText>
        </w:r>
        <w:r w:rsidR="00D20ACE" w:rsidDel="00863C77">
          <w:rPr>
            <w:rFonts w:ascii="Times New Roman" w:eastAsia="Times New Roman" w:hAnsi="Times New Roman" w:cs="Times New Roman"/>
            <w:sz w:val="24"/>
            <w:szCs w:val="24"/>
          </w:rPr>
          <w:delText xml:space="preserve"> </w:delText>
        </w:r>
      </w:del>
      <w:ins w:id="131" w:author="Meyer, Michael Frederick" w:date="2020-10-01T14:55:00Z">
        <w:r w:rsidR="00A84037">
          <w:rPr>
            <w:rFonts w:ascii="Times New Roman" w:eastAsia="Times New Roman" w:hAnsi="Times New Roman" w:cs="Times New Roman"/>
            <w:sz w:val="24"/>
            <w:szCs w:val="24"/>
          </w:rPr>
          <w:t xml:space="preserve">, we </w:t>
        </w:r>
      </w:ins>
      <w:ins w:id="132" w:author="Meyer, Michael Frederick" w:date="2020-10-01T14:57:00Z">
        <w:r w:rsidR="00A84037">
          <w:rPr>
            <w:rFonts w:ascii="Times New Roman" w:eastAsia="Times New Roman" w:hAnsi="Times New Roman" w:cs="Times New Roman"/>
            <w:sz w:val="24"/>
            <w:szCs w:val="24"/>
          </w:rPr>
          <w:t>expanded</w:t>
        </w:r>
      </w:ins>
      <w:ins w:id="133" w:author="Meyer, Michael Frederick" w:date="2020-10-01T14:55:00Z">
        <w:r w:rsidR="00A84037">
          <w:rPr>
            <w:rFonts w:ascii="Times New Roman" w:eastAsia="Times New Roman" w:hAnsi="Times New Roman" w:cs="Times New Roman"/>
            <w:sz w:val="24"/>
            <w:szCs w:val="24"/>
          </w:rPr>
          <w:t xml:space="preserve"> our analy</w:t>
        </w:r>
      </w:ins>
      <w:ins w:id="134" w:author="Meyer, Michael Frederick" w:date="2020-10-01T14:57:00Z">
        <w:r w:rsidR="00A84037">
          <w:rPr>
            <w:rFonts w:ascii="Times New Roman" w:eastAsia="Times New Roman" w:hAnsi="Times New Roman" w:cs="Times New Roman"/>
            <w:sz w:val="24"/>
            <w:szCs w:val="24"/>
          </w:rPr>
          <w:t>s</w:t>
        </w:r>
      </w:ins>
      <w:ins w:id="135" w:author="Meyer, Michael Frederick" w:date="2020-10-01T14:55:00Z">
        <w:r w:rsidR="00A84037">
          <w:rPr>
            <w:rFonts w:ascii="Times New Roman" w:eastAsia="Times New Roman" w:hAnsi="Times New Roman" w:cs="Times New Roman"/>
            <w:sz w:val="24"/>
            <w:szCs w:val="24"/>
          </w:rPr>
          <w:t xml:space="preserve">es </w:t>
        </w:r>
      </w:ins>
      <w:ins w:id="136" w:author="Meyer, Michael Frederick" w:date="2020-10-01T14:57:00Z">
        <w:r w:rsidR="00A84037">
          <w:rPr>
            <w:rFonts w:ascii="Times New Roman" w:eastAsia="Times New Roman" w:hAnsi="Times New Roman" w:cs="Times New Roman"/>
            <w:sz w:val="24"/>
            <w:szCs w:val="24"/>
          </w:rPr>
          <w:t>to include</w:t>
        </w:r>
      </w:ins>
      <w:ins w:id="137" w:author="Meyer, Michael Frederick" w:date="2020-10-01T14:58:00Z">
        <w:r w:rsidR="00A84037">
          <w:rPr>
            <w:rFonts w:ascii="Times New Roman" w:eastAsia="Times New Roman" w:hAnsi="Times New Roman" w:cs="Times New Roman"/>
            <w:sz w:val="24"/>
            <w:szCs w:val="24"/>
          </w:rPr>
          <w:t>:</w:t>
        </w:r>
      </w:ins>
      <w:ins w:id="138" w:author="Meyer, Michael Frederick" w:date="2020-10-01T14:57:00Z">
        <w:r w:rsidR="00A84037">
          <w:rPr>
            <w:rFonts w:ascii="Times New Roman" w:eastAsia="Times New Roman" w:hAnsi="Times New Roman" w:cs="Times New Roman"/>
            <w:sz w:val="24"/>
            <w:szCs w:val="24"/>
          </w:rPr>
          <w:t xml:space="preserve"> </w:t>
        </w:r>
      </w:ins>
      <w:ins w:id="139" w:author="Meyer, Michael Frederick" w:date="2020-10-01T14:58:00Z">
        <w:r w:rsidR="00A84037">
          <w:rPr>
            <w:rFonts w:ascii="Times New Roman" w:eastAsia="Times New Roman" w:hAnsi="Times New Roman" w:cs="Times New Roman"/>
            <w:sz w:val="24"/>
            <w:szCs w:val="24"/>
          </w:rPr>
          <w:t xml:space="preserve">18:2ω6 (abundant in green algae); </w:t>
        </w:r>
      </w:ins>
      <w:ins w:id="140" w:author="Meyer, Michael Frederick" w:date="2020-10-01T14:59:00Z">
        <w:r w:rsidR="00A84037">
          <w:rPr>
            <w:rFonts w:ascii="Times New Roman" w:eastAsia="Times New Roman" w:hAnsi="Times New Roman" w:cs="Times New Roman"/>
            <w:sz w:val="24"/>
            <w:szCs w:val="24"/>
          </w:rPr>
          <w:t>16:1ω7 and 14:0 (abundant in diatoms); and 16:0 (abundant in both green algae and diatoms)</w:t>
        </w:r>
      </w:ins>
      <w:ins w:id="141" w:author="Meyer, Michael Frederick" w:date="2020-10-01T16:03:00Z">
        <w:r w:rsidR="00863C77">
          <w:rPr>
            <w:rFonts w:ascii="Times New Roman" w:eastAsia="Times New Roman" w:hAnsi="Times New Roman" w:cs="Times New Roman"/>
            <w:sz w:val="24"/>
            <w:szCs w:val="24"/>
          </w:rPr>
          <w:t xml:space="preserve"> (Taipale et al. 2013)</w:t>
        </w:r>
      </w:ins>
      <w:ins w:id="142" w:author="Meyer, Michael Frederick" w:date="2020-10-01T14:59:00Z">
        <w:r w:rsidR="00A84037">
          <w:rPr>
            <w:rFonts w:ascii="Times New Roman" w:eastAsia="Times New Roman" w:hAnsi="Times New Roman" w:cs="Times New Roman"/>
            <w:sz w:val="24"/>
            <w:szCs w:val="24"/>
          </w:rPr>
          <w:t>.</w:t>
        </w:r>
      </w:ins>
      <w:ins w:id="143" w:author="Meyer, Michael Frederick" w:date="2020-10-01T14:58:00Z">
        <w:r w:rsidR="00A84037">
          <w:rPr>
            <w:rFonts w:ascii="Times New Roman" w:eastAsia="Times New Roman" w:hAnsi="Times New Roman" w:cs="Times New Roman"/>
            <w:sz w:val="24"/>
            <w:szCs w:val="24"/>
          </w:rPr>
          <w:t xml:space="preserve"> </w:t>
        </w:r>
      </w:ins>
      <w:del w:id="144" w:author="Meyer, Michael Frederick" w:date="2020-10-01T14:53:00Z">
        <w:r w:rsidR="009C6B78" w:rsidDel="00A84037">
          <w:rPr>
            <w:rFonts w:ascii="Times New Roman" w:eastAsia="Times New Roman" w:hAnsi="Times New Roman" w:cs="Times New Roman"/>
            <w:sz w:val="24"/>
            <w:szCs w:val="24"/>
          </w:rPr>
          <w:delText>T</w:delText>
        </w:r>
        <w:r w:rsidR="00D20ACE" w:rsidDel="00A84037">
          <w:rPr>
            <w:rFonts w:ascii="Times New Roman" w:eastAsia="Times New Roman" w:hAnsi="Times New Roman" w:cs="Times New Roman"/>
            <w:sz w:val="24"/>
            <w:szCs w:val="24"/>
          </w:rPr>
          <w:delText xml:space="preserve">hese </w:delText>
        </w:r>
        <w:r w:rsidR="0028012E" w:rsidDel="00A84037">
          <w:rPr>
            <w:rFonts w:ascii="Times New Roman" w:eastAsia="Times New Roman" w:hAnsi="Times New Roman" w:cs="Times New Roman"/>
            <w:sz w:val="24"/>
            <w:szCs w:val="24"/>
          </w:rPr>
          <w:delText>five</w:delText>
        </w:r>
        <w:r w:rsidR="00D20ACE" w:rsidDel="00A84037">
          <w:rPr>
            <w:rFonts w:ascii="Times New Roman" w:eastAsia="Times New Roman" w:hAnsi="Times New Roman" w:cs="Times New Roman"/>
            <w:sz w:val="24"/>
            <w:szCs w:val="24"/>
          </w:rPr>
          <w:delText xml:space="preserve"> EFAs </w:delText>
        </w:r>
        <w:r w:rsidR="00FA6158" w:rsidDel="00A84037">
          <w:rPr>
            <w:rFonts w:ascii="Times New Roman" w:eastAsia="Times New Roman" w:hAnsi="Times New Roman" w:cs="Times New Roman"/>
            <w:sz w:val="24"/>
            <w:szCs w:val="24"/>
          </w:rPr>
          <w:delText xml:space="preserve">tend to be </w:delText>
        </w:r>
        <w:r w:rsidR="00D20ACE" w:rsidDel="00A84037">
          <w:rPr>
            <w:rFonts w:ascii="Times New Roman" w:eastAsia="Times New Roman" w:hAnsi="Times New Roman" w:cs="Times New Roman"/>
            <w:sz w:val="24"/>
            <w:szCs w:val="24"/>
          </w:rPr>
          <w:delText xml:space="preserve">indicative of </w:delText>
        </w:r>
        <w:r w:rsidR="009C6B78" w:rsidDel="00A84037">
          <w:rPr>
            <w:rFonts w:ascii="Times New Roman" w:eastAsia="Times New Roman" w:hAnsi="Times New Roman" w:cs="Times New Roman"/>
            <w:sz w:val="24"/>
            <w:szCs w:val="24"/>
          </w:rPr>
          <w:delText>g</w:delText>
        </w:r>
        <w:r w:rsidR="00D20ACE" w:rsidDel="00A84037">
          <w:rPr>
            <w:rFonts w:ascii="Times New Roman" w:eastAsia="Times New Roman" w:hAnsi="Times New Roman" w:cs="Times New Roman"/>
            <w:sz w:val="24"/>
            <w:szCs w:val="24"/>
          </w:rPr>
          <w:delText xml:space="preserve">reen algae (i.e., 18:3ω3 and 18:4ω3) </w:delText>
        </w:r>
        <w:r w:rsidR="009C6B78" w:rsidDel="00A84037">
          <w:rPr>
            <w:rFonts w:ascii="Times New Roman" w:eastAsia="Times New Roman" w:hAnsi="Times New Roman" w:cs="Times New Roman"/>
            <w:sz w:val="24"/>
            <w:szCs w:val="24"/>
          </w:rPr>
          <w:delText>and</w:delText>
        </w:r>
        <w:r w:rsidR="00D20ACE" w:rsidDel="00A84037">
          <w:rPr>
            <w:rFonts w:ascii="Times New Roman" w:eastAsia="Times New Roman" w:hAnsi="Times New Roman" w:cs="Times New Roman"/>
            <w:sz w:val="24"/>
            <w:szCs w:val="24"/>
          </w:rPr>
          <w:delText xml:space="preserve"> diatoms (i.e., 20:5ω3</w:delText>
        </w:r>
        <w:r w:rsidR="0028012E" w:rsidDel="00A84037">
          <w:rPr>
            <w:rFonts w:ascii="Times New Roman" w:eastAsia="Times New Roman" w:hAnsi="Times New Roman" w:cs="Times New Roman"/>
            <w:sz w:val="24"/>
            <w:szCs w:val="24"/>
          </w:rPr>
          <w:delText>, 22:5ω3,</w:delText>
        </w:r>
        <w:r w:rsidR="00D20ACE" w:rsidDel="00A84037">
          <w:rPr>
            <w:rFonts w:ascii="Times New Roman" w:eastAsia="Times New Roman" w:hAnsi="Times New Roman" w:cs="Times New Roman"/>
            <w:sz w:val="24"/>
            <w:szCs w:val="24"/>
          </w:rPr>
          <w:delText xml:space="preserve"> and 22:6ω3).</w:delText>
        </w:r>
      </w:del>
      <w:ins w:id="145" w:author="Meyer, Michael Frederick" w:date="2020-10-01T16:32:00Z">
        <w:r w:rsidR="0040674D">
          <w:rPr>
            <w:rFonts w:ascii="Times New Roman" w:eastAsia="Times New Roman" w:hAnsi="Times New Roman" w:cs="Times New Roman"/>
            <w:sz w:val="24"/>
            <w:szCs w:val="24"/>
          </w:rPr>
          <w:t xml:space="preserve"> </w:t>
        </w:r>
      </w:ins>
      <w:ins w:id="146" w:author="Meyer, Michael Frederick" w:date="2020-10-01T16:33:00Z">
        <w:r w:rsidR="0040674D">
          <w:rPr>
            <w:rFonts w:ascii="Times New Roman" w:eastAsia="Times New Roman" w:hAnsi="Times New Roman" w:cs="Times New Roman"/>
            <w:sz w:val="24"/>
            <w:szCs w:val="24"/>
          </w:rPr>
          <w:t>To evaluate how relative fatty acid abundance may relate to sewage pollution, w</w:t>
        </w:r>
      </w:ins>
      <w:ins w:id="147" w:author="Meyer, Michael Frederick" w:date="2020-10-01T16:32:00Z">
        <w:r w:rsidR="0040674D">
          <w:rPr>
            <w:rFonts w:ascii="Times New Roman" w:eastAsia="Times New Roman" w:hAnsi="Times New Roman" w:cs="Times New Roman"/>
            <w:sz w:val="24"/>
            <w:szCs w:val="24"/>
          </w:rPr>
          <w:t xml:space="preserve">e assessed patterns among these seven fatty acids </w:t>
        </w:r>
      </w:ins>
      <w:ins w:id="148" w:author="Meyer, Michael Frederick" w:date="2020-10-01T16:33:00Z">
        <w:r w:rsidR="0040674D">
          <w:rPr>
            <w:rFonts w:ascii="Times New Roman" w:eastAsia="Times New Roman" w:hAnsi="Times New Roman" w:cs="Times New Roman"/>
            <w:sz w:val="24"/>
            <w:szCs w:val="24"/>
          </w:rPr>
          <w:t xml:space="preserve">both in multivariate and in univariate space. </w:t>
        </w:r>
      </w:ins>
      <w:ins w:id="149" w:author="Meyer, Michael Frederick" w:date="2020-10-01T16:34:00Z">
        <w:r w:rsidR="0040674D">
          <w:rPr>
            <w:rFonts w:ascii="Times New Roman" w:eastAsia="Times New Roman" w:hAnsi="Times New Roman" w:cs="Times New Roman"/>
            <w:sz w:val="24"/>
            <w:szCs w:val="24"/>
          </w:rPr>
          <w:t xml:space="preserve">With a multivariate framework, we </w:t>
        </w:r>
      </w:ins>
      <w:ins w:id="150" w:author="Meyer, Michael Frederick" w:date="2020-10-01T16:36:00Z">
        <w:r w:rsidR="0040674D">
          <w:rPr>
            <w:rFonts w:ascii="Times New Roman" w:eastAsia="Times New Roman" w:hAnsi="Times New Roman" w:cs="Times New Roman"/>
            <w:sz w:val="24"/>
            <w:szCs w:val="24"/>
          </w:rPr>
          <w:t xml:space="preserve">created </w:t>
        </w:r>
      </w:ins>
      <w:ins w:id="151" w:author="Meyer, Michael Frederick" w:date="2020-10-01T16:38:00Z">
        <w:r w:rsidR="0040674D">
          <w:rPr>
            <w:rFonts w:ascii="Times New Roman" w:eastAsia="Times New Roman" w:hAnsi="Times New Roman" w:cs="Times New Roman"/>
            <w:sz w:val="24"/>
            <w:szCs w:val="24"/>
          </w:rPr>
          <w:t xml:space="preserve">two </w:t>
        </w:r>
      </w:ins>
      <w:ins w:id="152" w:author="Meyer, Michael Frederick" w:date="2020-10-01T16:34:00Z">
        <w:r w:rsidR="0040674D">
          <w:rPr>
            <w:rFonts w:ascii="Times New Roman" w:eastAsia="Times New Roman" w:hAnsi="Times New Roman" w:cs="Times New Roman"/>
            <w:sz w:val="24"/>
            <w:szCs w:val="24"/>
          </w:rPr>
          <w:t>NMDS plots with Bray-C</w:t>
        </w:r>
      </w:ins>
      <w:ins w:id="153" w:author="Meyer, Michael Frederick" w:date="2020-10-01T16:36:00Z">
        <w:r w:rsidR="0040674D">
          <w:rPr>
            <w:rFonts w:ascii="Times New Roman" w:eastAsia="Times New Roman" w:hAnsi="Times New Roman" w:cs="Times New Roman"/>
            <w:sz w:val="24"/>
            <w:szCs w:val="24"/>
          </w:rPr>
          <w:t>urtis similarity</w:t>
        </w:r>
      </w:ins>
      <w:ins w:id="154" w:author="Meyer, Michael Frederick" w:date="2020-10-01T16:38:00Z">
        <w:r w:rsidR="0040674D">
          <w:rPr>
            <w:rFonts w:ascii="Times New Roman" w:eastAsia="Times New Roman" w:hAnsi="Times New Roman" w:cs="Times New Roman"/>
            <w:sz w:val="24"/>
            <w:szCs w:val="24"/>
          </w:rPr>
          <w:t>, one just with primary producer and the other with macroinvertebrate fatty acid prof</w:t>
        </w:r>
      </w:ins>
      <w:ins w:id="155" w:author="Meyer, Michael Frederick" w:date="2020-10-01T16:39:00Z">
        <w:r w:rsidR="0040674D">
          <w:rPr>
            <w:rFonts w:ascii="Times New Roman" w:eastAsia="Times New Roman" w:hAnsi="Times New Roman" w:cs="Times New Roman"/>
            <w:sz w:val="24"/>
            <w:szCs w:val="24"/>
          </w:rPr>
          <w:t>iles.</w:t>
        </w:r>
      </w:ins>
      <w:ins w:id="156" w:author="Meyer, Michael Frederick" w:date="2020-10-01T16:38:00Z">
        <w:r w:rsidR="0040674D">
          <w:rPr>
            <w:rFonts w:ascii="Times New Roman" w:eastAsia="Times New Roman" w:hAnsi="Times New Roman" w:cs="Times New Roman"/>
            <w:sz w:val="24"/>
            <w:szCs w:val="24"/>
          </w:rPr>
          <w:t xml:space="preserve"> </w:t>
        </w:r>
      </w:ins>
      <w:del w:id="157" w:author="Meyer, Michael Frederick" w:date="2020-10-01T14:53:00Z">
        <w:r w:rsidR="00D20ACE" w:rsidDel="00A84037">
          <w:rPr>
            <w:rFonts w:ascii="Times New Roman" w:eastAsia="Times New Roman" w:hAnsi="Times New Roman" w:cs="Times New Roman"/>
            <w:sz w:val="24"/>
            <w:szCs w:val="24"/>
          </w:rPr>
          <w:delText xml:space="preserve"> </w:delText>
        </w:r>
      </w:del>
      <w:del w:id="158" w:author="Meyer, Michael Frederick" w:date="2020-10-01T16:33:00Z">
        <w:r w:rsidR="00D8535D" w:rsidDel="0040674D">
          <w:rPr>
            <w:rFonts w:ascii="Times New Roman" w:eastAsia="Times New Roman" w:hAnsi="Times New Roman" w:cs="Times New Roman"/>
            <w:sz w:val="24"/>
            <w:szCs w:val="24"/>
          </w:rPr>
          <w:delText xml:space="preserve">To evaluate how </w:delText>
        </w:r>
        <w:r w:rsidR="00D20ACE" w:rsidDel="0040674D">
          <w:rPr>
            <w:rFonts w:ascii="Times New Roman" w:eastAsia="Times New Roman" w:hAnsi="Times New Roman" w:cs="Times New Roman"/>
            <w:sz w:val="24"/>
            <w:szCs w:val="24"/>
          </w:rPr>
          <w:delText xml:space="preserve">relative </w:delText>
        </w:r>
      </w:del>
      <w:del w:id="159" w:author="Meyer, Michael Frederick" w:date="2020-10-01T14:59:00Z">
        <w:r w:rsidR="00D20ACE" w:rsidDel="00A84037">
          <w:rPr>
            <w:rFonts w:ascii="Times New Roman" w:eastAsia="Times New Roman" w:hAnsi="Times New Roman" w:cs="Times New Roman"/>
            <w:sz w:val="24"/>
            <w:szCs w:val="24"/>
          </w:rPr>
          <w:delText xml:space="preserve">EFA </w:delText>
        </w:r>
      </w:del>
      <w:del w:id="160" w:author="Meyer, Michael Frederick" w:date="2020-10-01T16:33:00Z">
        <w:r w:rsidR="00D20ACE" w:rsidDel="0040674D">
          <w:rPr>
            <w:rFonts w:ascii="Times New Roman" w:eastAsia="Times New Roman" w:hAnsi="Times New Roman" w:cs="Times New Roman"/>
            <w:sz w:val="24"/>
            <w:szCs w:val="24"/>
          </w:rPr>
          <w:delText>abundance</w:delText>
        </w:r>
        <w:r w:rsidR="00D8535D" w:rsidDel="0040674D">
          <w:rPr>
            <w:rFonts w:ascii="Times New Roman" w:eastAsia="Times New Roman" w:hAnsi="Times New Roman" w:cs="Times New Roman"/>
            <w:sz w:val="24"/>
            <w:szCs w:val="24"/>
          </w:rPr>
          <w:delText xml:space="preserve"> may </w:delText>
        </w:r>
        <w:r w:rsidR="00FA6158" w:rsidDel="0040674D">
          <w:rPr>
            <w:rFonts w:ascii="Times New Roman" w:eastAsia="Times New Roman" w:hAnsi="Times New Roman" w:cs="Times New Roman"/>
            <w:sz w:val="24"/>
            <w:szCs w:val="24"/>
          </w:rPr>
          <w:delText>relate to</w:delText>
        </w:r>
        <w:r w:rsidR="00D8535D" w:rsidDel="0040674D">
          <w:rPr>
            <w:rFonts w:ascii="Times New Roman" w:eastAsia="Times New Roman" w:hAnsi="Times New Roman" w:cs="Times New Roman"/>
            <w:sz w:val="24"/>
            <w:szCs w:val="24"/>
          </w:rPr>
          <w:delText xml:space="preserve"> sewage pollution</w:delText>
        </w:r>
      </w:del>
      <w:ins w:id="161" w:author="Meyer, Michael Frederick" w:date="2020-10-01T16:40:00Z">
        <w:r w:rsidR="0040674D">
          <w:rPr>
            <w:rFonts w:ascii="Times New Roman" w:eastAsia="Times New Roman" w:hAnsi="Times New Roman" w:cs="Times New Roman"/>
            <w:sz w:val="24"/>
            <w:szCs w:val="24"/>
          </w:rPr>
          <w:t xml:space="preserve"> Because multivariate patterns suggest</w:t>
        </w:r>
      </w:ins>
      <w:ins w:id="162" w:author="Meyer, Michael Frederick" w:date="2020-10-01T16:41:00Z">
        <w:r w:rsidR="0040674D">
          <w:rPr>
            <w:rFonts w:ascii="Times New Roman" w:eastAsia="Times New Roman" w:hAnsi="Times New Roman" w:cs="Times New Roman"/>
            <w:sz w:val="24"/>
            <w:szCs w:val="24"/>
          </w:rPr>
          <w:t>ed fatty acids profiles may relate to sewage pollution</w:t>
        </w:r>
      </w:ins>
      <w:r w:rsidR="00D8535D">
        <w:rPr>
          <w:rFonts w:ascii="Times New Roman" w:eastAsia="Times New Roman" w:hAnsi="Times New Roman" w:cs="Times New Roman"/>
          <w:sz w:val="24"/>
          <w:szCs w:val="24"/>
        </w:rPr>
        <w:t xml:space="preserve">, we regressed </w:t>
      </w:r>
      <w:commentRangeStart w:id="163"/>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signals </w:t>
      </w:r>
      <w:commentRangeEnd w:id="163"/>
      <w:r w:rsidR="00672514">
        <w:rPr>
          <w:rStyle w:val="CommentReference"/>
        </w:rPr>
        <w:commentReference w:id="163"/>
      </w:r>
      <w:r w:rsidR="00D8535D">
        <w:rPr>
          <w:rFonts w:ascii="Times New Roman" w:eastAsia="Times New Roman" w:hAnsi="Times New Roman" w:cs="Times New Roman"/>
          <w:sz w:val="24"/>
          <w:szCs w:val="24"/>
        </w:rPr>
        <w:t>(</w:t>
      </w:r>
      <w:del w:id="164" w:author="Meyer, Michael Frederick" w:date="2020-10-01T15:00:00Z">
        <w:r w:rsidR="00D8535D" w:rsidDel="00A84037">
          <w:rPr>
            <w:rFonts w:ascii="Times New Roman" w:eastAsia="Times New Roman" w:hAnsi="Times New Roman" w:cs="Times New Roman"/>
            <w:sz w:val="24"/>
            <w:szCs w:val="24"/>
          </w:rPr>
          <w:delText>i.e.,</w:delText>
        </w:r>
      </w:del>
      <w:ins w:id="165" w:author="Meyer, Michael Frederick" w:date="2020-10-01T15:00:00Z">
        <w:r w:rsidR="00A84037">
          <w:rPr>
            <w:rFonts w:ascii="Times New Roman" w:eastAsia="Times New Roman" w:hAnsi="Times New Roman" w:cs="Times New Roman"/>
            <w:sz w:val="24"/>
            <w:szCs w:val="24"/>
          </w:rPr>
          <w:t>Equation 2)</w:t>
        </w:r>
      </w:ins>
      <w:r w:rsidR="00D8535D">
        <w:rPr>
          <w:rFonts w:ascii="Times New Roman" w:eastAsia="Times New Roman" w:hAnsi="Times New Roman" w:cs="Times New Roman"/>
          <w:sz w:val="24"/>
          <w:szCs w:val="24"/>
        </w:rPr>
        <w:t xml:space="preserve"> </w:t>
      </w:r>
    </w:p>
    <w:p w14:paraId="7F9B7B4C" w14:textId="23C33328" w:rsidR="00F35616" w:rsidRDefault="00F35616">
      <w:pPr>
        <w:rPr>
          <w:ins w:id="166" w:author="Meyer, Michael Frederick" w:date="2020-10-01T15:40:00Z"/>
          <w:rFonts w:ascii="Times New Roman" w:eastAsia="Times New Roman" w:hAnsi="Times New Roman" w:cs="Times New Roman"/>
          <w:sz w:val="24"/>
          <w:szCs w:val="24"/>
        </w:rPr>
      </w:pPr>
      <w:ins w:id="167" w:author="Meyer, Michael Frederick" w:date="2020-10-01T15:40:00Z">
        <w:r>
          <w:rPr>
            <w:rFonts w:ascii="Times New Roman" w:eastAsia="Times New Roman" w:hAnsi="Times New Roman" w:cs="Times New Roman"/>
            <w:sz w:val="24"/>
            <w:szCs w:val="24"/>
          </w:rPr>
          <w:t xml:space="preserve">(2) </w:t>
        </w:r>
      </w:ins>
      <m:oMath>
        <m:f>
          <m:fPr>
            <m:ctrlPr>
              <w:ins w:id="168" w:author="Meyer, Michael Frederick" w:date="2020-10-01T15:01:00Z">
                <w:rPr>
                  <w:rFonts w:ascii="Cambria Math" w:eastAsia="Times New Roman" w:hAnsi="Cambria Math" w:cs="Times New Roman"/>
                  <w:i/>
                  <w:sz w:val="24"/>
                  <w:szCs w:val="24"/>
                </w:rPr>
              </w:ins>
            </m:ctrlPr>
          </m:fPr>
          <m:num>
            <m:r>
              <w:ins w:id="169" w:author="Meyer, Michael Frederick" w:date="2020-10-01T15:01:00Z">
                <m:rPr>
                  <m:sty m:val="p"/>
                </m:rPr>
                <w:rPr>
                  <w:rFonts w:ascii="Cambria Math" w:eastAsia="Times New Roman" w:hAnsi="Cambria Math" w:cs="Times New Roman"/>
                  <w:sz w:val="24"/>
                  <w:szCs w:val="24"/>
                </w:rPr>
                <m:t>18:3ω3% + 18:1ω9% + 18:</m:t>
              </w:ins>
            </m:r>
            <m:r>
              <w:ins w:id="170" w:author="Meyer, Michael Frederick" w:date="2020-10-01T15:02:00Z">
                <m:rPr>
                  <m:sty m:val="p"/>
                </m:rPr>
                <w:rPr>
                  <w:rFonts w:ascii="Cambria Math" w:eastAsia="Times New Roman" w:hAnsi="Cambria Math" w:cs="Times New Roman"/>
                  <w:sz w:val="24"/>
                  <w:szCs w:val="24"/>
                </w:rPr>
                <m:t>2</m:t>
              </w:ins>
            </m:r>
            <m:r>
              <w:ins w:id="171" w:author="Meyer, Michael Frederick" w:date="2020-10-01T15:01:00Z">
                <m:rPr>
                  <m:sty m:val="p"/>
                </m:rPr>
                <w:rPr>
                  <w:rFonts w:ascii="Cambria Math" w:eastAsia="Times New Roman" w:hAnsi="Cambria Math" w:cs="Times New Roman"/>
                  <w:sz w:val="24"/>
                  <w:szCs w:val="24"/>
                </w:rPr>
                <m:t>ω</m:t>
              </w:ins>
            </m:r>
            <m:r>
              <w:ins w:id="172" w:author="Meyer, Michael Frederick" w:date="2020-10-01T15:02:00Z">
                <m:rPr>
                  <m:sty m:val="p"/>
                </m:rPr>
                <w:rPr>
                  <w:rFonts w:ascii="Cambria Math" w:eastAsia="Times New Roman" w:hAnsi="Cambria Math" w:cs="Times New Roman"/>
                  <w:sz w:val="24"/>
                  <w:szCs w:val="24"/>
                </w:rPr>
                <m:t>6</m:t>
              </w:ins>
            </m:r>
            <m:r>
              <w:ins w:id="173" w:author="Meyer, Michael Frederick" w:date="2020-10-01T15:01:00Z">
                <m:rPr>
                  <m:sty m:val="p"/>
                </m:rPr>
                <w:rPr>
                  <w:rFonts w:ascii="Cambria Math" w:eastAsia="Times New Roman" w:hAnsi="Cambria Math" w:cs="Times New Roman"/>
                  <w:sz w:val="24"/>
                  <w:szCs w:val="24"/>
                </w:rPr>
                <m:t>% +</m:t>
              </w:ins>
            </m:r>
            <m:r>
              <w:ins w:id="174" w:author="Meyer, Michael Frederick" w:date="2020-10-01T15:02:00Z">
                <m:rPr>
                  <m:sty m:val="p"/>
                </m:rPr>
                <w:rPr>
                  <w:rFonts w:ascii="Cambria Math" w:eastAsia="Times New Roman" w:hAnsi="Cambria Math" w:cs="Times New Roman"/>
                  <w:sz w:val="24"/>
                  <w:szCs w:val="24"/>
                </w:rPr>
                <m:t xml:space="preserve"> 16:0%</m:t>
              </w:ins>
            </m:r>
            <m:r>
              <w:ins w:id="175" w:author="Meyer, Michael Frederick" w:date="2020-10-01T15:01:00Z">
                <m:rPr>
                  <m:sty m:val="p"/>
                </m:rPr>
                <w:rPr>
                  <w:rFonts w:ascii="Cambria Math" w:eastAsia="Times New Roman" w:hAnsi="Cambria Math" w:cs="Times New Roman"/>
                  <w:sz w:val="24"/>
                  <w:szCs w:val="24"/>
                </w:rPr>
                <m:t xml:space="preserve"> </m:t>
              </w:ins>
            </m:r>
          </m:num>
          <m:den>
            <m:r>
              <w:ins w:id="176" w:author="Meyer, Michael Frederick" w:date="2020-10-01T15:01:00Z">
                <m:rPr>
                  <m:sty m:val="p"/>
                </m:rPr>
                <w:rPr>
                  <w:rFonts w:ascii="Cambria Math" w:eastAsia="Times New Roman" w:hAnsi="Cambria Math" w:cs="Times New Roman"/>
                  <w:sz w:val="24"/>
                  <w:szCs w:val="24"/>
                </w:rPr>
                <m:t xml:space="preserve">20:5ω3% + </m:t>
              </w:ins>
            </m:r>
            <m:r>
              <w:ins w:id="177" w:author="Meyer, Michael Frederick" w:date="2020-10-01T15:02:00Z">
                <m:rPr>
                  <m:sty m:val="p"/>
                </m:rPr>
                <w:rPr>
                  <w:rFonts w:ascii="Cambria Math" w:eastAsia="Times New Roman" w:hAnsi="Cambria Math" w:cs="Times New Roman"/>
                  <w:sz w:val="24"/>
                  <w:szCs w:val="24"/>
                </w:rPr>
                <m:t>16</m:t>
              </w:ins>
            </m:r>
            <m:r>
              <w:ins w:id="178" w:author="Meyer, Michael Frederick" w:date="2020-10-01T15:01:00Z">
                <m:rPr>
                  <m:sty m:val="p"/>
                </m:rPr>
                <w:rPr>
                  <w:rFonts w:ascii="Cambria Math" w:eastAsia="Times New Roman" w:hAnsi="Cambria Math" w:cs="Times New Roman"/>
                  <w:sz w:val="24"/>
                  <w:szCs w:val="24"/>
                </w:rPr>
                <m:t>:</m:t>
              </w:ins>
            </m:r>
            <m:r>
              <w:ins w:id="179" w:author="Meyer, Michael Frederick" w:date="2020-10-01T15:02:00Z">
                <m:rPr>
                  <m:sty m:val="p"/>
                </m:rPr>
                <w:rPr>
                  <w:rFonts w:ascii="Cambria Math" w:eastAsia="Times New Roman" w:hAnsi="Cambria Math" w:cs="Times New Roman"/>
                  <w:sz w:val="24"/>
                  <w:szCs w:val="24"/>
                </w:rPr>
                <m:t>1</m:t>
              </w:ins>
            </m:r>
            <m:r>
              <w:ins w:id="180" w:author="Meyer, Michael Frederick" w:date="2020-10-01T15:01:00Z">
                <m:rPr>
                  <m:sty m:val="p"/>
                </m:rPr>
                <w:rPr>
                  <w:rFonts w:ascii="Cambria Math" w:eastAsia="Times New Roman" w:hAnsi="Cambria Math" w:cs="Times New Roman"/>
                  <w:sz w:val="24"/>
                  <w:szCs w:val="24"/>
                </w:rPr>
                <m:t>ω</m:t>
              </w:ins>
            </m:r>
            <m:r>
              <w:ins w:id="181" w:author="Meyer, Michael Frederick" w:date="2020-10-01T15:02:00Z">
                <m:rPr>
                  <m:sty m:val="p"/>
                </m:rPr>
                <w:rPr>
                  <w:rFonts w:ascii="Cambria Math" w:eastAsia="Times New Roman" w:hAnsi="Cambria Math" w:cs="Times New Roman"/>
                  <w:sz w:val="24"/>
                  <w:szCs w:val="24"/>
                </w:rPr>
                <m:t>7</m:t>
              </w:ins>
            </m:r>
            <m:r>
              <w:ins w:id="182" w:author="Meyer, Michael Frederick" w:date="2020-10-01T15:01:00Z">
                <m:rPr>
                  <m:sty m:val="p"/>
                </m:rPr>
                <w:rPr>
                  <w:rFonts w:ascii="Cambria Math" w:eastAsia="Times New Roman" w:hAnsi="Cambria Math" w:cs="Times New Roman"/>
                  <w:sz w:val="24"/>
                  <w:szCs w:val="24"/>
                </w:rPr>
                <m:t xml:space="preserve">% + </m:t>
              </w:ins>
            </m:r>
            <m:r>
              <w:ins w:id="183" w:author="Meyer, Michael Frederick" w:date="2020-10-01T15:02:00Z">
                <m:rPr>
                  <m:sty m:val="p"/>
                </m:rPr>
                <w:rPr>
                  <w:rFonts w:ascii="Cambria Math" w:eastAsia="Times New Roman" w:hAnsi="Cambria Math" w:cs="Times New Roman"/>
                  <w:sz w:val="24"/>
                  <w:szCs w:val="24"/>
                </w:rPr>
                <m:t>16</m:t>
              </w:ins>
            </m:r>
            <m:r>
              <w:ins w:id="184" w:author="Meyer, Michael Frederick" w:date="2020-10-01T15:01:00Z">
                <m:rPr>
                  <m:sty m:val="p"/>
                </m:rPr>
                <w:rPr>
                  <w:rFonts w:ascii="Cambria Math" w:eastAsia="Times New Roman" w:hAnsi="Cambria Math" w:cs="Times New Roman"/>
                  <w:sz w:val="24"/>
                  <w:szCs w:val="24"/>
                </w:rPr>
                <m:t>:</m:t>
              </w:ins>
            </m:r>
            <m:r>
              <w:ins w:id="185" w:author="Meyer, Michael Frederick" w:date="2020-10-01T15:02:00Z">
                <m:rPr>
                  <m:sty m:val="p"/>
                </m:rPr>
                <w:rPr>
                  <w:rFonts w:ascii="Cambria Math" w:eastAsia="Times New Roman" w:hAnsi="Cambria Math" w:cs="Times New Roman"/>
                  <w:sz w:val="24"/>
                  <w:szCs w:val="24"/>
                </w:rPr>
                <m:t>0</m:t>
              </w:ins>
            </m:r>
            <m:r>
              <w:ins w:id="186" w:author="Meyer, Michael Frederick" w:date="2020-10-01T15:01:00Z">
                <m:rPr>
                  <m:sty m:val="p"/>
                </m:rPr>
                <w:rPr>
                  <w:rFonts w:ascii="Cambria Math" w:eastAsia="Times New Roman" w:hAnsi="Cambria Math" w:cs="Times New Roman"/>
                  <w:sz w:val="24"/>
                  <w:szCs w:val="24"/>
                </w:rPr>
                <m:t>%</m:t>
              </w:ins>
            </m:r>
            <m:r>
              <w:ins w:id="187" w:author="Meyer, Michael Frederick" w:date="2020-10-01T15:02:00Z">
                <m:rPr>
                  <m:sty m:val="p"/>
                </m:rPr>
                <w:rPr>
                  <w:rFonts w:ascii="Cambria Math" w:eastAsia="Times New Roman" w:hAnsi="Cambria Math" w:cs="Times New Roman"/>
                  <w:sz w:val="24"/>
                  <w:szCs w:val="24"/>
                </w:rPr>
                <m:t xml:space="preserve"> +14:0% </m:t>
              </w:ins>
            </m:r>
          </m:den>
        </m:f>
      </m:oMath>
      <w:r w:rsidR="00D8535D">
        <w:rPr>
          <w:rFonts w:ascii="Times New Roman" w:eastAsia="Times New Roman" w:hAnsi="Times New Roman" w:cs="Times New Roman"/>
          <w:sz w:val="24"/>
          <w:szCs w:val="24"/>
        </w:rPr>
        <w:t xml:space="preserve"> </w:t>
      </w:r>
    </w:p>
    <w:p w14:paraId="0E92F250" w14:textId="5FD13EA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against log-transformed PPCP concentrations using a linear </w:t>
      </w:r>
      <w:commentRangeStart w:id="188"/>
      <w:commentRangeStart w:id="189"/>
      <w:r>
        <w:rPr>
          <w:rFonts w:ascii="Times New Roman" w:eastAsia="Times New Roman" w:hAnsi="Times New Roman" w:cs="Times New Roman"/>
          <w:sz w:val="24"/>
          <w:szCs w:val="24"/>
        </w:rPr>
        <w:t>model</w:t>
      </w:r>
      <w:commentRangeEnd w:id="188"/>
      <w:r w:rsidR="009D6033">
        <w:rPr>
          <w:rStyle w:val="CommentReference"/>
        </w:rPr>
        <w:commentReference w:id="188"/>
      </w:r>
      <w:commentRangeEnd w:id="189"/>
      <w:r w:rsidR="003C4863">
        <w:rPr>
          <w:rStyle w:val="CommentReference"/>
        </w:rPr>
        <w:commentReference w:id="189"/>
      </w:r>
      <w:r>
        <w:rPr>
          <w:rFonts w:ascii="Times New Roman" w:eastAsia="Times New Roman" w:hAnsi="Times New Roman" w:cs="Times New Roman"/>
          <w:sz w:val="24"/>
          <w:szCs w:val="24"/>
        </w:rPr>
        <w:t>.</w:t>
      </w:r>
      <w:ins w:id="190" w:author="Meyer, Michael Frederick" w:date="2020-10-01T16:48:00Z">
        <w:r w:rsidR="00896BF5">
          <w:rPr>
            <w:rFonts w:ascii="Times New Roman" w:eastAsia="Times New Roman" w:hAnsi="Times New Roman" w:cs="Times New Roman"/>
            <w:sz w:val="24"/>
            <w:szCs w:val="24"/>
          </w:rPr>
          <w:t xml:space="preserve"> Additionally, </w:t>
        </w:r>
      </w:ins>
      <w:del w:id="191" w:author="Meyer, Michael Frederick" w:date="2020-10-01T16:48:00Z">
        <w:r w:rsidDel="00896BF5">
          <w:rPr>
            <w:rFonts w:ascii="Times New Roman" w:eastAsia="Times New Roman" w:hAnsi="Times New Roman" w:cs="Times New Roman"/>
            <w:sz w:val="24"/>
            <w:szCs w:val="24"/>
          </w:rPr>
          <w:delText xml:space="preserve"> </w:delText>
        </w:r>
      </w:del>
      <w:ins w:id="192" w:author="Meyer, Michael Frederick" w:date="2020-10-01T16:49:00Z">
        <w:r w:rsidR="00896BF5">
          <w:rPr>
            <w:rFonts w:ascii="Times New Roman" w:eastAsia="Times New Roman" w:hAnsi="Times New Roman" w:cs="Times New Roman"/>
            <w:sz w:val="24"/>
            <w:szCs w:val="24"/>
          </w:rPr>
          <w:t xml:space="preserve">we evaluated how </w:t>
        </w:r>
      </w:ins>
      <w:ins w:id="193" w:author="Meyer, Michael Frederick" w:date="2020-10-01T16:44:00Z">
        <w:r w:rsidR="00896BF5">
          <w:rPr>
            <w:rFonts w:ascii="Times New Roman" w:eastAsia="Times New Roman" w:hAnsi="Times New Roman" w:cs="Times New Roman"/>
            <w:sz w:val="24"/>
            <w:szCs w:val="24"/>
          </w:rPr>
          <w:t xml:space="preserve">two </w:t>
        </w:r>
      </w:ins>
      <w:ins w:id="194" w:author="Meyer, Michael Frederick" w:date="2020-10-01T16:43:00Z">
        <w:r w:rsidR="00896BF5">
          <w:rPr>
            <w:rFonts w:ascii="Times New Roman" w:eastAsia="Times New Roman" w:hAnsi="Times New Roman" w:cs="Times New Roman"/>
            <w:sz w:val="24"/>
            <w:szCs w:val="24"/>
          </w:rPr>
          <w:t xml:space="preserve">essential fatty </w:t>
        </w:r>
      </w:ins>
      <w:ins w:id="195" w:author="Meyer, Michael Frederick" w:date="2020-10-01T16:44:00Z">
        <w:r w:rsidR="00896BF5">
          <w:rPr>
            <w:rFonts w:ascii="Times New Roman" w:eastAsia="Times New Roman" w:hAnsi="Times New Roman" w:cs="Times New Roman"/>
            <w:sz w:val="24"/>
            <w:szCs w:val="24"/>
          </w:rPr>
          <w:t>acids (EFAs</w:t>
        </w:r>
      </w:ins>
      <w:ins w:id="196" w:author="Meyer, Michael Frederick" w:date="2020-10-01T16:50:00Z">
        <w:r w:rsidR="00896BF5">
          <w:rPr>
            <w:rFonts w:ascii="Times New Roman" w:eastAsia="Times New Roman" w:hAnsi="Times New Roman" w:cs="Times New Roman"/>
            <w:sz w:val="24"/>
            <w:szCs w:val="24"/>
          </w:rPr>
          <w:t xml:space="preserve">; </w:t>
        </w:r>
        <w:r w:rsidR="00896BF5">
          <w:rPr>
            <w:rFonts w:ascii="Times New Roman" w:eastAsia="Times New Roman" w:hAnsi="Times New Roman" w:cs="Times New Roman"/>
            <w:sz w:val="24"/>
            <w:szCs w:val="24"/>
          </w:rPr>
          <w:t>18:3ω3</w:t>
        </w:r>
        <w:r w:rsidR="00896BF5">
          <w:rPr>
            <w:rFonts w:ascii="Times New Roman" w:eastAsia="Times New Roman" w:hAnsi="Times New Roman" w:cs="Times New Roman"/>
            <w:sz w:val="24"/>
            <w:szCs w:val="24"/>
          </w:rPr>
          <w:t xml:space="preserve"> and </w:t>
        </w:r>
        <w:r w:rsidR="00896BF5">
          <w:rPr>
            <w:rFonts w:ascii="Times New Roman" w:eastAsia="Times New Roman" w:hAnsi="Times New Roman" w:cs="Times New Roman"/>
            <w:sz w:val="24"/>
            <w:szCs w:val="24"/>
          </w:rPr>
          <w:t>20:5ω3</w:t>
        </w:r>
      </w:ins>
      <w:ins w:id="197" w:author="Meyer, Michael Frederick" w:date="2020-10-01T16:44:00Z">
        <w:r w:rsidR="00896BF5">
          <w:rPr>
            <w:rFonts w:ascii="Times New Roman" w:eastAsia="Times New Roman" w:hAnsi="Times New Roman" w:cs="Times New Roman"/>
            <w:sz w:val="24"/>
            <w:szCs w:val="24"/>
          </w:rPr>
          <w:t>)</w:t>
        </w:r>
      </w:ins>
      <w:ins w:id="198" w:author="Meyer, Michael Frederick" w:date="2020-10-01T16:50:00Z">
        <w:r w:rsidR="00896BF5">
          <w:rPr>
            <w:rFonts w:ascii="Times New Roman" w:eastAsia="Times New Roman" w:hAnsi="Times New Roman" w:cs="Times New Roman"/>
            <w:sz w:val="24"/>
            <w:szCs w:val="24"/>
          </w:rPr>
          <w:t xml:space="preserve">, fatty acids </w:t>
        </w:r>
      </w:ins>
      <w:ins w:id="199" w:author="Meyer, Michael Frederick" w:date="2020-10-01T16:51:00Z">
        <w:r w:rsidR="00896BF5">
          <w:rPr>
            <w:rFonts w:ascii="Times New Roman" w:eastAsia="Times New Roman" w:hAnsi="Times New Roman" w:cs="Times New Roman"/>
            <w:sz w:val="24"/>
            <w:szCs w:val="24"/>
          </w:rPr>
          <w:t>thought</w:t>
        </w:r>
      </w:ins>
      <w:ins w:id="200" w:author="Meyer, Michael Frederick" w:date="2020-10-01T16:50:00Z">
        <w:r w:rsidR="00896BF5">
          <w:rPr>
            <w:rFonts w:ascii="Times New Roman" w:eastAsia="Times New Roman" w:hAnsi="Times New Roman" w:cs="Times New Roman"/>
            <w:sz w:val="24"/>
            <w:szCs w:val="24"/>
          </w:rPr>
          <w:t xml:space="preserve"> to accumulate in biological systems, may</w:t>
        </w:r>
      </w:ins>
      <w:ins w:id="201" w:author="Meyer, Michael Frederick" w:date="2020-10-01T16:51:00Z">
        <w:r w:rsidR="00896BF5">
          <w:rPr>
            <w:rFonts w:ascii="Times New Roman" w:eastAsia="Times New Roman" w:hAnsi="Times New Roman" w:cs="Times New Roman"/>
            <w:sz w:val="24"/>
            <w:szCs w:val="24"/>
          </w:rPr>
          <w:t xml:space="preserve"> differ in abundance across the sewage gradient. Therefore, we similarly regressed the ratio of </w:t>
        </w:r>
      </w:ins>
      <w:ins w:id="202" w:author="Meyer, Michael Frederick" w:date="2020-10-01T16:52:00Z">
        <w:r w:rsidR="000C4430">
          <w:rPr>
            <w:rFonts w:ascii="Times New Roman" w:eastAsia="Times New Roman" w:hAnsi="Times New Roman" w:cs="Times New Roman"/>
            <w:sz w:val="24"/>
            <w:szCs w:val="24"/>
          </w:rPr>
          <w:t>18</w:t>
        </w:r>
        <w:r w:rsidR="000C4430">
          <w:rPr>
            <w:rFonts w:ascii="Times New Roman" w:eastAsia="Times New Roman" w:hAnsi="Times New Roman" w:cs="Times New Roman"/>
            <w:sz w:val="24"/>
            <w:szCs w:val="24"/>
          </w:rPr>
          <w:t>:</w:t>
        </w:r>
        <w:r w:rsidR="000C4430">
          <w:rPr>
            <w:rFonts w:ascii="Times New Roman" w:eastAsia="Times New Roman" w:hAnsi="Times New Roman" w:cs="Times New Roman"/>
            <w:sz w:val="24"/>
            <w:szCs w:val="24"/>
          </w:rPr>
          <w:t>3</w:t>
        </w:r>
        <w:r w:rsidR="000C4430">
          <w:rPr>
            <w:rFonts w:ascii="Times New Roman" w:eastAsia="Times New Roman" w:hAnsi="Times New Roman" w:cs="Times New Roman"/>
            <w:sz w:val="24"/>
            <w:szCs w:val="24"/>
          </w:rPr>
          <w:t>ω3</w:t>
        </w:r>
        <w:proofErr w:type="gramStart"/>
        <w:r w:rsidR="000C4430">
          <w:rPr>
            <w:rFonts w:ascii="Times New Roman" w:eastAsia="Times New Roman" w:hAnsi="Times New Roman" w:cs="Times New Roman"/>
            <w:sz w:val="24"/>
            <w:szCs w:val="24"/>
          </w:rPr>
          <w:t>% :</w:t>
        </w:r>
        <w:proofErr w:type="gramEnd"/>
        <w:r w:rsidR="000C4430">
          <w:rPr>
            <w:rFonts w:ascii="Times New Roman" w:eastAsia="Times New Roman" w:hAnsi="Times New Roman" w:cs="Times New Roman"/>
            <w:sz w:val="24"/>
            <w:szCs w:val="24"/>
          </w:rPr>
          <w:t xml:space="preserve"> </w:t>
        </w:r>
        <w:r w:rsidR="000C4430">
          <w:rPr>
            <w:rFonts w:ascii="Times New Roman" w:eastAsia="Times New Roman" w:hAnsi="Times New Roman" w:cs="Times New Roman"/>
            <w:sz w:val="24"/>
            <w:szCs w:val="24"/>
          </w:rPr>
          <w:t>20:5ω3</w:t>
        </w:r>
        <w:r w:rsidR="000C4430">
          <w:rPr>
            <w:rFonts w:ascii="Times New Roman" w:eastAsia="Times New Roman" w:hAnsi="Times New Roman" w:cs="Times New Roman"/>
            <w:sz w:val="24"/>
            <w:szCs w:val="24"/>
          </w:rPr>
          <w:t>%</w:t>
        </w:r>
      </w:ins>
      <w:ins w:id="203" w:author="Meyer, Michael Frederick" w:date="2020-10-01T16:45:00Z">
        <w:r w:rsidR="00896BF5">
          <w:rPr>
            <w:rFonts w:ascii="Times New Roman" w:eastAsia="Times New Roman" w:hAnsi="Times New Roman" w:cs="Times New Roman"/>
            <w:sz w:val="24"/>
            <w:szCs w:val="24"/>
          </w:rPr>
          <w:t xml:space="preserve"> against </w:t>
        </w:r>
      </w:ins>
      <w:ins w:id="204" w:author="Meyer, Michael Frederick" w:date="2020-10-01T16:46:00Z">
        <w:r w:rsidR="00896BF5">
          <w:rPr>
            <w:rFonts w:ascii="Times New Roman" w:eastAsia="Times New Roman" w:hAnsi="Times New Roman" w:cs="Times New Roman"/>
            <w:sz w:val="24"/>
            <w:szCs w:val="24"/>
          </w:rPr>
          <w:t>log-transformed PPCP concentrations using a linear model</w:t>
        </w:r>
      </w:ins>
      <w:ins w:id="205" w:author="Meyer, Michael Frederick" w:date="2020-10-01T16:52:00Z">
        <w:r w:rsidR="000C4430">
          <w:rPr>
            <w:rFonts w:ascii="Times New Roman" w:eastAsia="Times New Roman" w:hAnsi="Times New Roman" w:cs="Times New Roman"/>
            <w:sz w:val="24"/>
            <w:szCs w:val="24"/>
          </w:rPr>
          <w:t xml:space="preserve">. </w:t>
        </w:r>
      </w:ins>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commentRangeStart w:id="206"/>
      <w:commentRangeStart w:id="207"/>
      <w:r>
        <w:rPr>
          <w:rFonts w:ascii="Times New Roman" w:eastAsia="Times New Roman" w:hAnsi="Times New Roman" w:cs="Times New Roman"/>
          <w:sz w:val="24"/>
          <w:szCs w:val="24"/>
          <w:highlight w:val="yellow"/>
        </w:rPr>
        <w:t>DOI</w:t>
      </w:r>
      <w:commentRangeEnd w:id="206"/>
      <w:r w:rsidR="009D6033">
        <w:rPr>
          <w:rStyle w:val="CommentReference"/>
        </w:rPr>
        <w:commentReference w:id="206"/>
      </w:r>
      <w:commentRangeEnd w:id="207"/>
      <w:r w:rsidR="000C4430">
        <w:rPr>
          <w:rStyle w:val="CommentReference"/>
        </w:rPr>
        <w:commentReference w:id="207"/>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w:t>
      </w:r>
      <w:r w:rsidR="007E2F25">
        <w:rPr>
          <w:rFonts w:ascii="Times New Roman" w:eastAsia="Times New Roman" w:hAnsi="Times New Roman" w:cs="Times New Roman"/>
          <w:sz w:val="24"/>
          <w:szCs w:val="24"/>
        </w:rPr>
        <w:lastRenderedPageBreak/>
        <w:t xml:space="preserve">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commentRangeStart w:id="208"/>
      <w:commentRangeStart w:id="209"/>
      <w:proofErr w:type="spellStart"/>
      <w:r>
        <w:rPr>
          <w:rFonts w:ascii="Times New Roman" w:eastAsia="Times New Roman" w:hAnsi="Times New Roman" w:cs="Times New Roman"/>
          <w:sz w:val="24"/>
          <w:szCs w:val="24"/>
        </w:rPr>
        <w:t>Listvyanka</w:t>
      </w:r>
      <w:commentRangeEnd w:id="208"/>
      <w:proofErr w:type="spellEnd"/>
      <w:r w:rsidR="009D6033">
        <w:rPr>
          <w:rStyle w:val="CommentReference"/>
        </w:rPr>
        <w:commentReference w:id="208"/>
      </w:r>
      <w:commentRangeEnd w:id="209"/>
      <w:r w:rsidR="009D6033">
        <w:rPr>
          <w:rStyle w:val="CommentReference"/>
        </w:rPr>
        <w:commentReference w:id="209"/>
      </w:r>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838BC57"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Ulothrix</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commentRangeStart w:id="210"/>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w:t>
      </w:r>
      <w:commentRangeEnd w:id="210"/>
      <w:r w:rsidR="009D6033">
        <w:rPr>
          <w:rStyle w:val="CommentReference"/>
        </w:rPr>
        <w:commentReference w:id="210"/>
      </w:r>
      <w:r w:rsidR="00E9349B">
        <w:rPr>
          <w:rFonts w:ascii="Times New Roman" w:eastAsia="Times New Roman" w:hAnsi="Times New Roman" w:cs="Times New Roman"/>
          <w:sz w:val="24"/>
          <w:szCs w:val="24"/>
        </w:rPr>
        <w:t xml:space="preserve">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4847186E"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w:t>
      </w:r>
      <w:r w:rsidR="00271F4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w:t>
      </w:r>
      <w:commentRangeStart w:id="211"/>
      <w:r w:rsidR="00A87BAC">
        <w:rPr>
          <w:rFonts w:ascii="Times New Roman" w:eastAsia="Times New Roman" w:hAnsi="Times New Roman" w:cs="Times New Roman"/>
          <w:sz w:val="24"/>
          <w:szCs w:val="24"/>
        </w:rPr>
        <w:t>groupings</w:t>
      </w:r>
      <w:commentRangeEnd w:id="211"/>
      <w:r w:rsidR="009D6033">
        <w:rPr>
          <w:rStyle w:val="CommentReference"/>
        </w:rPr>
        <w:commentReference w:id="211"/>
      </w:r>
      <w:r w:rsidR="00A87BAC">
        <w:rPr>
          <w:rFonts w:ascii="Times New Roman" w:eastAsia="Times New Roman" w:hAnsi="Times New Roman" w:cs="Times New Roman"/>
          <w:sz w:val="24"/>
          <w:szCs w:val="24"/>
        </w:rPr>
        <w:t xml:space="preserve">.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62E5560A"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51D7D1C4"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commentRangeStart w:id="212"/>
      <w:commentRangeStart w:id="213"/>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commentRangeEnd w:id="212"/>
      <w:r w:rsidR="009D6033">
        <w:rPr>
          <w:rStyle w:val="CommentReference"/>
        </w:rPr>
        <w:commentReference w:id="212"/>
      </w:r>
      <w:commentRangeEnd w:id="213"/>
      <w:r w:rsidR="00F93632">
        <w:rPr>
          <w:rStyle w:val="CommentReference"/>
        </w:rPr>
        <w:commentReference w:id="213"/>
      </w:r>
      <w:r w:rsidR="00D8535D">
        <w:rPr>
          <w:rFonts w:ascii="Times New Roman" w:eastAsia="Times New Roman" w:hAnsi="Times New Roman" w:cs="Times New Roman"/>
          <w:sz w:val="24"/>
          <w:szCs w:val="24"/>
        </w:rPr>
        <w:t xml:space="preserve">(p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51EAB43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essential fatty acids (EFAs) 18:3ω3, 18:4ω3, 20:5ω3, </w:t>
      </w:r>
      <w:r w:rsidR="00C332CF">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and 22:6ω3.</w:t>
      </w:r>
      <w:r w:rsidR="00650752">
        <w:rPr>
          <w:rFonts w:ascii="Times New Roman" w:eastAsia="Times New Roman" w:hAnsi="Times New Roman" w:cs="Times New Roman"/>
          <w:sz w:val="24"/>
          <w:szCs w:val="24"/>
        </w:rPr>
        <w:t xml:space="preserve"> </w:t>
      </w:r>
      <w:commentRangeStart w:id="214"/>
      <w:r>
        <w:rPr>
          <w:rFonts w:ascii="Times New Roman" w:eastAsia="Times New Roman" w:hAnsi="Times New Roman" w:cs="Times New Roman"/>
          <w:sz w:val="24"/>
          <w:szCs w:val="24"/>
        </w:rPr>
        <w:t xml:space="preserve">For periphyton, the ratio of 18:3ω3 and 18:4ω3 in comparison to </w:t>
      </w:r>
      <w:r w:rsidR="00C332CF">
        <w:rPr>
          <w:rFonts w:ascii="Times New Roman" w:eastAsia="Times New Roman" w:hAnsi="Times New Roman" w:cs="Times New Roman"/>
          <w:sz w:val="24"/>
          <w:szCs w:val="24"/>
        </w:rPr>
        <w:t>20:5ω3, 22:5ω3, and 22:6ω3</w:t>
      </w:r>
      <w:commentRangeEnd w:id="214"/>
      <w:r w:rsidR="005A42A7">
        <w:rPr>
          <w:rStyle w:val="CommentReference"/>
        </w:rPr>
        <w:commentReference w:id="214"/>
      </w:r>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xml:space="preserve">= 0.56; </w:t>
      </w:r>
      <w:r>
        <w:rPr>
          <w:rFonts w:ascii="Times New Roman" w:eastAsia="Times New Roman" w:hAnsi="Times New Roman" w:cs="Times New Roman"/>
          <w:sz w:val="24"/>
          <w:szCs w:val="24"/>
        </w:rPr>
        <w:t xml:space="preserve">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7D4425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w:t>
      </w:r>
      <w:commentRangeStart w:id="216"/>
      <w:commentRangeStart w:id="217"/>
      <w:r w:rsidR="004668F9">
        <w:rPr>
          <w:rFonts w:ascii="Times New Roman" w:eastAsia="Times New Roman" w:hAnsi="Times New Roman" w:cs="Times New Roman"/>
          <w:sz w:val="24"/>
          <w:szCs w:val="24"/>
        </w:rPr>
        <w:t>communities</w:t>
      </w:r>
      <w:commentRangeEnd w:id="216"/>
      <w:r w:rsidR="007117D1">
        <w:rPr>
          <w:rStyle w:val="CommentReference"/>
        </w:rPr>
        <w:commentReference w:id="216"/>
      </w:r>
      <w:commentRangeEnd w:id="217"/>
      <w:r w:rsidR="007117D1">
        <w:rPr>
          <w:rStyle w:val="CommentReference"/>
        </w:rPr>
        <w:commentReference w:id="217"/>
      </w:r>
      <w:r w:rsidR="004668F9">
        <w:rPr>
          <w:rFonts w:ascii="Times New Roman" w:eastAsia="Times New Roman" w:hAnsi="Times New Roman" w:cs="Times New Roman"/>
          <w:sz w:val="24"/>
          <w:szCs w:val="24"/>
        </w:rPr>
        <w:t xml:space="preserve">.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Investigating PPCP concentrations across limnic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w:t>
      </w:r>
      <w:r w:rsidR="008A3CBB">
        <w:rPr>
          <w:rFonts w:ascii="Times New Roman" w:eastAsia="Times New Roman" w:hAnsi="Times New Roman" w:cs="Times New Roman"/>
          <w:sz w:val="24"/>
          <w:szCs w:val="24"/>
        </w:rPr>
        <w:lastRenderedPageBreak/>
        <w:t xml:space="preserve">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r w:rsidR="007546C9" w:rsidRPr="00FF3A56">
        <w:rPr>
          <w:rFonts w:ascii="Times New Roman" w:eastAsia="Times New Roman" w:hAnsi="Times New Roman" w:cs="Times New Roman"/>
          <w:i/>
          <w:sz w:val="24"/>
          <w:szCs w:val="24"/>
        </w:rPr>
        <w:t>Ulothrix</w:t>
      </w:r>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r w:rsidR="00D8535D">
        <w:rPr>
          <w:rFonts w:ascii="Times New Roman" w:eastAsia="Times New Roman" w:hAnsi="Times New Roman" w:cs="Times New Roman"/>
          <w:i/>
          <w:sz w:val="24"/>
          <w:szCs w:val="24"/>
        </w:rPr>
        <w:t>Ulothrix</w:t>
      </w:r>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76E4291D"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w:t>
      </w:r>
      <w:commentRangeStart w:id="218"/>
      <w:r w:rsidR="007E0747">
        <w:rPr>
          <w:rFonts w:ascii="Times New Roman" w:eastAsia="Times New Roman" w:hAnsi="Times New Roman" w:cs="Times New Roman"/>
          <w:sz w:val="24"/>
          <w:szCs w:val="24"/>
        </w:rPr>
        <w:t>Periphyton essential fatty acid profiles from sites with higher sewage pollution had higher levels of 18:3ω3 and 18:4ω3 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205365">
        <w:rPr>
          <w:rFonts w:ascii="Times New Roman" w:eastAsia="Times New Roman" w:hAnsi="Times New Roman" w:cs="Times New Roman"/>
          <w:sz w:val="24"/>
          <w:szCs w:val="24"/>
        </w:rPr>
        <w:t xml:space="preserve">22:5ω3, </w:t>
      </w:r>
      <w:r w:rsidR="007E0747">
        <w:rPr>
          <w:rFonts w:ascii="Times New Roman" w:eastAsia="Times New Roman" w:hAnsi="Times New Roman" w:cs="Times New Roman"/>
          <w:sz w:val="24"/>
          <w:szCs w:val="24"/>
        </w:rPr>
        <w:t xml:space="preserve">and 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commentRangeEnd w:id="218"/>
      <w:r w:rsidR="002E1676">
        <w:rPr>
          <w:rStyle w:val="CommentReference"/>
        </w:rPr>
        <w:commentReference w:id="218"/>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 xml:space="preserve">(Iverson et al. 2004; Osipova et al. 2009; Taipale et al. 2013; </w:t>
      </w:r>
      <w:r w:rsidRPr="0091395E">
        <w:rPr>
          <w:rFonts w:ascii="Times New Roman" w:hAnsi="Times New Roman" w:cs="Times New Roman"/>
          <w:sz w:val="24"/>
        </w:rPr>
        <w:lastRenderedPageBreak/>
        <w:t>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B5640F1"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the array of fatty acids synthesized in algal communities, essential fatty acids (EFAs) are most likely to be taxonomically associated and influenced by changing community composition</w:t>
      </w:r>
      <w:commentRangeStart w:id="219"/>
      <w:r>
        <w:rPr>
          <w:rFonts w:ascii="Times New Roman" w:eastAsia="Times New Roman" w:hAnsi="Times New Roman" w:cs="Times New Roman"/>
          <w:sz w:val="24"/>
          <w:szCs w:val="24"/>
          <w:highlight w:val="white"/>
        </w:rPr>
        <w:t xml:space="preserve">. </w:t>
      </w:r>
      <w:commentRangeEnd w:id="219"/>
      <w:r w:rsidR="002E1676">
        <w:rPr>
          <w:rStyle w:val="CommentReference"/>
        </w:rPr>
        <w:commentReference w:id="219"/>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Scheibling, 2012). </w:t>
      </w:r>
      <w:commentRangeStart w:id="220"/>
      <w:r>
        <w:rPr>
          <w:rFonts w:ascii="Times New Roman" w:eastAsia="Times New Roman" w:hAnsi="Times New Roman" w:cs="Times New Roman"/>
          <w:sz w:val="24"/>
          <w:szCs w:val="24"/>
        </w:rPr>
        <w:t>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ins w:id="221" w:author="Meyer, Michael Frederick" w:date="2020-09-24T18:20:00Z">
        <w:r w:rsidR="003B14BF">
          <w:rPr>
            <w:rFonts w:ascii="Times New Roman" w:eastAsia="Times New Roman" w:hAnsi="Times New Roman" w:cs="Times New Roman"/>
            <w:sz w:val="24"/>
            <w:szCs w:val="24"/>
          </w:rPr>
          <w:t xml:space="preserve"> and</w:t>
        </w:r>
      </w:ins>
      <w:del w:id="222" w:author="Meyer, Michael Frederick" w:date="2020-09-24T18:20:00Z">
        <w:r w:rsidDel="003B14BF">
          <w:rPr>
            <w:rFonts w:ascii="Times New Roman" w:eastAsia="Times New Roman" w:hAnsi="Times New Roman" w:cs="Times New Roman"/>
            <w:sz w:val="24"/>
            <w:szCs w:val="24"/>
          </w:rPr>
          <w:delText xml:space="preserve">, 18:4ω3, </w:delText>
        </w:r>
      </w:del>
      <w:r>
        <w:rPr>
          <w:rFonts w:ascii="Times New Roman" w:eastAsia="Times New Roman" w:hAnsi="Times New Roman" w:cs="Times New Roman"/>
          <w:sz w:val="24"/>
          <w:szCs w:val="24"/>
        </w:rPr>
        <w:t>20:5ω3</w:t>
      </w:r>
      <w:del w:id="223" w:author="Meyer, Michael Frederick" w:date="2020-09-24T18:20:00Z">
        <w:r w:rsidDel="003B14BF">
          <w:rPr>
            <w:rFonts w:ascii="Times New Roman" w:eastAsia="Times New Roman" w:hAnsi="Times New Roman" w:cs="Times New Roman"/>
            <w:sz w:val="24"/>
            <w:szCs w:val="24"/>
          </w:rPr>
          <w:delText xml:space="preserve">, </w:delText>
        </w:r>
        <w:r w:rsidR="00361037" w:rsidDel="003B14BF">
          <w:rPr>
            <w:rFonts w:ascii="Times New Roman" w:eastAsia="Times New Roman" w:hAnsi="Times New Roman" w:cs="Times New Roman"/>
            <w:sz w:val="24"/>
            <w:szCs w:val="24"/>
          </w:rPr>
          <w:delText xml:space="preserve">22:5ω3, </w:delText>
        </w:r>
        <w:r w:rsidDel="003B14BF">
          <w:rPr>
            <w:rFonts w:ascii="Times New Roman" w:eastAsia="Times New Roman" w:hAnsi="Times New Roman" w:cs="Times New Roman"/>
            <w:sz w:val="24"/>
            <w:szCs w:val="24"/>
          </w:rPr>
          <w:delText xml:space="preserve">and 22:6ω3 </w:delText>
        </w:r>
      </w:del>
      <w:r>
        <w:rPr>
          <w:rFonts w:ascii="Times New Roman" w:eastAsia="Times New Roman" w:hAnsi="Times New Roman" w:cs="Times New Roman"/>
          <w:sz w:val="24"/>
          <w:szCs w:val="24"/>
        </w:rPr>
        <w:t>had the highest coefficient of variation between sites.</w:t>
      </w:r>
      <w:commentRangeEnd w:id="220"/>
      <w:r w:rsidR="002E1676">
        <w:rPr>
          <w:rStyle w:val="CommentReference"/>
        </w:rPr>
        <w:commentReference w:id="220"/>
      </w:r>
      <w:r>
        <w:rPr>
          <w:rFonts w:ascii="Times New Roman" w:eastAsia="Times New Roman" w:hAnsi="Times New Roman" w:cs="Times New Roman"/>
          <w:sz w:val="24"/>
          <w:szCs w:val="24"/>
        </w:rPr>
        <w:t xml:space="preserve"> Because these </w:t>
      </w:r>
      <w:r w:rsidR="00361037">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w:t>
      </w:r>
      <w:commentRangeStart w:id="224"/>
      <w:r>
        <w:rPr>
          <w:rFonts w:ascii="Times New Roman" w:eastAsia="Times New Roman" w:hAnsi="Times New Roman" w:cs="Times New Roman"/>
          <w:sz w:val="24"/>
          <w:szCs w:val="24"/>
        </w:rPr>
        <w:t>20:5ω3</w:t>
      </w:r>
      <w:r w:rsidR="00361037">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224"/>
      <w:r w:rsidR="002E1676">
        <w:rPr>
          <w:rStyle w:val="CommentReference"/>
        </w:rPr>
        <w:commentReference w:id="224"/>
      </w:r>
      <w:commentRangeStart w:id="225"/>
      <w:r>
        <w:rPr>
          <w:rFonts w:ascii="Times New Roman" w:eastAsia="Times New Roman" w:hAnsi="Times New Roman" w:cs="Times New Roman"/>
          <w:sz w:val="24"/>
          <w:szCs w:val="24"/>
        </w:rPr>
        <w:t>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w:t>
      </w:r>
      <w:r w:rsidR="00361037">
        <w:rPr>
          <w:rFonts w:ascii="Times New Roman" w:eastAsia="Times New Roman" w:hAnsi="Times New Roman" w:cs="Times New Roman"/>
          <w:sz w:val="24"/>
          <w:szCs w:val="24"/>
        </w:rPr>
        <w:t xml:space="preserve">22:5ω3% + </w:t>
      </w:r>
      <w:r>
        <w:rPr>
          <w:rFonts w:ascii="Times New Roman" w:eastAsia="Times New Roman" w:hAnsi="Times New Roman" w:cs="Times New Roman"/>
          <w:sz w:val="24"/>
          <w:szCs w:val="24"/>
        </w:rPr>
        <w:t xml:space="preserve">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commentRangeEnd w:id="225"/>
      <w:r w:rsidR="002E1676">
        <w:rPr>
          <w:rStyle w:val="CommentReference"/>
        </w:rPr>
        <w:commentReference w:id="225"/>
      </w:r>
      <w:r>
        <w:rPr>
          <w:rFonts w:ascii="Times New Roman" w:eastAsia="Times New Roman" w:hAnsi="Times New Roman" w:cs="Times New Roman"/>
          <w:sz w:val="24"/>
          <w:szCs w:val="24"/>
        </w:rPr>
        <w:t>.</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4758C42F"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mollusc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w:t>
      </w:r>
      <w:r w:rsidR="000F2398">
        <w:rPr>
          <w:rFonts w:ascii="Times New Roman" w:eastAsia="Times New Roman" w:hAnsi="Times New Roman" w:cs="Times New Roman"/>
          <w:sz w:val="24"/>
          <w:szCs w:val="24"/>
          <w:highlight w:val="white"/>
        </w:rPr>
        <w:lastRenderedPageBreak/>
        <w:t xml:space="preserve">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ese combined results suggest that mollusc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94B195A"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076C75AC" w14:textId="77777777" w:rsidR="00205365" w:rsidRDefault="00A92B32" w:rsidP="00205365">
      <w:pPr>
        <w:pStyle w:val="Bibliography"/>
      </w:pPr>
      <w:r w:rsidRPr="00A92B32">
        <w:fldChar w:fldCharType="begin"/>
      </w:r>
      <w:r w:rsidR="003E64B9">
        <w:instrText xml:space="preserve"> ADDIN ZOTERO_BIBL {"uncited":[],"omitted":[],"custom":[]} CSL_BIBLIOGRAPHY </w:instrText>
      </w:r>
      <w:r w:rsidRPr="00A92B32">
        <w:fldChar w:fldCharType="separate"/>
      </w:r>
      <w:r w:rsidR="00205365">
        <w:t xml:space="preserve">Anderson, M. J. 2001. A new method for non-parametric multivariate analysis of variance. Austral Ecology </w:t>
      </w:r>
      <w:r w:rsidR="00205365">
        <w:rPr>
          <w:b/>
          <w:bCs/>
        </w:rPr>
        <w:t>26</w:t>
      </w:r>
      <w:r w:rsidR="00205365">
        <w:t>: 32–46. doi:10.1111/j.1442-9993.2001.01070.pp.x</w:t>
      </w:r>
    </w:p>
    <w:p w14:paraId="66EB0C44" w14:textId="77777777" w:rsidR="00205365" w:rsidRDefault="00205365" w:rsidP="00205365">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6242832A" w14:textId="77777777" w:rsidR="00205365" w:rsidRDefault="00205365" w:rsidP="00205365">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2CAEC2C4" w14:textId="77777777" w:rsidR="00205365" w:rsidRDefault="00205365" w:rsidP="00205365">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4772B13E" w14:textId="77777777" w:rsidR="00205365" w:rsidRDefault="00205365" w:rsidP="00205365">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160681C6" w14:textId="77777777" w:rsidR="00205365" w:rsidRDefault="00205365" w:rsidP="00205365">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12AD5223" w14:textId="77777777" w:rsidR="00205365" w:rsidRDefault="00205365" w:rsidP="00205365">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1E34CDF3" w14:textId="77777777" w:rsidR="00205365" w:rsidRDefault="00205365" w:rsidP="00205365">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6ACDB6D2" w14:textId="77777777" w:rsidR="00205365" w:rsidRDefault="00205365" w:rsidP="00205365">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70EB846E" w14:textId="77777777" w:rsidR="00205365" w:rsidRDefault="00205365" w:rsidP="00205365">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164470C4" w14:textId="77777777" w:rsidR="00205365" w:rsidRDefault="00205365" w:rsidP="00205365">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5AA6CBF8" w14:textId="77777777" w:rsidR="00205365" w:rsidRDefault="00205365" w:rsidP="00205365">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4BEBCED9" w14:textId="77777777" w:rsidR="00205365" w:rsidRDefault="00205365" w:rsidP="00205365">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306B27EF" w14:textId="77777777" w:rsidR="00205365" w:rsidRDefault="00205365" w:rsidP="00205365">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19E7D225" w14:textId="77777777" w:rsidR="00205365" w:rsidRDefault="00205365" w:rsidP="00205365">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6D759281" w14:textId="77777777" w:rsidR="00205365" w:rsidRDefault="00205365" w:rsidP="00205365">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5282607D" w14:textId="77777777" w:rsidR="00205365" w:rsidRDefault="00205365" w:rsidP="00205365">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6EBC7E8A" w14:textId="77777777" w:rsidR="00205365" w:rsidRDefault="00205365" w:rsidP="00205365">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504F59E3" w14:textId="77777777" w:rsidR="00205365" w:rsidRDefault="00205365" w:rsidP="00205365">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0F3826B8" w14:textId="77777777" w:rsidR="00205365" w:rsidRDefault="00205365" w:rsidP="00205365">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78321EBB" w14:textId="77777777" w:rsidR="00205365" w:rsidRDefault="00205365" w:rsidP="00205365">
      <w:pPr>
        <w:pStyle w:val="Bibliography"/>
      </w:pPr>
      <w:r>
        <w:t xml:space="preserve">Galloway, J. N., F. J. Dentener, D. G. Capone, and others. 2004. Nitrogen Cycles: Past, Present, and Future. Biogeochemistry </w:t>
      </w:r>
      <w:r>
        <w:rPr>
          <w:b/>
          <w:bCs/>
        </w:rPr>
        <w:t>70</w:t>
      </w:r>
      <w:r>
        <w:t>: 153–226. doi:10.1007/s10533-004-0370-0</w:t>
      </w:r>
    </w:p>
    <w:p w14:paraId="35D1ED7C" w14:textId="77777777" w:rsidR="00205365" w:rsidRDefault="00205365" w:rsidP="00205365">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51908A22" w14:textId="77777777" w:rsidR="00205365" w:rsidRDefault="00205365" w:rsidP="00205365">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31101D42" w14:textId="77777777" w:rsidR="00205365" w:rsidRDefault="00205365" w:rsidP="00205365">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523F3DD3" w14:textId="77777777" w:rsidR="00205365" w:rsidRDefault="00205365" w:rsidP="00205365">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5F33A11D" w14:textId="77777777" w:rsidR="00205365" w:rsidRDefault="00205365" w:rsidP="00205365">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AB8D117" w14:textId="77777777" w:rsidR="00205365" w:rsidRDefault="00205365" w:rsidP="00205365">
      <w:pPr>
        <w:pStyle w:val="Bibliography"/>
      </w:pPr>
      <w:r>
        <w:t xml:space="preserve">Hampton, S. E., S. McGowan, T. Ozersky, and others. 2018. Recent ecological change in ancient lakes. Limnology and Oceanography </w:t>
      </w:r>
      <w:r>
        <w:rPr>
          <w:b/>
          <w:bCs/>
        </w:rPr>
        <w:t>63</w:t>
      </w:r>
      <w:r>
        <w:t>: 2277–2304. doi:10.1002/lno.10938</w:t>
      </w:r>
    </w:p>
    <w:p w14:paraId="7F3A4D59" w14:textId="77777777" w:rsidR="00205365" w:rsidRDefault="00205365" w:rsidP="00205365">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7AB6420B" w14:textId="77777777" w:rsidR="00205365" w:rsidRDefault="00205365" w:rsidP="00205365">
      <w:pPr>
        <w:pStyle w:val="Bibliography"/>
      </w:pPr>
      <w:r>
        <w:t xml:space="preserve">Hollingsworth, R. G., J. W. Armstrong, and E. Campbell. 2002. Caffeine as a repellent for slugs and snails. Nature </w:t>
      </w:r>
      <w:r>
        <w:rPr>
          <w:b/>
          <w:bCs/>
        </w:rPr>
        <w:t>417</w:t>
      </w:r>
      <w:r>
        <w:t>: 915–916. doi:10.1038/417915a</w:t>
      </w:r>
    </w:p>
    <w:p w14:paraId="3D10A3CC" w14:textId="77777777" w:rsidR="00205365" w:rsidRDefault="00205365" w:rsidP="00205365">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42689011" w14:textId="77777777" w:rsidR="00205365" w:rsidRDefault="00205365" w:rsidP="00205365">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406BB68A" w14:textId="77777777" w:rsidR="00205365" w:rsidRDefault="00205365" w:rsidP="00205365">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7F46A837" w14:textId="77777777" w:rsidR="00205365" w:rsidRDefault="00205365" w:rsidP="00205365">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54B04F40" w14:textId="77777777" w:rsidR="00205365" w:rsidRDefault="00205365" w:rsidP="00205365">
      <w:pPr>
        <w:pStyle w:val="Bibliography"/>
      </w:pPr>
      <w:r>
        <w:t xml:space="preserve">Kelly, J. R., and R. E. Scheibling. 2012. Fatty acids as dietary tracers in benthic food webs. Marine Ecology Progress Series </w:t>
      </w:r>
      <w:r>
        <w:rPr>
          <w:b/>
          <w:bCs/>
        </w:rPr>
        <w:t>446</w:t>
      </w:r>
      <w:r>
        <w:t>: 1–22. doi:10.3354/meps09559</w:t>
      </w:r>
    </w:p>
    <w:p w14:paraId="0ADD1B1A" w14:textId="77777777" w:rsidR="00205365" w:rsidRDefault="00205365" w:rsidP="00205365">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5F65678B" w14:textId="77777777" w:rsidR="00205365" w:rsidRDefault="00205365" w:rsidP="00205365">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50423B0D" w14:textId="77777777" w:rsidR="00205365" w:rsidRDefault="00205365" w:rsidP="00205365">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17E04FB8" w14:textId="77777777" w:rsidR="00205365" w:rsidRDefault="00205365" w:rsidP="00205365">
      <w:pPr>
        <w:pStyle w:val="Bibliography"/>
      </w:pPr>
      <w:r>
        <w:t>Kozhov, M. M. 1963. Lake Baikal and its Life, Springer Science &amp; Business Media.</w:t>
      </w:r>
    </w:p>
    <w:p w14:paraId="135F1233" w14:textId="77777777" w:rsidR="00205365" w:rsidRDefault="00205365" w:rsidP="00205365">
      <w:pPr>
        <w:pStyle w:val="Bibliography"/>
      </w:pPr>
      <w:r>
        <w:t>Kozhova, O. M., and L. R. Izmest’eva. 1998. Lake Baikal: Evolution and Biodiversity, Backhuys Publishers.</w:t>
      </w:r>
    </w:p>
    <w:p w14:paraId="4149E586" w14:textId="77777777" w:rsidR="00205365" w:rsidRDefault="00205365" w:rsidP="00205365">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4AF72BF5" w14:textId="77777777" w:rsidR="00205365" w:rsidRDefault="00205365" w:rsidP="00205365">
      <w:pPr>
        <w:pStyle w:val="Bibliography"/>
      </w:pPr>
      <w:r>
        <w:t xml:space="preserve">Lambert, D., A. Cattaneo, and R. Carignan. 2008. Periphyton as an early indicator of perturbation in recreational lakes. Can. J. Fish. Aquat. Sci. </w:t>
      </w:r>
      <w:r>
        <w:rPr>
          <w:b/>
          <w:bCs/>
        </w:rPr>
        <w:t>65</w:t>
      </w:r>
      <w:r>
        <w:t>: 258–265. doi:10.1139/f07-168</w:t>
      </w:r>
    </w:p>
    <w:p w14:paraId="075E2D86" w14:textId="77777777" w:rsidR="00205365" w:rsidRDefault="00205365" w:rsidP="00205365">
      <w:pPr>
        <w:pStyle w:val="Bibliography"/>
      </w:pPr>
      <w:r>
        <w:t>Legendre, P., and L. Legendre. 2012. Numerical Ecology, 3rd ed. Elsevier.</w:t>
      </w:r>
    </w:p>
    <w:p w14:paraId="43052726" w14:textId="77777777" w:rsidR="00205365" w:rsidRDefault="00205365" w:rsidP="00205365">
      <w:pPr>
        <w:pStyle w:val="Bibliography"/>
      </w:pPr>
      <w:r>
        <w:lastRenderedPageBreak/>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37BBC2DC" w14:textId="77777777" w:rsidR="00205365" w:rsidRDefault="00205365" w:rsidP="00205365">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392F3489" w14:textId="77777777" w:rsidR="00205365" w:rsidRDefault="00205365" w:rsidP="00205365">
      <w:pPr>
        <w:pStyle w:val="Bibliography"/>
      </w:pPr>
      <w:r>
        <w:t>Mazzella, L., and G. F. Russo. 1989. Grazing effect of two Gibbula species (Mollusca, Archaeogastropoda) on the epiphytic community of Posidonia oceanica leaves.</w:t>
      </w:r>
    </w:p>
    <w:p w14:paraId="62FF319A" w14:textId="77777777" w:rsidR="00205365" w:rsidRDefault="00205365" w:rsidP="00205365">
      <w:pPr>
        <w:pStyle w:val="Bibliography"/>
      </w:pPr>
      <w:r>
        <w:t xml:space="preserve">McIntyre, P. B., and A. S. Flecker. 2006. Rapid turnover of tissue nitrogen of primary consumers in tropical freshwaters. Oecologia </w:t>
      </w:r>
      <w:r>
        <w:rPr>
          <w:b/>
          <w:bCs/>
        </w:rPr>
        <w:t>148</w:t>
      </w:r>
      <w:r>
        <w:t>: 12–21. doi:10.1007/s00442-005-0354-3</w:t>
      </w:r>
    </w:p>
    <w:p w14:paraId="731EC5DF" w14:textId="77777777" w:rsidR="00205365" w:rsidRDefault="00205365" w:rsidP="00205365">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7E99EF8C" w14:textId="77777777" w:rsidR="00205365" w:rsidRDefault="00205365" w:rsidP="00205365">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7287D1A8" w14:textId="77777777" w:rsidR="00205365" w:rsidRDefault="00205365" w:rsidP="00205365">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5F83075A" w14:textId="77777777" w:rsidR="00205365" w:rsidRDefault="00205365" w:rsidP="00205365">
      <w:pPr>
        <w:pStyle w:val="Bibliography"/>
      </w:pPr>
      <w:r>
        <w:t>Moran, P. W., S. E. Cox, S. S. Embrey, R. L. Huffman, T. D. Olsen, and S. C. Fradkin. 2012. Sources and Sinks of Nitrogen and Phosphorus in a Deep, Oligotrophic Lake, Lake Crescent, Olympic National Park, Washington. US Geological Survey.</w:t>
      </w:r>
    </w:p>
    <w:p w14:paraId="40BDE222" w14:textId="77777777" w:rsidR="00205365" w:rsidRDefault="00205365" w:rsidP="00205365">
      <w:pPr>
        <w:pStyle w:val="Bibliography"/>
      </w:pPr>
      <w:r>
        <w:t xml:space="preserve">O’Donnell, D. R., P. Wilburn, E. A. Silow, L. Y. Yampolsky, and E. Litchman. 2017. Nitrogen and phosphorus colimitation of phytoplankton in Lake Baikal: Insights from a spatial survey </w:t>
      </w:r>
      <w:r>
        <w:lastRenderedPageBreak/>
        <w:t xml:space="preserve">and nutrient enrichment experiments. Limnology and Oceanography </w:t>
      </w:r>
      <w:r>
        <w:rPr>
          <w:b/>
          <w:bCs/>
        </w:rPr>
        <w:t>62</w:t>
      </w:r>
      <w:r>
        <w:t>: 1383–1392. doi:10.1002/lno.10505</w:t>
      </w:r>
    </w:p>
    <w:p w14:paraId="4F991568" w14:textId="77777777" w:rsidR="00205365" w:rsidRDefault="00205365" w:rsidP="00205365">
      <w:pPr>
        <w:pStyle w:val="Bibliography"/>
      </w:pPr>
      <w:r>
        <w:t>Oksanen, J., F. G. Blanchet, M. Friendly, and others. 2019. vegan: Community Ecology Package,.</w:t>
      </w:r>
    </w:p>
    <w:p w14:paraId="3ED71591" w14:textId="77777777" w:rsidR="00205365" w:rsidRDefault="00205365" w:rsidP="00205365">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5C632CE6" w14:textId="77777777" w:rsidR="00205365" w:rsidRDefault="00205365" w:rsidP="00205365">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63BE497F" w14:textId="77777777" w:rsidR="00205365" w:rsidRDefault="00205365" w:rsidP="00205365">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16167417" w14:textId="77777777" w:rsidR="00205365" w:rsidRDefault="00205365" w:rsidP="00205365">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76705FDB" w14:textId="77777777" w:rsidR="00205365" w:rsidRDefault="00205365" w:rsidP="00205365">
      <w:pPr>
        <w:pStyle w:val="Bibliography"/>
      </w:pPr>
      <w:r>
        <w:t>R Core Team. 2019. R: A Language and Environment for Statistical Computing,.</w:t>
      </w:r>
    </w:p>
    <w:p w14:paraId="501A5C07" w14:textId="77777777" w:rsidR="00205365" w:rsidRDefault="00205365" w:rsidP="00205365">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1E4961F8" w14:textId="77777777" w:rsidR="00205365" w:rsidRDefault="00205365" w:rsidP="00205365">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00403061" w14:textId="77777777" w:rsidR="00205365" w:rsidRDefault="00205365" w:rsidP="00205365">
      <w:pPr>
        <w:pStyle w:val="Bibliography"/>
      </w:pPr>
      <w:r>
        <w:lastRenderedPageBreak/>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398C9F14" w14:textId="77777777" w:rsidR="00205365" w:rsidRDefault="00205365" w:rsidP="00205365">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62BF91B0" w14:textId="77777777" w:rsidR="00205365" w:rsidRDefault="00205365" w:rsidP="00205365">
      <w:pPr>
        <w:pStyle w:val="Bibliography"/>
      </w:pPr>
      <w:r>
        <w:t xml:space="preserve">Sargent, J. R., and S. Falk-Petersen. 1988. The lipid biochemistry of calanoid copepods. Hydrobiologia </w:t>
      </w:r>
      <w:r>
        <w:rPr>
          <w:b/>
          <w:bCs/>
        </w:rPr>
        <w:t>167–168</w:t>
      </w:r>
      <w:r>
        <w:t>: 101–114. doi:10.1007/BF00026297</w:t>
      </w:r>
    </w:p>
    <w:p w14:paraId="6A4509D7" w14:textId="77777777" w:rsidR="00205365" w:rsidRDefault="00205365" w:rsidP="00205365">
      <w:pPr>
        <w:pStyle w:val="Bibliography"/>
      </w:pPr>
      <w:r>
        <w:t xml:space="preserve">Savage, C., and R. Elmgren. 2004. MACROALGAL (FUCUS VESICULOSUS) δ15N VALUES TRACE DECREASE IN SEWAGE INFLUENCE. Ecological Applications </w:t>
      </w:r>
      <w:r>
        <w:rPr>
          <w:b/>
          <w:bCs/>
        </w:rPr>
        <w:t>14</w:t>
      </w:r>
      <w:r>
        <w:t>: 517–526. doi:10.1890/02-5396</w:t>
      </w:r>
    </w:p>
    <w:p w14:paraId="75977570" w14:textId="77777777" w:rsidR="00205365" w:rsidRDefault="00205365" w:rsidP="00205365">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4E813EF3" w14:textId="77777777" w:rsidR="00205365" w:rsidRDefault="00205365" w:rsidP="00205365">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4F58D475" w14:textId="77777777" w:rsidR="00205365" w:rsidRDefault="00205365" w:rsidP="00205365">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1DDB60BA" w14:textId="77777777" w:rsidR="00205365" w:rsidRDefault="00205365" w:rsidP="00205365">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041A7958" w14:textId="77777777" w:rsidR="00205365" w:rsidRDefault="00205365" w:rsidP="00205365">
      <w:pPr>
        <w:pStyle w:val="Bibliography"/>
      </w:pPr>
      <w:r>
        <w:lastRenderedPageBreak/>
        <w:t>Timoshkin, O. A., M. V. Moore, N. N. Kulikova, and others. 2018. Groundwater contamination by sewage causes benthic algal outbreaks in the littoral zone of Lake Baikal (East Siberia). Journal of Great Lakes Research. doi:10.1016/j.jglr.2018.01.008</w:t>
      </w:r>
    </w:p>
    <w:p w14:paraId="06ADDA2C" w14:textId="77777777" w:rsidR="00205365" w:rsidRDefault="00205365" w:rsidP="00205365">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56977C1C" w14:textId="77777777" w:rsidR="00205365" w:rsidRDefault="00205365" w:rsidP="00205365">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0C812BDF" w14:textId="77777777" w:rsidR="00205365" w:rsidRDefault="00205365" w:rsidP="00205365">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527CBA7D" w14:textId="77777777" w:rsidR="00205365" w:rsidRDefault="00205365" w:rsidP="00205365">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160B3B42" w14:textId="77777777" w:rsidR="00205365" w:rsidRDefault="00205365" w:rsidP="00205365">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47ED1164" w14:textId="77777777" w:rsidR="00205365" w:rsidRDefault="00205365" w:rsidP="00205365">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6CC10EEE" w14:textId="77777777" w:rsidR="00205365" w:rsidRDefault="00205365" w:rsidP="00205365">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4566A5FD" w14:textId="77777777" w:rsidR="00205365" w:rsidRDefault="00205365" w:rsidP="00205365">
      <w:pPr>
        <w:pStyle w:val="Bibliography"/>
      </w:pPr>
      <w:r>
        <w:t>Wickham, H. 2016. ggplot2: Elegant Graphics for Data Analysis, Springer-Verlag.</w:t>
      </w:r>
    </w:p>
    <w:p w14:paraId="0DFAB98C" w14:textId="77777777" w:rsidR="00205365" w:rsidRDefault="00205365" w:rsidP="00205365">
      <w:pPr>
        <w:pStyle w:val="Bibliography"/>
      </w:pPr>
      <w:r>
        <w:lastRenderedPageBreak/>
        <w:t>Wickham, H., R. Francois, L. Henry, and K. Mueller. 2019. dplyr: A Grammar of Data Manipulation,.</w:t>
      </w:r>
    </w:p>
    <w:p w14:paraId="66ACF325" w14:textId="77777777" w:rsidR="00205365" w:rsidRDefault="00205365" w:rsidP="00205365">
      <w:pPr>
        <w:pStyle w:val="Bibliography"/>
      </w:pPr>
      <w:r>
        <w:t>Wickham, H., and L. Henry. 2019. tidyr: Easily Tidy Data with ‘spread()’ and ‘gather()’ Functions,.</w:t>
      </w:r>
    </w:p>
    <w:p w14:paraId="13F8B0A1" w14:textId="77777777" w:rsidR="00205365" w:rsidRDefault="00205365" w:rsidP="00205365">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469CD054" w14:textId="77777777" w:rsidR="00205365" w:rsidRDefault="00205365" w:rsidP="00205365">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08F0F711" w14:textId="77777777" w:rsidR="00205365" w:rsidRDefault="00205365" w:rsidP="00205365">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1F4304C5" w14:textId="77777777" w:rsidR="00205365" w:rsidRDefault="00205365" w:rsidP="00205365">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691AB8E1" w14:textId="77777777" w:rsidR="00205365" w:rsidRDefault="00205365" w:rsidP="00205365">
      <w:pPr>
        <w:pStyle w:val="Bibliography"/>
      </w:pPr>
      <w:r>
        <w:t>2016a. Methods for determination of nitrogen-containing matters (with corrections) (Методы определения азотсодержащих веществ (с Поправками)).</w:t>
      </w:r>
    </w:p>
    <w:p w14:paraId="41337C3C" w14:textId="77777777" w:rsidR="00205365" w:rsidRDefault="00205365" w:rsidP="00205365">
      <w:pPr>
        <w:pStyle w:val="Bibliography"/>
      </w:pPr>
      <w:r>
        <w:t>2016b. Methods for determination of phosphorus-containing matters (with corrections) (Методы определения фосфорсодержащих веществ).</w:t>
      </w:r>
    </w:p>
    <w:p w14:paraId="6F31E43C" w14:textId="77777777" w:rsidR="00205365" w:rsidRDefault="00205365" w:rsidP="00205365">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680DB4DA"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7BA5673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Stephen L. Katz, Brian P. Lanouette, John R. Loffredo, 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35"/>
        <w:gridCol w:w="1250"/>
        <w:gridCol w:w="1250"/>
        <w:gridCol w:w="1160"/>
        <w:gridCol w:w="2048"/>
        <w:gridCol w:w="2042"/>
        <w:gridCol w:w="2368"/>
        <w:gridCol w:w="1997"/>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w:t>
            </w:r>
            <w:commentRangeStart w:id="226"/>
            <w:r w:rsidR="00563BF6">
              <w:rPr>
                <w:rFonts w:ascii="Times New Roman" w:eastAsia="Times New Roman" w:hAnsi="Times New Roman" w:cs="Times New Roman"/>
                <w:sz w:val="16"/>
                <w:szCs w:val="16"/>
              </w:rPr>
              <w:t xml:space="preserve">sampling </w:t>
            </w:r>
            <w:commentRangeEnd w:id="226"/>
            <w:r w:rsidR="007117D1">
              <w:rPr>
                <w:rStyle w:val="CommentReference"/>
              </w:rPr>
              <w:commentReference w:id="226"/>
            </w:r>
            <w:r w:rsidR="00563BF6">
              <w:rPr>
                <w:rFonts w:ascii="Times New Roman" w:eastAsia="Times New Roman" w:hAnsi="Times New Roman" w:cs="Times New Roman"/>
                <w:sz w:val="16"/>
                <w:szCs w:val="16"/>
              </w:rPr>
              <w:t xml:space="preserve">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6D331D80" w:rsidR="00715D55" w:rsidRDefault="00567422">
      <w:pPr>
        <w:rPr>
          <w:rFonts w:ascii="Times New Roman" w:eastAsia="Times New Roman" w:hAnsi="Times New Roman" w:cs="Times New Roman"/>
          <w:sz w:val="24"/>
          <w:szCs w:val="24"/>
        </w:rPr>
      </w:pPr>
      <w:commentRangeStart w:id="227"/>
      <w:r>
        <w:rPr>
          <w:rFonts w:ascii="Times New Roman" w:eastAsia="Times New Roman" w:hAnsi="Times New Roman" w:cs="Times New Roman"/>
          <w:noProof/>
          <w:sz w:val="24"/>
          <w:szCs w:val="24"/>
          <w:lang w:val="en-US"/>
        </w:rPr>
        <w:lastRenderedPageBreak/>
        <w:drawing>
          <wp:inline distT="0" distB="0" distL="0" distR="0" wp14:anchorId="488E4D76" wp14:editId="2E56FED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kal_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commentRangeEnd w:id="227"/>
      <w:r w:rsidR="007117D1">
        <w:rPr>
          <w:rStyle w:val="CommentReference"/>
        </w:rPr>
        <w:commentReference w:id="227"/>
      </w:r>
    </w:p>
    <w:p w14:paraId="2E33AD73" w14:textId="77777777" w:rsidR="00715D55" w:rsidRDefault="00715D55">
      <w:pPr>
        <w:rPr>
          <w:rFonts w:ascii="Times New Roman" w:eastAsia="Times New Roman" w:hAnsi="Times New Roman" w:cs="Times New Roman"/>
          <w:sz w:val="24"/>
          <w:szCs w:val="24"/>
        </w:rPr>
      </w:pPr>
    </w:p>
    <w:p w14:paraId="05622DC3" w14:textId="78B02E14" w:rsidR="00A254FA" w:rsidRDefault="00D8535D">
      <w:pPr>
        <w:rPr>
          <w:rFonts w:ascii="Times New Roman" w:eastAsia="Times New Roman" w:hAnsi="Times New Roman" w:cs="Times New Roman"/>
          <w:sz w:val="24"/>
          <w:szCs w:val="24"/>
        </w:rPr>
      </w:pPr>
      <w:commentRangeStart w:id="228"/>
      <w:r>
        <w:rPr>
          <w:rFonts w:ascii="Times New Roman" w:eastAsia="Times New Roman" w:hAnsi="Times New Roman" w:cs="Times New Roman"/>
          <w:sz w:val="24"/>
          <w:szCs w:val="24"/>
        </w:rPr>
        <w:t xml:space="preserve">Figure 1: </w:t>
      </w:r>
      <w:commentRangeEnd w:id="228"/>
      <w:r w:rsidR="002E1676">
        <w:rPr>
          <w:rStyle w:val="CommentReference"/>
        </w:rPr>
        <w:commentReference w:id="228"/>
      </w:r>
      <w:r>
        <w:rPr>
          <w:rFonts w:ascii="Times New Roman" w:eastAsia="Times New Roman" w:hAnsi="Times New Roman" w:cs="Times New Roman"/>
          <w:sz w:val="24"/>
          <w:szCs w:val="24"/>
        </w:rPr>
        <w:t xml:space="preserve">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commentRangeStart w:id="229"/>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IDW population was log-transformed so as to make IDW populations across three degrees of magnitude more comparable.</w:t>
      </w:r>
      <w:commentRangeEnd w:id="229"/>
      <w:r w:rsidR="007117D1">
        <w:rPr>
          <w:rStyle w:val="CommentReference"/>
        </w:rPr>
        <w:commentReference w:id="229"/>
      </w:r>
      <w:r w:rsidR="000318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4BE3B832" w:rsidR="00F622F3" w:rsidRDefault="00B77D60">
      <w:r>
        <w:rPr>
          <w:noProof/>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commentRangeStart w:id="230"/>
            <w:r>
              <w:rPr>
                <w:rFonts w:ascii="Times New Roman" w:eastAsia="Times New Roman" w:hAnsi="Times New Roman" w:cs="Times New Roman"/>
                <w:sz w:val="16"/>
                <w:szCs w:val="16"/>
              </w:rPr>
              <w:t xml:space="preserve">Table </w:t>
            </w:r>
            <w:commentRangeEnd w:id="230"/>
            <w:r w:rsidR="007117D1">
              <w:rPr>
                <w:rStyle w:val="CommentReference"/>
              </w:rPr>
              <w:commentReference w:id="230"/>
            </w:r>
            <w:r>
              <w:rPr>
                <w:rFonts w:ascii="Times New Roman" w:eastAsia="Times New Roman" w:hAnsi="Times New Roman" w:cs="Times New Roman"/>
                <w:sz w:val="16"/>
                <w:szCs w:val="16"/>
              </w:rPr>
              <w:t xml:space="preserve">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Mollusc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Amphipoda</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Hirudinea</w:t>
            </w:r>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p w14:paraId="7E22B6D2" w14:textId="77777777" w:rsidR="00567422" w:rsidRDefault="00567422">
      <w:pPr>
        <w:sectPr w:rsidR="00567422" w:rsidSect="00CE567A">
          <w:pgSz w:w="12240" w:h="15840"/>
          <w:pgMar w:top="1440" w:right="1440" w:bottom="1440" w:left="1440" w:header="720" w:footer="720" w:gutter="0"/>
          <w:lnNumType w:countBy="1" w:restart="continuous"/>
          <w:pgNumType w:start="1"/>
          <w:cols w:space="720"/>
          <w:docGrid w:linePitch="299"/>
        </w:sectPr>
      </w:pP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7777777"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3">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commentRangeStart w:id="231"/>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commentRangeEnd w:id="231"/>
      <w:r w:rsidR="0032523D">
        <w:rPr>
          <w:rStyle w:val="CommentReference"/>
        </w:rPr>
        <w:commentReference w:id="231"/>
      </w:r>
    </w:p>
    <w:p w14:paraId="38F0A7BB" w14:textId="77777777" w:rsidR="00715D55" w:rsidRDefault="00715D55">
      <w:pPr>
        <w:rPr>
          <w:rFonts w:ascii="Times New Roman" w:eastAsia="Times New Roman" w:hAnsi="Times New Roman" w:cs="Times New Roman"/>
          <w:sz w:val="24"/>
          <w:szCs w:val="24"/>
        </w:rPr>
      </w:pPr>
    </w:p>
    <w:p w14:paraId="035F702D" w14:textId="619769E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commentRangeStart w:id="232"/>
      <w:r w:rsidR="00567422">
        <w:rPr>
          <w:rFonts w:ascii="Times New Roman" w:eastAsia="Times New Roman" w:hAnsi="Times New Roman" w:cs="Times New Roman"/>
          <w:sz w:val="24"/>
          <w:szCs w:val="24"/>
        </w:rPr>
        <w:t>Sites with a higher IDW population value tended to be more associated with filamentous algal groupings and separate from sites with moderate and low IDW population values, which were more associated with diatom abundance.</w:t>
      </w:r>
      <w:commentRangeEnd w:id="232"/>
      <w:r w:rsidR="0032523D">
        <w:rPr>
          <w:rStyle w:val="CommentReference"/>
        </w:rPr>
        <w:commentReference w:id="232"/>
      </w:r>
      <w:r w:rsidR="00567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PERMANOVA confirmed the three groups to be significantly different (p = 0.</w:t>
      </w:r>
      <w:commentRangeStart w:id="233"/>
      <w:r>
        <w:rPr>
          <w:rFonts w:ascii="Times New Roman" w:eastAsia="Times New Roman" w:hAnsi="Times New Roman" w:cs="Times New Roman"/>
          <w:sz w:val="24"/>
          <w:szCs w:val="24"/>
        </w:rPr>
        <w:t>023</w:t>
      </w:r>
      <w:commentRangeEnd w:id="233"/>
      <w:r w:rsidR="0032523D">
        <w:rPr>
          <w:rStyle w:val="CommentReference"/>
        </w:rPr>
        <w:commentReference w:id="233"/>
      </w:r>
      <w:r>
        <w:rPr>
          <w:rFonts w:ascii="Times New Roman" w:eastAsia="Times New Roman" w:hAnsi="Times New Roman" w:cs="Times New Roman"/>
          <w:sz w:val="24"/>
          <w:szCs w:val="24"/>
        </w:rPr>
        <w:t xml:space="preserve">). </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43968724"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w:t>
      </w:r>
      <w:commentRangeStart w:id="234"/>
      <w:r w:rsidR="00D8535D">
        <w:rPr>
          <w:rFonts w:ascii="Times New Roman" w:eastAsia="Times New Roman" w:hAnsi="Times New Roman" w:cs="Times New Roman"/>
          <w:sz w:val="24"/>
          <w:szCs w:val="24"/>
        </w:rPr>
        <w:t xml:space="preserve">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w:t>
      </w:r>
      <w:commentRangeEnd w:id="234"/>
      <w:r w:rsidR="0032523D">
        <w:rPr>
          <w:rStyle w:val="CommentReference"/>
        </w:rPr>
        <w:commentReference w:id="234"/>
      </w:r>
      <w:r w:rsidR="00D8535D">
        <w:rPr>
          <w:rFonts w:ascii="Times New Roman" w:eastAsia="Times New Roman" w:hAnsi="Times New Roman" w:cs="Times New Roman"/>
          <w:sz w:val="24"/>
          <w:szCs w:val="24"/>
        </w:rPr>
        <w:t xml:space="preserve"> </w:t>
      </w:r>
      <w:commentRangeStart w:id="235"/>
      <w:r w:rsidR="00D8535D">
        <w:rPr>
          <w:rFonts w:ascii="Times New Roman" w:eastAsia="Times New Roman" w:hAnsi="Times New Roman" w:cs="Times New Roman"/>
          <w:sz w:val="24"/>
          <w:szCs w:val="24"/>
        </w:rPr>
        <w:t>PERMANOVA confirmed the three groups to be significantly different (p = 0.002)</w:t>
      </w:r>
      <w:commentRangeEnd w:id="235"/>
      <w:r w:rsidR="0032523D">
        <w:rPr>
          <w:rStyle w:val="CommentReference"/>
        </w:rPr>
        <w:commentReference w:id="235"/>
      </w:r>
      <w:r w:rsidR="00D8535D">
        <w:rPr>
          <w:rFonts w:ascii="Times New Roman" w:eastAsia="Times New Roman" w:hAnsi="Times New Roman" w:cs="Times New Roman"/>
          <w:sz w:val="24"/>
          <w:szCs w:val="24"/>
        </w:rPr>
        <w:t xml:space="preserve">.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w:t>
      </w:r>
      <w:r w:rsidR="002C7B99">
        <w:rPr>
          <w:rFonts w:ascii="Times New Roman" w:eastAsia="Times New Roman" w:hAnsi="Times New Roman" w:cs="Times New Roman"/>
          <w:sz w:val="24"/>
          <w:szCs w:val="24"/>
        </w:rPr>
        <w:t xml:space="preserve">lower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mollusc abundance (see Table </w:t>
      </w:r>
      <w:commentRangeStart w:id="236"/>
      <w:r w:rsidR="00D8535D">
        <w:rPr>
          <w:rFonts w:ascii="Times New Roman" w:eastAsia="Times New Roman" w:hAnsi="Times New Roman" w:cs="Times New Roman"/>
          <w:sz w:val="24"/>
          <w:szCs w:val="24"/>
        </w:rPr>
        <w:t>2</w:t>
      </w:r>
      <w:commentRangeEnd w:id="236"/>
      <w:r w:rsidR="0032523D">
        <w:rPr>
          <w:rStyle w:val="CommentReference"/>
        </w:rPr>
        <w:commentReference w:id="236"/>
      </w:r>
      <w:r w:rsidR="00D8535D">
        <w:rPr>
          <w:rFonts w:ascii="Times New Roman" w:eastAsia="Times New Roman" w:hAnsi="Times New Roman" w:cs="Times New Roman"/>
          <w:sz w:val="24"/>
          <w:szCs w:val="24"/>
        </w:rPr>
        <w:t>).</w:t>
      </w:r>
      <w:r w:rsidR="00D8535D">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25DF49C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53B16CE5" w:rsidR="00715D55" w:rsidRDefault="00715D55">
      <w:pPr>
        <w:rPr>
          <w:rFonts w:ascii="Times New Roman" w:eastAsia="Times New Roman" w:hAnsi="Times New Roman" w:cs="Times New Roman"/>
          <w:sz w:val="24"/>
          <w:szCs w:val="24"/>
        </w:rPr>
      </w:pPr>
    </w:p>
    <w:p w14:paraId="4045D900" w14:textId="16B5B443" w:rsidR="00567422" w:rsidRDefault="00567422">
      <w:pPr>
        <w:rPr>
          <w:rFonts w:ascii="Times New Roman" w:eastAsia="Times New Roman" w:hAnsi="Times New Roman" w:cs="Times New Roman"/>
          <w:sz w:val="24"/>
          <w:szCs w:val="24"/>
        </w:rPr>
      </w:pPr>
      <w:r w:rsidRPr="000826F2">
        <w:rPr>
          <w:rFonts w:ascii="Times New Roman" w:eastAsia="Times New Roman" w:hAnsi="Times New Roman" w:cs="Times New Roman"/>
          <w:noProof/>
          <w:sz w:val="24"/>
          <w:szCs w:val="24"/>
          <w:lang w:val="en-US"/>
        </w:rPr>
        <w:drawing>
          <wp:inline distT="0" distB="0" distL="0" distR="0" wp14:anchorId="53D13658" wp14:editId="0572846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cp_fa_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3BBD4516" w:rsidR="00E55C6C" w:rsidRDefault="00D8535D">
      <w:pPr>
        <w:rPr>
          <w:rFonts w:ascii="Times New Roman" w:eastAsia="Times New Roman" w:hAnsi="Times New Roman" w:cs="Times New Roman"/>
          <w:sz w:val="24"/>
          <w:szCs w:val="24"/>
        </w:rPr>
      </w:pPr>
      <w:commentRangeStart w:id="237"/>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Ratio of 18:3ω3 and 18:4ω3 relative to 20:5ω3 and 20:6ω3 as a function of log -transformed total PPCP concentrations. The fatty acids 18:3ω3, 18:4ω3, 20:5ω3</w:t>
      </w:r>
      <w:r w:rsidR="002F2379">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w:t>
      </w:r>
      <w:r w:rsidR="002F2379">
        <w:rPr>
          <w:rFonts w:ascii="Times New Roman" w:eastAsia="Times New Roman" w:hAnsi="Times New Roman" w:cs="Times New Roman"/>
          <w:sz w:val="24"/>
          <w:szCs w:val="24"/>
        </w:rPr>
        <w:t>2</w:t>
      </w:r>
      <w:r>
        <w:rPr>
          <w:rFonts w:ascii="Times New Roman" w:eastAsia="Times New Roman" w:hAnsi="Times New Roman" w:cs="Times New Roman"/>
          <w:sz w:val="24"/>
          <w:szCs w:val="24"/>
        </w:rPr>
        <w:t>:6ω3 are all essential fatty acids (EFAs), which are prone to accumulate in organisms and mainly synthesized in primary producers. Because 18:3ω3 and 18:4ω3 are mainly found in filamentous algae whereas 20:5ω3</w:t>
      </w:r>
      <w:r w:rsidR="002F2379">
        <w:rPr>
          <w:rFonts w:ascii="Times New Roman" w:eastAsia="Times New Roman" w:hAnsi="Times New Roman" w:cs="Times New Roman"/>
          <w:sz w:val="24"/>
          <w:szCs w:val="24"/>
        </w:rPr>
        <w:t>, 22:5ω3, and 22:6ω3</w:t>
      </w:r>
      <w:r>
        <w:rPr>
          <w:rFonts w:ascii="Times New Roman" w:eastAsia="Times New Roman" w:hAnsi="Times New Roman" w:cs="Times New Roman"/>
          <w:sz w:val="24"/>
          <w:szCs w:val="24"/>
        </w:rPr>
        <w:t xml:space="preserve">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w:t>
      </w:r>
      <w:commentRangeEnd w:id="237"/>
      <w:r w:rsidR="00F435BB">
        <w:rPr>
          <w:rStyle w:val="CommentReference"/>
        </w:rPr>
        <w:commentReference w:id="237"/>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commentRangeStart w:id="238"/>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Interspecific variation in fatty acid composition tended to be larger than intraspecific variation, implying that fatty acid signatures were largely species-specific and not environmentally driven</w:t>
      </w:r>
      <w:commentRangeEnd w:id="238"/>
      <w:r w:rsidR="00F435BB">
        <w:rPr>
          <w:rStyle w:val="CommentReference"/>
        </w:rPr>
        <w:commentReference w:id="238"/>
      </w:r>
      <w:r>
        <w:rPr>
          <w:rFonts w:ascii="Times New Roman" w:eastAsia="Times New Roman" w:hAnsi="Times New Roman" w:cs="Times New Roman"/>
          <w:sz w:val="24"/>
          <w:szCs w:val="24"/>
        </w:rPr>
        <w:t xml:space="preserve">.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commentRangeStart w:id="239"/>
      <w:r w:rsidR="000318B7">
        <w:rPr>
          <w:rFonts w:ascii="Times New Roman" w:eastAsia="Times New Roman" w:hAnsi="Times New Roman" w:cs="Times New Roman"/>
          <w:sz w:val="24"/>
          <w:szCs w:val="24"/>
        </w:rPr>
        <w:t>.</w:t>
      </w:r>
      <w:commentRangeEnd w:id="239"/>
      <w:r w:rsidR="00F435BB">
        <w:rPr>
          <w:rStyle w:val="CommentReference"/>
        </w:rPr>
        <w:commentReference w:id="239"/>
      </w:r>
    </w:p>
    <w:sectPr w:rsidR="00715D55" w:rsidSect="00567422">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yer, Michael Frederick" w:date="2020-09-30T16:15:00Z" w:initials="MMF">
    <w:p w14:paraId="0809FD1A" w14:textId="0385D535" w:rsidR="0040674D" w:rsidRDefault="0040674D">
      <w:pPr>
        <w:pStyle w:val="CommentText"/>
      </w:pPr>
      <w:r>
        <w:rPr>
          <w:rStyle w:val="CommentReference"/>
        </w:rPr>
        <w:annotationRef/>
      </w:r>
      <w:r>
        <w:t>AF: I get it but feels like an overly complicated way to state the idea. Also, just a suggestion, four sentences on this idea feels like overkill.  N are P are not good ecological indicators because they are naturally abundant.  Other indicators might be more appropriate for assessing the impact of sewage…</w:t>
      </w:r>
    </w:p>
  </w:comment>
  <w:comment w:id="6" w:author="Meyer, Michael Frederick" w:date="2020-10-01T10:47:00Z" w:initials="MMF">
    <w:p w14:paraId="344A8CAE" w14:textId="77777777" w:rsidR="0040674D" w:rsidRDefault="0040674D">
      <w:pPr>
        <w:pStyle w:val="CommentText"/>
      </w:pPr>
      <w:r>
        <w:rPr>
          <w:rStyle w:val="CommentReference"/>
        </w:rPr>
        <w:annotationRef/>
      </w:r>
      <w:r>
        <w:t xml:space="preserve">I understand what Alex is saying, and in general I would agree. However, I think that it is really important for this </w:t>
      </w:r>
      <w:proofErr w:type="spellStart"/>
      <w:r>
        <w:t>ms</w:t>
      </w:r>
      <w:proofErr w:type="spellEnd"/>
      <w:r>
        <w:t xml:space="preserve"> to lay out explicitly that nutrients can come from many different sources – since I could think a reviewer from LIN in Irkutsk or Petersburg saying: well, these nutrients could come from permafrost or agriculture or something else.</w:t>
      </w:r>
    </w:p>
    <w:p w14:paraId="1E9C3FE8" w14:textId="77777777" w:rsidR="0040674D" w:rsidRDefault="0040674D">
      <w:pPr>
        <w:pStyle w:val="CommentText"/>
      </w:pPr>
    </w:p>
    <w:p w14:paraId="0049C249" w14:textId="77777777" w:rsidR="0040674D" w:rsidRDefault="0040674D">
      <w:pPr>
        <w:pStyle w:val="CommentText"/>
      </w:pPr>
      <w:r>
        <w:t>I just think that explicitly underscoring the idea that nutrients can come from other sources (mainly the permafrost bit) is REALLY important at Baikal. And in my opinion, that’s one of the coolest parts of this study</w:t>
      </w:r>
      <w:proofErr w:type="gramStart"/>
      <w:r>
        <w:t>….like</w:t>
      </w:r>
      <w:proofErr w:type="gramEnd"/>
      <w:r>
        <w:t xml:space="preserve"> thinking that even if sewage was mitigated, permafrost could lead to similar nearshore patterns and that nearshore monitoring could even be used to investigate non-sewage-associated nearshore alteration is a really cool idea. </w:t>
      </w:r>
    </w:p>
    <w:p w14:paraId="526EA81D" w14:textId="77777777" w:rsidR="0040674D" w:rsidRDefault="0040674D">
      <w:pPr>
        <w:pStyle w:val="CommentText"/>
      </w:pPr>
    </w:p>
    <w:p w14:paraId="34297BFD" w14:textId="2B400616" w:rsidR="0040674D" w:rsidRDefault="0040674D">
      <w:pPr>
        <w:pStyle w:val="CommentText"/>
      </w:pPr>
      <w:r>
        <w:t xml:space="preserve">I did give this a lot of thought last night, but I think that I would like to err on the side of laying this idea out explicitly unless a reviewer thinks otherwise. </w:t>
      </w:r>
    </w:p>
  </w:comment>
  <w:comment w:id="9" w:author="Aaron Galloway" w:date="2020-09-17T15:55:00Z" w:initials="AG">
    <w:p w14:paraId="42D897D8" w14:textId="403D6696" w:rsidR="0040674D" w:rsidRDefault="0040674D">
      <w:pPr>
        <w:pStyle w:val="CommentText"/>
      </w:pPr>
      <w:r>
        <w:rPr>
          <w:rStyle w:val="CommentReference"/>
        </w:rPr>
        <w:annotationRef/>
      </w:r>
      <w:r>
        <w:t xml:space="preserve">I’m glad I caught this... 22:5w3 and DHA are really low in diatoms... See figure 2 in the cited Taipale 2013. But those two are both fairly common in Euglenoids. If there are interpretations later in the paper of these FA indicating diatoms we’ll need to revise those interpretations. </w:t>
      </w:r>
    </w:p>
  </w:comment>
  <w:comment w:id="10" w:author="Meyer, Michael Frederick" w:date="2020-09-23T19:49:00Z" w:initials="MMF">
    <w:p w14:paraId="50899785" w14:textId="073674B6" w:rsidR="0040674D" w:rsidRDefault="0040674D">
      <w:pPr>
        <w:pStyle w:val="CommentText"/>
      </w:pPr>
      <w:r>
        <w:rPr>
          <w:rStyle w:val="CommentReference"/>
        </w:rPr>
        <w:annotationRef/>
      </w:r>
      <w:r>
        <w:t xml:space="preserve">Let’s see what Aaron says after we talk. </w:t>
      </w:r>
    </w:p>
  </w:comment>
  <w:comment w:id="11" w:author="Meyer, Michael Frederick" w:date="2020-09-30T16:18:00Z" w:initials="MMF">
    <w:p w14:paraId="2E9B051B" w14:textId="555359CB" w:rsidR="0040674D" w:rsidRDefault="0040674D">
      <w:pPr>
        <w:pStyle w:val="CommentText"/>
      </w:pPr>
      <w:r>
        <w:rPr>
          <w:rStyle w:val="CommentReference"/>
        </w:rPr>
        <w:annotationRef/>
      </w:r>
      <w:r>
        <w:t>AF: Feels like methods to me.  I think this is good for communication, but I am not sure if here or methods would be better.</w:t>
      </w:r>
    </w:p>
  </w:comment>
  <w:comment w:id="12" w:author="Meyer, Michael Frederick" w:date="2020-10-01T10:57:00Z" w:initials="MMF">
    <w:p w14:paraId="2462B2B6" w14:textId="04E0A764" w:rsidR="0040674D" w:rsidRDefault="0040674D">
      <w:pPr>
        <w:pStyle w:val="CommentText"/>
      </w:pPr>
      <w:r>
        <w:rPr>
          <w:rStyle w:val="CommentReference"/>
        </w:rPr>
        <w:annotationRef/>
      </w:r>
      <w:r>
        <w:t xml:space="preserve">I think that I will keep it here for communication purpose like AF writes. This seems like something that L&amp;O may want in the methods due to formatting or something, but I like having it in the introduction for those readers that will gloss over the methods. </w:t>
      </w:r>
    </w:p>
  </w:comment>
  <w:comment w:id="13" w:author="Meyer, Michael Frederick" w:date="2020-09-30T16:20:00Z" w:initials="MMF">
    <w:p w14:paraId="1B03F1E7" w14:textId="4D405320" w:rsidR="0040674D" w:rsidRDefault="0040674D">
      <w:pPr>
        <w:pStyle w:val="CommentText"/>
      </w:pPr>
      <w:r>
        <w:rPr>
          <w:rStyle w:val="CommentReference"/>
        </w:rPr>
        <w:annotationRef/>
      </w:r>
      <w:r>
        <w:t>AF: I typically add a sentence here to foreshadow the discussion.</w:t>
      </w:r>
    </w:p>
  </w:comment>
  <w:comment w:id="14" w:author="Meyer, Michael Frederick" w:date="2020-09-30T16:22:00Z" w:initials="MMF">
    <w:p w14:paraId="312E5C9A" w14:textId="067FB251" w:rsidR="0040674D" w:rsidRDefault="0040674D">
      <w:pPr>
        <w:pStyle w:val="CommentText"/>
      </w:pPr>
      <w:r>
        <w:rPr>
          <w:rStyle w:val="CommentReference"/>
        </w:rPr>
        <w:annotationRef/>
      </w:r>
      <w:r>
        <w:t>AF: Interesting procedure.  Did it influence the IDW much? Seems like shoreline and population size should scale.</w:t>
      </w:r>
    </w:p>
  </w:comment>
  <w:comment w:id="15" w:author="Meyer, Michael Frederick" w:date="2020-10-01T12:06:00Z" w:initials="MMF">
    <w:p w14:paraId="0083BFCD" w14:textId="3558FF51" w:rsidR="0040674D" w:rsidRDefault="0040674D">
      <w:pPr>
        <w:pStyle w:val="CommentText"/>
      </w:pPr>
      <w:r>
        <w:rPr>
          <w:rStyle w:val="CommentReference"/>
        </w:rPr>
        <w:annotationRef/>
      </w:r>
      <w:r>
        <w:t xml:space="preserve">For reference, I re-calculated IDW population without the shoreline scaling and it does not change the results. All relationships are qualitatively the same. Personally, I think that the shoreline length physically makes the most sense, but in either event the results remain the same. </w:t>
      </w:r>
    </w:p>
  </w:comment>
  <w:comment w:id="19" w:author="Meyer, Michael Frederick" w:date="2020-09-30T16:25:00Z" w:initials="MMF">
    <w:p w14:paraId="51947BAB" w14:textId="77777777" w:rsidR="0040674D" w:rsidRDefault="0040674D" w:rsidP="000D5888">
      <w:pPr>
        <w:pStyle w:val="CommentText"/>
      </w:pPr>
      <w:r>
        <w:rPr>
          <w:rStyle w:val="CommentReference"/>
        </w:rPr>
        <w:annotationRef/>
      </w:r>
      <w:r>
        <w:t>AF: Lots of detail here.  The IDW procedure is pretty common so you might not need to describe the method so completely. But ok.</w:t>
      </w:r>
    </w:p>
    <w:p w14:paraId="48592417" w14:textId="77777777" w:rsidR="0040674D" w:rsidRDefault="0040674D" w:rsidP="000D5888">
      <w:pPr>
        <w:pStyle w:val="CommentText"/>
      </w:pPr>
    </w:p>
    <w:p w14:paraId="7D90FE1E" w14:textId="1ECA5F73" w:rsidR="0040674D" w:rsidRDefault="0040674D" w:rsidP="000D5888">
      <w:pPr>
        <w:pStyle w:val="CommentText"/>
      </w:pPr>
      <w:r>
        <w:t xml:space="preserve">I am interested to see if the scaling changed the pattern of the IDW map.  </w:t>
      </w:r>
      <w:r w:rsidRPr="00A55FCC">
        <w:rPr>
          <w:i/>
          <w:iCs/>
        </w:rPr>
        <w:t xml:space="preserve">It feels a bit like window dressing to me. </w:t>
      </w:r>
      <w:r>
        <w:t>That is, it is a complicated procedure for something common in the spatial analysis world.</w:t>
      </w:r>
    </w:p>
  </w:comment>
  <w:comment w:id="20" w:author="Meyer, Michael Frederick" w:date="2020-10-01T12:15:00Z" w:initials="MMF">
    <w:p w14:paraId="5047FAFE" w14:textId="4CA57FB0" w:rsidR="0040674D" w:rsidRDefault="0040674D">
      <w:pPr>
        <w:pStyle w:val="CommentText"/>
      </w:pPr>
      <w:r>
        <w:rPr>
          <w:rStyle w:val="CommentReference"/>
        </w:rPr>
        <w:annotationRef/>
      </w:r>
      <w:r>
        <w:t>I agree that IDW is common, but the only other way I would re-write this is by saying we calculated IDW of shoreline-scaled population density, which I do not think would really cut down on the text length substantially. We would still need to explain what exactly we were IDW-</w:t>
      </w:r>
      <w:proofErr w:type="spellStart"/>
      <w:r>
        <w:t>ing</w:t>
      </w:r>
      <w:proofErr w:type="spellEnd"/>
      <w:r>
        <w:t>…</w:t>
      </w:r>
    </w:p>
  </w:comment>
  <w:comment w:id="32" w:author="Meyer, Michael Frederick" w:date="2020-09-30T16:27:00Z" w:initials="MMF">
    <w:p w14:paraId="32E7425C" w14:textId="03BDDA3D" w:rsidR="0040674D" w:rsidRDefault="0040674D">
      <w:pPr>
        <w:pStyle w:val="CommentText"/>
      </w:pPr>
      <w:r>
        <w:rPr>
          <w:rStyle w:val="CommentReference"/>
        </w:rPr>
        <w:annotationRef/>
      </w:r>
      <w:r>
        <w:t>AF: Is this a problem for studying microplastics?</w:t>
      </w:r>
    </w:p>
  </w:comment>
  <w:comment w:id="33" w:author="Meyer, Michael Frederick" w:date="2020-10-01T12:18:00Z" w:initials="MMF">
    <w:p w14:paraId="5169F41E" w14:textId="6F42FFBB" w:rsidR="0040674D" w:rsidRDefault="0040674D">
      <w:pPr>
        <w:pStyle w:val="CommentText"/>
      </w:pPr>
      <w:r>
        <w:rPr>
          <w:rStyle w:val="CommentReference"/>
        </w:rPr>
        <w:annotationRef/>
      </w:r>
      <w:r>
        <w:t xml:space="preserve">Included edit in the next paragraph to address this point. </w:t>
      </w:r>
    </w:p>
  </w:comment>
  <w:comment w:id="35" w:author="Meyer, Michael Frederick" w:date="2020-09-30T16:27:00Z" w:initials="MMF">
    <w:p w14:paraId="718D07DC" w14:textId="3EF1F62D" w:rsidR="0040674D" w:rsidRDefault="0040674D">
      <w:pPr>
        <w:pStyle w:val="CommentText"/>
      </w:pPr>
      <w:r>
        <w:rPr>
          <w:rStyle w:val="CommentReference"/>
        </w:rPr>
        <w:annotationRef/>
      </w:r>
      <w:r>
        <w:t>AF: How does this control for contamination?</w:t>
      </w:r>
    </w:p>
  </w:comment>
  <w:comment w:id="36" w:author="Meyer, Michael Frederick" w:date="2020-10-01T12:20:00Z" w:initials="MMF">
    <w:p w14:paraId="598A1A27" w14:textId="5C48CFA8" w:rsidR="0040674D" w:rsidRDefault="0040674D">
      <w:pPr>
        <w:pStyle w:val="CommentText"/>
      </w:pPr>
      <w:r>
        <w:rPr>
          <w:rStyle w:val="CommentReference"/>
        </w:rPr>
        <w:annotationRef/>
      </w:r>
      <w:r>
        <w:t>Edit for clarity.</w:t>
      </w:r>
    </w:p>
  </w:comment>
  <w:comment w:id="67" w:author="Meyer, Michael Frederick" w:date="2020-10-01T12:20:00Z" w:initials="MMF">
    <w:p w14:paraId="2376A959" w14:textId="3765BDC0" w:rsidR="0040674D" w:rsidRDefault="0040674D">
      <w:pPr>
        <w:pStyle w:val="CommentText"/>
      </w:pPr>
      <w:r>
        <w:rPr>
          <w:rStyle w:val="CommentReference"/>
        </w:rPr>
        <w:annotationRef/>
      </w:r>
      <w:r>
        <w:t xml:space="preserve">Added text to address comments from Alex and Aaron. </w:t>
      </w:r>
    </w:p>
  </w:comment>
  <w:comment w:id="71" w:author="Meyer, Michael Frederick" w:date="2020-09-24T18:19:00Z" w:initials="MMF">
    <w:p w14:paraId="677C4EF2" w14:textId="55506D69" w:rsidR="0040674D" w:rsidRDefault="0040674D">
      <w:pPr>
        <w:pStyle w:val="CommentText"/>
      </w:pPr>
      <w:r>
        <w:rPr>
          <w:rStyle w:val="CommentReference"/>
        </w:rPr>
        <w:annotationRef/>
      </w:r>
      <w:r>
        <w:t xml:space="preserve">Aaron added this word. I’m down with it, but I am unsure if it applies similarly to stable isotopes AND Fatty Acids. </w:t>
      </w:r>
    </w:p>
  </w:comment>
  <w:comment w:id="74" w:author="Meyer, Michael Frederick" w:date="2020-10-01T12:26:00Z" w:initials="MMF">
    <w:p w14:paraId="6DEA7F6B" w14:textId="5A57D114" w:rsidR="0040674D" w:rsidRDefault="0040674D" w:rsidP="00163D35">
      <w:pPr>
        <w:pStyle w:val="CommentText"/>
      </w:pPr>
      <w:r>
        <w:rPr>
          <w:rStyle w:val="CommentReference"/>
        </w:rPr>
        <w:annotationRef/>
      </w:r>
      <w:r>
        <w:t>AF had the following comment for the next sentence: It would be nice for the reader to know what tests you are making here. Are the IDW the predictors and the response are the chemicals and multivariate data (species)?  It is hard to follow the logic here. Unclear.</w:t>
      </w:r>
    </w:p>
    <w:p w14:paraId="7A85EE5A" w14:textId="567CCAB8" w:rsidR="0040674D" w:rsidRDefault="0040674D">
      <w:pPr>
        <w:pStyle w:val="CommentText"/>
      </w:pPr>
    </w:p>
  </w:comment>
  <w:comment w:id="75" w:author="Meyer, Michael Frederick" w:date="2020-10-01T12:34:00Z" w:initials="MMF">
    <w:p w14:paraId="66BB4FE3" w14:textId="77777777" w:rsidR="0040674D" w:rsidRDefault="0040674D">
      <w:pPr>
        <w:pStyle w:val="CommentText"/>
        <w:rPr>
          <w:rFonts w:ascii="Times New Roman" w:eastAsia="Times New Roman" w:hAnsi="Times New Roman" w:cs="Times New Roman"/>
        </w:rPr>
      </w:pPr>
      <w:r>
        <w:rPr>
          <w:rStyle w:val="CommentReference"/>
        </w:rPr>
        <w:annotationRef/>
      </w:r>
      <w:r>
        <w:t>I tried to make some small edits that I think could make the analysis clearer. I think that we could also get rid of the sentence “</w:t>
      </w:r>
      <w:r>
        <w:rPr>
          <w:rFonts w:ascii="Times New Roman" w:eastAsia="Times New Roman" w:hAnsi="Times New Roman" w:cs="Times New Roman"/>
        </w:rPr>
        <w:t xml:space="preserve">Visual inspection of the NMDS plot suggested that sites tended to separate by increasing PPCP concentrations and IDW population.” The good thing about this sentence is that it shows that we are not blindly following the variance/statistics, and that we were actively supervising the process. The thing that could add confusion is that it reads a bit subjective where everything else seems pretty objective. </w:t>
      </w:r>
    </w:p>
    <w:p w14:paraId="645DAE4D" w14:textId="77777777" w:rsidR="0040674D" w:rsidRDefault="0040674D">
      <w:pPr>
        <w:pStyle w:val="CommentText"/>
      </w:pPr>
    </w:p>
    <w:p w14:paraId="406DFD1E" w14:textId="5DA582D6" w:rsidR="0040674D" w:rsidRDefault="0040674D">
      <w:pPr>
        <w:pStyle w:val="CommentText"/>
      </w:pPr>
      <w:r>
        <w:t xml:space="preserve">That being said, I think I’m at the stage where I recognize multivariate statistics as both an art and a science, so I could see this going either way. </w:t>
      </w:r>
    </w:p>
  </w:comment>
  <w:comment w:id="123" w:author="Aaron Galloway" w:date="2020-09-17T16:56:00Z" w:initials="AG">
    <w:p w14:paraId="0F3750DA" w14:textId="77777777" w:rsidR="0040674D" w:rsidRDefault="0040674D" w:rsidP="00A84037">
      <w:pPr>
        <w:pStyle w:val="CommentText"/>
      </w:pPr>
      <w:r>
        <w:rPr>
          <w:rStyle w:val="CommentReference"/>
        </w:rPr>
        <w:annotationRef/>
      </w:r>
      <w:r>
        <w:t>This is a bit problematic... 22:5w3 and DHA are not really diatom markers. I’m sorry I didn’t catch this until now. I think in our earlier conversations about your results I don’t think I registered that you were using these EFA as an indicator of diatoms.</w:t>
      </w:r>
    </w:p>
    <w:p w14:paraId="58256C0C" w14:textId="77777777" w:rsidR="0040674D" w:rsidRDefault="0040674D" w:rsidP="00A84037">
      <w:pPr>
        <w:pStyle w:val="CommentText"/>
      </w:pPr>
      <w:r>
        <w:t xml:space="preserve">We could have a talk about this. One way to approach this would be to actually use the non-EFA data a little more as well. Taipale et al. highlight that there are a lot of great biomarkers for diatoms specifically (which are not really EFA). But if we want to keep the interpretation to the EFA, then we could also do this but acknowledge / talk about what these other FA could be indicating. They may be indicative of </w:t>
      </w:r>
      <w:proofErr w:type="spellStart"/>
      <w:r>
        <w:t>Euglenoids</w:t>
      </w:r>
      <w:proofErr w:type="spellEnd"/>
      <w:r>
        <w:t xml:space="preserve"> but also dinoflagellates (which were not in the Taipale species list but are in the Galloway and Winder lists). DHA is also pretty abundant in the haptophytes/</w:t>
      </w:r>
      <w:proofErr w:type="spellStart"/>
      <w:r>
        <w:t>prymnesiophytes</w:t>
      </w:r>
      <w:proofErr w:type="spellEnd"/>
      <w:r>
        <w:t xml:space="preserve">... Do you think any of these algae are in the Baikal periphyton scrape samples? Another interpretation is that these are from </w:t>
      </w:r>
      <w:proofErr w:type="spellStart"/>
      <w:r>
        <w:t>cilliates</w:t>
      </w:r>
      <w:proofErr w:type="spellEnd"/>
      <w:r>
        <w:t xml:space="preserve"> (which do have DHA) or other small consumers? Maybe look into other published papers on periphyton FA and see what people are getting... </w:t>
      </w:r>
    </w:p>
  </w:comment>
  <w:comment w:id="124" w:author="Meyer, Michael Frederick" w:date="2020-10-01T16:42:00Z" w:initials="MMF">
    <w:p w14:paraId="3AA18437" w14:textId="401A5E8D" w:rsidR="00896BF5" w:rsidRDefault="00896BF5">
      <w:pPr>
        <w:pStyle w:val="CommentText"/>
      </w:pPr>
      <w:r>
        <w:rPr>
          <w:rStyle w:val="CommentReference"/>
        </w:rPr>
        <w:annotationRef/>
      </w:r>
      <w:r>
        <w:t xml:space="preserve">I think that I fixed </w:t>
      </w:r>
      <w:r w:rsidR="000C4430">
        <w:t>it</w:t>
      </w:r>
    </w:p>
  </w:comment>
  <w:comment w:id="163" w:author="Aaron Galloway" w:date="2020-09-17T17:01:00Z" w:initials="AG">
    <w:p w14:paraId="2C3D0E28" w14:textId="4E05D9D5" w:rsidR="0040674D" w:rsidRDefault="0040674D">
      <w:pPr>
        <w:pStyle w:val="CommentText"/>
      </w:pPr>
      <w:r>
        <w:rPr>
          <w:rStyle w:val="CommentReference"/>
        </w:rPr>
        <w:annotationRef/>
      </w:r>
      <w:r>
        <w:t xml:space="preserve">I think we’ll have to re-evaluate this index if we are using those particular FA given what I explained above. </w:t>
      </w:r>
    </w:p>
  </w:comment>
  <w:comment w:id="188" w:author="Meyer, Michael Frederick" w:date="2020-09-30T16:31:00Z" w:initials="MMF">
    <w:p w14:paraId="1178C32D" w14:textId="21DAC686" w:rsidR="0040674D" w:rsidRDefault="0040674D">
      <w:pPr>
        <w:pStyle w:val="CommentText"/>
      </w:pPr>
      <w:r>
        <w:rPr>
          <w:rStyle w:val="CommentReference"/>
        </w:rPr>
        <w:annotationRef/>
      </w:r>
      <w:r>
        <w:t xml:space="preserve">AF: This is clearer </w:t>
      </w:r>
      <w:proofErr w:type="spellStart"/>
      <w:r>
        <w:t>then</w:t>
      </w:r>
      <w:proofErr w:type="spellEnd"/>
      <w:r>
        <w:t xml:space="preserve"> the previous section. </w:t>
      </w:r>
    </w:p>
  </w:comment>
  <w:comment w:id="189" w:author="Meyer, Michael Frederick" w:date="2020-10-01T12:38:00Z" w:initials="MMF">
    <w:p w14:paraId="231FE042" w14:textId="1273A85B" w:rsidR="0040674D" w:rsidRDefault="0040674D">
      <w:pPr>
        <w:pStyle w:val="CommentText"/>
      </w:pPr>
      <w:r>
        <w:rPr>
          <w:rStyle w:val="CommentReference"/>
        </w:rPr>
        <w:annotationRef/>
      </w:r>
      <w:r>
        <w:t xml:space="preserve">Yes, but I think the clarity here come from the melding of univariate and multivariate worlds. Maybe one more solution could be that we include univariate plots in the supplement? That’ll show a little bit more that certain taxa drop out across the gradient. I’ll play with this. </w:t>
      </w:r>
    </w:p>
  </w:comment>
  <w:comment w:id="206" w:author="Meyer, Michael Frederick" w:date="2020-09-30T16:32:00Z" w:initials="MMF">
    <w:p w14:paraId="2E1A449C" w14:textId="3C123D11" w:rsidR="0040674D" w:rsidRDefault="0040674D">
      <w:pPr>
        <w:pStyle w:val="CommentText"/>
      </w:pPr>
      <w:r>
        <w:rPr>
          <w:rStyle w:val="CommentReference"/>
        </w:rPr>
        <w:annotationRef/>
      </w:r>
      <w:r>
        <w:t>AF: I have two overall thoughts… First, the first set of statistics are clearly described for the reader to really understand what is being tested. But the second set with ecological data are rough to follow. It would help to have a clear statement linking the hypotheses to the statistical test when you have a multivariate response metric. Second, I am always suspect of complicated statistically approaches, particularly when the data are not clear… like you have here. Maybe I am a simpleton (no wait, I AM a simpleton) so make it easy for me. The first part is clear… results too.  IDW could be used as a surrogate for PPCP concentrations. It would be nice have some clear statements about what was tested and what was expected, then deviations from the expectations for the multivariate data.  Stupid ecology… so complicated.</w:t>
      </w:r>
    </w:p>
  </w:comment>
  <w:comment w:id="207" w:author="Meyer, Michael Frederick" w:date="2020-10-01T16:53:00Z" w:initials="MMF">
    <w:p w14:paraId="211A5843" w14:textId="246D13B3" w:rsidR="000C4430" w:rsidRDefault="000C4430">
      <w:pPr>
        <w:pStyle w:val="CommentText"/>
      </w:pPr>
      <w:r>
        <w:rPr>
          <w:rStyle w:val="CommentReference"/>
        </w:rPr>
        <w:annotationRef/>
      </w:r>
      <w:r>
        <w:t xml:space="preserve">I tried to streamline wording here to be concise and reference why we were doing certain statistical analyses. </w:t>
      </w:r>
    </w:p>
  </w:comment>
  <w:comment w:id="208" w:author="Meyer, Michael Frederick" w:date="2020-09-30T16:33:00Z" w:initials="MMF">
    <w:p w14:paraId="0BFECB19" w14:textId="1B74C0FD" w:rsidR="0040674D" w:rsidRDefault="0040674D" w:rsidP="009D6033">
      <w:pPr>
        <w:pStyle w:val="CommentText"/>
      </w:pPr>
      <w:r>
        <w:rPr>
          <w:rStyle w:val="CommentReference"/>
        </w:rPr>
        <w:annotationRef/>
      </w:r>
      <w:r>
        <w:t>AF: It would be nice to see these data.  A graph with MPs onto IDW. I understand they will not say much, but you concluded that there are more MPs with distance to population.</w:t>
      </w:r>
    </w:p>
    <w:p w14:paraId="48C22DA9" w14:textId="77777777" w:rsidR="0040674D" w:rsidRDefault="0040674D" w:rsidP="009D6033">
      <w:pPr>
        <w:pStyle w:val="CommentText"/>
      </w:pPr>
    </w:p>
    <w:p w14:paraId="218EB962" w14:textId="5C5E9358" w:rsidR="0040674D" w:rsidRDefault="0040674D" w:rsidP="009D6033">
      <w:pPr>
        <w:pStyle w:val="CommentText"/>
      </w:pPr>
      <w:r>
        <w:t>Yeah, after a second read… I would like to see some of the near raw data so I can help draw my own conclusions.</w:t>
      </w:r>
    </w:p>
  </w:comment>
  <w:comment w:id="209" w:author="Meyer, Michael Frederick" w:date="2020-09-30T16:33:00Z" w:initials="MMF">
    <w:p w14:paraId="1F5B6078" w14:textId="60D4CB26" w:rsidR="0040674D" w:rsidRDefault="0040674D">
      <w:pPr>
        <w:pStyle w:val="CommentText"/>
      </w:pPr>
      <w:r>
        <w:rPr>
          <w:rStyle w:val="CommentReference"/>
        </w:rPr>
        <w:annotationRef/>
      </w:r>
      <w:r>
        <w:t>AF reply to himself: After a second read, I see Figure 3 shows in part what I am looking for. I still think lake shore scaling is unnecessary and potentially gets in the way.</w:t>
      </w:r>
    </w:p>
  </w:comment>
  <w:comment w:id="210" w:author="Meyer, Michael Frederick" w:date="2020-09-30T16:34:00Z" w:initials="MMF">
    <w:p w14:paraId="05E29247" w14:textId="5D7F7FA5" w:rsidR="0040674D" w:rsidRDefault="0040674D">
      <w:pPr>
        <w:pStyle w:val="CommentText"/>
      </w:pPr>
      <w:r>
        <w:rPr>
          <w:rStyle w:val="CommentReference"/>
        </w:rPr>
        <w:annotationRef/>
      </w:r>
      <w:r>
        <w:t>AF: Potentially add this to the ordination figure.</w:t>
      </w:r>
    </w:p>
  </w:comment>
  <w:comment w:id="211" w:author="Meyer, Michael Frederick" w:date="2020-09-30T16:34:00Z" w:initials="MMF">
    <w:p w14:paraId="5F37D284" w14:textId="066AB334" w:rsidR="0040674D" w:rsidRDefault="0040674D">
      <w:pPr>
        <w:pStyle w:val="CommentText"/>
      </w:pPr>
      <w:r>
        <w:rPr>
          <w:rStyle w:val="CommentReference"/>
        </w:rPr>
        <w:annotationRef/>
      </w:r>
      <w:r>
        <w:t>AF: Potentially add these to the ordination figure.</w:t>
      </w:r>
    </w:p>
  </w:comment>
  <w:comment w:id="212" w:author="Meyer, Michael Frederick" w:date="2020-09-30T16:35:00Z" w:initials="MMF">
    <w:p w14:paraId="648158CB" w14:textId="6D8AB5A4" w:rsidR="0040674D" w:rsidRDefault="0040674D">
      <w:pPr>
        <w:pStyle w:val="CommentText"/>
      </w:pPr>
      <w:r>
        <w:rPr>
          <w:rStyle w:val="CommentReference"/>
        </w:rPr>
        <w:annotationRef/>
      </w:r>
      <w:r>
        <w:t xml:space="preserve">AF: One thing that MIGHT help is to change the name of this:  PHI (predicted human </w:t>
      </w:r>
      <w:proofErr w:type="gramStart"/>
      <w:r>
        <w:t>influence)  or</w:t>
      </w:r>
      <w:proofErr w:type="gramEnd"/>
      <w:r>
        <w:t xml:space="preserve"> something that. It is spatial function of human population influence.  IDW is the method, not the phenomenon you are estimating.</w:t>
      </w:r>
    </w:p>
  </w:comment>
  <w:comment w:id="213" w:author="Meyer, Michael Frederick" w:date="2020-10-01T17:07:00Z" w:initials="MMF">
    <w:p w14:paraId="2FDF2206" w14:textId="4A6DAB68" w:rsidR="00F93632" w:rsidRDefault="00F93632">
      <w:pPr>
        <w:pStyle w:val="CommentText"/>
      </w:pPr>
      <w:r>
        <w:rPr>
          <w:rStyle w:val="CommentReference"/>
        </w:rPr>
        <w:annotationRef/>
      </w:r>
      <w:r>
        <w:t xml:space="preserve">This is an interesting idea. Personally, I like the idea of PHI, BUT I also am not a fan because at the end of the day, the units for IDW population is number of people. </w:t>
      </w:r>
    </w:p>
  </w:comment>
  <w:comment w:id="214" w:author="Aaron Galloway" w:date="2020-09-17T17:12:00Z" w:initials="AG">
    <w:p w14:paraId="7C3ECCF9" w14:textId="43B5FFD2" w:rsidR="0040674D" w:rsidRDefault="0040674D">
      <w:pPr>
        <w:pStyle w:val="CommentText"/>
      </w:pPr>
      <w:r>
        <w:rPr>
          <w:rStyle w:val="CommentReference"/>
        </w:rPr>
        <w:annotationRef/>
      </w:r>
      <w:r>
        <w:t>Maybe we want to focus less on this ratio and instead talk about the patterns with some of the individual FA. I do think, now that I see this results section in</w:t>
      </w:r>
      <w:bookmarkStart w:id="215" w:name="_GoBack"/>
      <w:bookmarkEnd w:id="215"/>
      <w:r>
        <w:t xml:space="preserve"> an actual paper, that we are missing something by only looking at the EFA. This FA results section is very light. It might be ok, but I wonder if we should also at least look into some of the main summary categories that are commonly used, including bacterial FA markers (sum of odd # C chains, e.g., 15:0, 17:0 and others), sum of diatom markers (e.g.., 16:1w7+any of the other MUFA and 16C and 18C PUFA in Taipale’s list), sum SAFA, sum MUFA, sum PUFA? Other important groupings are sum of w-6 EFA and sum of w-3 EFA. I remember that when you first got your FA results that you might have explored some of this, right? It might just be that we have to bring a bit more of that work into this paper. You and Julie and I could have a conversation if you want.</w:t>
      </w:r>
    </w:p>
  </w:comment>
  <w:comment w:id="216" w:author="Meyer, Michael Frederick" w:date="2020-09-30T16:38:00Z" w:initials="MMF">
    <w:p w14:paraId="3CEDD3AB" w14:textId="01EF1179" w:rsidR="0040674D" w:rsidRDefault="0040674D">
      <w:pPr>
        <w:pStyle w:val="CommentText"/>
      </w:pPr>
      <w:r>
        <w:rPr>
          <w:rStyle w:val="CommentReference"/>
        </w:rPr>
        <w:annotationRef/>
      </w:r>
      <w:r>
        <w:t>AF: I would be good to explain the data that you used to determine this. Honestly, I am partially convinced.</w:t>
      </w:r>
    </w:p>
  </w:comment>
  <w:comment w:id="217" w:author="Meyer, Michael Frederick" w:date="2020-09-30T16:38:00Z" w:initials="MMF">
    <w:p w14:paraId="1B0983C0" w14:textId="5C1EF0BC" w:rsidR="0040674D" w:rsidRDefault="0040674D">
      <w:pPr>
        <w:pStyle w:val="CommentText"/>
      </w:pPr>
      <w:r>
        <w:rPr>
          <w:rStyle w:val="CommentReference"/>
        </w:rPr>
        <w:annotationRef/>
      </w:r>
      <w:r>
        <w:t>AF: I hope there is discussion later about correlation is not causation… were there other covariates that could have explained that emergent patterns?</w:t>
      </w:r>
    </w:p>
  </w:comment>
  <w:comment w:id="218" w:author="Aaron Galloway" w:date="2020-09-17T17:22:00Z" w:initials="AG">
    <w:p w14:paraId="30F43E63" w14:textId="77777777" w:rsidR="0040674D" w:rsidRDefault="0040674D">
      <w:pPr>
        <w:pStyle w:val="CommentText"/>
      </w:pPr>
      <w:r>
        <w:rPr>
          <w:rStyle w:val="CommentReference"/>
        </w:rPr>
        <w:annotationRef/>
      </w:r>
      <w:proofErr w:type="gramStart"/>
      <w:r>
        <w:t>Again</w:t>
      </w:r>
      <w:proofErr w:type="gramEnd"/>
      <w:r>
        <w:t xml:space="preserve"> I’d like to re-think the focus on these 5 FA only and the ratio of these two 18C to the &gt;20C EFAs here... I don’t think this pattern does reflect higher abundance of green algae relative to diatoms because two of those FA are not good diatom markers. </w:t>
      </w:r>
    </w:p>
    <w:p w14:paraId="0489CEB8" w14:textId="77777777" w:rsidR="0040674D" w:rsidRDefault="0040674D">
      <w:pPr>
        <w:pStyle w:val="CommentText"/>
      </w:pPr>
    </w:p>
    <w:p w14:paraId="66800E73" w14:textId="5CF77BE9" w:rsidR="0040674D" w:rsidRDefault="0040674D">
      <w:pPr>
        <w:pStyle w:val="CommentText"/>
      </w:pPr>
      <w:r>
        <w:t>Is the green filamentous algae dominance story supported by the scrape analyses themselves? I.e., do we need the FA to tell us this for the consumers?</w:t>
      </w:r>
    </w:p>
  </w:comment>
  <w:comment w:id="219" w:author="Aaron Galloway" w:date="2020-09-17T17:25:00Z" w:initials="AG">
    <w:p w14:paraId="4C8259B6" w14:textId="486AB55E" w:rsidR="0040674D" w:rsidRDefault="0040674D">
      <w:pPr>
        <w:pStyle w:val="CommentText"/>
      </w:pPr>
      <w:r>
        <w:rPr>
          <w:rStyle w:val="CommentReference"/>
        </w:rPr>
        <w:annotationRef/>
      </w:r>
      <w:proofErr w:type="gramStart"/>
      <w:r>
        <w:t>Yeah</w:t>
      </w:r>
      <w:proofErr w:type="gramEnd"/>
      <w:r>
        <w:t xml:space="preserve"> I agree with focusing on the EFA for the community and consumer questions. </w:t>
      </w:r>
    </w:p>
  </w:comment>
  <w:comment w:id="220" w:author="Aaron Galloway" w:date="2020-09-17T17:24:00Z" w:initials="AG">
    <w:p w14:paraId="2EC138F7" w14:textId="05DA8A29" w:rsidR="0040674D" w:rsidRDefault="0040674D">
      <w:pPr>
        <w:pStyle w:val="CommentText"/>
      </w:pPr>
      <w:r>
        <w:rPr>
          <w:rStyle w:val="CommentReference"/>
        </w:rPr>
        <w:annotationRef/>
      </w:r>
      <w:r>
        <w:t>I think this is fine to focus on these EFA for this kind of statement. This is interesting.</w:t>
      </w:r>
    </w:p>
  </w:comment>
  <w:comment w:id="224" w:author="Aaron Galloway" w:date="2020-09-17T17:26:00Z" w:initials="AG">
    <w:p w14:paraId="58100458" w14:textId="266D2F4E" w:rsidR="0040674D" w:rsidRDefault="0040674D">
      <w:pPr>
        <w:pStyle w:val="CommentText"/>
      </w:pPr>
      <w:r>
        <w:rPr>
          <w:rStyle w:val="CommentReference"/>
        </w:rPr>
        <w:annotationRef/>
      </w:r>
      <w:r>
        <w:t xml:space="preserve">This will need to be updated. Review Taipale, Galloway and Winder, and some of the papers cited in those. </w:t>
      </w:r>
      <w:proofErr w:type="spellStart"/>
      <w:r>
        <w:t>Ahlgren</w:t>
      </w:r>
      <w:proofErr w:type="spellEnd"/>
      <w:r>
        <w:t xml:space="preserve">, </w:t>
      </w:r>
      <w:proofErr w:type="spellStart"/>
      <w:r>
        <w:t>etc</w:t>
      </w:r>
      <w:proofErr w:type="spellEnd"/>
      <w:r>
        <w:t xml:space="preserve">, </w:t>
      </w:r>
      <w:proofErr w:type="spellStart"/>
      <w:r>
        <w:t>Guschina</w:t>
      </w:r>
      <w:proofErr w:type="spellEnd"/>
      <w:r>
        <w:t>, Harwood, etc.</w:t>
      </w:r>
    </w:p>
  </w:comment>
  <w:comment w:id="225" w:author="Aaron Galloway" w:date="2020-09-17T17:27:00Z" w:initials="AG">
    <w:p w14:paraId="10ADC356" w14:textId="2EBDE50C" w:rsidR="0040674D" w:rsidRDefault="0040674D">
      <w:pPr>
        <w:pStyle w:val="CommentText"/>
      </w:pPr>
      <w:r>
        <w:rPr>
          <w:rStyle w:val="CommentReference"/>
        </w:rPr>
        <w:annotationRef/>
      </w:r>
      <w:r>
        <w:t>This will need revision as identified above.</w:t>
      </w:r>
    </w:p>
  </w:comment>
  <w:comment w:id="226" w:author="Meyer, Michael Frederick" w:date="2020-09-30T16:46:00Z" w:initials="MMF">
    <w:p w14:paraId="55081305" w14:textId="31836C0C" w:rsidR="0040674D" w:rsidRDefault="0040674D">
      <w:pPr>
        <w:pStyle w:val="CommentText"/>
      </w:pPr>
      <w:r>
        <w:rPr>
          <w:rStyle w:val="CommentReference"/>
        </w:rPr>
        <w:annotationRef/>
      </w:r>
      <w:r>
        <w:t>AF: Supplemental?</w:t>
      </w:r>
    </w:p>
  </w:comment>
  <w:comment w:id="227" w:author="Meyer, Michael Frederick" w:date="2020-09-30T16:46:00Z" w:initials="MMF">
    <w:p w14:paraId="60B30D32" w14:textId="1F562FE7" w:rsidR="0040674D" w:rsidRDefault="0040674D">
      <w:pPr>
        <w:pStyle w:val="CommentText"/>
      </w:pPr>
      <w:r>
        <w:rPr>
          <w:rStyle w:val="CommentReference"/>
        </w:rPr>
        <w:annotationRef/>
      </w:r>
      <w:r>
        <w:t>AF: Show lake flow direction and out flow?</w:t>
      </w:r>
    </w:p>
  </w:comment>
  <w:comment w:id="228" w:author="Aaron Galloway" w:date="2020-09-17T17:29:00Z" w:initials="AG">
    <w:p w14:paraId="58188E10" w14:textId="044CD944" w:rsidR="0040674D" w:rsidRDefault="0040674D">
      <w:pPr>
        <w:pStyle w:val="CommentText"/>
      </w:pPr>
      <w:r>
        <w:rPr>
          <w:rStyle w:val="CommentReference"/>
        </w:rPr>
        <w:annotationRef/>
      </w:r>
      <w:r>
        <w:t xml:space="preserve">I like the map mainly and what’s going on but I think the inset is hard to understand a the size it is and maybe the coloration (maybe not black for the lake, less lines for other roads or waterways around the lake?) and should be </w:t>
      </w:r>
      <w:proofErr w:type="gramStart"/>
      <w:r>
        <w:t>revised..</w:t>
      </w:r>
      <w:proofErr w:type="gramEnd"/>
    </w:p>
  </w:comment>
  <w:comment w:id="229" w:author="Meyer, Michael Frederick" w:date="2020-09-30T16:47:00Z" w:initials="MMF">
    <w:p w14:paraId="2FDD284A" w14:textId="08CBAF6E" w:rsidR="0040674D" w:rsidRDefault="0040674D">
      <w:pPr>
        <w:pStyle w:val="CommentText"/>
      </w:pPr>
      <w:r>
        <w:rPr>
          <w:rStyle w:val="CommentReference"/>
        </w:rPr>
        <w:annotationRef/>
      </w:r>
      <w:r>
        <w:t>AF: I am trying to figure out what this does to the IDW.  Also, this is not the image I was expecting.  What are the overlapping yellow and orange circles not the highest values?</w:t>
      </w:r>
    </w:p>
  </w:comment>
  <w:comment w:id="230" w:author="Meyer, Michael Frederick" w:date="2020-09-30T16:47:00Z" w:initials="MMF">
    <w:p w14:paraId="19124C28" w14:textId="790D7883" w:rsidR="0040674D" w:rsidRDefault="0040674D">
      <w:pPr>
        <w:pStyle w:val="CommentText"/>
      </w:pPr>
      <w:r>
        <w:rPr>
          <w:rStyle w:val="CommentReference"/>
        </w:rPr>
        <w:annotationRef/>
      </w:r>
      <w:r>
        <w:t>AF: Supplementary material?</w:t>
      </w:r>
    </w:p>
  </w:comment>
  <w:comment w:id="231" w:author="Meyer, Michael Frederick" w:date="2020-09-30T16:48:00Z" w:initials="MMF">
    <w:p w14:paraId="58A50A74" w14:textId="5529A1E1" w:rsidR="0040674D" w:rsidRDefault="0040674D">
      <w:pPr>
        <w:pStyle w:val="CommentText"/>
      </w:pPr>
      <w:r>
        <w:rPr>
          <w:rStyle w:val="CommentReference"/>
        </w:rPr>
        <w:annotationRef/>
      </w:r>
      <w:r>
        <w:t>AF: Honestly, I do not see how the groupings can be significant. If you are testing for filamentous algae (the expectation) why test the entire community?</w:t>
      </w:r>
    </w:p>
  </w:comment>
  <w:comment w:id="232" w:author="Meyer, Michael Frederick" w:date="2020-09-30T16:53:00Z" w:initials="MMF">
    <w:p w14:paraId="4D4228F2" w14:textId="1F025076" w:rsidR="0040674D" w:rsidRDefault="0040674D">
      <w:pPr>
        <w:pStyle w:val="CommentText"/>
      </w:pPr>
      <w:r>
        <w:rPr>
          <w:rStyle w:val="CommentReference"/>
        </w:rPr>
        <w:annotationRef/>
      </w:r>
      <w:r>
        <w:t>AF: Where is this result coming from?</w:t>
      </w:r>
    </w:p>
  </w:comment>
  <w:comment w:id="233" w:author="Meyer, Michael Frederick" w:date="2020-09-30T16:53:00Z" w:initials="MMF">
    <w:p w14:paraId="65E45F2D" w14:textId="6081AA94" w:rsidR="0040674D" w:rsidRPr="0032523D" w:rsidRDefault="0040674D">
      <w:pPr>
        <w:pStyle w:val="CommentText"/>
        <w:rPr>
          <w:lang w:val="pt-BR"/>
        </w:rPr>
      </w:pPr>
      <w:r>
        <w:rPr>
          <w:rStyle w:val="CommentReference"/>
        </w:rPr>
        <w:annotationRef/>
      </w:r>
      <w:r>
        <w:t xml:space="preserve">AF: </w:t>
      </w:r>
      <w:r w:rsidRPr="006719E8">
        <w:rPr>
          <w:lang w:val="pt-BR"/>
        </w:rPr>
        <w:t>I don’t s</w:t>
      </w:r>
      <w:r>
        <w:rPr>
          <w:lang w:val="pt-BR"/>
        </w:rPr>
        <w:t>ee it.</w:t>
      </w:r>
    </w:p>
  </w:comment>
  <w:comment w:id="234" w:author="Meyer, Michael Frederick" w:date="2020-09-30T16:55:00Z" w:initials="MMF">
    <w:p w14:paraId="35E3F874" w14:textId="624B2432" w:rsidR="0040674D" w:rsidRDefault="0040674D">
      <w:pPr>
        <w:pStyle w:val="CommentText"/>
      </w:pPr>
      <w:r>
        <w:rPr>
          <w:rStyle w:val="CommentReference"/>
        </w:rPr>
        <w:annotationRef/>
      </w:r>
      <w:r>
        <w:rPr>
          <w:lang w:val="pt-BR"/>
        </w:rPr>
        <w:t xml:space="preserve">AF: </w:t>
      </w:r>
      <w:r w:rsidRPr="006719E8">
        <w:rPr>
          <w:lang w:val="pt-BR"/>
        </w:rPr>
        <w:t xml:space="preserve">No orange. </w:t>
      </w:r>
      <w:r>
        <w:t xml:space="preserve">Why did you group Low and Mod?  </w:t>
      </w:r>
    </w:p>
  </w:comment>
  <w:comment w:id="235" w:author="Meyer, Michael Frederick" w:date="2020-09-30T16:55:00Z" w:initials="MMF">
    <w:p w14:paraId="2BE95241" w14:textId="62320348" w:rsidR="0040674D" w:rsidRDefault="0040674D">
      <w:pPr>
        <w:pStyle w:val="CommentText"/>
      </w:pPr>
      <w:r>
        <w:rPr>
          <w:rStyle w:val="CommentReference"/>
        </w:rPr>
        <w:annotationRef/>
      </w:r>
      <w:r>
        <w:t xml:space="preserve">AF: Confirmed difference </w:t>
      </w:r>
      <w:proofErr w:type="spellStart"/>
      <w:r>
        <w:t>btwn</w:t>
      </w:r>
      <w:proofErr w:type="spellEnd"/>
      <w:r>
        <w:t xml:space="preserve"> High and Low? Or all three comparisons?</w:t>
      </w:r>
    </w:p>
  </w:comment>
  <w:comment w:id="236" w:author="Meyer, Michael Frederick" w:date="2020-09-30T16:55:00Z" w:initials="MMF">
    <w:p w14:paraId="2929AE7E" w14:textId="1225A129" w:rsidR="0040674D" w:rsidRDefault="0040674D">
      <w:pPr>
        <w:pStyle w:val="CommentText"/>
      </w:pPr>
      <w:r>
        <w:rPr>
          <w:rStyle w:val="CommentReference"/>
        </w:rPr>
        <w:annotationRef/>
      </w:r>
      <w:r>
        <w:t>AF: Can you show some species on this graph?  Are there important ones that are causing the separation of sites?</w:t>
      </w:r>
    </w:p>
  </w:comment>
  <w:comment w:id="237" w:author="Aaron Galloway" w:date="2020-09-17T17:32:00Z" w:initials="AG">
    <w:p w14:paraId="15D26C2D" w14:textId="77777777" w:rsidR="0040674D" w:rsidRDefault="0040674D">
      <w:pPr>
        <w:pStyle w:val="CommentText"/>
      </w:pPr>
      <w:r>
        <w:rPr>
          <w:rStyle w:val="CommentReference"/>
        </w:rPr>
        <w:annotationRef/>
      </w:r>
      <w:r>
        <w:t>I think we’ll need to update this. Sorry to be a thorn in the side but let’s talk about it. The ratio may be telling us something important, but I just don’t think it’s fair to characterize it as a green algae/diatom story.</w:t>
      </w:r>
    </w:p>
    <w:p w14:paraId="13CDDA11" w14:textId="77777777" w:rsidR="0040674D" w:rsidRDefault="0040674D">
      <w:pPr>
        <w:pStyle w:val="CommentText"/>
      </w:pPr>
    </w:p>
    <w:p w14:paraId="31F5552F" w14:textId="7D8429FB" w:rsidR="0040674D" w:rsidRDefault="0040674D">
      <w:pPr>
        <w:pStyle w:val="CommentText"/>
      </w:pPr>
      <w:r>
        <w:t>I don’t remember this being as prominent in the past versions of these results that I saw.</w:t>
      </w:r>
    </w:p>
  </w:comment>
  <w:comment w:id="238" w:author="Aaron Galloway" w:date="2020-09-17T17:34:00Z" w:initials="AG">
    <w:p w14:paraId="6C783128" w14:textId="2C950249" w:rsidR="0040674D" w:rsidRDefault="0040674D">
      <w:pPr>
        <w:pStyle w:val="CommentText"/>
      </w:pPr>
      <w:r>
        <w:rPr>
          <w:rStyle w:val="CommentReference"/>
        </w:rPr>
        <w:annotationRef/>
      </w:r>
      <w:r>
        <w:t>I think it would be easier to follow this if the different groups were identified by different shapes AND colors. The color ramp alone is not enough to differentiate things.</w:t>
      </w:r>
    </w:p>
  </w:comment>
  <w:comment w:id="239" w:author="Aaron Galloway" w:date="2020-09-17T17:35:00Z" w:initials="AG">
    <w:p w14:paraId="37B2ACA0" w14:textId="37262700" w:rsidR="0040674D" w:rsidRDefault="0040674D">
      <w:pPr>
        <w:pStyle w:val="CommentText"/>
      </w:pPr>
      <w:r>
        <w:rPr>
          <w:rStyle w:val="CommentReference"/>
        </w:rPr>
        <w:annotationRef/>
      </w:r>
      <w:r>
        <w:t>Same as previous comment. Re-make with different shapes to differentiate the 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09FD1A" w15:done="0"/>
  <w15:commentEx w15:paraId="34297BFD" w15:paraIdParent="0809FD1A" w15:done="0"/>
  <w15:commentEx w15:paraId="42D897D8" w15:done="0"/>
  <w15:commentEx w15:paraId="50899785" w15:paraIdParent="42D897D8" w15:done="0"/>
  <w15:commentEx w15:paraId="2E9B051B" w15:done="0"/>
  <w15:commentEx w15:paraId="2462B2B6" w15:paraIdParent="2E9B051B" w15:done="0"/>
  <w15:commentEx w15:paraId="1B03F1E7" w15:done="0"/>
  <w15:commentEx w15:paraId="312E5C9A" w15:done="0"/>
  <w15:commentEx w15:paraId="0083BFCD" w15:paraIdParent="312E5C9A" w15:done="0"/>
  <w15:commentEx w15:paraId="7D90FE1E" w15:done="0"/>
  <w15:commentEx w15:paraId="5047FAFE" w15:paraIdParent="7D90FE1E" w15:done="0"/>
  <w15:commentEx w15:paraId="32E7425C" w15:done="0"/>
  <w15:commentEx w15:paraId="5169F41E" w15:paraIdParent="32E7425C" w15:done="0"/>
  <w15:commentEx w15:paraId="718D07DC" w15:done="0"/>
  <w15:commentEx w15:paraId="598A1A27" w15:paraIdParent="718D07DC" w15:done="0"/>
  <w15:commentEx w15:paraId="2376A959" w15:done="0"/>
  <w15:commentEx w15:paraId="677C4EF2" w15:done="0"/>
  <w15:commentEx w15:paraId="7A85EE5A" w15:done="0"/>
  <w15:commentEx w15:paraId="406DFD1E" w15:paraIdParent="7A85EE5A" w15:done="0"/>
  <w15:commentEx w15:paraId="58256C0C" w15:done="0"/>
  <w15:commentEx w15:paraId="3AA18437" w15:paraIdParent="58256C0C" w15:done="0"/>
  <w15:commentEx w15:paraId="2C3D0E28" w15:done="0"/>
  <w15:commentEx w15:paraId="1178C32D" w15:done="0"/>
  <w15:commentEx w15:paraId="231FE042" w15:paraIdParent="1178C32D" w15:done="0"/>
  <w15:commentEx w15:paraId="2E1A449C" w15:done="0"/>
  <w15:commentEx w15:paraId="211A5843" w15:paraIdParent="2E1A449C" w15:done="0"/>
  <w15:commentEx w15:paraId="218EB962" w15:done="0"/>
  <w15:commentEx w15:paraId="1F5B6078" w15:paraIdParent="218EB962" w15:done="0"/>
  <w15:commentEx w15:paraId="05E29247" w15:done="0"/>
  <w15:commentEx w15:paraId="5F37D284" w15:done="0"/>
  <w15:commentEx w15:paraId="648158CB" w15:done="0"/>
  <w15:commentEx w15:paraId="2FDF2206" w15:paraIdParent="648158CB" w15:done="0"/>
  <w15:commentEx w15:paraId="7C3ECCF9" w15:done="0"/>
  <w15:commentEx w15:paraId="3CEDD3AB" w15:done="0"/>
  <w15:commentEx w15:paraId="1B0983C0" w15:done="0"/>
  <w15:commentEx w15:paraId="66800E73" w15:done="0"/>
  <w15:commentEx w15:paraId="4C8259B6" w15:done="0"/>
  <w15:commentEx w15:paraId="2EC138F7" w15:done="0"/>
  <w15:commentEx w15:paraId="58100458" w15:done="0"/>
  <w15:commentEx w15:paraId="10ADC356" w15:done="0"/>
  <w15:commentEx w15:paraId="55081305" w15:done="0"/>
  <w15:commentEx w15:paraId="60B30D32" w15:done="0"/>
  <w15:commentEx w15:paraId="58188E10" w15:done="0"/>
  <w15:commentEx w15:paraId="2FDD284A" w15:done="0"/>
  <w15:commentEx w15:paraId="19124C28" w15:done="0"/>
  <w15:commentEx w15:paraId="58A50A74" w15:done="0"/>
  <w15:commentEx w15:paraId="4D4228F2" w15:done="0"/>
  <w15:commentEx w15:paraId="65E45F2D" w15:done="0"/>
  <w15:commentEx w15:paraId="35E3F874" w15:done="0"/>
  <w15:commentEx w15:paraId="2BE95241" w15:done="0"/>
  <w15:commentEx w15:paraId="2929AE7E" w15:done="0"/>
  <w15:commentEx w15:paraId="31F5552F" w15:done="0"/>
  <w15:commentEx w15:paraId="6C783128" w15:done="0"/>
  <w15:commentEx w15:paraId="37B2AC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02FD" w16cex:dateUtc="2020-09-17T22:45:00Z"/>
  <w16cex:commentExtensible w16cex:durableId="230E0355" w16cex:dateUtc="2020-09-17T22:46:00Z"/>
  <w16cex:commentExtensible w16cex:durableId="230E03ED" w16cex:dateUtc="2020-09-17T22:49:00Z"/>
  <w16cex:commentExtensible w16cex:durableId="230E0561" w16cex:dateUtc="2020-09-17T22:55:00Z"/>
  <w16cex:commentExtensible w16cex:durableId="230E0739" w16cex:dateUtc="2020-09-17T23:03:00Z"/>
  <w16cex:commentExtensible w16cex:durableId="230E06F1" w16cex:dateUtc="2020-09-17T23:01:00Z"/>
  <w16cex:commentExtensible w16cex:durableId="230E0B39" w16cex:dateUtc="2020-09-17T23:20:00Z"/>
  <w16cex:commentExtensible w16cex:durableId="230E0A82" w16cex:dateUtc="2020-09-17T23:17:00Z"/>
  <w16cex:commentExtensible w16cex:durableId="230E0BD4" w16cex:dateUtc="2020-09-17T23:22:00Z"/>
  <w16cex:commentExtensible w16cex:durableId="230E0C0C" w16cex:dateUtc="2020-09-17T23:23:00Z"/>
  <w16cex:commentExtensible w16cex:durableId="230E0E23" w16cex:dateUtc="2020-09-17T23:32:00Z"/>
  <w16cex:commentExtensible w16cex:durableId="230E0E4D" w16cex:dateUtc="2020-09-17T23:33:00Z"/>
  <w16cex:commentExtensible w16cex:durableId="230E0F72" w16cex:dateUtc="2020-09-17T23:38:00Z"/>
  <w16cex:commentExtensible w16cex:durableId="230E106F" w16cex:dateUtc="2020-09-17T23:42:00Z"/>
  <w16cex:commentExtensible w16cex:durableId="230E10B0" w16cex:dateUtc="2020-09-17T23:43:00Z"/>
  <w16cex:commentExtensible w16cex:durableId="230E1118" w16cex:dateUtc="2020-09-17T23:45:00Z"/>
  <w16cex:commentExtensible w16cex:durableId="230E11F8" w16cex:dateUtc="2020-09-17T23:48:00Z"/>
  <w16cex:commentExtensible w16cex:durableId="230E13A9" w16cex:dateUtc="2020-09-17T23:56:00Z"/>
  <w16cex:commentExtensible w16cex:durableId="230E14D1" w16cex:dateUtc="2020-09-18T00:01:00Z"/>
  <w16cex:commentExtensible w16cex:durableId="230E1791" w16cex:dateUtc="2020-09-18T00:12:00Z"/>
  <w16cex:commentExtensible w16cex:durableId="230E1982" w16cex:dateUtc="2020-09-18T00:21:00Z"/>
  <w16cex:commentExtensible w16cex:durableId="230E19BD" w16cex:dateUtc="2020-09-18T00:22:00Z"/>
  <w16cex:commentExtensible w16cex:durableId="230E1A7C" w16cex:dateUtc="2020-09-18T00:25:00Z"/>
  <w16cex:commentExtensible w16cex:durableId="230E1A64" w16cex:dateUtc="2020-09-18T00:24:00Z"/>
  <w16cex:commentExtensible w16cex:durableId="230E1AAA" w16cex:dateUtc="2020-09-18T00:26:00Z"/>
  <w16cex:commentExtensible w16cex:durableId="230E1AE4" w16cex:dateUtc="2020-09-18T00:27:00Z"/>
  <w16cex:commentExtensible w16cex:durableId="230E1B64" w16cex:dateUtc="2020-09-18T00:29:00Z"/>
  <w16cex:commentExtensible w16cex:durableId="230E1BCF" w16cex:dateUtc="2020-09-18T00:30:00Z"/>
  <w16cex:commentExtensible w16cex:durableId="230E1C25" w16cex:dateUtc="2020-09-18T00:32:00Z"/>
  <w16cex:commentExtensible w16cex:durableId="230E1CB6" w16cex:dateUtc="2020-09-18T00:34:00Z"/>
  <w16cex:commentExtensible w16cex:durableId="230E1CED" w16cex:dateUtc="2020-09-18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09FD1A" w16cid:durableId="231F2DAB"/>
  <w16cid:commentId w16cid:paraId="34297BFD" w16cid:durableId="23203248"/>
  <w16cid:commentId w16cid:paraId="42D897D8" w16cid:durableId="230E0561"/>
  <w16cid:commentId w16cid:paraId="50899785" w16cid:durableId="23162554"/>
  <w16cid:commentId w16cid:paraId="2E9B051B" w16cid:durableId="231F2E66"/>
  <w16cid:commentId w16cid:paraId="2462B2B6" w16cid:durableId="232034B3"/>
  <w16cid:commentId w16cid:paraId="1B03F1E7" w16cid:durableId="231F2ECC"/>
  <w16cid:commentId w16cid:paraId="312E5C9A" w16cid:durableId="231F2F49"/>
  <w16cid:commentId w16cid:paraId="0083BFCD" w16cid:durableId="232044AE"/>
  <w16cid:commentId w16cid:paraId="7D90FE1E" w16cid:durableId="231F3017"/>
  <w16cid:commentId w16cid:paraId="5047FAFE" w16cid:durableId="232046ED"/>
  <w16cid:commentId w16cid:paraId="32E7425C" w16cid:durableId="231F305B"/>
  <w16cid:commentId w16cid:paraId="5169F41E" w16cid:durableId="23204790"/>
  <w16cid:commentId w16cid:paraId="718D07DC" w16cid:durableId="231F307F"/>
  <w16cid:commentId w16cid:paraId="598A1A27" w16cid:durableId="232047F3"/>
  <w16cid:commentId w16cid:paraId="2376A959" w16cid:durableId="2320481C"/>
  <w16cid:commentId w16cid:paraId="677C4EF2" w16cid:durableId="231761A4"/>
  <w16cid:commentId w16cid:paraId="7A85EE5A" w16cid:durableId="23204960"/>
  <w16cid:commentId w16cid:paraId="406DFD1E" w16cid:durableId="23204B68"/>
  <w16cid:commentId w16cid:paraId="58256C0C" w16cid:durableId="230E13A9"/>
  <w16cid:commentId w16cid:paraId="3AA18437" w16cid:durableId="2320855E"/>
  <w16cid:commentId w16cid:paraId="2C3D0E28" w16cid:durableId="230E14D1"/>
  <w16cid:commentId w16cid:paraId="1178C32D" w16cid:durableId="231F317B"/>
  <w16cid:commentId w16cid:paraId="231FE042" w16cid:durableId="23204C61"/>
  <w16cid:commentId w16cid:paraId="2E1A449C" w16cid:durableId="231F318D"/>
  <w16cid:commentId w16cid:paraId="211A5843" w16cid:durableId="23208803"/>
  <w16cid:commentId w16cid:paraId="218EB962" w16cid:durableId="231F31CC"/>
  <w16cid:commentId w16cid:paraId="1F5B6078" w16cid:durableId="231F31DC"/>
  <w16cid:commentId w16cid:paraId="05E29247" w16cid:durableId="231F3200"/>
  <w16cid:commentId w16cid:paraId="5F37D284" w16cid:durableId="231F3215"/>
  <w16cid:commentId w16cid:paraId="648158CB" w16cid:durableId="231F3248"/>
  <w16cid:commentId w16cid:paraId="2FDF2206" w16cid:durableId="23208B5E"/>
  <w16cid:commentId w16cid:paraId="7C3ECCF9" w16cid:durableId="230E1791"/>
  <w16cid:commentId w16cid:paraId="3CEDD3AB" w16cid:durableId="231F32FF"/>
  <w16cid:commentId w16cid:paraId="1B0983C0" w16cid:durableId="231F330C"/>
  <w16cid:commentId w16cid:paraId="66800E73" w16cid:durableId="230E19BD"/>
  <w16cid:commentId w16cid:paraId="4C8259B6" w16cid:durableId="230E1A7C"/>
  <w16cid:commentId w16cid:paraId="2EC138F7" w16cid:durableId="230E1A64"/>
  <w16cid:commentId w16cid:paraId="58100458" w16cid:durableId="230E1AAA"/>
  <w16cid:commentId w16cid:paraId="10ADC356" w16cid:durableId="230E1AE4"/>
  <w16cid:commentId w16cid:paraId="55081305" w16cid:durableId="231F34C9"/>
  <w16cid:commentId w16cid:paraId="60B30D32" w16cid:durableId="231F3503"/>
  <w16cid:commentId w16cid:paraId="58188E10" w16cid:durableId="230E1B64"/>
  <w16cid:commentId w16cid:paraId="2FDD284A" w16cid:durableId="231F351D"/>
  <w16cid:commentId w16cid:paraId="19124C28" w16cid:durableId="231F3534"/>
  <w16cid:commentId w16cid:paraId="58A50A74" w16cid:durableId="231F3562"/>
  <w16cid:commentId w16cid:paraId="4D4228F2" w16cid:durableId="231F367A"/>
  <w16cid:commentId w16cid:paraId="65E45F2D" w16cid:durableId="231F3689"/>
  <w16cid:commentId w16cid:paraId="35E3F874" w16cid:durableId="231F3713"/>
  <w16cid:commentId w16cid:paraId="2BE95241" w16cid:durableId="231F3704"/>
  <w16cid:commentId w16cid:paraId="2929AE7E" w16cid:durableId="231F36E7"/>
  <w16cid:commentId w16cid:paraId="31F5552F" w16cid:durableId="230E1C25"/>
  <w16cid:commentId w16cid:paraId="6C783128" w16cid:durableId="230E1CB6"/>
  <w16cid:commentId w16cid:paraId="37B2ACA0" w16cid:durableId="230E1C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00D82" w14:textId="77777777" w:rsidR="00A03DD9" w:rsidRDefault="00A03DD9" w:rsidP="00150A0F">
      <w:pPr>
        <w:spacing w:line="240" w:lineRule="auto"/>
      </w:pPr>
      <w:r>
        <w:separator/>
      </w:r>
    </w:p>
  </w:endnote>
  <w:endnote w:type="continuationSeparator" w:id="0">
    <w:p w14:paraId="4DF1BC62" w14:textId="77777777" w:rsidR="00A03DD9" w:rsidRDefault="00A03DD9"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7C854" w14:textId="77777777" w:rsidR="00A03DD9" w:rsidRDefault="00A03DD9" w:rsidP="00150A0F">
      <w:pPr>
        <w:spacing w:line="240" w:lineRule="auto"/>
      </w:pPr>
      <w:r>
        <w:separator/>
      </w:r>
    </w:p>
  </w:footnote>
  <w:footnote w:type="continuationSeparator" w:id="0">
    <w:p w14:paraId="4771C537" w14:textId="77777777" w:rsidR="00A03DD9" w:rsidRDefault="00A03DD9"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5096"/>
    <w:rsid w:val="0002371D"/>
    <w:rsid w:val="000307DE"/>
    <w:rsid w:val="00030898"/>
    <w:rsid w:val="000318B7"/>
    <w:rsid w:val="00032809"/>
    <w:rsid w:val="00036CEC"/>
    <w:rsid w:val="00051082"/>
    <w:rsid w:val="0005526C"/>
    <w:rsid w:val="00060EB5"/>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5A9F"/>
    <w:rsid w:val="000E7380"/>
    <w:rsid w:val="000F0453"/>
    <w:rsid w:val="000F223A"/>
    <w:rsid w:val="000F2398"/>
    <w:rsid w:val="000F601A"/>
    <w:rsid w:val="000F7A09"/>
    <w:rsid w:val="00104280"/>
    <w:rsid w:val="00106752"/>
    <w:rsid w:val="00110977"/>
    <w:rsid w:val="00113126"/>
    <w:rsid w:val="0011485F"/>
    <w:rsid w:val="00115FCB"/>
    <w:rsid w:val="001227D1"/>
    <w:rsid w:val="00123693"/>
    <w:rsid w:val="001249C1"/>
    <w:rsid w:val="00131BD0"/>
    <w:rsid w:val="001338EC"/>
    <w:rsid w:val="0014730F"/>
    <w:rsid w:val="00147D1A"/>
    <w:rsid w:val="00150A0F"/>
    <w:rsid w:val="00150E6F"/>
    <w:rsid w:val="00154ABA"/>
    <w:rsid w:val="00155633"/>
    <w:rsid w:val="00157F57"/>
    <w:rsid w:val="00163D35"/>
    <w:rsid w:val="00172465"/>
    <w:rsid w:val="001742BF"/>
    <w:rsid w:val="00174557"/>
    <w:rsid w:val="00180C02"/>
    <w:rsid w:val="001910E2"/>
    <w:rsid w:val="00191128"/>
    <w:rsid w:val="00191B6C"/>
    <w:rsid w:val="00191FD0"/>
    <w:rsid w:val="001936D1"/>
    <w:rsid w:val="00195B09"/>
    <w:rsid w:val="00197C8D"/>
    <w:rsid w:val="001A17BE"/>
    <w:rsid w:val="001A1BBB"/>
    <w:rsid w:val="001A726E"/>
    <w:rsid w:val="001B3EB7"/>
    <w:rsid w:val="001B7B02"/>
    <w:rsid w:val="001C179C"/>
    <w:rsid w:val="001C6CA2"/>
    <w:rsid w:val="001C70B0"/>
    <w:rsid w:val="001D454C"/>
    <w:rsid w:val="001E1889"/>
    <w:rsid w:val="001E2084"/>
    <w:rsid w:val="001E5826"/>
    <w:rsid w:val="001E6425"/>
    <w:rsid w:val="001F0393"/>
    <w:rsid w:val="001F1186"/>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24DE"/>
    <w:rsid w:val="00250FD8"/>
    <w:rsid w:val="00252F80"/>
    <w:rsid w:val="0025547E"/>
    <w:rsid w:val="00263A1F"/>
    <w:rsid w:val="00263FB9"/>
    <w:rsid w:val="00267DED"/>
    <w:rsid w:val="002703B2"/>
    <w:rsid w:val="00271F4F"/>
    <w:rsid w:val="00274B1A"/>
    <w:rsid w:val="0028012E"/>
    <w:rsid w:val="002849B1"/>
    <w:rsid w:val="0028782C"/>
    <w:rsid w:val="00287F90"/>
    <w:rsid w:val="00292741"/>
    <w:rsid w:val="002A02BE"/>
    <w:rsid w:val="002A5B2A"/>
    <w:rsid w:val="002B00A3"/>
    <w:rsid w:val="002C1737"/>
    <w:rsid w:val="002C2D2B"/>
    <w:rsid w:val="002C575D"/>
    <w:rsid w:val="002C5913"/>
    <w:rsid w:val="002C7B99"/>
    <w:rsid w:val="002D1941"/>
    <w:rsid w:val="002E06DD"/>
    <w:rsid w:val="002E1676"/>
    <w:rsid w:val="002E1A4B"/>
    <w:rsid w:val="002E6D0A"/>
    <w:rsid w:val="002F14D8"/>
    <w:rsid w:val="002F1C07"/>
    <w:rsid w:val="002F2379"/>
    <w:rsid w:val="003015C9"/>
    <w:rsid w:val="003143FA"/>
    <w:rsid w:val="00324C64"/>
    <w:rsid w:val="0032523D"/>
    <w:rsid w:val="00337791"/>
    <w:rsid w:val="00355375"/>
    <w:rsid w:val="00357863"/>
    <w:rsid w:val="00357C12"/>
    <w:rsid w:val="00360477"/>
    <w:rsid w:val="00361037"/>
    <w:rsid w:val="00363613"/>
    <w:rsid w:val="003671AA"/>
    <w:rsid w:val="00370B28"/>
    <w:rsid w:val="00373E7B"/>
    <w:rsid w:val="00375241"/>
    <w:rsid w:val="00380CA1"/>
    <w:rsid w:val="00381463"/>
    <w:rsid w:val="00383BCD"/>
    <w:rsid w:val="0039266B"/>
    <w:rsid w:val="00394A8C"/>
    <w:rsid w:val="003952A3"/>
    <w:rsid w:val="003968BB"/>
    <w:rsid w:val="003A3B7A"/>
    <w:rsid w:val="003B14BF"/>
    <w:rsid w:val="003C4863"/>
    <w:rsid w:val="003C6606"/>
    <w:rsid w:val="003C75C7"/>
    <w:rsid w:val="003D0265"/>
    <w:rsid w:val="003E20DA"/>
    <w:rsid w:val="003E64B9"/>
    <w:rsid w:val="003E6D7F"/>
    <w:rsid w:val="003F19FB"/>
    <w:rsid w:val="003F5190"/>
    <w:rsid w:val="004003EB"/>
    <w:rsid w:val="0040674D"/>
    <w:rsid w:val="00412374"/>
    <w:rsid w:val="00414172"/>
    <w:rsid w:val="00432982"/>
    <w:rsid w:val="00433A07"/>
    <w:rsid w:val="00434F66"/>
    <w:rsid w:val="004361D1"/>
    <w:rsid w:val="00440246"/>
    <w:rsid w:val="00440CF3"/>
    <w:rsid w:val="0044127F"/>
    <w:rsid w:val="00443249"/>
    <w:rsid w:val="00446481"/>
    <w:rsid w:val="0045011B"/>
    <w:rsid w:val="004514AB"/>
    <w:rsid w:val="004528BA"/>
    <w:rsid w:val="004542F0"/>
    <w:rsid w:val="004548C9"/>
    <w:rsid w:val="0045518D"/>
    <w:rsid w:val="004551F8"/>
    <w:rsid w:val="00456A8D"/>
    <w:rsid w:val="004668F9"/>
    <w:rsid w:val="00467C66"/>
    <w:rsid w:val="00481314"/>
    <w:rsid w:val="00485A2C"/>
    <w:rsid w:val="00491178"/>
    <w:rsid w:val="004943CA"/>
    <w:rsid w:val="00494B20"/>
    <w:rsid w:val="0049543D"/>
    <w:rsid w:val="00497A12"/>
    <w:rsid w:val="004A1C07"/>
    <w:rsid w:val="004A5D54"/>
    <w:rsid w:val="004A728E"/>
    <w:rsid w:val="004B2C2B"/>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BF6"/>
    <w:rsid w:val="0056418A"/>
    <w:rsid w:val="00567422"/>
    <w:rsid w:val="005731EE"/>
    <w:rsid w:val="00574762"/>
    <w:rsid w:val="005855F7"/>
    <w:rsid w:val="00585EED"/>
    <w:rsid w:val="00587BE1"/>
    <w:rsid w:val="0059652C"/>
    <w:rsid w:val="00597E12"/>
    <w:rsid w:val="005A42A7"/>
    <w:rsid w:val="005A573D"/>
    <w:rsid w:val="005A6C99"/>
    <w:rsid w:val="005B250E"/>
    <w:rsid w:val="005B362F"/>
    <w:rsid w:val="005B3851"/>
    <w:rsid w:val="005C1322"/>
    <w:rsid w:val="005C4AD8"/>
    <w:rsid w:val="005D0D44"/>
    <w:rsid w:val="005D3D2A"/>
    <w:rsid w:val="005F0ECE"/>
    <w:rsid w:val="005F4343"/>
    <w:rsid w:val="005F618B"/>
    <w:rsid w:val="005F6342"/>
    <w:rsid w:val="005F6DEA"/>
    <w:rsid w:val="005F7195"/>
    <w:rsid w:val="005F7A18"/>
    <w:rsid w:val="006256FC"/>
    <w:rsid w:val="00626543"/>
    <w:rsid w:val="006265CB"/>
    <w:rsid w:val="006300F4"/>
    <w:rsid w:val="00641CE6"/>
    <w:rsid w:val="00641D70"/>
    <w:rsid w:val="00644808"/>
    <w:rsid w:val="00645829"/>
    <w:rsid w:val="00650752"/>
    <w:rsid w:val="00651D3A"/>
    <w:rsid w:val="006563E3"/>
    <w:rsid w:val="00672514"/>
    <w:rsid w:val="00672B30"/>
    <w:rsid w:val="00673CE2"/>
    <w:rsid w:val="006752D5"/>
    <w:rsid w:val="00685120"/>
    <w:rsid w:val="00685D80"/>
    <w:rsid w:val="00690E7D"/>
    <w:rsid w:val="006979AD"/>
    <w:rsid w:val="006A7A61"/>
    <w:rsid w:val="006B1D2B"/>
    <w:rsid w:val="006B3ABE"/>
    <w:rsid w:val="006B3C60"/>
    <w:rsid w:val="006B4A02"/>
    <w:rsid w:val="006C6420"/>
    <w:rsid w:val="006D1C9C"/>
    <w:rsid w:val="006D2328"/>
    <w:rsid w:val="006D26E7"/>
    <w:rsid w:val="006D35AC"/>
    <w:rsid w:val="006D3918"/>
    <w:rsid w:val="006D4ADB"/>
    <w:rsid w:val="006D5521"/>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2999"/>
    <w:rsid w:val="007330EB"/>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1552"/>
    <w:rsid w:val="007A705A"/>
    <w:rsid w:val="007D2FF3"/>
    <w:rsid w:val="007D3AD5"/>
    <w:rsid w:val="007D6DDA"/>
    <w:rsid w:val="007E04C1"/>
    <w:rsid w:val="007E0747"/>
    <w:rsid w:val="007E0849"/>
    <w:rsid w:val="007E2F25"/>
    <w:rsid w:val="007E6282"/>
    <w:rsid w:val="007F226F"/>
    <w:rsid w:val="007F2E5D"/>
    <w:rsid w:val="007F5F4A"/>
    <w:rsid w:val="00801579"/>
    <w:rsid w:val="00811F9F"/>
    <w:rsid w:val="0081229C"/>
    <w:rsid w:val="0081388E"/>
    <w:rsid w:val="0081508A"/>
    <w:rsid w:val="00833288"/>
    <w:rsid w:val="00833C11"/>
    <w:rsid w:val="008363E4"/>
    <w:rsid w:val="00854325"/>
    <w:rsid w:val="00863C77"/>
    <w:rsid w:val="0086504F"/>
    <w:rsid w:val="0087487F"/>
    <w:rsid w:val="00874EDD"/>
    <w:rsid w:val="00877064"/>
    <w:rsid w:val="008815FB"/>
    <w:rsid w:val="00885BA6"/>
    <w:rsid w:val="008935EA"/>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721"/>
    <w:rsid w:val="008D6D41"/>
    <w:rsid w:val="008E29A9"/>
    <w:rsid w:val="008E397A"/>
    <w:rsid w:val="008E5D3D"/>
    <w:rsid w:val="008E7730"/>
    <w:rsid w:val="008F24CD"/>
    <w:rsid w:val="008F41D6"/>
    <w:rsid w:val="009007E8"/>
    <w:rsid w:val="00902608"/>
    <w:rsid w:val="00905270"/>
    <w:rsid w:val="00912D64"/>
    <w:rsid w:val="0091395E"/>
    <w:rsid w:val="0091481E"/>
    <w:rsid w:val="00920A8F"/>
    <w:rsid w:val="00922813"/>
    <w:rsid w:val="00926704"/>
    <w:rsid w:val="00947C9E"/>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03DD9"/>
    <w:rsid w:val="00A10D0E"/>
    <w:rsid w:val="00A12F4C"/>
    <w:rsid w:val="00A153F9"/>
    <w:rsid w:val="00A16987"/>
    <w:rsid w:val="00A21CA4"/>
    <w:rsid w:val="00A22275"/>
    <w:rsid w:val="00A254FA"/>
    <w:rsid w:val="00A4130B"/>
    <w:rsid w:val="00A41CC6"/>
    <w:rsid w:val="00A42BBE"/>
    <w:rsid w:val="00A454D8"/>
    <w:rsid w:val="00A61367"/>
    <w:rsid w:val="00A6227C"/>
    <w:rsid w:val="00A6440C"/>
    <w:rsid w:val="00A825BE"/>
    <w:rsid w:val="00A8343E"/>
    <w:rsid w:val="00A84037"/>
    <w:rsid w:val="00A87BAC"/>
    <w:rsid w:val="00A91AE6"/>
    <w:rsid w:val="00A92B32"/>
    <w:rsid w:val="00A95F98"/>
    <w:rsid w:val="00A9628E"/>
    <w:rsid w:val="00AA655A"/>
    <w:rsid w:val="00AB40EC"/>
    <w:rsid w:val="00AB7989"/>
    <w:rsid w:val="00AC0177"/>
    <w:rsid w:val="00AC75E6"/>
    <w:rsid w:val="00AD7A0D"/>
    <w:rsid w:val="00AE06B7"/>
    <w:rsid w:val="00AE6372"/>
    <w:rsid w:val="00AF0312"/>
    <w:rsid w:val="00AF6212"/>
    <w:rsid w:val="00B008CE"/>
    <w:rsid w:val="00B025E9"/>
    <w:rsid w:val="00B05791"/>
    <w:rsid w:val="00B07246"/>
    <w:rsid w:val="00B11017"/>
    <w:rsid w:val="00B12F78"/>
    <w:rsid w:val="00B14EA0"/>
    <w:rsid w:val="00B15F86"/>
    <w:rsid w:val="00B1679D"/>
    <w:rsid w:val="00B22045"/>
    <w:rsid w:val="00B23DAC"/>
    <w:rsid w:val="00B2468C"/>
    <w:rsid w:val="00B24F30"/>
    <w:rsid w:val="00B37098"/>
    <w:rsid w:val="00B417BC"/>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A91"/>
    <w:rsid w:val="00BC24F4"/>
    <w:rsid w:val="00BC3BE8"/>
    <w:rsid w:val="00BD0B70"/>
    <w:rsid w:val="00BD3210"/>
    <w:rsid w:val="00BD46C3"/>
    <w:rsid w:val="00BE06D7"/>
    <w:rsid w:val="00BE124F"/>
    <w:rsid w:val="00BE27F7"/>
    <w:rsid w:val="00BE62F9"/>
    <w:rsid w:val="00BE72A9"/>
    <w:rsid w:val="00BF09EC"/>
    <w:rsid w:val="00BF3FFC"/>
    <w:rsid w:val="00BF43AE"/>
    <w:rsid w:val="00C00E9F"/>
    <w:rsid w:val="00C03D31"/>
    <w:rsid w:val="00C053B8"/>
    <w:rsid w:val="00C10024"/>
    <w:rsid w:val="00C131EF"/>
    <w:rsid w:val="00C239E7"/>
    <w:rsid w:val="00C2668C"/>
    <w:rsid w:val="00C30C70"/>
    <w:rsid w:val="00C332CF"/>
    <w:rsid w:val="00C33FF9"/>
    <w:rsid w:val="00C345FA"/>
    <w:rsid w:val="00C34AFE"/>
    <w:rsid w:val="00C34B80"/>
    <w:rsid w:val="00C44829"/>
    <w:rsid w:val="00C44886"/>
    <w:rsid w:val="00C451C6"/>
    <w:rsid w:val="00C505A1"/>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6655"/>
    <w:rsid w:val="00CE7008"/>
    <w:rsid w:val="00CF2299"/>
    <w:rsid w:val="00CF3363"/>
    <w:rsid w:val="00CF7803"/>
    <w:rsid w:val="00D05946"/>
    <w:rsid w:val="00D0773C"/>
    <w:rsid w:val="00D13058"/>
    <w:rsid w:val="00D144A9"/>
    <w:rsid w:val="00D20ACE"/>
    <w:rsid w:val="00D22D4D"/>
    <w:rsid w:val="00D2684E"/>
    <w:rsid w:val="00D271DE"/>
    <w:rsid w:val="00D34404"/>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5655"/>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3421E"/>
    <w:rsid w:val="00E42EE1"/>
    <w:rsid w:val="00E45EB1"/>
    <w:rsid w:val="00E479B7"/>
    <w:rsid w:val="00E55C6C"/>
    <w:rsid w:val="00E57A4D"/>
    <w:rsid w:val="00E61E5E"/>
    <w:rsid w:val="00E63B3C"/>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C3D3F"/>
    <w:rsid w:val="00EC59B8"/>
    <w:rsid w:val="00EC59E6"/>
    <w:rsid w:val="00ED3878"/>
    <w:rsid w:val="00ED3AB0"/>
    <w:rsid w:val="00ED3EE8"/>
    <w:rsid w:val="00ED7A0F"/>
    <w:rsid w:val="00EE3ABB"/>
    <w:rsid w:val="00EE40C5"/>
    <w:rsid w:val="00EE52D2"/>
    <w:rsid w:val="00EE5D2F"/>
    <w:rsid w:val="00EF22B5"/>
    <w:rsid w:val="00EF4024"/>
    <w:rsid w:val="00EF7A40"/>
    <w:rsid w:val="00F01527"/>
    <w:rsid w:val="00F04531"/>
    <w:rsid w:val="00F0593F"/>
    <w:rsid w:val="00F0668B"/>
    <w:rsid w:val="00F0768F"/>
    <w:rsid w:val="00F07CCB"/>
    <w:rsid w:val="00F11593"/>
    <w:rsid w:val="00F23BF5"/>
    <w:rsid w:val="00F25311"/>
    <w:rsid w:val="00F34A1E"/>
    <w:rsid w:val="00F35616"/>
    <w:rsid w:val="00F36FA7"/>
    <w:rsid w:val="00F435BB"/>
    <w:rsid w:val="00F5144C"/>
    <w:rsid w:val="00F536BA"/>
    <w:rsid w:val="00F60A93"/>
    <w:rsid w:val="00F622F3"/>
    <w:rsid w:val="00F62B41"/>
    <w:rsid w:val="00F731DF"/>
    <w:rsid w:val="00F75D80"/>
    <w:rsid w:val="00F93632"/>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784"/>
    <w:rsid w:val="00FC7BD4"/>
    <w:rsid w:val="00FD2D7A"/>
    <w:rsid w:val="00FD39D2"/>
    <w:rsid w:val="00FD7FBD"/>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BB1C1E-76BF-4FD5-85D0-093790B67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6854</TotalTime>
  <Pages>44</Pages>
  <Words>46103</Words>
  <Characters>262788</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308275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9</cp:revision>
  <cp:lastPrinted>2020-09-15T00:15:00Z</cp:lastPrinted>
  <dcterms:created xsi:type="dcterms:W3CDTF">2020-09-24T02:48:00Z</dcterms:created>
  <dcterms:modified xsi:type="dcterms:W3CDTF">2020-10-02T00:09:00Z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id="0dTSwKia"/&gt;&lt;style id="http://www.zotero.org/styles/limnology-and-oceanography" hasBibliography="1" bibliographyStyleHasBeenSet="1"/&gt;&lt;prefs&gt;&lt;pref name="fieldType" value="Field"/&gt;&lt;/prefs&gt;&lt;/data&gt;</vt:lpwstr>
  </property>
</Properties>
</file>