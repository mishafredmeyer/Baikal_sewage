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r w:rsidR="00EA3FE0">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415EC8B5"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0" w:author="Meyer, Michael Frederick" w:date="2020-10-01T10:50:00Z">
        <w:r w:rsidR="008F24CD">
          <w:rPr>
            <w:rFonts w:ascii="Times New Roman" w:eastAsia="Times New Roman" w:hAnsi="Times New Roman" w:cs="Times New Roman"/>
            <w:sz w:val="24"/>
            <w:szCs w:val="24"/>
          </w:rPr>
          <w:t>, yet they can also</w:t>
        </w:r>
      </w:ins>
      <w:del w:id="1" w:author="Meyer, Michael Frederick" w:date="2020-10-01T10:50:00Z">
        <w:r w:rsidDel="008F24CD">
          <w:rPr>
            <w:rFonts w:ascii="Times New Roman" w:eastAsia="Times New Roman" w:hAnsi="Times New Roman" w:cs="Times New Roman"/>
            <w:sz w:val="24"/>
            <w:szCs w:val="24"/>
          </w:rPr>
          <w:delText xml:space="preserve">. </w:delText>
        </w:r>
      </w:del>
      <w:commentRangeStart w:id="2"/>
      <w:commentRangeStart w:id="3"/>
      <w:del w:id="4"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2"/>
      <w:r w:rsidR="00D34404">
        <w:rPr>
          <w:rStyle w:val="CommentReference"/>
        </w:rPr>
        <w:commentReference w:id="2"/>
      </w:r>
      <w:commentRangeEnd w:id="3"/>
      <w:r w:rsidR="00FD7FBD">
        <w:rPr>
          <w:rStyle w:val="CommentReference"/>
        </w:rPr>
        <w:commentReference w:id="3"/>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5"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5"/>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351AA673"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6"/>
      <w:commentRangeStart w:id="7"/>
      <w:commentRangeStart w:id="8"/>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6"/>
      <w:r w:rsidR="00433A07">
        <w:rPr>
          <w:rStyle w:val="CommentReference"/>
        </w:rPr>
        <w:commentReference w:id="6"/>
      </w:r>
      <w:commentRangeEnd w:id="7"/>
      <w:r w:rsidR="00B420AF">
        <w:rPr>
          <w:rStyle w:val="CommentReference"/>
        </w:rPr>
        <w:commentReference w:id="7"/>
      </w:r>
      <w:commentRangeEnd w:id="8"/>
      <w:r w:rsidR="00240AC9">
        <w:rPr>
          <w:rStyle w:val="CommentReference"/>
        </w:rPr>
        <w:commentReference w:id="8"/>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9"/>
      <w:commentRangeStart w:id="10"/>
      <w:r w:rsidR="00730E9A">
        <w:rPr>
          <w:rFonts w:ascii="Times New Roman" w:eastAsia="Times New Roman" w:hAnsi="Times New Roman" w:cs="Times New Roman"/>
          <w:sz w:val="24"/>
          <w:szCs w:val="24"/>
        </w:rPr>
        <w:t>pollution</w:t>
      </w:r>
      <w:commentRangeEnd w:id="9"/>
      <w:r w:rsidR="000D5888">
        <w:rPr>
          <w:rStyle w:val="CommentReference"/>
        </w:rPr>
        <w:commentReference w:id="9"/>
      </w:r>
      <w:commentRangeEnd w:id="10"/>
      <w:r w:rsidR="005D0D44">
        <w:rPr>
          <w:rStyle w:val="CommentReference"/>
        </w:rPr>
        <w:commentReference w:id="10"/>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11"/>
      <w:commentRangeStart w:id="12"/>
      <w:r w:rsidR="00DF77C2" w:rsidRPr="00357863">
        <w:rPr>
          <w:rFonts w:ascii="Times New Roman" w:eastAsia="Times New Roman" w:hAnsi="Times New Roman" w:cs="Times New Roman"/>
          <w:sz w:val="24"/>
          <w:szCs w:val="24"/>
        </w:rPr>
        <w:t>acids</w:t>
      </w:r>
      <w:commentRangeEnd w:id="11"/>
      <w:r w:rsidR="000D5888">
        <w:rPr>
          <w:rStyle w:val="CommentReference"/>
        </w:rPr>
        <w:commentReference w:id="11"/>
      </w:r>
      <w:commentRangeEnd w:id="12"/>
      <w:r w:rsidR="00240AC9">
        <w:rPr>
          <w:rStyle w:val="CommentReference"/>
        </w:rPr>
        <w:commentReference w:id="12"/>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89B4CC0"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4FEB250C"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13"/>
      <w:commentRangeStart w:id="14"/>
      <w:commentRangeStart w:id="15"/>
      <w:r w:rsidR="00250FD8">
        <w:rPr>
          <w:rFonts w:ascii="Times New Roman" w:eastAsia="Times New Roman" w:hAnsi="Times New Roman" w:cs="Times New Roman"/>
          <w:sz w:val="24"/>
          <w:szCs w:val="24"/>
        </w:rPr>
        <w:t>length</w:t>
      </w:r>
      <w:commentRangeEnd w:id="13"/>
      <w:r w:rsidR="000D5888">
        <w:rPr>
          <w:rStyle w:val="CommentReference"/>
        </w:rPr>
        <w:commentReference w:id="13"/>
      </w:r>
      <w:commentRangeEnd w:id="14"/>
      <w:r w:rsidR="009F75FF">
        <w:rPr>
          <w:rStyle w:val="CommentReference"/>
        </w:rPr>
        <w:commentReference w:id="14"/>
      </w:r>
      <w:commentRangeEnd w:id="15"/>
      <w:r w:rsidR="00F76372">
        <w:rPr>
          <w:rStyle w:val="CommentReference"/>
        </w:rPr>
        <w:commentReference w:id="15"/>
      </w:r>
      <w:r w:rsidR="00250FD8">
        <w:rPr>
          <w:rFonts w:ascii="Times New Roman" w:eastAsia="Times New Roman" w:hAnsi="Times New Roman" w:cs="Times New Roman"/>
          <w:sz w:val="24"/>
          <w:szCs w:val="24"/>
        </w:rPr>
        <w:t xml:space="preserve">.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4EAE5069"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16"/>
      <w:commentRangeStart w:id="17"/>
      <w:commentRangeStart w:id="18"/>
      <w:r w:rsidR="00F25311">
        <w:rPr>
          <w:rFonts w:ascii="Times New Roman" w:eastAsia="Times New Roman" w:hAnsi="Times New Roman" w:cs="Times New Roman"/>
          <w:sz w:val="24"/>
          <w:szCs w:val="24"/>
        </w:rPr>
        <w:t>sites</w:t>
      </w:r>
      <w:commentRangeEnd w:id="16"/>
      <w:r w:rsidR="000D5888">
        <w:rPr>
          <w:rStyle w:val="CommentReference"/>
        </w:rPr>
        <w:commentReference w:id="16"/>
      </w:r>
      <w:commentRangeEnd w:id="17"/>
      <w:r w:rsidR="007228E5">
        <w:rPr>
          <w:rStyle w:val="CommentReference"/>
        </w:rPr>
        <w:commentReference w:id="17"/>
      </w:r>
      <w:commentRangeEnd w:id="18"/>
      <w:r w:rsidR="00D34921">
        <w:rPr>
          <w:rStyle w:val="CommentReference"/>
        </w:rPr>
        <w:commentReference w:id="18"/>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C4BB7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1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2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2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22"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23"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24"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25"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26"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27"/>
      <w:commentRangeStart w:id="28"/>
      <w:r>
        <w:rPr>
          <w:rFonts w:ascii="Times New Roman" w:eastAsia="Times New Roman" w:hAnsi="Times New Roman" w:cs="Times New Roman"/>
          <w:sz w:val="24"/>
          <w:szCs w:val="24"/>
        </w:rPr>
        <w:t>1.5 L clear plastic bottles</w:t>
      </w:r>
      <w:commentRangeEnd w:id="27"/>
      <w:r w:rsidR="000D5888">
        <w:rPr>
          <w:rStyle w:val="CommentReference"/>
        </w:rPr>
        <w:commentReference w:id="27"/>
      </w:r>
      <w:commentRangeEnd w:id="28"/>
      <w:r w:rsidR="00163D35">
        <w:rPr>
          <w:rStyle w:val="CommentReference"/>
        </w:rPr>
        <w:commentReference w:id="28"/>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ins w:id="29" w:author="Meyer, Michael Frederick" w:date="2020-09-30T16:27:00Z">
        <w:r w:rsidR="000D5888">
          <w:rPr>
            <w:rFonts w:ascii="Times New Roman" w:eastAsia="Times New Roman" w:hAnsi="Times New Roman" w:cs="Times New Roman"/>
            <w:sz w:val="24"/>
            <w:szCs w:val="24"/>
          </w:rPr>
          <w:t xml:space="preserve">metal </w:t>
        </w:r>
      </w:ins>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30"/>
      <w:commentRangeStart w:id="31"/>
      <w:r>
        <w:rPr>
          <w:rFonts w:ascii="Times New Roman" w:eastAsia="Times New Roman" w:hAnsi="Times New Roman" w:cs="Times New Roman"/>
          <w:sz w:val="24"/>
          <w:szCs w:val="24"/>
        </w:rPr>
        <w:t>contamination</w:t>
      </w:r>
      <w:commentRangeEnd w:id="30"/>
      <w:r w:rsidR="000D5888">
        <w:rPr>
          <w:rStyle w:val="CommentReference"/>
        </w:rPr>
        <w:commentReference w:id="30"/>
      </w:r>
      <w:commentRangeEnd w:id="31"/>
      <w:r w:rsidR="00163D35">
        <w:rPr>
          <w:rStyle w:val="CommentReference"/>
        </w:rPr>
        <w:commentReference w:id="31"/>
      </w:r>
      <w:ins w:id="32" w:author="Meyer, Michael Frederick" w:date="2020-10-01T12:19:00Z">
        <w:r w:rsidR="00163D35">
          <w:rPr>
            <w:rFonts w:ascii="Times New Roman" w:eastAsia="Times New Roman" w:hAnsi="Times New Roman" w:cs="Times New Roman"/>
            <w:sz w:val="24"/>
            <w:szCs w:val="24"/>
          </w:rPr>
          <w:t xml:space="preserve"> from the plastic vacuum funnel or p</w:t>
        </w:r>
      </w:ins>
      <w:ins w:id="33" w:author="Meyer, Michael Frederick" w:date="2020-10-01T12:20:00Z">
        <w:r w:rsidR="00163D35">
          <w:rPr>
            <w:rFonts w:ascii="Times New Roman" w:eastAsia="Times New Roman" w:hAnsi="Times New Roman" w:cs="Times New Roman"/>
            <w:sz w:val="24"/>
            <w:szCs w:val="24"/>
          </w:rPr>
          <w:t xml:space="preserve">otentially </w:t>
        </w:r>
      </w:ins>
      <w:ins w:id="34" w:author="Meyer, Michael Frederick" w:date="2020-10-01T12:19:00Z">
        <w:r w:rsidR="00163D35">
          <w:rPr>
            <w:rFonts w:ascii="Times New Roman" w:eastAsia="Times New Roman" w:hAnsi="Times New Roman" w:cs="Times New Roman"/>
            <w:sz w:val="24"/>
            <w:szCs w:val="24"/>
          </w:rPr>
          <w:t>airborne microplastics</w:t>
        </w:r>
      </w:ins>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7BE022A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ins w:id="35" w:author="Meyer, Michael Frederick" w:date="2020-10-01T12:17:00Z">
        <w:r w:rsidR="00163D35">
          <w:rPr>
            <w:rFonts w:ascii="Times New Roman" w:eastAsia="Times New Roman" w:hAnsi="Times New Roman" w:cs="Times New Roman"/>
            <w:sz w:val="24"/>
            <w:szCs w:val="24"/>
          </w:rPr>
          <w:t xml:space="preserve">, so as to not </w:t>
        </w:r>
      </w:ins>
      <w:ins w:id="36" w:author="Meyer, Michael Frederick" w:date="2020-10-01T12:18:00Z">
        <w:r w:rsidR="00163D35">
          <w:rPr>
            <w:rFonts w:ascii="Times New Roman" w:eastAsia="Times New Roman" w:hAnsi="Times New Roman" w:cs="Times New Roman"/>
            <w:sz w:val="24"/>
            <w:szCs w:val="24"/>
          </w:rPr>
          <w:t>enumerate</w:t>
        </w:r>
      </w:ins>
      <w:ins w:id="37" w:author="Meyer, Michael Frederick" w:date="2020-10-01T12:17:00Z">
        <w:r w:rsidR="00163D35">
          <w:rPr>
            <w:rFonts w:ascii="Times New Roman" w:eastAsia="Times New Roman" w:hAnsi="Times New Roman" w:cs="Times New Roman"/>
            <w:sz w:val="24"/>
            <w:szCs w:val="24"/>
          </w:rPr>
          <w:t xml:space="preserve"> plastics co</w:t>
        </w:r>
      </w:ins>
      <w:ins w:id="38" w:author="Meyer, Michael Frederick" w:date="2020-10-01T12:18:00Z">
        <w:r w:rsidR="00163D35">
          <w:rPr>
            <w:rFonts w:ascii="Times New Roman" w:eastAsia="Times New Roman" w:hAnsi="Times New Roman" w:cs="Times New Roman"/>
            <w:sz w:val="24"/>
            <w:szCs w:val="24"/>
          </w:rPr>
          <w:t xml:space="preserve">ntributed from the sampling bottle itself. </w:t>
        </w:r>
      </w:ins>
      <w:del w:id="39" w:author="Meyer, Michael Frederick" w:date="2020-10-01T12:17:00Z">
        <w:r w:rsidDel="00163D3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commentRangeStart w:id="40"/>
      <w:r>
        <w:rPr>
          <w:rFonts w:ascii="Times New Roman" w:eastAsia="Times New Roman" w:hAnsi="Times New Roman" w:cs="Times New Roman"/>
          <w:i/>
          <w:sz w:val="24"/>
          <w:szCs w:val="24"/>
        </w:rPr>
        <w:t>3b</w:t>
      </w:r>
      <w:commentRangeEnd w:id="40"/>
      <w:r w:rsidR="00EB48D3">
        <w:rPr>
          <w:rStyle w:val="CommentReference"/>
        </w:rPr>
        <w:commentReference w:id="40"/>
      </w:r>
      <w:r>
        <w:rPr>
          <w:rFonts w:ascii="Times New Roman" w:eastAsia="Times New Roman" w:hAnsi="Times New Roman" w:cs="Times New Roman"/>
          <w:i/>
          <w:sz w:val="24"/>
          <w:szCs w:val="24"/>
        </w:rPr>
        <w:t xml:space="preserve">.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w:t>
      </w:r>
      <w:proofErr w:type="spellStart"/>
      <w:r w:rsidR="006F1FBE">
        <w:rPr>
          <w:rFonts w:ascii="Times New Roman" w:eastAsia="Times New Roman" w:hAnsi="Times New Roman" w:cs="Times New Roman"/>
          <w:sz w:val="24"/>
          <w:szCs w:val="24"/>
        </w:rPr>
        <w:t>polychaetes</w:t>
      </w:r>
      <w:proofErr w:type="spellEnd"/>
      <w:r w:rsidR="006F1FBE">
        <w:rPr>
          <w:rFonts w:ascii="Times New Roman" w:eastAsia="Times New Roman" w:hAnsi="Times New Roman" w:cs="Times New Roman"/>
          <w:sz w:val="24"/>
          <w:szCs w:val="24"/>
        </w:rPr>
        <w:t xml:space="preserve">,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41"/>
      <w:commentRangeStart w:id="42"/>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41"/>
      <w:r w:rsidR="003B14BF">
        <w:rPr>
          <w:rStyle w:val="CommentReference"/>
        </w:rPr>
        <w:commentReference w:id="41"/>
      </w:r>
      <w:commentRangeEnd w:id="42"/>
      <w:r w:rsidR="00EB48D3">
        <w:rPr>
          <w:rStyle w:val="CommentReference"/>
        </w:rPr>
        <w:commentReference w:id="42"/>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BFAA2CC"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43"/>
      <w:commentRangeStart w:id="44"/>
      <w:r w:rsidR="00DD6A3F">
        <w:rPr>
          <w:rFonts w:ascii="Times New Roman" w:eastAsia="Times New Roman" w:hAnsi="Times New Roman" w:cs="Times New Roman"/>
          <w:sz w:val="24"/>
          <w:szCs w:val="24"/>
        </w:rPr>
        <w:t>taxa</w:t>
      </w:r>
      <w:commentRangeEnd w:id="43"/>
      <w:r w:rsidR="00163D35">
        <w:rPr>
          <w:rStyle w:val="CommentReference"/>
        </w:rPr>
        <w:commentReference w:id="43"/>
      </w:r>
      <w:commentRangeEnd w:id="44"/>
      <w:r w:rsidR="00B52BEB">
        <w:rPr>
          <w:rStyle w:val="CommentReference"/>
        </w:rPr>
        <w:commentReference w:id="44"/>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ins w:id="45" w:author="Meyer, Michael Frederick" w:date="2020-10-01T12:38:00Z">
        <w:r w:rsidR="0056517B">
          <w:rPr>
            <w:rFonts w:ascii="Times New Roman" w:eastAsia="Times New Roman" w:hAnsi="Times New Roman" w:cs="Times New Roman"/>
            <w:sz w:val="24"/>
            <w:szCs w:val="24"/>
          </w:rPr>
          <w:t>generally</w:t>
        </w:r>
      </w:ins>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ins w:id="46" w:author="Meyer, Michael Frederick" w:date="2020-10-01T12:27:00Z">
        <w:r w:rsidR="00163D35">
          <w:rPr>
            <w:rFonts w:ascii="Times New Roman" w:eastAsia="Times New Roman" w:hAnsi="Times New Roman" w:cs="Times New Roman"/>
            <w:sz w:val="24"/>
            <w:szCs w:val="24"/>
          </w:rPr>
          <w:t xml:space="preserve">by </w:t>
        </w:r>
      </w:ins>
      <w:ins w:id="47" w:author="Meyer, Michael Frederick" w:date="2020-10-01T12:28:00Z">
        <w:r w:rsidR="00B52BEB">
          <w:rPr>
            <w:rFonts w:ascii="Times New Roman" w:eastAsia="Times New Roman" w:hAnsi="Times New Roman" w:cs="Times New Roman"/>
            <w:sz w:val="24"/>
            <w:szCs w:val="24"/>
          </w:rPr>
          <w:t xml:space="preserve">increasing </w:t>
        </w:r>
      </w:ins>
      <w:del w:id="48" w:author="Meyer, Michael Frederick" w:date="2020-10-01T12:26:00Z">
        <w:r w:rsidR="00B37098" w:rsidDel="00163D35">
          <w:rPr>
            <w:rFonts w:ascii="Times New Roman" w:eastAsia="Times New Roman" w:hAnsi="Times New Roman" w:cs="Times New Roman"/>
            <w:sz w:val="24"/>
            <w:szCs w:val="24"/>
          </w:rPr>
          <w:delText xml:space="preserve">by low, moderate, and high </w:delText>
        </w:r>
      </w:del>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ins w:id="49" w:author="Meyer, Michael Frederick" w:date="2020-10-01T12:28:00Z">
        <w:r w:rsidR="00B52BEB">
          <w:rPr>
            <w:rFonts w:ascii="Times New Roman" w:eastAsia="Times New Roman" w:hAnsi="Times New Roman" w:cs="Times New Roman"/>
            <w:sz w:val="24"/>
            <w:szCs w:val="24"/>
          </w:rPr>
          <w:t xml:space="preserve">To test whether sites </w:t>
        </w:r>
      </w:ins>
      <w:ins w:id="50" w:author="Meyer, Michael Frederick" w:date="2020-10-01T12:29:00Z">
        <w:r w:rsidR="00B52BEB">
          <w:rPr>
            <w:rFonts w:ascii="Times New Roman" w:eastAsia="Times New Roman" w:hAnsi="Times New Roman" w:cs="Times New Roman"/>
            <w:sz w:val="24"/>
            <w:szCs w:val="24"/>
          </w:rPr>
          <w:t>benthic communit</w:t>
        </w:r>
      </w:ins>
      <w:ins w:id="51" w:author="Meyer, Michael Frederick" w:date="2020-10-01T12:33:00Z">
        <w:r w:rsidR="00B52BEB">
          <w:rPr>
            <w:rFonts w:ascii="Times New Roman" w:eastAsia="Times New Roman" w:hAnsi="Times New Roman" w:cs="Times New Roman"/>
            <w:sz w:val="24"/>
            <w:szCs w:val="24"/>
          </w:rPr>
          <w:t>ies significant</w:t>
        </w:r>
      </w:ins>
      <w:ins w:id="52" w:author="Meyer, Michael Frederick" w:date="2020-10-01T12:34:00Z">
        <w:r w:rsidR="00B52BEB">
          <w:rPr>
            <w:rFonts w:ascii="Times New Roman" w:eastAsia="Times New Roman" w:hAnsi="Times New Roman" w:cs="Times New Roman"/>
            <w:sz w:val="24"/>
            <w:szCs w:val="24"/>
          </w:rPr>
          <w:t>ly differed with increasing PPCP concentration and IDW population</w:t>
        </w:r>
      </w:ins>
      <w:ins w:id="53" w:author="Meyer, Michael Frederick" w:date="2020-10-01T12:29:00Z">
        <w:r w:rsidR="00B52BEB">
          <w:rPr>
            <w:rFonts w:ascii="Times New Roman" w:eastAsia="Times New Roman" w:hAnsi="Times New Roman" w:cs="Times New Roman"/>
            <w:sz w:val="24"/>
            <w:szCs w:val="24"/>
          </w:rPr>
          <w:t xml:space="preserve">, </w:t>
        </w:r>
      </w:ins>
      <w:del w:id="54" w:author="Meyer, Michael Frederick" w:date="2020-10-01T12:27:00Z">
        <w:r w:rsidR="00D8535D" w:rsidDel="00B52BEB">
          <w:rPr>
            <w:rFonts w:ascii="Times New Roman" w:eastAsia="Times New Roman" w:hAnsi="Times New Roman" w:cs="Times New Roman"/>
            <w:sz w:val="24"/>
            <w:szCs w:val="24"/>
          </w:rPr>
          <w:delText>Third</w:delText>
        </w:r>
      </w:del>
      <w:r w:rsidR="00B37098">
        <w:rPr>
          <w:rFonts w:ascii="Times New Roman" w:eastAsia="Times New Roman" w:hAnsi="Times New Roman" w:cs="Times New Roman"/>
          <w:sz w:val="24"/>
          <w:szCs w:val="24"/>
        </w:rPr>
        <w:t xml:space="preserve">we </w:t>
      </w:r>
      <w:ins w:id="55" w:author="Meyer, Michael Frederick" w:date="2020-10-01T12:31:00Z">
        <w:r w:rsidR="00B52BEB">
          <w:rPr>
            <w:rFonts w:ascii="Times New Roman" w:eastAsia="Times New Roman" w:hAnsi="Times New Roman" w:cs="Times New Roman"/>
            <w:sz w:val="24"/>
            <w:szCs w:val="24"/>
          </w:rPr>
          <w:t xml:space="preserve">first </w:t>
        </w:r>
      </w:ins>
      <w:r w:rsidR="00B37098">
        <w:rPr>
          <w:rFonts w:ascii="Times New Roman" w:eastAsia="Times New Roman" w:hAnsi="Times New Roman" w:cs="Times New Roman"/>
          <w:sz w:val="24"/>
          <w:szCs w:val="24"/>
        </w:rPr>
        <w:t xml:space="preserve">used </w:t>
      </w:r>
      <w:ins w:id="56" w:author="Meyer, Michael Frederick" w:date="2020-10-14T16:09:00Z">
        <w:r w:rsidR="002B7F58">
          <w:rPr>
            <w:rFonts w:ascii="Times New Roman" w:eastAsia="Times New Roman" w:hAnsi="Times New Roman" w:cs="Times New Roman"/>
            <w:sz w:val="24"/>
            <w:szCs w:val="24"/>
          </w:rPr>
          <w:t xml:space="preserve">both </w:t>
        </w:r>
      </w:ins>
      <w:r w:rsidR="00B37098">
        <w:rPr>
          <w:rFonts w:ascii="Times New Roman" w:eastAsia="Times New Roman" w:hAnsi="Times New Roman" w:cs="Times New Roman"/>
          <w:sz w:val="24"/>
          <w:szCs w:val="24"/>
        </w:rPr>
        <w:t>k-</w:t>
      </w:r>
      <w:proofErr w:type="spellStart"/>
      <w:del w:id="57" w:author="Meyer, Michael Frederick" w:date="2020-10-14T09:49:00Z">
        <w:r w:rsidR="00B37098" w:rsidDel="00A66A7F">
          <w:rPr>
            <w:rFonts w:ascii="Times New Roman" w:eastAsia="Times New Roman" w:hAnsi="Times New Roman" w:cs="Times New Roman"/>
            <w:sz w:val="24"/>
            <w:szCs w:val="24"/>
          </w:rPr>
          <w:delText xml:space="preserve">means </w:delText>
        </w:r>
      </w:del>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73481C">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ins w:id="58" w:author="Meyer, Michael Frederick" w:date="2020-10-14T09:52:00Z">
        <w:r w:rsidR="0073481C">
          <w:rPr>
            <w:rFonts w:ascii="Times New Roman" w:eastAsia="Times New Roman" w:hAnsi="Times New Roman" w:cs="Times New Roman"/>
            <w:sz w:val="24"/>
            <w:szCs w:val="24"/>
          </w:rPr>
          <w:t xml:space="preserve"> and </w:t>
        </w:r>
      </w:ins>
      <w:r w:rsidR="001E01AD">
        <w:rPr>
          <w:rFonts w:ascii="Times New Roman" w:eastAsia="Times New Roman" w:hAnsi="Times New Roman" w:cs="Times New Roman"/>
          <w:sz w:val="24"/>
          <w:szCs w:val="24"/>
        </w:rPr>
        <w:t xml:space="preserve">average </w:t>
      </w:r>
      <w:ins w:id="59" w:author="Meyer, Michael Frederick" w:date="2020-10-14T09:53:00Z">
        <w:r w:rsidR="0073481C">
          <w:rPr>
            <w:rFonts w:ascii="Times New Roman" w:eastAsia="Times New Roman" w:hAnsi="Times New Roman" w:cs="Times New Roman"/>
            <w:sz w:val="24"/>
            <w:szCs w:val="24"/>
          </w:rPr>
          <w:t>silhouette width</w:t>
        </w:r>
      </w:ins>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 xml:space="preserve">decreased most </w:t>
      </w:r>
      <w:commentRangeStart w:id="60"/>
      <w:r w:rsidR="009654BD">
        <w:rPr>
          <w:rFonts w:ascii="Times New Roman" w:eastAsia="Times New Roman" w:hAnsi="Times New Roman" w:cs="Times New Roman"/>
          <w:sz w:val="24"/>
          <w:szCs w:val="24"/>
        </w:rPr>
        <w:t>markedly</w:t>
      </w:r>
      <w:r w:rsidR="000C5619">
        <w:rPr>
          <w:rFonts w:ascii="Times New Roman" w:eastAsia="Times New Roman" w:hAnsi="Times New Roman" w:cs="Times New Roman"/>
          <w:sz w:val="24"/>
          <w:szCs w:val="24"/>
        </w:rPr>
        <w:t xml:space="preserve"> </w:t>
      </w:r>
      <w:ins w:id="61" w:author="Meyer, Michael Frederick" w:date="2020-10-14T09:54:00Z">
        <w:r w:rsidR="0073481C">
          <w:rPr>
            <w:rFonts w:ascii="Times New Roman" w:eastAsia="Times New Roman" w:hAnsi="Times New Roman" w:cs="Times New Roman"/>
            <w:sz w:val="24"/>
            <w:szCs w:val="24"/>
          </w:rPr>
          <w:t xml:space="preserve">and when silhouette width was greatest </w:t>
        </w:r>
      </w:ins>
      <w:ins w:id="62" w:author="Meyer, Michael Frederick" w:date="2020-10-14T16:17:00Z">
        <w:r w:rsidR="0029201F">
          <w:rPr>
            <w:rFonts w:ascii="Times New Roman" w:eastAsia="Times New Roman" w:hAnsi="Times New Roman" w:cs="Times New Roman"/>
            <w:sz w:val="24"/>
            <w:szCs w:val="24"/>
          </w:rPr>
          <w:t xml:space="preserve">(e.g., the elbow method) </w:t>
        </w:r>
      </w:ins>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w:t>
      </w:r>
      <w:ins w:id="63" w:author="Meyer, Michael Frederick" w:date="2020-10-14T16:18:00Z">
        <w:r w:rsidR="0029201F">
          <w:rPr>
            <w:rFonts w:ascii="Times New Roman" w:eastAsia="Times New Roman" w:hAnsi="Times New Roman" w:cs="Times New Roman"/>
            <w:sz w:val="24"/>
            <w:szCs w:val="24"/>
          </w:rPr>
          <w:t xml:space="preserve">To confirm </w:t>
        </w:r>
      </w:ins>
      <w:r w:rsidR="001E01AD">
        <w:rPr>
          <w:rFonts w:ascii="Times New Roman" w:eastAsia="Times New Roman" w:hAnsi="Times New Roman" w:cs="Times New Roman"/>
          <w:sz w:val="24"/>
          <w:szCs w:val="24"/>
        </w:rPr>
        <w:t xml:space="preserve">the </w:t>
      </w:r>
      <w:ins w:id="64" w:author="Meyer, Michael Frederick" w:date="2020-10-14T16:18:00Z">
        <w:r w:rsidR="0029201F">
          <w:rPr>
            <w:rFonts w:ascii="Times New Roman" w:eastAsia="Times New Roman" w:hAnsi="Times New Roman" w:cs="Times New Roman"/>
            <w:sz w:val="24"/>
            <w:szCs w:val="24"/>
          </w:rPr>
          <w:t xml:space="preserve">optimal </w:t>
        </w:r>
      </w:ins>
      <w:ins w:id="65" w:author="Meyer, Michael Frederick" w:date="2020-10-14T16:19:00Z">
        <w:r w:rsidR="0029201F">
          <w:rPr>
            <w:rFonts w:ascii="Times New Roman" w:eastAsia="Times New Roman" w:hAnsi="Times New Roman" w:cs="Times New Roman"/>
            <w:sz w:val="24"/>
            <w:szCs w:val="24"/>
          </w:rPr>
          <w:t>number</w:t>
        </w:r>
      </w:ins>
      <w:ins w:id="66" w:author="Meyer, Michael Frederick" w:date="2020-10-14T16:20:00Z">
        <w:r w:rsidR="008601A5">
          <w:rPr>
            <w:rFonts w:ascii="Times New Roman" w:eastAsia="Times New Roman" w:hAnsi="Times New Roman" w:cs="Times New Roman"/>
            <w:sz w:val="24"/>
            <w:szCs w:val="24"/>
          </w:rPr>
          <w:t xml:space="preserve"> as determined by </w:t>
        </w:r>
      </w:ins>
      <w:r w:rsidR="001E01AD">
        <w:rPr>
          <w:rFonts w:ascii="Times New Roman" w:eastAsia="Times New Roman" w:hAnsi="Times New Roman" w:cs="Times New Roman"/>
          <w:sz w:val="24"/>
          <w:szCs w:val="24"/>
        </w:rPr>
        <w:t xml:space="preserve">non-hierarchical </w:t>
      </w:r>
      <w:ins w:id="67" w:author="Meyer, Michael Frederick" w:date="2020-10-14T16:20:00Z">
        <w:r w:rsidR="008601A5">
          <w:rPr>
            <w:rFonts w:ascii="Times New Roman" w:eastAsia="Times New Roman" w:hAnsi="Times New Roman" w:cs="Times New Roman"/>
            <w:sz w:val="24"/>
            <w:szCs w:val="24"/>
          </w:rPr>
          <w:t>PAM</w:t>
        </w:r>
      </w:ins>
      <w:r w:rsidR="001E01AD">
        <w:rPr>
          <w:rFonts w:ascii="Times New Roman" w:eastAsia="Times New Roman" w:hAnsi="Times New Roman" w:cs="Times New Roman"/>
          <w:sz w:val="24"/>
          <w:szCs w:val="24"/>
        </w:rPr>
        <w:t xml:space="preserve"> clustering</w:t>
      </w:r>
      <w:ins w:id="68" w:author="Meyer, Michael Frederick" w:date="2020-10-14T16:19:00Z">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w:t>
        </w:r>
      </w:ins>
      <w:ins w:id="69" w:author="Meyer, Michael Frederick" w:date="2020-10-14T16:21:00Z">
        <w:r w:rsidR="008601A5">
          <w:rPr>
            <w:rFonts w:ascii="Times New Roman" w:eastAsia="Times New Roman" w:hAnsi="Times New Roman" w:cs="Times New Roman"/>
            <w:sz w:val="24"/>
            <w:szCs w:val="24"/>
          </w:rPr>
          <w:t xml:space="preserve">Pair-Group </w:t>
        </w:r>
      </w:ins>
      <w:ins w:id="70" w:author="Meyer, Michael Frederick" w:date="2020-10-14T16:19:00Z">
        <w:r w:rsidR="008601A5">
          <w:rPr>
            <w:rFonts w:ascii="Times New Roman" w:eastAsia="Times New Roman" w:hAnsi="Times New Roman" w:cs="Times New Roman"/>
            <w:sz w:val="24"/>
            <w:szCs w:val="24"/>
          </w:rPr>
          <w:t>Centroid Clustering (</w:t>
        </w:r>
      </w:ins>
      <w:ins w:id="71" w:author="Meyer, Michael Frederick" w:date="2020-10-14T16:20:00Z">
        <w:r w:rsidR="008601A5">
          <w:rPr>
            <w:rFonts w:ascii="Times New Roman" w:eastAsia="Times New Roman" w:hAnsi="Times New Roman" w:cs="Times New Roman"/>
            <w:sz w:val="24"/>
            <w:szCs w:val="24"/>
          </w:rPr>
          <w:t xml:space="preserve">WPGMC) as a hierarchical </w:t>
        </w:r>
      </w:ins>
      <w:ins w:id="72" w:author="Meyer, Michael Frederick" w:date="2020-10-14T16:21:00Z">
        <w:r w:rsidR="008601A5">
          <w:rPr>
            <w:rFonts w:ascii="Times New Roman" w:eastAsia="Times New Roman" w:hAnsi="Times New Roman" w:cs="Times New Roman"/>
            <w:sz w:val="24"/>
            <w:szCs w:val="24"/>
          </w:rPr>
          <w:t>approach</w:t>
        </w:r>
      </w:ins>
      <w:ins w:id="73" w:author="Meyer, Michael Frederick" w:date="2020-10-14T16:22:00Z">
        <w:r w:rsidR="008601A5">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ins>
      <w:r w:rsidR="008601A5">
        <w:rPr>
          <w:rFonts w:ascii="Times New Roman" w:eastAsia="Times New Roman" w:hAnsi="Times New Roman" w:cs="Times New Roman"/>
          <w:sz w:val="24"/>
          <w:szCs w:val="24"/>
        </w:rPr>
        <w:fldChar w:fldCharType="separate"/>
      </w:r>
      <w:ins w:id="74" w:author="Meyer, Michael Frederick" w:date="2020-10-14T16:22:00Z">
        <w:r w:rsidR="008601A5" w:rsidRPr="008601A5">
          <w:rPr>
            <w:rFonts w:ascii="Times New Roman" w:hAnsi="Times New Roman" w:cs="Times New Roman"/>
            <w:sz w:val="24"/>
            <w:rPrChange w:id="75" w:author="Meyer, Michael Frederick" w:date="2020-10-14T16:22:00Z">
              <w:rPr/>
            </w:rPrChange>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which corre</w:t>
        </w:r>
      </w:ins>
      <w:ins w:id="76" w:author="Meyer, Michael Frederick" w:date="2020-10-14T16:23:00Z">
        <w:r w:rsidR="008601A5">
          <w:rPr>
            <w:rFonts w:ascii="Times New Roman" w:eastAsia="Times New Roman" w:hAnsi="Times New Roman" w:cs="Times New Roman"/>
            <w:sz w:val="24"/>
            <w:szCs w:val="24"/>
          </w:rPr>
          <w:t>cts for clusters that may</w:t>
        </w:r>
      </w:ins>
      <w:ins w:id="77" w:author="Meyer, Michael Frederick" w:date="2020-10-14T16:24:00Z">
        <w:r w:rsidR="008601A5">
          <w:rPr>
            <w:rFonts w:ascii="Times New Roman" w:eastAsia="Times New Roman" w:hAnsi="Times New Roman" w:cs="Times New Roman"/>
            <w:sz w:val="24"/>
            <w:szCs w:val="24"/>
          </w:rPr>
          <w:t xml:space="preserve"> not be strongly discriminated regardless of how many </w:t>
        </w:r>
      </w:ins>
      <w:ins w:id="78" w:author="Meyer, Michael Frederick" w:date="2020-10-14T16:25:00Z">
        <w:r w:rsidR="008601A5">
          <w:rPr>
            <w:rFonts w:ascii="Times New Roman" w:eastAsia="Times New Roman" w:hAnsi="Times New Roman" w:cs="Times New Roman"/>
            <w:sz w:val="24"/>
            <w:szCs w:val="24"/>
          </w:rPr>
          <w:t xml:space="preserve">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ins>
      <w:r w:rsidR="008601A5">
        <w:rPr>
          <w:rFonts w:ascii="Times New Roman" w:eastAsia="Times New Roman" w:hAnsi="Times New Roman" w:cs="Times New Roman"/>
          <w:sz w:val="24"/>
          <w:szCs w:val="24"/>
        </w:rPr>
        <w:fldChar w:fldCharType="separate"/>
      </w:r>
      <w:ins w:id="79" w:author="Meyer, Michael Frederick" w:date="2020-10-14T16:25:00Z">
        <w:r w:rsidR="008601A5" w:rsidRPr="008601A5">
          <w:rPr>
            <w:rFonts w:ascii="Times New Roman" w:hAnsi="Times New Roman" w:cs="Times New Roman"/>
            <w:sz w:val="24"/>
            <w:rPrChange w:id="80" w:author="Meyer, Michael Frederick" w:date="2020-10-14T16:25:00Z">
              <w:rPr/>
            </w:rPrChange>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ins>
      <w:commentRangeEnd w:id="60"/>
      <w:r w:rsidR="00D34921">
        <w:rPr>
          <w:rStyle w:val="CommentReference"/>
        </w:rPr>
        <w:commentReference w:id="60"/>
      </w:r>
      <w:commentRangeStart w:id="81"/>
      <w:ins w:id="82" w:author="Meyer, Michael Frederick" w:date="2020-10-01T12:32:00Z">
        <w:r w:rsidR="00B52BEB">
          <w:rPr>
            <w:rFonts w:ascii="Times New Roman" w:eastAsia="Times New Roman" w:hAnsi="Times New Roman" w:cs="Times New Roman"/>
            <w:sz w:val="24"/>
            <w:szCs w:val="24"/>
          </w:rPr>
          <w:t>W</w:t>
        </w:r>
      </w:ins>
      <w:r w:rsidR="00AB7989">
        <w:rPr>
          <w:rFonts w:ascii="Times New Roman" w:eastAsia="Times New Roman" w:hAnsi="Times New Roman" w:cs="Times New Roman"/>
          <w:sz w:val="24"/>
          <w:szCs w:val="24"/>
        </w:rPr>
        <w:t xml:space="preserve">e </w:t>
      </w:r>
      <w:ins w:id="83" w:author="Meyer, Michael Frederick" w:date="2020-10-01T12:32:00Z">
        <w:r w:rsidR="00B52BEB">
          <w:rPr>
            <w:rFonts w:ascii="Times New Roman" w:eastAsia="Times New Roman" w:hAnsi="Times New Roman" w:cs="Times New Roman"/>
            <w:sz w:val="24"/>
            <w:szCs w:val="24"/>
          </w:rPr>
          <w:t xml:space="preserve">then </w:t>
        </w:r>
      </w:ins>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ins w:id="84" w:author="Meyer, Michael Frederick" w:date="2020-10-14T16:27:00Z">
        <w:r w:rsidR="008601A5">
          <w:rPr>
            <w:rFonts w:ascii="Times New Roman" w:eastAsia="Times New Roman" w:hAnsi="Times New Roman" w:cs="Times New Roman"/>
            <w:sz w:val="24"/>
            <w:szCs w:val="24"/>
          </w:rPr>
          <w:t>two</w:t>
        </w:r>
      </w:ins>
      <w:del w:id="85" w:author="Meyer, Michael Frederick" w:date="2020-10-14T16:27:00Z">
        <w:r w:rsidR="00D8535D" w:rsidDel="008601A5">
          <w:rPr>
            <w:rFonts w:ascii="Times New Roman" w:eastAsia="Times New Roman" w:hAnsi="Times New Roman" w:cs="Times New Roman"/>
            <w:sz w:val="24"/>
            <w:szCs w:val="24"/>
          </w:rPr>
          <w:delText>a</w:delText>
        </w:r>
      </w:del>
      <w:r w:rsidR="00D8535D">
        <w:rPr>
          <w:rFonts w:ascii="Times New Roman" w:eastAsia="Times New Roman" w:hAnsi="Times New Roman" w:cs="Times New Roman"/>
          <w:sz w:val="24"/>
          <w:szCs w:val="24"/>
        </w:rPr>
        <w:t xml:space="preserve"> permutational multivariate analys</w:t>
      </w:r>
      <w:ins w:id="86" w:author="Meyer, Michael Frederick" w:date="2020-10-14T16:27:00Z">
        <w:r w:rsidR="008601A5">
          <w:rPr>
            <w:rFonts w:ascii="Times New Roman" w:eastAsia="Times New Roman" w:hAnsi="Times New Roman" w:cs="Times New Roman"/>
            <w:sz w:val="24"/>
            <w:szCs w:val="24"/>
          </w:rPr>
          <w:t>e</w:t>
        </w:r>
      </w:ins>
      <w:del w:id="87" w:author="Meyer, Michael Frederick" w:date="2020-10-14T16:27:00Z">
        <w:r w:rsidR="00D8535D" w:rsidDel="008601A5">
          <w:rPr>
            <w:rFonts w:ascii="Times New Roman" w:eastAsia="Times New Roman" w:hAnsi="Times New Roman" w:cs="Times New Roman"/>
            <w:sz w:val="24"/>
            <w:szCs w:val="24"/>
          </w:rPr>
          <w:delText>i</w:delText>
        </w:r>
      </w:del>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ins w:id="88" w:author="Meyer, Michael Frederick" w:date="2020-10-14T16:27:00Z">
        <w:r w:rsidR="008601A5">
          <w:rPr>
            <w:rFonts w:ascii="Times New Roman" w:eastAsia="Times New Roman" w:hAnsi="Times New Roman" w:cs="Times New Roman"/>
            <w:sz w:val="24"/>
            <w:szCs w:val="24"/>
          </w:rPr>
          <w:t>:</w:t>
        </w:r>
      </w:ins>
      <w:del w:id="89" w:author="Meyer, Michael Frederick" w:date="2020-10-14T16:27:00Z">
        <w:r w:rsidR="00AB7989" w:rsidDel="008601A5">
          <w:rPr>
            <w:rFonts w:ascii="Times New Roman" w:eastAsia="Times New Roman" w:hAnsi="Times New Roman" w:cs="Times New Roman"/>
            <w:sz w:val="24"/>
            <w:szCs w:val="24"/>
          </w:rPr>
          <w:delText>,</w:delText>
        </w:r>
      </w:del>
      <w:r w:rsidR="00AB7989">
        <w:rPr>
          <w:rFonts w:ascii="Times New Roman" w:eastAsia="Times New Roman" w:hAnsi="Times New Roman" w:cs="Times New Roman"/>
          <w:sz w:val="24"/>
          <w:szCs w:val="24"/>
        </w:rPr>
        <w:t xml:space="preserve"> </w:t>
      </w:r>
      <w:ins w:id="90" w:author="Meyer, Michael Frederick" w:date="2020-10-14T16:27:00Z">
        <w:r w:rsidR="008601A5">
          <w:rPr>
            <w:rFonts w:ascii="Times New Roman" w:eastAsia="Times New Roman" w:hAnsi="Times New Roman" w:cs="Times New Roman"/>
            <w:sz w:val="24"/>
            <w:szCs w:val="24"/>
          </w:rPr>
          <w:t xml:space="preserve">the first </w:t>
        </w:r>
      </w:ins>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w:t>
      </w:r>
      <w:del w:id="91" w:author="Meyer, Michael Frederick" w:date="2020-10-14T16:27:00Z">
        <w:r w:rsidR="00AB7989" w:rsidDel="008601A5">
          <w:rPr>
            <w:rFonts w:ascii="Times New Roman" w:eastAsia="Times New Roman" w:hAnsi="Times New Roman" w:cs="Times New Roman"/>
            <w:sz w:val="24"/>
            <w:szCs w:val="24"/>
          </w:rPr>
          <w:delText xml:space="preserve">k-means </w:delText>
        </w:r>
      </w:del>
      <w:r w:rsidR="00AB7989">
        <w:rPr>
          <w:rFonts w:ascii="Times New Roman" w:eastAsia="Times New Roman" w:hAnsi="Times New Roman" w:cs="Times New Roman"/>
          <w:sz w:val="24"/>
          <w:szCs w:val="24"/>
        </w:rPr>
        <w:t>clusterin</w:t>
      </w:r>
      <w:ins w:id="92" w:author="Meyer, Michael Frederick" w:date="2020-10-14T16:27:00Z">
        <w:r w:rsidR="008601A5">
          <w:rPr>
            <w:rFonts w:ascii="Times New Roman" w:eastAsia="Times New Roman" w:hAnsi="Times New Roman" w:cs="Times New Roman"/>
            <w:sz w:val="24"/>
            <w:szCs w:val="24"/>
          </w:rPr>
          <w:t xml:space="preserve">g and the second where </w:t>
        </w:r>
      </w:ins>
      <w:ins w:id="93" w:author="Meyer, Michael Frederick" w:date="2020-10-14T16:28:00Z">
        <w:r w:rsidR="008601A5">
          <w:rPr>
            <w:rFonts w:ascii="Times New Roman" w:eastAsia="Times New Roman" w:hAnsi="Times New Roman" w:cs="Times New Roman"/>
            <w:sz w:val="24"/>
            <w:szCs w:val="24"/>
          </w:rPr>
          <w:t>community compositions were responses to the continuous IDW population</w:t>
        </w:r>
      </w:ins>
      <w:del w:id="94" w:author="Meyer, Michael Frederick" w:date="2020-10-14T16:27:00Z">
        <w:r w:rsidR="00AB7989" w:rsidDel="008601A5">
          <w:rPr>
            <w:rFonts w:ascii="Times New Roman" w:eastAsia="Times New Roman" w:hAnsi="Times New Roman" w:cs="Times New Roman"/>
            <w:sz w:val="24"/>
            <w:szCs w:val="24"/>
          </w:rPr>
          <w:delText>g</w:delText>
        </w:r>
      </w:del>
      <w:r w:rsidR="00D8535D">
        <w:rPr>
          <w:rFonts w:ascii="Times New Roman" w:eastAsia="Times New Roman" w:hAnsi="Times New Roman" w:cs="Times New Roman"/>
          <w:sz w:val="24"/>
          <w:szCs w:val="24"/>
        </w:rPr>
        <w:t xml:space="preserve">. </w:t>
      </w:r>
      <w:ins w:id="95" w:author="Meyer, Michael Frederick" w:date="2020-10-14T16:28:00Z">
        <w:r w:rsidR="008601A5">
          <w:rPr>
            <w:rFonts w:ascii="Times New Roman" w:eastAsia="Times New Roman" w:hAnsi="Times New Roman" w:cs="Times New Roman"/>
            <w:sz w:val="24"/>
            <w:szCs w:val="24"/>
          </w:rPr>
          <w:t>Together, these two PERMANOVAs al</w:t>
        </w:r>
      </w:ins>
      <w:ins w:id="96" w:author="Meyer, Michael Frederick" w:date="2020-10-14T16:29:00Z">
        <w:r w:rsidR="008601A5">
          <w:rPr>
            <w:rFonts w:ascii="Times New Roman" w:eastAsia="Times New Roman" w:hAnsi="Times New Roman" w:cs="Times New Roman"/>
            <w:sz w:val="24"/>
            <w:szCs w:val="24"/>
          </w:rPr>
          <w:t xml:space="preserve">lowed us to demonstrate whether </w:t>
        </w:r>
        <w:r w:rsidR="00A61F66">
          <w:rPr>
            <w:rFonts w:ascii="Times New Roman" w:eastAsia="Times New Roman" w:hAnsi="Times New Roman" w:cs="Times New Roman"/>
            <w:sz w:val="24"/>
            <w:szCs w:val="24"/>
          </w:rPr>
          <w:t xml:space="preserve">IDW population was indeed reflected in the </w:t>
        </w:r>
      </w:ins>
      <w:ins w:id="97" w:author="Meyer, Michael Frederick" w:date="2020-10-14T16:30:00Z">
        <w:r w:rsidR="00A61F66">
          <w:rPr>
            <w:rFonts w:ascii="Times New Roman" w:eastAsia="Times New Roman" w:hAnsi="Times New Roman" w:cs="Times New Roman"/>
            <w:sz w:val="24"/>
            <w:szCs w:val="24"/>
          </w:rPr>
          <w:t>IDW groupings.</w:t>
        </w:r>
      </w:ins>
      <w:commentRangeEnd w:id="81"/>
      <w:r w:rsidR="00FC63EC">
        <w:rPr>
          <w:rStyle w:val="CommentReference"/>
        </w:rPr>
        <w:commentReference w:id="81"/>
      </w:r>
      <w:ins w:id="98" w:author="Meyer, Michael Frederick" w:date="2020-10-14T16:30:00Z">
        <w:r w:rsidR="00A61F66">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ins w:id="99" w:author="Meyer, Michael Frederick" w:date="2020-10-14T16:41:00Z">
        <w:r w:rsidR="00F315BA">
          <w:rPr>
            <w:rFonts w:ascii="Times New Roman" w:eastAsia="Times New Roman" w:hAnsi="Times New Roman" w:cs="Times New Roman"/>
            <w:sz w:val="24"/>
            <w:szCs w:val="24"/>
          </w:rPr>
          <w:t xml:space="preserve">contributed to 85% of the cumulative variance that </w:t>
        </w:r>
      </w:ins>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36F1B380" w:rsidR="00A84037" w:rsidRDefault="00233CA3">
      <w:pPr>
        <w:rPr>
          <w:ins w:id="100" w:author="Meyer, Michael Frederick" w:date="2020-10-01T15:00:00Z"/>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w:t>
      </w:r>
      <w:r w:rsidR="00D8535D">
        <w:rPr>
          <w:rFonts w:ascii="Times New Roman" w:eastAsia="Times New Roman" w:hAnsi="Times New Roman" w:cs="Times New Roman"/>
          <w:sz w:val="24"/>
          <w:szCs w:val="24"/>
        </w:rPr>
        <w:lastRenderedPageBreak/>
        <w:t xml:space="preserve">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ins w:id="101" w:author="Meyer, Michael Frederick" w:date="2020-10-01T14:44:00Z">
        <w:r w:rsidR="003E6D7F">
          <w:rPr>
            <w:rFonts w:ascii="Times New Roman" w:eastAsia="Times New Roman" w:hAnsi="Times New Roman" w:cs="Times New Roman"/>
            <w:sz w:val="24"/>
            <w:szCs w:val="24"/>
          </w:rPr>
          <w:t xml:space="preserve"> </w:t>
        </w:r>
      </w:ins>
      <w:del w:id="102" w:author="Meyer, Michael Frederick" w:date="2020-10-01T14:44:00Z">
        <w:r w:rsidR="00D8535D" w:rsidDel="003E6D7F">
          <w:rPr>
            <w:rFonts w:ascii="Times New Roman" w:eastAsia="Times New Roman" w:hAnsi="Times New Roman" w:cs="Times New Roman"/>
            <w:sz w:val="24"/>
            <w:szCs w:val="24"/>
          </w:rPr>
          <w:delText xml:space="preserve"> </w:delText>
        </w:r>
      </w:del>
      <w:del w:id="103" w:author="Meyer, Michael Frederick" w:date="2020-10-01T14:42:00Z">
        <w:r w:rsidDel="00A4130B">
          <w:rPr>
            <w:rFonts w:ascii="Times New Roman" w:eastAsia="Times New Roman" w:hAnsi="Times New Roman" w:cs="Times New Roman"/>
            <w:sz w:val="24"/>
            <w:szCs w:val="24"/>
          </w:rPr>
          <w:delText xml:space="preserve">The </w:delText>
        </w:r>
      </w:del>
      <w:ins w:id="104" w:author="Meyer, Michael Frederick" w:date="2020-10-01T14:46:00Z">
        <w:r w:rsidR="003E6D7F">
          <w:rPr>
            <w:rFonts w:ascii="Times New Roman" w:eastAsia="Times New Roman" w:hAnsi="Times New Roman" w:cs="Times New Roman"/>
            <w:sz w:val="24"/>
            <w:szCs w:val="24"/>
          </w:rPr>
          <w:t xml:space="preserve">Together, these </w:t>
        </w:r>
      </w:ins>
      <w:r>
        <w:rPr>
          <w:rFonts w:ascii="Times New Roman" w:eastAsia="Times New Roman" w:hAnsi="Times New Roman" w:cs="Times New Roman"/>
          <w:sz w:val="24"/>
          <w:szCs w:val="24"/>
        </w:rPr>
        <w:t>NMDS plot</w:t>
      </w:r>
      <w:ins w:id="105" w:author="Meyer, Michael Frederick" w:date="2020-10-01T14:42:00Z">
        <w:r w:rsidR="00A4130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106" w:author="Meyer, Michael Frederick" w:date="2020-10-01T14:42:00Z">
        <w:r w:rsidDel="003E6D7F">
          <w:rPr>
            <w:rFonts w:ascii="Times New Roman" w:eastAsia="Times New Roman" w:hAnsi="Times New Roman" w:cs="Times New Roman"/>
            <w:sz w:val="24"/>
            <w:szCs w:val="24"/>
          </w:rPr>
          <w:delText xml:space="preserve">with species’ EFA profiles </w:delText>
        </w:r>
      </w:del>
      <w:ins w:id="107" w:author="Meyer, Michael Frederick" w:date="2020-10-01T14:42:00Z">
        <w:r w:rsidR="003E6D7F">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suggested that </w:t>
      </w:r>
      <w:ins w:id="108" w:author="Meyer, Michael Frederick" w:date="2020-10-01T14:46:00Z">
        <w:r w:rsidR="003E6D7F">
          <w:rPr>
            <w:rFonts w:ascii="Times New Roman" w:eastAsia="Times New Roman" w:hAnsi="Times New Roman" w:cs="Times New Roman"/>
            <w:sz w:val="24"/>
            <w:szCs w:val="24"/>
          </w:rPr>
          <w:t xml:space="preserve">periphyton fatty acids at </w:t>
        </w:r>
      </w:ins>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ins w:id="109" w:author="Meyer, Michael Frederick" w:date="2020-10-01T14:49:00Z">
        <w:r w:rsidR="003E6D7F">
          <w:rPr>
            <w:rFonts w:ascii="Times New Roman" w:eastAsia="Times New Roman" w:hAnsi="Times New Roman" w:cs="Times New Roman"/>
            <w:sz w:val="24"/>
            <w:szCs w:val="24"/>
          </w:rPr>
          <w:t xml:space="preserve">, </w:t>
        </w:r>
      </w:ins>
      <w:ins w:id="110" w:author="Meyer, Michael Frederick" w:date="2020-10-01T14:46:00Z">
        <w:r w:rsidR="003E6D7F">
          <w:rPr>
            <w:rFonts w:ascii="Times New Roman" w:eastAsia="Times New Roman" w:hAnsi="Times New Roman" w:cs="Times New Roman"/>
            <w:sz w:val="24"/>
            <w:szCs w:val="24"/>
          </w:rPr>
          <w:t>which was likely a re</w:t>
        </w:r>
      </w:ins>
      <w:ins w:id="111" w:author="Meyer, Michael Frederick" w:date="2020-10-01T14:47:00Z">
        <w:r w:rsidR="003E6D7F">
          <w:rPr>
            <w:rFonts w:ascii="Times New Roman" w:eastAsia="Times New Roman" w:hAnsi="Times New Roman" w:cs="Times New Roman"/>
            <w:sz w:val="24"/>
            <w:szCs w:val="24"/>
          </w:rPr>
          <w:t>flection of differences in community composition</w:t>
        </w:r>
      </w:ins>
      <w:del w:id="112" w:author="Meyer, Michael Frederick" w:date="2020-10-01T14:49:00Z">
        <w:r w:rsidR="00795613" w:rsidDel="003E6D7F">
          <w:rPr>
            <w:rFonts w:ascii="Times New Roman" w:eastAsia="Times New Roman" w:hAnsi="Times New Roman" w:cs="Times New Roman"/>
            <w:sz w:val="24"/>
            <w:szCs w:val="24"/>
          </w:rPr>
          <w:delText>.</w:delText>
        </w:r>
        <w:r w:rsidDel="003E6D7F">
          <w:rPr>
            <w:rFonts w:ascii="Times New Roman" w:eastAsia="Times New Roman" w:hAnsi="Times New Roman" w:cs="Times New Roman"/>
            <w:sz w:val="24"/>
            <w:szCs w:val="24"/>
          </w:rPr>
          <w:delText xml:space="preserve"> </w:delText>
        </w:r>
      </w:del>
      <w:del w:id="113" w:author="Meyer, Michael Frederick" w:date="2020-10-01T14:47:00Z">
        <w:r w:rsidR="00D8535D" w:rsidDel="003E6D7F">
          <w:rPr>
            <w:rFonts w:ascii="Times New Roman" w:eastAsia="Times New Roman" w:hAnsi="Times New Roman" w:cs="Times New Roman"/>
            <w:sz w:val="24"/>
            <w:szCs w:val="24"/>
          </w:rPr>
          <w:delText xml:space="preserve">Among the eight EFAs </w:delText>
        </w:r>
        <w:r w:rsidR="009C6B78" w:rsidDel="003E6D7F">
          <w:rPr>
            <w:rFonts w:ascii="Times New Roman" w:eastAsia="Times New Roman" w:hAnsi="Times New Roman" w:cs="Times New Roman"/>
            <w:sz w:val="24"/>
            <w:szCs w:val="24"/>
          </w:rPr>
          <w:delText xml:space="preserve">commonly </w:delText>
        </w:r>
        <w:r w:rsidR="00D8535D" w:rsidDel="003E6D7F">
          <w:rPr>
            <w:rFonts w:ascii="Times New Roman" w:eastAsia="Times New Roman" w:hAnsi="Times New Roman" w:cs="Times New Roman"/>
            <w:sz w:val="24"/>
            <w:szCs w:val="24"/>
          </w:rPr>
          <w:delText xml:space="preserve">used </w:delText>
        </w:r>
        <w:r w:rsidR="009C6B78" w:rsidDel="003E6D7F">
          <w:rPr>
            <w:rFonts w:ascii="Times New Roman" w:eastAsia="Times New Roman" w:hAnsi="Times New Roman" w:cs="Times New Roman"/>
            <w:sz w:val="24"/>
            <w:szCs w:val="24"/>
          </w:rPr>
          <w:delText>in</w:delText>
        </w:r>
        <w:r w:rsidR="00D8535D" w:rsidDel="003E6D7F">
          <w:rPr>
            <w:rFonts w:ascii="Times New Roman" w:eastAsia="Times New Roman" w:hAnsi="Times New Roman" w:cs="Times New Roman"/>
            <w:sz w:val="24"/>
            <w:szCs w:val="24"/>
          </w:rPr>
          <w:delText xml:space="preserve"> ecological </w:delText>
        </w:r>
        <w:r w:rsidR="009C6B78" w:rsidDel="003E6D7F">
          <w:rPr>
            <w:rFonts w:ascii="Times New Roman" w:eastAsia="Times New Roman" w:hAnsi="Times New Roman" w:cs="Times New Roman"/>
            <w:sz w:val="24"/>
            <w:szCs w:val="24"/>
          </w:rPr>
          <w:delText>context</w:delText>
        </w:r>
      </w:del>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ins w:id="114" w:author="Meyer, Michael Frederick" w:date="2020-10-01T14:50:00Z">
        <w:r w:rsidR="003E6D7F">
          <w:rPr>
            <w:rFonts w:ascii="Times New Roman" w:eastAsia="Times New Roman" w:hAnsi="Times New Roman" w:cs="Times New Roman"/>
            <w:sz w:val="24"/>
            <w:szCs w:val="24"/>
          </w:rPr>
          <w:t>. Among all taxa and sites,</w:t>
        </w:r>
      </w:ins>
      <w:del w:id="115" w:author="Meyer, Michael Frederick" w:date="2020-10-01T14:50:00Z">
        <w:r w:rsidR="00D8535D" w:rsidDel="003E6D7F">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18:3ω3, </w:t>
      </w:r>
      <w:ins w:id="116" w:author="Meyer, Michael Frederick" w:date="2020-10-01T14:50:00Z">
        <w:r w:rsidR="003E6D7F">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 xml:space="preserve">, </w:t>
      </w:r>
      <w:ins w:id="117" w:author="Meyer, Michael Frederick" w:date="2020-10-01T14:51:00Z">
        <w:r w:rsidR="003E6D7F">
          <w:rPr>
            <w:rFonts w:ascii="Times New Roman" w:eastAsia="Times New Roman" w:hAnsi="Times New Roman" w:cs="Times New Roman"/>
            <w:sz w:val="24"/>
            <w:szCs w:val="24"/>
          </w:rPr>
          <w:t xml:space="preserve">and </w:t>
        </w:r>
      </w:ins>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del w:id="118" w:author="Meyer, Michael Frederick" w:date="2020-10-01T14:52:00Z">
        <w:r w:rsidR="00D8535D" w:rsidDel="003E6D7F">
          <w:rPr>
            <w:rFonts w:ascii="Times New Roman" w:eastAsia="Times New Roman" w:hAnsi="Times New Roman" w:cs="Times New Roman"/>
            <w:sz w:val="24"/>
            <w:szCs w:val="24"/>
          </w:rPr>
          <w:delText xml:space="preserve">, </w:delText>
        </w:r>
        <w:r w:rsidR="0028012E" w:rsidDel="003E6D7F">
          <w:rPr>
            <w:rFonts w:ascii="Times New Roman" w:eastAsia="Times New Roman" w:hAnsi="Times New Roman" w:cs="Times New Roman"/>
            <w:sz w:val="24"/>
            <w:szCs w:val="24"/>
          </w:rPr>
          <w:delText xml:space="preserve">22:5ω3, </w:delText>
        </w:r>
        <w:r w:rsidR="00D8535D" w:rsidDel="003E6D7F">
          <w:rPr>
            <w:rFonts w:ascii="Times New Roman" w:eastAsia="Times New Roman" w:hAnsi="Times New Roman" w:cs="Times New Roman"/>
            <w:sz w:val="24"/>
            <w:szCs w:val="24"/>
          </w:rPr>
          <w:delText xml:space="preserve">and 22:6ω3 </w:delText>
        </w:r>
      </w:del>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ins w:id="119" w:author="Meyer, Michael Frederick" w:date="2020-10-01T16:07:00Z">
        <w:r w:rsidR="00863C77">
          <w:rPr>
            <w:rFonts w:ascii="Times New Roman" w:eastAsia="Times New Roman" w:hAnsi="Times New Roman" w:cs="Times New Roman"/>
            <w:sz w:val="24"/>
            <w:szCs w:val="24"/>
          </w:rPr>
          <w:t>, enabling comparisons between sites</w:t>
        </w:r>
      </w:ins>
      <w:ins w:id="120" w:author="Meyer, Michael Frederick" w:date="2020-10-01T14:52:00Z">
        <w:r w:rsidR="003E6D7F">
          <w:rPr>
            <w:rFonts w:ascii="Times New Roman" w:eastAsia="Times New Roman" w:hAnsi="Times New Roman" w:cs="Times New Roman"/>
            <w:sz w:val="24"/>
            <w:szCs w:val="24"/>
          </w:rPr>
          <w:t>.</w:t>
        </w:r>
      </w:ins>
      <w:ins w:id="121" w:author="Meyer, Michael Frederick" w:date="2020-10-01T14:53:00Z">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ins>
      <w:ins w:id="122" w:author="Meyer, Michael Frederick" w:date="2020-10-01T16:06:00Z">
        <w:r w:rsidR="00863C77">
          <w:rPr>
            <w:rFonts w:ascii="Times New Roman" w:eastAsia="Times New Roman" w:hAnsi="Times New Roman" w:cs="Times New Roman"/>
            <w:sz w:val="24"/>
            <w:szCs w:val="24"/>
          </w:rPr>
          <w:t xml:space="preserve">filamentous </w:t>
        </w:r>
      </w:ins>
      <w:ins w:id="123" w:author="Meyer, Michael Frederick" w:date="2020-10-01T14:53:00Z">
        <w:r w:rsidR="00A84037">
          <w:rPr>
            <w:rFonts w:ascii="Times New Roman" w:eastAsia="Times New Roman" w:hAnsi="Times New Roman" w:cs="Times New Roman"/>
            <w:sz w:val="24"/>
            <w:szCs w:val="24"/>
          </w:rPr>
          <w:t>green algae (i.e., 18:3ω3</w:t>
        </w:r>
      </w:ins>
      <w:r w:rsidR="00911DEA">
        <w:rPr>
          <w:rFonts w:ascii="Times New Roman" w:eastAsia="Times New Roman" w:hAnsi="Times New Roman" w:cs="Times New Roman"/>
          <w:sz w:val="24"/>
          <w:szCs w:val="24"/>
        </w:rPr>
        <w:t xml:space="preserve"> and</w:t>
      </w:r>
      <w:ins w:id="124" w:author="Meyer, Michael Frederick" w:date="2020-10-01T15:41:00Z">
        <w:r w:rsidR="003143FA">
          <w:rPr>
            <w:rFonts w:ascii="Times New Roman" w:eastAsia="Times New Roman" w:hAnsi="Times New Roman" w:cs="Times New Roman"/>
            <w:sz w:val="24"/>
            <w:szCs w:val="24"/>
          </w:rPr>
          <w:t xml:space="preserve"> </w:t>
        </w:r>
      </w:ins>
      <w:ins w:id="125" w:author="Meyer, Michael Frederick" w:date="2020-10-01T14:53:00Z">
        <w:r w:rsidR="00A84037">
          <w:rPr>
            <w:rFonts w:ascii="Times New Roman" w:eastAsia="Times New Roman" w:hAnsi="Times New Roman" w:cs="Times New Roman"/>
            <w:sz w:val="24"/>
            <w:szCs w:val="24"/>
          </w:rPr>
          <w:t>18:1ω9</w:t>
        </w:r>
      </w:ins>
      <w:r w:rsidR="00911DEA">
        <w:rPr>
          <w:rFonts w:ascii="Times New Roman" w:eastAsia="Times New Roman" w:hAnsi="Times New Roman" w:cs="Times New Roman"/>
          <w:sz w:val="24"/>
          <w:szCs w:val="24"/>
        </w:rPr>
        <w:t>)</w:t>
      </w:r>
      <w:ins w:id="126" w:author="Meyer, Michael Frederick" w:date="2020-10-01T14:53:00Z">
        <w:r w:rsidR="00A84037">
          <w:rPr>
            <w:rFonts w:ascii="Times New Roman" w:eastAsia="Times New Roman" w:hAnsi="Times New Roman" w:cs="Times New Roman"/>
            <w:sz w:val="24"/>
            <w:szCs w:val="24"/>
          </w:rPr>
          <w:t xml:space="preserve"> </w:t>
        </w:r>
        <w:commentRangeStart w:id="127"/>
        <w:commentRangeStart w:id="128"/>
        <w:r w:rsidR="00A84037">
          <w:rPr>
            <w:rFonts w:ascii="Times New Roman" w:eastAsia="Times New Roman" w:hAnsi="Times New Roman" w:cs="Times New Roman"/>
            <w:sz w:val="24"/>
            <w:szCs w:val="24"/>
          </w:rPr>
          <w:t>and diatoms (i.e., 20:5ω3)</w:t>
        </w:r>
        <w:commentRangeEnd w:id="127"/>
        <w:r w:rsidR="00A84037">
          <w:rPr>
            <w:rStyle w:val="CommentReference"/>
          </w:rPr>
          <w:commentReference w:id="127"/>
        </w:r>
      </w:ins>
      <w:commentRangeEnd w:id="128"/>
      <w:r w:rsidR="00911DEA">
        <w:rPr>
          <w:rFonts w:ascii="Times New Roman" w:eastAsia="Times New Roman" w:hAnsi="Times New Roman" w:cs="Times New Roman"/>
          <w:sz w:val="24"/>
          <w:szCs w:val="24"/>
        </w:rPr>
        <w:t xml:space="preserve">. </w:t>
      </w:r>
      <w:r w:rsidR="00896BF5">
        <w:rPr>
          <w:rStyle w:val="CommentReference"/>
        </w:rPr>
        <w:commentReference w:id="128"/>
      </w:r>
      <w:del w:id="129" w:author="Meyer, Michael Frederick" w:date="2020-10-01T14:52:00Z">
        <w:r w:rsidR="009C6B78" w:rsidDel="003E6D7F">
          <w:rPr>
            <w:rFonts w:ascii="Times New Roman" w:eastAsia="Times New Roman" w:hAnsi="Times New Roman" w:cs="Times New Roman"/>
            <w:sz w:val="24"/>
            <w:szCs w:val="24"/>
          </w:rPr>
          <w:delText>,</w:delText>
        </w:r>
      </w:del>
      <w:del w:id="130" w:author="Meyer, Michael Frederick" w:date="2020-10-01T14:54:00Z">
        <w:r w:rsidR="009C6B78" w:rsidDel="00A84037">
          <w:rPr>
            <w:rFonts w:ascii="Times New Roman" w:eastAsia="Times New Roman" w:hAnsi="Times New Roman" w:cs="Times New Roman"/>
            <w:sz w:val="24"/>
            <w:szCs w:val="24"/>
          </w:rPr>
          <w:delText xml:space="preserve"> thus enabling comparisons</w:delText>
        </w:r>
        <w:r w:rsidR="00D8535D" w:rsidDel="00A84037">
          <w:rPr>
            <w:rFonts w:ascii="Times New Roman" w:eastAsia="Times New Roman" w:hAnsi="Times New Roman" w:cs="Times New Roman"/>
            <w:sz w:val="24"/>
            <w:szCs w:val="24"/>
          </w:rPr>
          <w:delText xml:space="preserve"> between sites</w:delText>
        </w:r>
        <w:r w:rsidR="00795613" w:rsidDel="00A84037">
          <w:rPr>
            <w:rFonts w:ascii="Times New Roman" w:eastAsia="Times New Roman" w:hAnsi="Times New Roman" w:cs="Times New Roman"/>
            <w:sz w:val="24"/>
            <w:szCs w:val="24"/>
          </w:rPr>
          <w:delText xml:space="preserve">, and so we focused our </w:delText>
        </w:r>
        <w:r w:rsidR="00D20ACE" w:rsidDel="00A84037">
          <w:rPr>
            <w:rFonts w:ascii="Times New Roman" w:eastAsia="Times New Roman" w:hAnsi="Times New Roman" w:cs="Times New Roman"/>
            <w:sz w:val="24"/>
            <w:szCs w:val="24"/>
          </w:rPr>
          <w:delText xml:space="preserve">analysis on these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compounds</w:delText>
        </w:r>
      </w:del>
      <w:r w:rsidR="00911DEA">
        <w:rPr>
          <w:rFonts w:ascii="Times New Roman" w:eastAsia="Times New Roman" w:hAnsi="Times New Roman" w:cs="Times New Roman"/>
          <w:sz w:val="24"/>
          <w:szCs w:val="24"/>
        </w:rPr>
        <w:t>T</w:t>
      </w:r>
      <w:ins w:id="131" w:author="Meyer, Michael Frederick" w:date="2020-10-01T16:08:00Z">
        <w:r w:rsidR="00863C77">
          <w:rPr>
            <w:rFonts w:ascii="Times New Roman" w:eastAsia="Times New Roman" w:hAnsi="Times New Roman" w:cs="Times New Roman"/>
            <w:sz w:val="24"/>
            <w:szCs w:val="24"/>
          </w:rPr>
          <w:t>o increase the robustness</w:t>
        </w:r>
      </w:ins>
      <w:ins w:id="132" w:author="Meyer, Michael Frederick" w:date="2020-10-10T13:36:00Z">
        <w:r w:rsidR="00EB48D3">
          <w:rPr>
            <w:rFonts w:ascii="Times New Roman" w:eastAsia="Times New Roman" w:hAnsi="Times New Roman" w:cs="Times New Roman"/>
            <w:sz w:val="24"/>
            <w:szCs w:val="24"/>
          </w:rPr>
          <w:t xml:space="preserve"> of our analysis</w:t>
        </w:r>
      </w:ins>
      <w:del w:id="133" w:author="Meyer, Michael Frederick" w:date="2020-10-01T16:07:00Z">
        <w:r w:rsidR="00D8535D" w:rsidDel="00863C77">
          <w:rPr>
            <w:rFonts w:ascii="Times New Roman" w:eastAsia="Times New Roman" w:hAnsi="Times New Roman" w:cs="Times New Roman"/>
            <w:sz w:val="24"/>
            <w:szCs w:val="24"/>
          </w:rPr>
          <w:delText>.</w:delText>
        </w:r>
        <w:r w:rsidR="00D20ACE" w:rsidDel="00863C77">
          <w:rPr>
            <w:rFonts w:ascii="Times New Roman" w:eastAsia="Times New Roman" w:hAnsi="Times New Roman" w:cs="Times New Roman"/>
            <w:sz w:val="24"/>
            <w:szCs w:val="24"/>
          </w:rPr>
          <w:delText xml:space="preserve"> </w:delText>
        </w:r>
      </w:del>
      <w:ins w:id="134" w:author="Meyer, Michael Frederick" w:date="2020-10-01T14:55:00Z">
        <w:r w:rsidR="00A84037">
          <w:rPr>
            <w:rFonts w:ascii="Times New Roman" w:eastAsia="Times New Roman" w:hAnsi="Times New Roman" w:cs="Times New Roman"/>
            <w:sz w:val="24"/>
            <w:szCs w:val="24"/>
          </w:rPr>
          <w:t xml:space="preserve">, we </w:t>
        </w:r>
      </w:ins>
      <w:r w:rsidR="00911DEA">
        <w:rPr>
          <w:rFonts w:ascii="Times New Roman" w:eastAsia="Times New Roman" w:hAnsi="Times New Roman" w:cs="Times New Roman"/>
          <w:sz w:val="24"/>
          <w:szCs w:val="24"/>
        </w:rPr>
        <w:t>expanded</w:t>
      </w:r>
      <w:ins w:id="135" w:author="Meyer, Michael Frederick" w:date="2020-10-01T14:55:00Z">
        <w:r w:rsidR="00A84037">
          <w:rPr>
            <w:rFonts w:ascii="Times New Roman" w:eastAsia="Times New Roman" w:hAnsi="Times New Roman" w:cs="Times New Roman"/>
            <w:sz w:val="24"/>
            <w:szCs w:val="24"/>
          </w:rPr>
          <w:t xml:space="preserve"> our </w:t>
        </w:r>
      </w:ins>
      <w:ins w:id="136" w:author="Meyer, Michael Frederick" w:date="2020-10-10T13:37:00Z">
        <w:r w:rsidR="00EB48D3">
          <w:rPr>
            <w:rFonts w:ascii="Times New Roman" w:eastAsia="Times New Roman" w:hAnsi="Times New Roman" w:cs="Times New Roman"/>
            <w:sz w:val="24"/>
            <w:szCs w:val="24"/>
          </w:rPr>
          <w:t>approach</w:t>
        </w:r>
      </w:ins>
      <w:ins w:id="137" w:author="Meyer, Michael Frederick" w:date="2020-10-01T14:55:00Z">
        <w:r w:rsidR="00A84037">
          <w:rPr>
            <w:rFonts w:ascii="Times New Roman" w:eastAsia="Times New Roman" w:hAnsi="Times New Roman" w:cs="Times New Roman"/>
            <w:sz w:val="24"/>
            <w:szCs w:val="24"/>
          </w:rPr>
          <w:t xml:space="preserve"> </w:t>
        </w:r>
      </w:ins>
      <w:ins w:id="138" w:author="Meyer, Michael Frederick" w:date="2020-10-01T14:57:00Z">
        <w:r w:rsidR="00A84037">
          <w:rPr>
            <w:rFonts w:ascii="Times New Roman" w:eastAsia="Times New Roman" w:hAnsi="Times New Roman" w:cs="Times New Roman"/>
            <w:sz w:val="24"/>
            <w:szCs w:val="24"/>
          </w:rPr>
          <w:t>to include</w:t>
        </w:r>
      </w:ins>
      <w:r w:rsidR="00911DEA">
        <w:rPr>
          <w:rFonts w:ascii="Times New Roman" w:eastAsia="Times New Roman" w:hAnsi="Times New Roman" w:cs="Times New Roman"/>
          <w:sz w:val="24"/>
          <w:szCs w:val="24"/>
        </w:rPr>
        <w:t xml:space="preserve"> major fatty acids within each taxonomic group, including</w:t>
      </w:r>
      <w:ins w:id="139" w:author="Meyer, Michael Frederick" w:date="2020-10-01T14:57:00Z">
        <w:r w:rsidR="00A84037">
          <w:rPr>
            <w:rFonts w:ascii="Times New Roman" w:eastAsia="Times New Roman" w:hAnsi="Times New Roman" w:cs="Times New Roman"/>
            <w:sz w:val="24"/>
            <w:szCs w:val="24"/>
          </w:rPr>
          <w:t xml:space="preserve"> </w:t>
        </w:r>
      </w:ins>
      <w:ins w:id="140" w:author="Meyer, Michael Frederick" w:date="2020-10-01T14:58:00Z">
        <w:r w:rsidR="00A84037">
          <w:rPr>
            <w:rFonts w:ascii="Times New Roman" w:eastAsia="Times New Roman" w:hAnsi="Times New Roman" w:cs="Times New Roman"/>
            <w:sz w:val="24"/>
            <w:szCs w:val="24"/>
          </w:rPr>
          <w:t xml:space="preserve">18:2ω6 (abundant in green algae); </w:t>
        </w:r>
      </w:ins>
      <w:ins w:id="141" w:author="Meyer, Michael Frederick" w:date="2020-10-01T14:59:00Z">
        <w:r w:rsidR="00A84037">
          <w:rPr>
            <w:rFonts w:ascii="Times New Roman" w:eastAsia="Times New Roman" w:hAnsi="Times New Roman" w:cs="Times New Roman"/>
            <w:sz w:val="24"/>
            <w:szCs w:val="24"/>
          </w:rPr>
          <w:t>16:1ω7 and 14:0 (abundant in diatoms); and 16:0 (abundant in both green algae and diatoms)</w:t>
        </w:r>
      </w:ins>
      <w:ins w:id="142" w:author="Meyer, Michael Frederick" w:date="2020-10-01T16:03:00Z">
        <w:r w:rsidR="00863C77">
          <w:rPr>
            <w:rFonts w:ascii="Times New Roman" w:eastAsia="Times New Roman" w:hAnsi="Times New Roman" w:cs="Times New Roman"/>
            <w:sz w:val="24"/>
            <w:szCs w:val="24"/>
          </w:rPr>
          <w:t xml:space="preserve"> (Taipale et al. 2013)</w:t>
        </w:r>
      </w:ins>
      <w:ins w:id="143" w:author="Meyer, Michael Frederick" w:date="2020-10-01T14:59:00Z">
        <w:r w:rsidR="00A84037">
          <w:rPr>
            <w:rFonts w:ascii="Times New Roman" w:eastAsia="Times New Roman" w:hAnsi="Times New Roman" w:cs="Times New Roman"/>
            <w:sz w:val="24"/>
            <w:szCs w:val="24"/>
          </w:rPr>
          <w:t>.</w:t>
        </w:r>
      </w:ins>
      <w:ins w:id="144" w:author="Meyer, Michael Frederick" w:date="2020-10-01T14:58:00Z">
        <w:r w:rsidR="00A84037">
          <w:rPr>
            <w:rFonts w:ascii="Times New Roman" w:eastAsia="Times New Roman" w:hAnsi="Times New Roman" w:cs="Times New Roman"/>
            <w:sz w:val="24"/>
            <w:szCs w:val="24"/>
          </w:rPr>
          <w:t xml:space="preserve"> </w:t>
        </w:r>
      </w:ins>
      <w:del w:id="145" w:author="Meyer, Michael Frederick" w:date="2020-10-01T14:53:00Z">
        <w:r w:rsidR="009C6B78" w:rsidDel="00A84037">
          <w:rPr>
            <w:rFonts w:ascii="Times New Roman" w:eastAsia="Times New Roman" w:hAnsi="Times New Roman" w:cs="Times New Roman"/>
            <w:sz w:val="24"/>
            <w:szCs w:val="24"/>
          </w:rPr>
          <w:delText>T</w:delText>
        </w:r>
        <w:r w:rsidR="00D20ACE" w:rsidDel="00A84037">
          <w:rPr>
            <w:rFonts w:ascii="Times New Roman" w:eastAsia="Times New Roman" w:hAnsi="Times New Roman" w:cs="Times New Roman"/>
            <w:sz w:val="24"/>
            <w:szCs w:val="24"/>
          </w:rPr>
          <w:delText xml:space="preserve">hese </w:delText>
        </w:r>
        <w:r w:rsidR="0028012E" w:rsidDel="00A84037">
          <w:rPr>
            <w:rFonts w:ascii="Times New Roman" w:eastAsia="Times New Roman" w:hAnsi="Times New Roman" w:cs="Times New Roman"/>
            <w:sz w:val="24"/>
            <w:szCs w:val="24"/>
          </w:rPr>
          <w:delText>five</w:delText>
        </w:r>
        <w:r w:rsidR="00D20ACE" w:rsidDel="00A84037">
          <w:rPr>
            <w:rFonts w:ascii="Times New Roman" w:eastAsia="Times New Roman" w:hAnsi="Times New Roman" w:cs="Times New Roman"/>
            <w:sz w:val="24"/>
            <w:szCs w:val="24"/>
          </w:rPr>
          <w:delText xml:space="preserve"> EFAs </w:delText>
        </w:r>
        <w:r w:rsidR="00FA6158" w:rsidDel="00A84037">
          <w:rPr>
            <w:rFonts w:ascii="Times New Roman" w:eastAsia="Times New Roman" w:hAnsi="Times New Roman" w:cs="Times New Roman"/>
            <w:sz w:val="24"/>
            <w:szCs w:val="24"/>
          </w:rPr>
          <w:delText xml:space="preserve">tend to be </w:delText>
        </w:r>
        <w:r w:rsidR="00D20ACE" w:rsidDel="00A84037">
          <w:rPr>
            <w:rFonts w:ascii="Times New Roman" w:eastAsia="Times New Roman" w:hAnsi="Times New Roman" w:cs="Times New Roman"/>
            <w:sz w:val="24"/>
            <w:szCs w:val="24"/>
          </w:rPr>
          <w:delText xml:space="preserve">indicative of </w:delText>
        </w:r>
        <w:r w:rsidR="009C6B78" w:rsidDel="00A84037">
          <w:rPr>
            <w:rFonts w:ascii="Times New Roman" w:eastAsia="Times New Roman" w:hAnsi="Times New Roman" w:cs="Times New Roman"/>
            <w:sz w:val="24"/>
            <w:szCs w:val="24"/>
          </w:rPr>
          <w:delText>g</w:delText>
        </w:r>
        <w:r w:rsidR="00D20ACE" w:rsidDel="00A84037">
          <w:rPr>
            <w:rFonts w:ascii="Times New Roman" w:eastAsia="Times New Roman" w:hAnsi="Times New Roman" w:cs="Times New Roman"/>
            <w:sz w:val="24"/>
            <w:szCs w:val="24"/>
          </w:rPr>
          <w:delText xml:space="preserve">reen algae (i.e., 18:3ω3 and 18:4ω3) </w:delText>
        </w:r>
        <w:r w:rsidR="009C6B78" w:rsidDel="00A84037">
          <w:rPr>
            <w:rFonts w:ascii="Times New Roman" w:eastAsia="Times New Roman" w:hAnsi="Times New Roman" w:cs="Times New Roman"/>
            <w:sz w:val="24"/>
            <w:szCs w:val="24"/>
          </w:rPr>
          <w:delText>and</w:delText>
        </w:r>
        <w:r w:rsidR="00D20ACE" w:rsidDel="00A84037">
          <w:rPr>
            <w:rFonts w:ascii="Times New Roman" w:eastAsia="Times New Roman" w:hAnsi="Times New Roman" w:cs="Times New Roman"/>
            <w:sz w:val="24"/>
            <w:szCs w:val="24"/>
          </w:rPr>
          <w:delText xml:space="preserve"> diatoms (i.e., 20:5ω3</w:delText>
        </w:r>
        <w:r w:rsidR="0028012E" w:rsidDel="00A84037">
          <w:rPr>
            <w:rFonts w:ascii="Times New Roman" w:eastAsia="Times New Roman" w:hAnsi="Times New Roman" w:cs="Times New Roman"/>
            <w:sz w:val="24"/>
            <w:szCs w:val="24"/>
          </w:rPr>
          <w:delText>, 22:5ω3,</w:delText>
        </w:r>
        <w:r w:rsidR="00D20ACE" w:rsidDel="00A84037">
          <w:rPr>
            <w:rFonts w:ascii="Times New Roman" w:eastAsia="Times New Roman" w:hAnsi="Times New Roman" w:cs="Times New Roman"/>
            <w:sz w:val="24"/>
            <w:szCs w:val="24"/>
          </w:rPr>
          <w:delText xml:space="preserve"> and 22:6ω3).</w:delText>
        </w:r>
      </w:del>
      <w:ins w:id="146" w:author="Meyer, Michael Frederick" w:date="2020-10-01T16:32:00Z">
        <w:r w:rsidR="0040674D">
          <w:rPr>
            <w:rFonts w:ascii="Times New Roman" w:eastAsia="Times New Roman" w:hAnsi="Times New Roman" w:cs="Times New Roman"/>
            <w:sz w:val="24"/>
            <w:szCs w:val="24"/>
          </w:rPr>
          <w:t xml:space="preserve"> </w:t>
        </w:r>
      </w:ins>
      <w:ins w:id="147" w:author="Meyer, Michael Frederick" w:date="2020-10-01T16:33:00Z">
        <w:r w:rsidR="0040674D">
          <w:rPr>
            <w:rFonts w:ascii="Times New Roman" w:eastAsia="Times New Roman" w:hAnsi="Times New Roman" w:cs="Times New Roman"/>
            <w:sz w:val="24"/>
            <w:szCs w:val="24"/>
          </w:rPr>
          <w:t>To evaluate how relative fatty acid abundance may relate to sewage pollution, w</w:t>
        </w:r>
      </w:ins>
      <w:ins w:id="148" w:author="Meyer, Michael Frederick" w:date="2020-10-01T16:32:00Z">
        <w:r w:rsidR="0040674D">
          <w:rPr>
            <w:rFonts w:ascii="Times New Roman" w:eastAsia="Times New Roman" w:hAnsi="Times New Roman" w:cs="Times New Roman"/>
            <w:sz w:val="24"/>
            <w:szCs w:val="24"/>
          </w:rPr>
          <w:t xml:space="preserve">e assessed patterns among these seven fatty acids </w:t>
        </w:r>
      </w:ins>
      <w:ins w:id="149" w:author="Meyer, Michael Frederick" w:date="2020-10-01T16:33:00Z">
        <w:r w:rsidR="0040674D">
          <w:rPr>
            <w:rFonts w:ascii="Times New Roman" w:eastAsia="Times New Roman" w:hAnsi="Times New Roman" w:cs="Times New Roman"/>
            <w:sz w:val="24"/>
            <w:szCs w:val="24"/>
          </w:rPr>
          <w:t xml:space="preserve">both in multivariate and in univariate space. </w:t>
        </w:r>
      </w:ins>
      <w:ins w:id="150" w:author="Meyer, Michael Frederick" w:date="2020-10-01T16:34:00Z">
        <w:r w:rsidR="0040674D">
          <w:rPr>
            <w:rFonts w:ascii="Times New Roman" w:eastAsia="Times New Roman" w:hAnsi="Times New Roman" w:cs="Times New Roman"/>
            <w:sz w:val="24"/>
            <w:szCs w:val="24"/>
          </w:rPr>
          <w:t xml:space="preserve">With a multivariate framework, we </w:t>
        </w:r>
      </w:ins>
      <w:ins w:id="151" w:author="Meyer, Michael Frederick" w:date="2020-10-01T16:36:00Z">
        <w:r w:rsidR="0040674D">
          <w:rPr>
            <w:rFonts w:ascii="Times New Roman" w:eastAsia="Times New Roman" w:hAnsi="Times New Roman" w:cs="Times New Roman"/>
            <w:sz w:val="24"/>
            <w:szCs w:val="24"/>
          </w:rPr>
          <w:t xml:space="preserve">created </w:t>
        </w:r>
      </w:ins>
      <w:ins w:id="152" w:author="Meyer, Michael Frederick" w:date="2020-10-01T16:38:00Z">
        <w:r w:rsidR="0040674D">
          <w:rPr>
            <w:rFonts w:ascii="Times New Roman" w:eastAsia="Times New Roman" w:hAnsi="Times New Roman" w:cs="Times New Roman"/>
            <w:sz w:val="24"/>
            <w:szCs w:val="24"/>
          </w:rPr>
          <w:t xml:space="preserve">two </w:t>
        </w:r>
      </w:ins>
      <w:ins w:id="153" w:author="Meyer, Michael Frederick" w:date="2020-10-01T16:34:00Z">
        <w:r w:rsidR="0040674D">
          <w:rPr>
            <w:rFonts w:ascii="Times New Roman" w:eastAsia="Times New Roman" w:hAnsi="Times New Roman" w:cs="Times New Roman"/>
            <w:sz w:val="24"/>
            <w:szCs w:val="24"/>
          </w:rPr>
          <w:t>NMDS plots with Bray-C</w:t>
        </w:r>
      </w:ins>
      <w:ins w:id="154" w:author="Meyer, Michael Frederick" w:date="2020-10-01T16:36:00Z">
        <w:r w:rsidR="0040674D">
          <w:rPr>
            <w:rFonts w:ascii="Times New Roman" w:eastAsia="Times New Roman" w:hAnsi="Times New Roman" w:cs="Times New Roman"/>
            <w:sz w:val="24"/>
            <w:szCs w:val="24"/>
          </w:rPr>
          <w:t>urtis similarity</w:t>
        </w:r>
      </w:ins>
      <w:ins w:id="155" w:author="Meyer, Michael Frederick" w:date="2020-10-01T16:38:00Z">
        <w:r w:rsidR="0040674D">
          <w:rPr>
            <w:rFonts w:ascii="Times New Roman" w:eastAsia="Times New Roman" w:hAnsi="Times New Roman" w:cs="Times New Roman"/>
            <w:sz w:val="24"/>
            <w:szCs w:val="24"/>
          </w:rPr>
          <w:t>, one just with primary producer</w:t>
        </w:r>
      </w:ins>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ins w:id="156" w:author="Meyer, Michael Frederick" w:date="2020-10-01T16:38:00Z">
        <w:r w:rsidR="0040674D">
          <w:rPr>
            <w:rFonts w:ascii="Times New Roman" w:eastAsia="Times New Roman" w:hAnsi="Times New Roman" w:cs="Times New Roman"/>
            <w:sz w:val="24"/>
            <w:szCs w:val="24"/>
          </w:rPr>
          <w:t xml:space="preserve"> and the other with macroinvertebrate </w:t>
        </w:r>
      </w:ins>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ins w:id="157" w:author="Meyer, Michael Frederick" w:date="2020-10-01T16:38:00Z">
        <w:r w:rsidR="0040674D">
          <w:rPr>
            <w:rFonts w:ascii="Times New Roman" w:eastAsia="Times New Roman" w:hAnsi="Times New Roman" w:cs="Times New Roman"/>
            <w:sz w:val="24"/>
            <w:szCs w:val="24"/>
          </w:rPr>
          <w:t>fatty acid prof</w:t>
        </w:r>
      </w:ins>
      <w:ins w:id="158" w:author="Meyer, Michael Frederick" w:date="2020-10-01T16:39:00Z">
        <w:r w:rsidR="0040674D">
          <w:rPr>
            <w:rFonts w:ascii="Times New Roman" w:eastAsia="Times New Roman" w:hAnsi="Times New Roman" w:cs="Times New Roman"/>
            <w:sz w:val="24"/>
            <w:szCs w:val="24"/>
          </w:rPr>
          <w:t>iles.</w:t>
        </w:r>
      </w:ins>
      <w:ins w:id="159" w:author="Meyer, Michael Frederick" w:date="2020-10-01T16:38:00Z">
        <w:r w:rsidR="0040674D">
          <w:rPr>
            <w:rFonts w:ascii="Times New Roman" w:eastAsia="Times New Roman" w:hAnsi="Times New Roman" w:cs="Times New Roman"/>
            <w:sz w:val="24"/>
            <w:szCs w:val="24"/>
          </w:rPr>
          <w:t xml:space="preserve"> </w:t>
        </w:r>
      </w:ins>
      <w:del w:id="160" w:author="Meyer, Michael Frederick" w:date="2020-10-01T14:53:00Z">
        <w:r w:rsidR="00D20ACE" w:rsidDel="00A84037">
          <w:rPr>
            <w:rFonts w:ascii="Times New Roman" w:eastAsia="Times New Roman" w:hAnsi="Times New Roman" w:cs="Times New Roman"/>
            <w:sz w:val="24"/>
            <w:szCs w:val="24"/>
          </w:rPr>
          <w:delText xml:space="preserve"> </w:delText>
        </w:r>
      </w:del>
      <w:del w:id="161" w:author="Meyer, Michael Frederick" w:date="2020-10-01T16:33:00Z">
        <w:r w:rsidR="00D8535D" w:rsidDel="0040674D">
          <w:rPr>
            <w:rFonts w:ascii="Times New Roman" w:eastAsia="Times New Roman" w:hAnsi="Times New Roman" w:cs="Times New Roman"/>
            <w:sz w:val="24"/>
            <w:szCs w:val="24"/>
          </w:rPr>
          <w:delText xml:space="preserve">To evaluate how </w:delText>
        </w:r>
        <w:r w:rsidR="00D20ACE" w:rsidDel="0040674D">
          <w:rPr>
            <w:rFonts w:ascii="Times New Roman" w:eastAsia="Times New Roman" w:hAnsi="Times New Roman" w:cs="Times New Roman"/>
            <w:sz w:val="24"/>
            <w:szCs w:val="24"/>
          </w:rPr>
          <w:delText xml:space="preserve">relative </w:delText>
        </w:r>
      </w:del>
      <w:del w:id="162" w:author="Meyer, Michael Frederick" w:date="2020-10-01T14:59:00Z">
        <w:r w:rsidR="00D20ACE" w:rsidDel="00A84037">
          <w:rPr>
            <w:rFonts w:ascii="Times New Roman" w:eastAsia="Times New Roman" w:hAnsi="Times New Roman" w:cs="Times New Roman"/>
            <w:sz w:val="24"/>
            <w:szCs w:val="24"/>
          </w:rPr>
          <w:delText xml:space="preserve">EFA </w:delText>
        </w:r>
      </w:del>
      <w:del w:id="163" w:author="Meyer, Michael Frederick" w:date="2020-10-01T16:33:00Z">
        <w:r w:rsidR="00D20ACE" w:rsidDel="0040674D">
          <w:rPr>
            <w:rFonts w:ascii="Times New Roman" w:eastAsia="Times New Roman" w:hAnsi="Times New Roman" w:cs="Times New Roman"/>
            <w:sz w:val="24"/>
            <w:szCs w:val="24"/>
          </w:rPr>
          <w:delText>abundance</w:delText>
        </w:r>
        <w:r w:rsidR="00D8535D" w:rsidDel="0040674D">
          <w:rPr>
            <w:rFonts w:ascii="Times New Roman" w:eastAsia="Times New Roman" w:hAnsi="Times New Roman" w:cs="Times New Roman"/>
            <w:sz w:val="24"/>
            <w:szCs w:val="24"/>
          </w:rPr>
          <w:delText xml:space="preserve"> may </w:delText>
        </w:r>
        <w:r w:rsidR="00FA6158" w:rsidDel="0040674D">
          <w:rPr>
            <w:rFonts w:ascii="Times New Roman" w:eastAsia="Times New Roman" w:hAnsi="Times New Roman" w:cs="Times New Roman"/>
            <w:sz w:val="24"/>
            <w:szCs w:val="24"/>
          </w:rPr>
          <w:delText>relate to</w:delText>
        </w:r>
        <w:r w:rsidR="00D8535D" w:rsidDel="0040674D">
          <w:rPr>
            <w:rFonts w:ascii="Times New Roman" w:eastAsia="Times New Roman" w:hAnsi="Times New Roman" w:cs="Times New Roman"/>
            <w:sz w:val="24"/>
            <w:szCs w:val="24"/>
          </w:rPr>
          <w:delText xml:space="preserve"> sewage pollution</w:delText>
        </w:r>
      </w:del>
      <w:ins w:id="164" w:author="Meyer, Michael Frederick" w:date="2020-10-01T16:40:00Z">
        <w:r w:rsidR="0040674D">
          <w:rPr>
            <w:rFonts w:ascii="Times New Roman" w:eastAsia="Times New Roman" w:hAnsi="Times New Roman" w:cs="Times New Roman"/>
            <w:sz w:val="24"/>
            <w:szCs w:val="24"/>
          </w:rPr>
          <w:t xml:space="preserve"> Because multivariate patterns suggest</w:t>
        </w:r>
      </w:ins>
      <w:ins w:id="165" w:author="Meyer, Michael Frederick" w:date="2020-10-01T16:41:00Z">
        <w:r w:rsidR="0040674D">
          <w:rPr>
            <w:rFonts w:ascii="Times New Roman" w:eastAsia="Times New Roman" w:hAnsi="Times New Roman" w:cs="Times New Roman"/>
            <w:sz w:val="24"/>
            <w:szCs w:val="24"/>
          </w:rPr>
          <w:t>ed fatty acid</w:t>
        </w:r>
      </w:ins>
      <w:r w:rsidR="00911DEA">
        <w:rPr>
          <w:rFonts w:ascii="Times New Roman" w:eastAsia="Times New Roman" w:hAnsi="Times New Roman" w:cs="Times New Roman"/>
          <w:sz w:val="24"/>
          <w:szCs w:val="24"/>
        </w:rPr>
        <w:t xml:space="preserve"> profiles </w:t>
      </w:r>
      <w:ins w:id="166" w:author="Meyer, Michael Frederick" w:date="2020-10-01T16:41:00Z">
        <w:r w:rsidR="0040674D">
          <w:rPr>
            <w:rFonts w:ascii="Times New Roman" w:eastAsia="Times New Roman" w:hAnsi="Times New Roman" w:cs="Times New Roman"/>
            <w:sz w:val="24"/>
            <w:szCs w:val="24"/>
          </w:rPr>
          <w:t>may relate to sewage pollution</w:t>
        </w:r>
      </w:ins>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del w:id="167" w:author="Meyer, Michael Frederick" w:date="2020-10-01T15:00:00Z">
        <w:r w:rsidR="00D8535D" w:rsidDel="00A84037">
          <w:rPr>
            <w:rFonts w:ascii="Times New Roman" w:eastAsia="Times New Roman" w:hAnsi="Times New Roman" w:cs="Times New Roman"/>
            <w:sz w:val="24"/>
            <w:szCs w:val="24"/>
          </w:rPr>
          <w:delText>i.e.,</w:delText>
        </w:r>
      </w:del>
      <w:ins w:id="168" w:author="Meyer, Michael Frederick" w:date="2020-10-01T15:00:00Z">
        <w:r w:rsidR="00A84037">
          <w:rPr>
            <w:rFonts w:ascii="Times New Roman" w:eastAsia="Times New Roman" w:hAnsi="Times New Roman" w:cs="Times New Roman"/>
            <w:sz w:val="24"/>
            <w:szCs w:val="24"/>
          </w:rPr>
          <w:t>Equation 2)</w:t>
        </w:r>
      </w:ins>
      <w:r w:rsidR="00D8535D">
        <w:rPr>
          <w:rFonts w:ascii="Times New Roman" w:eastAsia="Times New Roman" w:hAnsi="Times New Roman" w:cs="Times New Roman"/>
          <w:sz w:val="24"/>
          <w:szCs w:val="24"/>
        </w:rPr>
        <w:t xml:space="preserve"> </w:t>
      </w:r>
    </w:p>
    <w:p w14:paraId="7F9B7B4C" w14:textId="23C33328" w:rsidR="00F35616" w:rsidRDefault="00F35616">
      <w:pPr>
        <w:rPr>
          <w:ins w:id="169" w:author="Meyer, Michael Frederick" w:date="2020-10-01T15:40:00Z"/>
          <w:rFonts w:ascii="Times New Roman" w:eastAsia="Times New Roman" w:hAnsi="Times New Roman" w:cs="Times New Roman"/>
          <w:sz w:val="24"/>
          <w:szCs w:val="24"/>
        </w:rPr>
      </w:pPr>
      <w:ins w:id="170" w:author="Meyer, Michael Frederick" w:date="2020-10-01T15:40:00Z">
        <w:r>
          <w:rPr>
            <w:rFonts w:ascii="Times New Roman" w:eastAsia="Times New Roman" w:hAnsi="Times New Roman" w:cs="Times New Roman"/>
            <w:sz w:val="24"/>
            <w:szCs w:val="24"/>
          </w:rPr>
          <w:t xml:space="preserve">(2) </w:t>
        </w:r>
      </w:ins>
      <m:oMath>
        <m:f>
          <m:fPr>
            <m:ctrlPr>
              <w:ins w:id="171" w:author="Meyer, Michael Frederick" w:date="2020-10-01T15:01:00Z">
                <w:rPr>
                  <w:rFonts w:ascii="Cambria Math" w:eastAsia="Times New Roman" w:hAnsi="Cambria Math" w:cs="Times New Roman"/>
                  <w:i/>
                  <w:sz w:val="24"/>
                  <w:szCs w:val="24"/>
                </w:rPr>
              </w:ins>
            </m:ctrlPr>
          </m:fPr>
          <m:num>
            <m:r>
              <w:ins w:id="172" w:author="Meyer, Michael Frederick" w:date="2020-10-01T15:01:00Z">
                <m:rPr>
                  <m:sty m:val="p"/>
                </m:rPr>
                <w:rPr>
                  <w:rFonts w:ascii="Cambria Math" w:eastAsia="Times New Roman" w:hAnsi="Cambria Math" w:cs="Times New Roman"/>
                  <w:sz w:val="24"/>
                  <w:szCs w:val="24"/>
                </w:rPr>
                <m:t>18:3ω3% + 18:1ω9% + 18:</m:t>
              </w:ins>
            </m:r>
            <m:r>
              <w:ins w:id="173" w:author="Meyer, Michael Frederick" w:date="2020-10-01T15:02:00Z">
                <m:rPr>
                  <m:sty m:val="p"/>
                </m:rPr>
                <w:rPr>
                  <w:rFonts w:ascii="Cambria Math" w:eastAsia="Times New Roman" w:hAnsi="Cambria Math" w:cs="Times New Roman"/>
                  <w:sz w:val="24"/>
                  <w:szCs w:val="24"/>
                </w:rPr>
                <m:t>2</m:t>
              </w:ins>
            </m:r>
            <m:r>
              <w:ins w:id="174" w:author="Meyer, Michael Frederick" w:date="2020-10-01T15:01:00Z">
                <m:rPr>
                  <m:sty m:val="p"/>
                </m:rPr>
                <w:rPr>
                  <w:rFonts w:ascii="Cambria Math" w:eastAsia="Times New Roman" w:hAnsi="Cambria Math" w:cs="Times New Roman"/>
                  <w:sz w:val="24"/>
                  <w:szCs w:val="24"/>
                </w:rPr>
                <m:t>ω</m:t>
              </w:ins>
            </m:r>
            <m:r>
              <w:ins w:id="175" w:author="Meyer, Michael Frederick" w:date="2020-10-01T15:02:00Z">
                <m:rPr>
                  <m:sty m:val="p"/>
                </m:rPr>
                <w:rPr>
                  <w:rFonts w:ascii="Cambria Math" w:eastAsia="Times New Roman" w:hAnsi="Cambria Math" w:cs="Times New Roman"/>
                  <w:sz w:val="24"/>
                  <w:szCs w:val="24"/>
                </w:rPr>
                <m:t>6</m:t>
              </w:ins>
            </m:r>
            <m:r>
              <w:ins w:id="176" w:author="Meyer, Michael Frederick" w:date="2020-10-01T15:01:00Z">
                <m:rPr>
                  <m:sty m:val="p"/>
                </m:rPr>
                <w:rPr>
                  <w:rFonts w:ascii="Cambria Math" w:eastAsia="Times New Roman" w:hAnsi="Cambria Math" w:cs="Times New Roman"/>
                  <w:sz w:val="24"/>
                  <w:szCs w:val="24"/>
                </w:rPr>
                <m:t>% +</m:t>
              </w:ins>
            </m:r>
            <m:r>
              <w:ins w:id="177" w:author="Meyer, Michael Frederick" w:date="2020-10-01T15:02:00Z">
                <m:rPr>
                  <m:sty m:val="p"/>
                </m:rPr>
                <w:rPr>
                  <w:rFonts w:ascii="Cambria Math" w:eastAsia="Times New Roman" w:hAnsi="Cambria Math" w:cs="Times New Roman"/>
                  <w:sz w:val="24"/>
                  <w:szCs w:val="24"/>
                </w:rPr>
                <m:t xml:space="preserve"> 16:0%</m:t>
              </w:ins>
            </m:r>
            <m:r>
              <w:ins w:id="178" w:author="Meyer, Michael Frederick" w:date="2020-10-01T15:01:00Z">
                <m:rPr>
                  <m:sty m:val="p"/>
                </m:rPr>
                <w:rPr>
                  <w:rFonts w:ascii="Cambria Math" w:eastAsia="Times New Roman" w:hAnsi="Cambria Math" w:cs="Times New Roman"/>
                  <w:sz w:val="24"/>
                  <w:szCs w:val="24"/>
                </w:rPr>
                <m:t xml:space="preserve"> </m:t>
              </w:ins>
            </m:r>
          </m:num>
          <m:den>
            <m:r>
              <w:ins w:id="179" w:author="Meyer, Michael Frederick" w:date="2020-10-01T15:01:00Z">
                <m:rPr>
                  <m:sty m:val="p"/>
                </m:rPr>
                <w:rPr>
                  <w:rFonts w:ascii="Cambria Math" w:eastAsia="Times New Roman" w:hAnsi="Cambria Math" w:cs="Times New Roman"/>
                  <w:sz w:val="24"/>
                  <w:szCs w:val="24"/>
                </w:rPr>
                <m:t xml:space="preserve">20:5ω3% + </m:t>
              </w:ins>
            </m:r>
            <m:r>
              <w:ins w:id="180" w:author="Meyer, Michael Frederick" w:date="2020-10-01T15:02:00Z">
                <m:rPr>
                  <m:sty m:val="p"/>
                </m:rPr>
                <w:rPr>
                  <w:rFonts w:ascii="Cambria Math" w:eastAsia="Times New Roman" w:hAnsi="Cambria Math" w:cs="Times New Roman"/>
                  <w:sz w:val="24"/>
                  <w:szCs w:val="24"/>
                </w:rPr>
                <m:t>16</m:t>
              </w:ins>
            </m:r>
            <m:r>
              <w:ins w:id="181" w:author="Meyer, Michael Frederick" w:date="2020-10-01T15:01:00Z">
                <m:rPr>
                  <m:sty m:val="p"/>
                </m:rPr>
                <w:rPr>
                  <w:rFonts w:ascii="Cambria Math" w:eastAsia="Times New Roman" w:hAnsi="Cambria Math" w:cs="Times New Roman"/>
                  <w:sz w:val="24"/>
                  <w:szCs w:val="24"/>
                </w:rPr>
                <m:t>:</m:t>
              </w:ins>
            </m:r>
            <m:r>
              <w:ins w:id="182" w:author="Meyer, Michael Frederick" w:date="2020-10-01T15:02:00Z">
                <m:rPr>
                  <m:sty m:val="p"/>
                </m:rPr>
                <w:rPr>
                  <w:rFonts w:ascii="Cambria Math" w:eastAsia="Times New Roman" w:hAnsi="Cambria Math" w:cs="Times New Roman"/>
                  <w:sz w:val="24"/>
                  <w:szCs w:val="24"/>
                </w:rPr>
                <m:t>1</m:t>
              </w:ins>
            </m:r>
            <m:r>
              <w:ins w:id="183" w:author="Meyer, Michael Frederick" w:date="2020-10-01T15:01:00Z">
                <m:rPr>
                  <m:sty m:val="p"/>
                </m:rPr>
                <w:rPr>
                  <w:rFonts w:ascii="Cambria Math" w:eastAsia="Times New Roman" w:hAnsi="Cambria Math" w:cs="Times New Roman"/>
                  <w:sz w:val="24"/>
                  <w:szCs w:val="24"/>
                </w:rPr>
                <m:t>ω</m:t>
              </w:ins>
            </m:r>
            <m:r>
              <w:ins w:id="184" w:author="Meyer, Michael Frederick" w:date="2020-10-01T15:02:00Z">
                <m:rPr>
                  <m:sty m:val="p"/>
                </m:rPr>
                <w:rPr>
                  <w:rFonts w:ascii="Cambria Math" w:eastAsia="Times New Roman" w:hAnsi="Cambria Math" w:cs="Times New Roman"/>
                  <w:sz w:val="24"/>
                  <w:szCs w:val="24"/>
                </w:rPr>
                <m:t>7</m:t>
              </w:ins>
            </m:r>
            <m:r>
              <w:ins w:id="185" w:author="Meyer, Michael Frederick" w:date="2020-10-01T15:01:00Z">
                <m:rPr>
                  <m:sty m:val="p"/>
                </m:rPr>
                <w:rPr>
                  <w:rFonts w:ascii="Cambria Math" w:eastAsia="Times New Roman" w:hAnsi="Cambria Math" w:cs="Times New Roman"/>
                  <w:sz w:val="24"/>
                  <w:szCs w:val="24"/>
                </w:rPr>
                <m:t xml:space="preserve">% + </m:t>
              </w:ins>
            </m:r>
            <m:r>
              <w:ins w:id="186" w:author="Meyer, Michael Frederick" w:date="2020-10-01T15:02:00Z">
                <m:rPr>
                  <m:sty m:val="p"/>
                </m:rPr>
                <w:rPr>
                  <w:rFonts w:ascii="Cambria Math" w:eastAsia="Times New Roman" w:hAnsi="Cambria Math" w:cs="Times New Roman"/>
                  <w:sz w:val="24"/>
                  <w:szCs w:val="24"/>
                </w:rPr>
                <m:t>16</m:t>
              </w:ins>
            </m:r>
            <m:r>
              <w:ins w:id="187" w:author="Meyer, Michael Frederick" w:date="2020-10-01T15:01:00Z">
                <m:rPr>
                  <m:sty m:val="p"/>
                </m:rPr>
                <w:rPr>
                  <w:rFonts w:ascii="Cambria Math" w:eastAsia="Times New Roman" w:hAnsi="Cambria Math" w:cs="Times New Roman"/>
                  <w:sz w:val="24"/>
                  <w:szCs w:val="24"/>
                </w:rPr>
                <m:t>:</m:t>
              </w:ins>
            </m:r>
            <m:r>
              <w:ins w:id="188" w:author="Meyer, Michael Frederick" w:date="2020-10-01T15:02:00Z">
                <m:rPr>
                  <m:sty m:val="p"/>
                </m:rPr>
                <w:rPr>
                  <w:rFonts w:ascii="Cambria Math" w:eastAsia="Times New Roman" w:hAnsi="Cambria Math" w:cs="Times New Roman"/>
                  <w:sz w:val="24"/>
                  <w:szCs w:val="24"/>
                </w:rPr>
                <m:t>0</m:t>
              </w:ins>
            </m:r>
            <m:r>
              <w:ins w:id="189" w:author="Meyer, Michael Frederick" w:date="2020-10-01T15:01:00Z">
                <m:rPr>
                  <m:sty m:val="p"/>
                </m:rPr>
                <w:rPr>
                  <w:rFonts w:ascii="Cambria Math" w:eastAsia="Times New Roman" w:hAnsi="Cambria Math" w:cs="Times New Roman"/>
                  <w:sz w:val="24"/>
                  <w:szCs w:val="24"/>
                </w:rPr>
                <m:t>%</m:t>
              </w:ins>
            </m:r>
            <m:r>
              <w:ins w:id="190" w:author="Meyer, Michael Frederick" w:date="2020-10-01T15:02:00Z">
                <m:rPr>
                  <m:sty m:val="p"/>
                </m:rPr>
                <w:rPr>
                  <w:rFonts w:ascii="Cambria Math" w:eastAsia="Times New Roman" w:hAnsi="Cambria Math" w:cs="Times New Roman"/>
                  <w:sz w:val="24"/>
                  <w:szCs w:val="24"/>
                </w:rPr>
                <m:t xml:space="preserve"> +14:0% </m:t>
              </w:ins>
            </m:r>
          </m:den>
        </m:f>
      </m:oMath>
      <w:r w:rsidR="00D8535D">
        <w:rPr>
          <w:rFonts w:ascii="Times New Roman" w:eastAsia="Times New Roman" w:hAnsi="Times New Roman" w:cs="Times New Roman"/>
          <w:sz w:val="24"/>
          <w:szCs w:val="24"/>
        </w:rPr>
        <w:t xml:space="preserve"> </w:t>
      </w:r>
    </w:p>
    <w:p w14:paraId="0E92F250" w14:textId="2DA500B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log-transformed PPCP concentrations using a linear </w:t>
      </w:r>
      <w:commentRangeStart w:id="191"/>
      <w:commentRangeStart w:id="192"/>
      <w:r>
        <w:rPr>
          <w:rFonts w:ascii="Times New Roman" w:eastAsia="Times New Roman" w:hAnsi="Times New Roman" w:cs="Times New Roman"/>
          <w:sz w:val="24"/>
          <w:szCs w:val="24"/>
        </w:rPr>
        <w:t>model</w:t>
      </w:r>
      <w:commentRangeEnd w:id="191"/>
      <w:r w:rsidR="009D6033">
        <w:rPr>
          <w:rStyle w:val="CommentReference"/>
        </w:rPr>
        <w:commentReference w:id="191"/>
      </w:r>
      <w:commentRangeEnd w:id="192"/>
      <w:r w:rsidR="003C4863">
        <w:rPr>
          <w:rStyle w:val="CommentReference"/>
        </w:rPr>
        <w:commentReference w:id="192"/>
      </w:r>
      <w:r>
        <w:rPr>
          <w:rFonts w:ascii="Times New Roman" w:eastAsia="Times New Roman" w:hAnsi="Times New Roman" w:cs="Times New Roman"/>
          <w:sz w:val="24"/>
          <w:szCs w:val="24"/>
        </w:rPr>
        <w:t>.</w:t>
      </w:r>
      <w:ins w:id="193" w:author="Meyer, Michael Frederick" w:date="2020-10-01T16:48:00Z">
        <w:r w:rsidR="00896BF5">
          <w:rPr>
            <w:rFonts w:ascii="Times New Roman" w:eastAsia="Times New Roman" w:hAnsi="Times New Roman" w:cs="Times New Roman"/>
            <w:sz w:val="24"/>
            <w:szCs w:val="24"/>
          </w:rPr>
          <w:t xml:space="preserve"> Additionally, </w:t>
        </w:r>
      </w:ins>
      <w:del w:id="194" w:author="Meyer, Michael Frederick" w:date="2020-10-01T16:48:00Z">
        <w:r w:rsidDel="00896BF5">
          <w:rPr>
            <w:rFonts w:ascii="Times New Roman" w:eastAsia="Times New Roman" w:hAnsi="Times New Roman" w:cs="Times New Roman"/>
            <w:sz w:val="24"/>
            <w:szCs w:val="24"/>
          </w:rPr>
          <w:delText xml:space="preserve"> </w:delText>
        </w:r>
      </w:del>
      <w:ins w:id="195" w:author="Meyer, Michael Frederick" w:date="2020-10-01T16:49:00Z">
        <w:r w:rsidR="00896BF5">
          <w:rPr>
            <w:rFonts w:ascii="Times New Roman" w:eastAsia="Times New Roman" w:hAnsi="Times New Roman" w:cs="Times New Roman"/>
            <w:sz w:val="24"/>
            <w:szCs w:val="24"/>
          </w:rPr>
          <w:t xml:space="preserve">we evaluated how </w:t>
        </w:r>
      </w:ins>
      <w:r w:rsidR="00911DEA">
        <w:rPr>
          <w:rFonts w:ascii="Times New Roman" w:eastAsia="Times New Roman" w:hAnsi="Times New Roman" w:cs="Times New Roman"/>
          <w:sz w:val="24"/>
          <w:szCs w:val="24"/>
        </w:rPr>
        <w:t>three</w:t>
      </w:r>
      <w:ins w:id="196" w:author="Meyer, Michael Frederick" w:date="2020-10-01T16:44:00Z">
        <w:r w:rsidR="00896BF5">
          <w:rPr>
            <w:rFonts w:ascii="Times New Roman" w:eastAsia="Times New Roman" w:hAnsi="Times New Roman" w:cs="Times New Roman"/>
            <w:sz w:val="24"/>
            <w:szCs w:val="24"/>
          </w:rPr>
          <w:t xml:space="preserve"> </w:t>
        </w:r>
      </w:ins>
      <w:ins w:id="197" w:author="Meyer, Michael Frederick" w:date="2020-10-01T16:43:00Z">
        <w:r w:rsidR="00896BF5">
          <w:rPr>
            <w:rFonts w:ascii="Times New Roman" w:eastAsia="Times New Roman" w:hAnsi="Times New Roman" w:cs="Times New Roman"/>
            <w:sz w:val="24"/>
            <w:szCs w:val="24"/>
          </w:rPr>
          <w:t xml:space="preserve">essential fatty </w:t>
        </w:r>
      </w:ins>
      <w:ins w:id="198" w:author="Meyer, Michael Frederick" w:date="2020-10-01T16:44:00Z">
        <w:r w:rsidR="00896BF5">
          <w:rPr>
            <w:rFonts w:ascii="Times New Roman" w:eastAsia="Times New Roman" w:hAnsi="Times New Roman" w:cs="Times New Roman"/>
            <w:sz w:val="24"/>
            <w:szCs w:val="24"/>
          </w:rPr>
          <w:t>acids (</w:t>
        </w:r>
      </w:ins>
      <w:ins w:id="199" w:author="Meyer, Michael Frederick" w:date="2020-10-01T16:50:00Z">
        <w:r w:rsidR="00896BF5">
          <w:rPr>
            <w:rFonts w:ascii="Times New Roman" w:eastAsia="Times New Roman" w:hAnsi="Times New Roman" w:cs="Times New Roman"/>
            <w:sz w:val="24"/>
            <w:szCs w:val="24"/>
          </w:rPr>
          <w:t>18:3ω3</w:t>
        </w:r>
      </w:ins>
      <w:r w:rsidR="00911DEA">
        <w:rPr>
          <w:rFonts w:ascii="Times New Roman" w:eastAsia="Times New Roman" w:hAnsi="Times New Roman" w:cs="Times New Roman"/>
          <w:sz w:val="24"/>
          <w:szCs w:val="24"/>
        </w:rPr>
        <w:t xml:space="preserve">, </w:t>
      </w:r>
      <w:ins w:id="200" w:author="Meyer, Michael Frederick" w:date="2020-10-01T16:50:00Z">
        <w:r w:rsidR="00911DEA">
          <w:rPr>
            <w:rFonts w:ascii="Times New Roman" w:eastAsia="Times New Roman" w:hAnsi="Times New Roman" w:cs="Times New Roman"/>
            <w:sz w:val="24"/>
            <w:szCs w:val="24"/>
          </w:rPr>
          <w:t>18:</w:t>
        </w:r>
      </w:ins>
      <w:r w:rsidR="00911DEA">
        <w:rPr>
          <w:rFonts w:ascii="Times New Roman" w:eastAsia="Times New Roman" w:hAnsi="Times New Roman" w:cs="Times New Roman"/>
          <w:sz w:val="24"/>
          <w:szCs w:val="24"/>
        </w:rPr>
        <w:t>2</w:t>
      </w:r>
      <w:ins w:id="201" w:author="Meyer, Michael Frederick" w:date="2020-10-01T16:50:00Z">
        <w:r w:rsidR="00911DEA">
          <w:rPr>
            <w:rFonts w:ascii="Times New Roman" w:eastAsia="Times New Roman" w:hAnsi="Times New Roman" w:cs="Times New Roman"/>
            <w:sz w:val="24"/>
            <w:szCs w:val="24"/>
          </w:rPr>
          <w:t>ω</w:t>
        </w:r>
      </w:ins>
      <w:r w:rsidR="00911DEA">
        <w:rPr>
          <w:rFonts w:ascii="Times New Roman" w:eastAsia="Times New Roman" w:hAnsi="Times New Roman" w:cs="Times New Roman"/>
          <w:sz w:val="24"/>
          <w:szCs w:val="24"/>
        </w:rPr>
        <w:t>6,</w:t>
      </w:r>
      <w:ins w:id="202" w:author="Meyer, Michael Frederick" w:date="2020-10-01T16:50:00Z">
        <w:r w:rsidR="00896BF5">
          <w:rPr>
            <w:rFonts w:ascii="Times New Roman" w:eastAsia="Times New Roman" w:hAnsi="Times New Roman" w:cs="Times New Roman"/>
            <w:sz w:val="24"/>
            <w:szCs w:val="24"/>
          </w:rPr>
          <w:t xml:space="preserve"> and 20:5ω3</w:t>
        </w:r>
      </w:ins>
      <w:ins w:id="203" w:author="Meyer, Michael Frederick" w:date="2020-10-01T16:44:00Z">
        <w:r w:rsidR="00896BF5">
          <w:rPr>
            <w:rFonts w:ascii="Times New Roman" w:eastAsia="Times New Roman" w:hAnsi="Times New Roman" w:cs="Times New Roman"/>
            <w:sz w:val="24"/>
            <w:szCs w:val="24"/>
          </w:rPr>
          <w:t>)</w:t>
        </w:r>
      </w:ins>
      <w:ins w:id="204" w:author="Meyer, Michael Frederick" w:date="2020-10-01T16:50:00Z">
        <w:r w:rsidR="00896BF5">
          <w:rPr>
            <w:rFonts w:ascii="Times New Roman" w:eastAsia="Times New Roman" w:hAnsi="Times New Roman" w:cs="Times New Roman"/>
            <w:sz w:val="24"/>
            <w:szCs w:val="24"/>
          </w:rPr>
          <w:t xml:space="preserve">, </w:t>
        </w:r>
      </w:ins>
      <w:r w:rsidR="00D16F86">
        <w:rPr>
          <w:rFonts w:ascii="Times New Roman" w:eastAsia="Times New Roman" w:hAnsi="Times New Roman" w:cs="Times New Roman"/>
          <w:sz w:val="24"/>
          <w:szCs w:val="24"/>
        </w:rPr>
        <w:t>lipids</w:t>
      </w:r>
      <w:ins w:id="205" w:author="Meyer, Michael Frederick" w:date="2020-10-01T16:50:00Z">
        <w:r w:rsidR="00896BF5">
          <w:rPr>
            <w:rFonts w:ascii="Times New Roman" w:eastAsia="Times New Roman" w:hAnsi="Times New Roman" w:cs="Times New Roman"/>
            <w:sz w:val="24"/>
            <w:szCs w:val="24"/>
          </w:rPr>
          <w:t xml:space="preserve"> </w:t>
        </w:r>
      </w:ins>
      <w:ins w:id="206" w:author="Meyer, Michael Frederick" w:date="2020-10-01T16:51:00Z">
        <w:r w:rsidR="00896BF5">
          <w:rPr>
            <w:rFonts w:ascii="Times New Roman" w:eastAsia="Times New Roman" w:hAnsi="Times New Roman" w:cs="Times New Roman"/>
            <w:sz w:val="24"/>
            <w:szCs w:val="24"/>
          </w:rPr>
          <w:t>thought</w:t>
        </w:r>
      </w:ins>
      <w:ins w:id="207" w:author="Meyer, Michael Frederick" w:date="2020-10-01T16:50:00Z">
        <w:r w:rsidR="00896BF5">
          <w:rPr>
            <w:rFonts w:ascii="Times New Roman" w:eastAsia="Times New Roman" w:hAnsi="Times New Roman" w:cs="Times New Roman"/>
            <w:sz w:val="24"/>
            <w:szCs w:val="24"/>
          </w:rPr>
          <w:t xml:space="preserve"> to accumulate in biological systems, may</w:t>
        </w:r>
      </w:ins>
      <w:ins w:id="208" w:author="Meyer, Michael Frederick" w:date="2020-10-01T16:51:00Z">
        <w:r w:rsidR="00896BF5">
          <w:rPr>
            <w:rFonts w:ascii="Times New Roman" w:eastAsia="Times New Roman" w:hAnsi="Times New Roman" w:cs="Times New Roman"/>
            <w:sz w:val="24"/>
            <w:szCs w:val="24"/>
          </w:rPr>
          <w:t xml:space="preserve"> differ in abundance across the sewage gradient. Therefore, we similarly regressed the ratio of </w:t>
        </w:r>
      </w:ins>
      <m:oMath>
        <m:f>
          <m:fPr>
            <m:ctrlPr>
              <w:ins w:id="209" w:author="Meyer, Michael Frederick" w:date="2020-10-01T15:01:00Z">
                <w:rPr>
                  <w:rFonts w:ascii="Cambria Math" w:eastAsia="Times New Roman" w:hAnsi="Cambria Math" w:cs="Times New Roman"/>
                  <w:i/>
                  <w:sz w:val="24"/>
                  <w:szCs w:val="24"/>
                </w:rPr>
              </w:ins>
            </m:ctrlPr>
          </m:fPr>
          <m:num>
            <m:r>
              <w:ins w:id="210" w:author="Meyer, Michael Frederick" w:date="2020-10-01T15:01:00Z">
                <m:rPr>
                  <m:sty m:val="p"/>
                </m:rPr>
                <w:rPr>
                  <w:rFonts w:ascii="Cambria Math" w:eastAsia="Times New Roman" w:hAnsi="Cambria Math" w:cs="Times New Roman"/>
                  <w:sz w:val="24"/>
                  <w:szCs w:val="24"/>
                </w:rPr>
                <m:t>18:3ω3% + 18:</m:t>
              </w:ins>
            </m:r>
            <m:r>
              <w:ins w:id="211" w:author="Meyer, Michael Frederick" w:date="2020-10-01T15:02:00Z">
                <m:rPr>
                  <m:sty m:val="p"/>
                </m:rPr>
                <w:rPr>
                  <w:rFonts w:ascii="Cambria Math" w:eastAsia="Times New Roman" w:hAnsi="Cambria Math" w:cs="Times New Roman"/>
                  <w:sz w:val="24"/>
                  <w:szCs w:val="24"/>
                </w:rPr>
                <m:t>2</m:t>
              </w:ins>
            </m:r>
            <m:r>
              <w:ins w:id="212" w:author="Meyer, Michael Frederick" w:date="2020-10-01T15:01:00Z">
                <m:rPr>
                  <m:sty m:val="p"/>
                </m:rPr>
                <w:rPr>
                  <w:rFonts w:ascii="Cambria Math" w:eastAsia="Times New Roman" w:hAnsi="Cambria Math" w:cs="Times New Roman"/>
                  <w:sz w:val="24"/>
                  <w:szCs w:val="24"/>
                </w:rPr>
                <m:t>ω</m:t>
              </w:ins>
            </m:r>
            <m:r>
              <w:ins w:id="213" w:author="Meyer, Michael Frederick" w:date="2020-10-01T15:02:00Z">
                <m:rPr>
                  <m:sty m:val="p"/>
                </m:rPr>
                <w:rPr>
                  <w:rFonts w:ascii="Cambria Math" w:eastAsia="Times New Roman" w:hAnsi="Cambria Math" w:cs="Times New Roman"/>
                  <w:sz w:val="24"/>
                  <w:szCs w:val="24"/>
                </w:rPr>
                <m:t>6</m:t>
              </w:ins>
            </m:r>
            <m:r>
              <w:ins w:id="214" w:author="Meyer, Michael Frederick" w:date="2020-10-01T15:01:00Z">
                <m:rPr>
                  <m:sty m:val="p"/>
                </m:rPr>
                <w:rPr>
                  <w:rFonts w:ascii="Cambria Math" w:eastAsia="Times New Roman" w:hAnsi="Cambria Math" w:cs="Times New Roman"/>
                  <w:sz w:val="24"/>
                  <w:szCs w:val="24"/>
                </w:rPr>
                <m:t xml:space="preserve">% </m:t>
              </w:ins>
            </m:r>
          </m:num>
          <m:den>
            <m:r>
              <w:ins w:id="215" w:author="Meyer, Michael Frederick" w:date="2020-10-01T15:01:00Z">
                <m:rPr>
                  <m:sty m:val="p"/>
                </m:rPr>
                <w:rPr>
                  <w:rFonts w:ascii="Cambria Math" w:eastAsia="Times New Roman" w:hAnsi="Cambria Math" w:cs="Times New Roman"/>
                  <w:sz w:val="24"/>
                  <w:szCs w:val="24"/>
                </w:rPr>
                <m:t>20:5ω3%</m:t>
              </w:ins>
            </m:r>
            <m:r>
              <w:ins w:id="216" w:author="Meyer, Michael Frederick" w:date="2020-10-01T15:02:00Z">
                <m:rPr>
                  <m:sty m:val="p"/>
                </m:rPr>
                <w:rPr>
                  <w:rFonts w:ascii="Cambria Math" w:eastAsia="Times New Roman" w:hAnsi="Cambria Math" w:cs="Times New Roman"/>
                  <w:sz w:val="24"/>
                  <w:szCs w:val="24"/>
                </w:rPr>
                <m:t xml:space="preserve"> </m:t>
              </w:ins>
            </m:r>
          </m:den>
        </m:f>
      </m:oMath>
      <w:ins w:id="217" w:author="Meyer, Michael Frederick" w:date="2020-10-01T16:45:00Z">
        <w:r w:rsidR="00896BF5">
          <w:rPr>
            <w:rFonts w:ascii="Times New Roman" w:eastAsia="Times New Roman" w:hAnsi="Times New Roman" w:cs="Times New Roman"/>
            <w:sz w:val="24"/>
            <w:szCs w:val="24"/>
          </w:rPr>
          <w:t xml:space="preserve"> against </w:t>
        </w:r>
      </w:ins>
      <w:ins w:id="218" w:author="Meyer, Michael Frederick" w:date="2020-10-01T16:46:00Z">
        <w:r w:rsidR="00896BF5">
          <w:rPr>
            <w:rFonts w:ascii="Times New Roman" w:eastAsia="Times New Roman" w:hAnsi="Times New Roman" w:cs="Times New Roman"/>
            <w:sz w:val="24"/>
            <w:szCs w:val="24"/>
          </w:rPr>
          <w:t>log-transformed PPCP concentrations using a linear model</w:t>
        </w:r>
      </w:ins>
      <w:ins w:id="219" w:author="Meyer, Michael Frederick" w:date="2020-10-01T16:52:00Z">
        <w:r w:rsidR="000C4430">
          <w:rPr>
            <w:rFonts w:ascii="Times New Roman" w:eastAsia="Times New Roman" w:hAnsi="Times New Roman" w:cs="Times New Roman"/>
            <w:sz w:val="24"/>
            <w:szCs w:val="24"/>
          </w:rPr>
          <w:t xml:space="preserve">. </w:t>
        </w:r>
      </w:ins>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commentRangeStart w:id="220"/>
      <w:r>
        <w:rPr>
          <w:rFonts w:ascii="Times New Roman" w:eastAsia="Times New Roman" w:hAnsi="Times New Roman" w:cs="Times New Roman"/>
          <w:sz w:val="24"/>
          <w:szCs w:val="24"/>
        </w:rPr>
        <w:t xml:space="preserve">All </w:t>
      </w:r>
      <w:commentRangeEnd w:id="220"/>
      <w:r w:rsidR="001E01AD">
        <w:rPr>
          <w:rStyle w:val="CommentReference"/>
        </w:rPr>
        <w:commentReference w:id="220"/>
      </w:r>
      <w:r>
        <w:rPr>
          <w:rFonts w:ascii="Times New Roman" w:eastAsia="Times New Roman" w:hAnsi="Times New Roman" w:cs="Times New Roman"/>
          <w:sz w:val="24"/>
          <w:szCs w:val="24"/>
        </w:rPr>
        <w:t xml:space="preserve">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221"/>
      <w:commentRangeStart w:id="222"/>
      <w:r>
        <w:rPr>
          <w:rFonts w:ascii="Times New Roman" w:eastAsia="Times New Roman" w:hAnsi="Times New Roman" w:cs="Times New Roman"/>
          <w:sz w:val="24"/>
          <w:szCs w:val="24"/>
          <w:highlight w:val="yellow"/>
        </w:rPr>
        <w:t>DOI</w:t>
      </w:r>
      <w:commentRangeEnd w:id="221"/>
      <w:r w:rsidR="009D6033">
        <w:rPr>
          <w:rStyle w:val="CommentReference"/>
        </w:rPr>
        <w:commentReference w:id="221"/>
      </w:r>
      <w:commentRangeEnd w:id="222"/>
      <w:r w:rsidR="000C4430">
        <w:rPr>
          <w:rStyle w:val="CommentReference"/>
        </w:rPr>
        <w:commentReference w:id="222"/>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t>
      </w:r>
      <w:r>
        <w:rPr>
          <w:rFonts w:ascii="Times New Roman" w:eastAsia="Times New Roman" w:hAnsi="Times New Roman" w:cs="Times New Roman"/>
          <w:sz w:val="24"/>
          <w:szCs w:val="24"/>
        </w:rPr>
        <w:lastRenderedPageBreak/>
        <w:t xml:space="preserve">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223"/>
      <w:commentRangeStart w:id="224"/>
      <w:commentRangeStart w:id="225"/>
      <w:proofErr w:type="spellStart"/>
      <w:r>
        <w:rPr>
          <w:rFonts w:ascii="Times New Roman" w:eastAsia="Times New Roman" w:hAnsi="Times New Roman" w:cs="Times New Roman"/>
          <w:sz w:val="24"/>
          <w:szCs w:val="24"/>
        </w:rPr>
        <w:t>Listvyanka</w:t>
      </w:r>
      <w:commentRangeEnd w:id="223"/>
      <w:proofErr w:type="spellEnd"/>
      <w:r w:rsidR="009D6033">
        <w:rPr>
          <w:rStyle w:val="CommentReference"/>
        </w:rPr>
        <w:commentReference w:id="223"/>
      </w:r>
      <w:commentRangeEnd w:id="224"/>
      <w:r w:rsidR="009D6033">
        <w:rPr>
          <w:rStyle w:val="CommentReference"/>
        </w:rPr>
        <w:commentReference w:id="224"/>
      </w:r>
      <w:commentRangeEnd w:id="225"/>
      <w:r w:rsidR="000E346D">
        <w:rPr>
          <w:rStyle w:val="CommentReference"/>
        </w:rPr>
        <w:commentReference w:id="225"/>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7FB771B0"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del w:id="226" w:author="Meyer, Michael Frederick" w:date="2020-10-14T16:26:00Z">
        <w:r w:rsidDel="008601A5">
          <w:rPr>
            <w:rFonts w:ascii="Times New Roman" w:eastAsia="Times New Roman" w:hAnsi="Times New Roman" w:cs="Times New Roman"/>
            <w:sz w:val="24"/>
            <w:szCs w:val="24"/>
          </w:rPr>
          <w:delText xml:space="preserve">means </w:delText>
        </w:r>
      </w:del>
      <w:ins w:id="227" w:author="Meyer, Michael Frederick" w:date="2020-10-14T16:26:00Z">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ins>
      <w:ins w:id="228" w:author="Meyer, Michael Frederick" w:date="2020-10-14T16:30:00Z">
        <w:r w:rsidR="00A61F66">
          <w:rPr>
            <w:rFonts w:ascii="Times New Roman" w:eastAsia="Times New Roman" w:hAnsi="Times New Roman" w:cs="Times New Roman"/>
            <w:sz w:val="24"/>
            <w:szCs w:val="24"/>
          </w:rPr>
          <w:t>(</w:t>
        </w:r>
      </w:ins>
      <w:ins w:id="229" w:author="Meyer, Michael Frederick" w:date="2020-10-14T16:31:00Z">
        <w:r w:rsidR="00A61F66">
          <w:rPr>
            <w:rFonts w:ascii="Times New Roman" w:eastAsia="Times New Roman" w:hAnsi="Times New Roman" w:cs="Times New Roman"/>
            <w:sz w:val="24"/>
            <w:szCs w:val="24"/>
          </w:rPr>
          <w:t>Figures S1a; S2a</w:t>
        </w:r>
      </w:ins>
      <w:ins w:id="230" w:author="Meyer, Michael Frederick" w:date="2020-10-14T16:30:00Z">
        <w:r w:rsidR="00A61F66">
          <w:rPr>
            <w:rFonts w:ascii="Times New Roman" w:eastAsia="Times New Roman" w:hAnsi="Times New Roman" w:cs="Times New Roman"/>
            <w:sz w:val="24"/>
            <w:szCs w:val="24"/>
          </w:rPr>
          <w:t>)</w:t>
        </w:r>
      </w:ins>
      <w:ins w:id="231" w:author="Meyer, Michael Frederick" w:date="2020-10-14T16:31:00Z">
        <w:r w:rsidR="00A61F66">
          <w:rPr>
            <w:rFonts w:ascii="Times New Roman" w:eastAsia="Times New Roman" w:hAnsi="Times New Roman" w:cs="Times New Roman"/>
            <w:sz w:val="24"/>
            <w:szCs w:val="24"/>
          </w:rPr>
          <w:t xml:space="preserve"> </w:t>
        </w:r>
      </w:ins>
      <w:ins w:id="232" w:author="Meyer, Michael Frederick" w:date="2020-10-14T16:26:00Z">
        <w:r w:rsidR="008601A5">
          <w:rPr>
            <w:rFonts w:ascii="Times New Roman" w:eastAsia="Times New Roman" w:hAnsi="Times New Roman" w:cs="Times New Roman"/>
            <w:sz w:val="24"/>
            <w:szCs w:val="24"/>
          </w:rPr>
          <w:t xml:space="preserve">cluster and WPGMC </w:t>
        </w:r>
      </w:ins>
      <w:ins w:id="233" w:author="Meyer, Michael Frederick" w:date="2020-10-14T16:31:00Z">
        <w:r w:rsidR="00A61F66">
          <w:rPr>
            <w:rFonts w:ascii="Times New Roman" w:eastAsia="Times New Roman" w:hAnsi="Times New Roman" w:cs="Times New Roman"/>
            <w:sz w:val="24"/>
            <w:szCs w:val="24"/>
          </w:rPr>
          <w:t xml:space="preserve">(Figure S3a) </w:t>
        </w:r>
      </w:ins>
      <w:del w:id="234" w:author="Meyer, Michael Frederick" w:date="2020-10-14T16:26:00Z">
        <w:r w:rsidDel="008601A5">
          <w:rPr>
            <w:rFonts w:ascii="Times New Roman" w:eastAsia="Times New Roman" w:hAnsi="Times New Roman" w:cs="Times New Roman"/>
            <w:sz w:val="24"/>
            <w:szCs w:val="24"/>
          </w:rPr>
          <w:delText xml:space="preserve">cluster </w:delText>
        </w:r>
      </w:del>
      <w:r>
        <w:rPr>
          <w:rFonts w:ascii="Times New Roman" w:eastAsia="Times New Roman" w:hAnsi="Times New Roman" w:cs="Times New Roman"/>
          <w:sz w:val="24"/>
          <w:szCs w:val="24"/>
        </w:rPr>
        <w:t>analys</w:t>
      </w:r>
      <w:ins w:id="235" w:author="Meyer, Michael Frederick" w:date="2020-10-14T16:26:00Z">
        <w:r w:rsidR="008601A5">
          <w:rPr>
            <w:rFonts w:ascii="Times New Roman" w:eastAsia="Times New Roman" w:hAnsi="Times New Roman" w:cs="Times New Roman"/>
            <w:sz w:val="24"/>
            <w:szCs w:val="24"/>
          </w:rPr>
          <w:t>e</w:t>
        </w:r>
      </w:ins>
      <w:del w:id="236" w:author="Meyer, Michael Frederick" w:date="2020-10-14T16:26:00Z">
        <w:r w:rsidDel="008601A5">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s of periphyton abundance demonstrated </w:t>
      </w:r>
      <w:del w:id="237" w:author="Meyer, Michael Frederick" w:date="2020-10-14T16:26:00Z">
        <w:r w:rsidDel="008601A5">
          <w:rPr>
            <w:rFonts w:ascii="Times New Roman" w:eastAsia="Times New Roman" w:hAnsi="Times New Roman" w:cs="Times New Roman"/>
            <w:sz w:val="24"/>
            <w:szCs w:val="24"/>
          </w:rPr>
          <w:delText xml:space="preserve">three </w:delText>
        </w:r>
      </w:del>
      <w:ins w:id="238" w:author="Meyer, Michael Frederick" w:date="2020-10-14T16:26:00Z">
        <w:r w:rsidR="008601A5">
          <w:rPr>
            <w:rFonts w:ascii="Times New Roman" w:eastAsia="Times New Roman" w:hAnsi="Times New Roman" w:cs="Times New Roman"/>
            <w:sz w:val="24"/>
            <w:szCs w:val="24"/>
          </w:rPr>
          <w:t xml:space="preserve">two </w:t>
        </w:r>
      </w:ins>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ins w:id="239" w:author="Meyer, Michael Frederick" w:date="2020-10-14T16:31:00Z">
        <w:r w:rsidR="00A61F66">
          <w:rPr>
            <w:rFonts w:ascii="Times New Roman" w:eastAsia="Times New Roman" w:hAnsi="Times New Roman" w:cs="Times New Roman"/>
            <w:sz w:val="24"/>
            <w:szCs w:val="24"/>
          </w:rPr>
          <w:t xml:space="preserve"> groupings</w:t>
        </w:r>
      </w:ins>
      <w:del w:id="240" w:author="Meyer, Michael Frederick" w:date="2020-10-14T16:31:00Z">
        <w:r w:rsidR="00B05791" w:rsidDel="00A61F66">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ins w:id="241" w:author="Meyer, Michael Frederick" w:date="2020-10-14T16:32:00Z">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ins>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242"/>
      <w:commentRangeStart w:id="243"/>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w:t>
      </w:r>
      <w:commentRangeEnd w:id="242"/>
      <w:r w:rsidR="009D6033">
        <w:rPr>
          <w:rStyle w:val="CommentReference"/>
        </w:rPr>
        <w:commentReference w:id="242"/>
      </w:r>
      <w:commentRangeEnd w:id="243"/>
      <w:r w:rsidR="00E230A4">
        <w:rPr>
          <w:rStyle w:val="CommentReference"/>
        </w:rPr>
        <w:commentReference w:id="243"/>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65382E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ins w:id="244" w:author="Meyer, Michael Frederick" w:date="2020-10-14T16:33:00Z">
        <w:r w:rsidR="00A61F66">
          <w:rPr>
            <w:rFonts w:ascii="Times New Roman" w:eastAsia="Times New Roman" w:hAnsi="Times New Roman" w:cs="Times New Roman"/>
            <w:sz w:val="24"/>
            <w:szCs w:val="24"/>
          </w:rPr>
          <w:t>S1</w:t>
        </w:r>
      </w:ins>
      <w:del w:id="245" w:author="Meyer, Michael Frederick" w:date="2020-10-14T16:33:00Z">
        <w:r w:rsidR="00D8535D" w:rsidDel="00A61F66">
          <w:rPr>
            <w:rFonts w:ascii="Times New Roman" w:eastAsia="Times New Roman" w:hAnsi="Times New Roman" w:cs="Times New Roman"/>
            <w:sz w:val="24"/>
            <w:szCs w:val="24"/>
          </w:rPr>
          <w:delText>2</w:delText>
        </w:r>
      </w:del>
      <w:r w:rsidR="00D8535D">
        <w:rPr>
          <w:rFonts w:ascii="Times New Roman" w:eastAsia="Times New Roman" w:hAnsi="Times New Roman" w:cs="Times New Roman"/>
          <w:sz w:val="24"/>
          <w:szCs w:val="24"/>
        </w:rPr>
        <w:t xml:space="preserve">). K-means cluster analysis of macroinvertebrate community composition </w:t>
      </w:r>
      <w:del w:id="246" w:author="Meyer, Michael Frederick" w:date="2020-10-14T16:34:00Z">
        <w:r w:rsidR="00D8535D" w:rsidDel="00A61F66">
          <w:rPr>
            <w:rFonts w:ascii="Times New Roman" w:eastAsia="Times New Roman" w:hAnsi="Times New Roman" w:cs="Times New Roman"/>
            <w:sz w:val="24"/>
            <w:szCs w:val="24"/>
          </w:rPr>
          <w:delText xml:space="preserve">demonstrated </w:delText>
        </w:r>
      </w:del>
      <w:ins w:id="247" w:author="Meyer, Michael Frederick" w:date="2020-10-14T16:34:00Z">
        <w:r w:rsidR="00A61F66">
          <w:rPr>
            <w:rFonts w:ascii="Times New Roman" w:eastAsia="Times New Roman" w:hAnsi="Times New Roman" w:cs="Times New Roman"/>
            <w:sz w:val="24"/>
            <w:szCs w:val="24"/>
          </w:rPr>
          <w:t xml:space="preserve">suggested </w:t>
        </w:r>
      </w:ins>
      <w:r w:rsidR="00271F4F">
        <w:rPr>
          <w:rFonts w:ascii="Times New Roman" w:eastAsia="Times New Roman" w:hAnsi="Times New Roman" w:cs="Times New Roman"/>
          <w:sz w:val="24"/>
          <w:szCs w:val="24"/>
        </w:rPr>
        <w:t>2</w:t>
      </w:r>
      <w:ins w:id="248" w:author="Meyer, Michael Frederick" w:date="2020-10-14T16:34:00Z">
        <w:r w:rsidR="00A61F66">
          <w:rPr>
            <w:rFonts w:ascii="Times New Roman" w:eastAsia="Times New Roman" w:hAnsi="Times New Roman" w:cs="Times New Roman"/>
            <w:sz w:val="24"/>
            <w:szCs w:val="24"/>
          </w:rPr>
          <w:t xml:space="preserve"> or 3</w:t>
        </w:r>
      </w:ins>
      <w:r w:rsidR="00D8535D">
        <w:rPr>
          <w:rFonts w:ascii="Times New Roman" w:eastAsia="Times New Roman" w:hAnsi="Times New Roman" w:cs="Times New Roman"/>
          <w:sz w:val="24"/>
          <w:szCs w:val="24"/>
        </w:rPr>
        <w:t xml:space="preserve"> major groupings would capture most variance</w:t>
      </w:r>
      <w:ins w:id="249" w:author="Meyer, Michael Frederick" w:date="2020-10-14T16:53:00Z">
        <w:r w:rsidR="00F62F7F">
          <w:rPr>
            <w:rFonts w:ascii="Times New Roman" w:eastAsia="Times New Roman" w:hAnsi="Times New Roman" w:cs="Times New Roman"/>
            <w:sz w:val="24"/>
            <w:szCs w:val="24"/>
          </w:rPr>
          <w:t xml:space="preserve"> (Figure S1b; S2b)</w:t>
        </w:r>
      </w:ins>
      <w:ins w:id="250" w:author="Meyer, Michael Frederick" w:date="2020-10-14T16:36:00Z">
        <w:r w:rsidR="00A61F66">
          <w:rPr>
            <w:rFonts w:ascii="Times New Roman" w:eastAsia="Times New Roman" w:hAnsi="Times New Roman" w:cs="Times New Roman"/>
            <w:sz w:val="24"/>
            <w:szCs w:val="24"/>
          </w:rPr>
          <w:t xml:space="preserve">, whereas </w:t>
        </w:r>
      </w:ins>
      <w:ins w:id="251" w:author="Meyer, Michael Frederick" w:date="2020-10-14T16:34:00Z">
        <w:r w:rsidR="00A61F66">
          <w:rPr>
            <w:rFonts w:ascii="Times New Roman" w:eastAsia="Times New Roman" w:hAnsi="Times New Roman" w:cs="Times New Roman"/>
            <w:sz w:val="24"/>
            <w:szCs w:val="24"/>
          </w:rPr>
          <w:t>WPGMC analyses</w:t>
        </w:r>
      </w:ins>
      <w:ins w:id="252" w:author="Meyer, Michael Frederick" w:date="2020-10-14T16:35:00Z">
        <w:r w:rsidR="00A61F66">
          <w:rPr>
            <w:rFonts w:ascii="Times New Roman" w:eastAsia="Times New Roman" w:hAnsi="Times New Roman" w:cs="Times New Roman"/>
            <w:sz w:val="24"/>
            <w:szCs w:val="24"/>
          </w:rPr>
          <w:t xml:space="preserve"> suggested 2 groupings would enable all sites except for one to be assigned a </w:t>
        </w:r>
      </w:ins>
      <w:ins w:id="253" w:author="Meyer, Michael Frederick" w:date="2020-10-14T16:36:00Z">
        <w:r w:rsidR="00A61F66">
          <w:rPr>
            <w:rFonts w:ascii="Times New Roman" w:eastAsia="Times New Roman" w:hAnsi="Times New Roman" w:cs="Times New Roman"/>
            <w:sz w:val="24"/>
            <w:szCs w:val="24"/>
          </w:rPr>
          <w:t>cluster</w:t>
        </w:r>
      </w:ins>
      <w:ins w:id="254" w:author="Meyer, Michael Frederick" w:date="2020-10-14T16:53:00Z">
        <w:r w:rsidR="00F62F7F">
          <w:rPr>
            <w:rFonts w:ascii="Times New Roman" w:eastAsia="Times New Roman" w:hAnsi="Times New Roman" w:cs="Times New Roman"/>
            <w:sz w:val="24"/>
            <w:szCs w:val="24"/>
          </w:rPr>
          <w:t xml:space="preserve"> (S3b)</w:t>
        </w:r>
      </w:ins>
      <w:ins w:id="255" w:author="Meyer, Michael Frederick" w:date="2020-10-14T16:35:00Z">
        <w:r w:rsidR="00A61F66">
          <w:rPr>
            <w:rFonts w:ascii="Times New Roman" w:eastAsia="Times New Roman" w:hAnsi="Times New Roman" w:cs="Times New Roman"/>
            <w:sz w:val="24"/>
            <w:szCs w:val="24"/>
          </w:rPr>
          <w:t>.</w:t>
        </w:r>
      </w:ins>
      <w:ins w:id="256" w:author="Meyer, Michael Frederick" w:date="2020-10-14T16:36:00Z">
        <w:r w:rsidR="00A61F66">
          <w:rPr>
            <w:rFonts w:ascii="Times New Roman" w:eastAsia="Times New Roman" w:hAnsi="Times New Roman" w:cs="Times New Roman"/>
            <w:sz w:val="24"/>
            <w:szCs w:val="24"/>
          </w:rPr>
          <w:t xml:space="preserve"> </w:t>
        </w:r>
      </w:ins>
      <w:ins w:id="257" w:author="Meyer, Michael Frederick" w:date="2020-10-14T16:37:00Z">
        <w:r w:rsidR="00A61F66">
          <w:rPr>
            <w:rFonts w:ascii="Times New Roman" w:eastAsia="Times New Roman" w:hAnsi="Times New Roman" w:cs="Times New Roman"/>
            <w:sz w:val="24"/>
            <w:szCs w:val="24"/>
          </w:rPr>
          <w:t xml:space="preserve">Because both forms of </w:t>
        </w:r>
      </w:ins>
      <w:ins w:id="258" w:author="Meyer, Michael Frederick" w:date="2020-10-14T16:38:00Z">
        <w:r w:rsidR="00A61F66">
          <w:rPr>
            <w:rFonts w:ascii="Times New Roman" w:eastAsia="Times New Roman" w:hAnsi="Times New Roman" w:cs="Times New Roman"/>
            <w:sz w:val="24"/>
            <w:szCs w:val="24"/>
          </w:rPr>
          <w:t>hierarchical</w:t>
        </w:r>
      </w:ins>
      <w:ins w:id="259" w:author="Meyer, Michael Frederick" w:date="2020-10-14T16:37:00Z">
        <w:r w:rsidR="00A61F66">
          <w:rPr>
            <w:rFonts w:ascii="Times New Roman" w:eastAsia="Times New Roman" w:hAnsi="Times New Roman" w:cs="Times New Roman"/>
            <w:sz w:val="24"/>
            <w:szCs w:val="24"/>
          </w:rPr>
          <w:t xml:space="preserve"> and non-hierarchical clustering suggested two groupings as optimal</w:t>
        </w:r>
      </w:ins>
      <w:ins w:id="260" w:author="Meyer, Michael Frederick" w:date="2020-10-14T16:36:00Z">
        <w:r w:rsidR="00A61F66">
          <w:rPr>
            <w:rFonts w:ascii="Times New Roman" w:eastAsia="Times New Roman" w:hAnsi="Times New Roman" w:cs="Times New Roman"/>
            <w:sz w:val="24"/>
            <w:szCs w:val="24"/>
          </w:rPr>
          <w:t xml:space="preserve">, we proceeded </w:t>
        </w:r>
      </w:ins>
      <w:ins w:id="261" w:author="Meyer, Michael Frederick" w:date="2020-10-14T16:37:00Z">
        <w:r w:rsidR="00A61F66">
          <w:rPr>
            <w:rFonts w:ascii="Times New Roman" w:eastAsia="Times New Roman" w:hAnsi="Times New Roman" w:cs="Times New Roman"/>
            <w:sz w:val="24"/>
            <w:szCs w:val="24"/>
          </w:rPr>
          <w:t>using two</w:t>
        </w:r>
      </w:ins>
      <w:ins w:id="262" w:author="Meyer, Michael Frederick" w:date="2020-10-14T16:36:00Z">
        <w:r w:rsidR="00A61F66">
          <w:rPr>
            <w:rFonts w:ascii="Times New Roman" w:eastAsia="Times New Roman" w:hAnsi="Times New Roman" w:cs="Times New Roman"/>
            <w:sz w:val="24"/>
            <w:szCs w:val="24"/>
          </w:rPr>
          <w:t xml:space="preserve"> groupings</w:t>
        </w:r>
      </w:ins>
      <w:ins w:id="263" w:author="Meyer, Michael Frederick" w:date="2020-10-14T16:37:00Z">
        <w:r w:rsidR="00A61F66">
          <w:rPr>
            <w:rFonts w:ascii="Times New Roman" w:eastAsia="Times New Roman" w:hAnsi="Times New Roman" w:cs="Times New Roman"/>
            <w:sz w:val="24"/>
            <w:szCs w:val="24"/>
          </w:rPr>
          <w:t xml:space="preserve">. </w:t>
        </w:r>
      </w:ins>
      <w:del w:id="264" w:author="Meyer, Michael Frederick" w:date="2020-10-14T16:34:00Z">
        <w:r w:rsidR="00D8535D" w:rsidDel="00A61F66">
          <w:rPr>
            <w:rFonts w:ascii="Times New Roman" w:eastAsia="Times New Roman" w:hAnsi="Times New Roman" w:cs="Times New Roman"/>
            <w:sz w:val="24"/>
            <w:szCs w:val="24"/>
          </w:rPr>
          <w:delText xml:space="preserve">, </w:delText>
        </w:r>
      </w:del>
      <w:del w:id="265" w:author="Meyer, Michael Frederick" w:date="2020-10-14T16:37:00Z">
        <w:r w:rsidR="00D8535D" w:rsidDel="00A61F66">
          <w:rPr>
            <w:rFonts w:ascii="Times New Roman" w:eastAsia="Times New Roman" w:hAnsi="Times New Roman" w:cs="Times New Roman"/>
            <w:sz w:val="24"/>
            <w:szCs w:val="24"/>
          </w:rPr>
          <w:delText xml:space="preserve">and </w:delText>
        </w:r>
      </w:del>
      <w:ins w:id="266" w:author="Meyer, Michael Frederick" w:date="2020-10-14T16:37:00Z">
        <w:r w:rsidR="00A61F66">
          <w:rPr>
            <w:rFonts w:ascii="Times New Roman" w:eastAsia="Times New Roman" w:hAnsi="Times New Roman" w:cs="Times New Roman"/>
            <w:sz w:val="24"/>
            <w:szCs w:val="24"/>
          </w:rPr>
          <w:t>V</w:t>
        </w:r>
      </w:ins>
      <w:del w:id="267" w:author="Meyer, Michael Frederick" w:date="2020-10-14T16:37:00Z">
        <w:r w:rsidR="00D8535D" w:rsidDel="00A61F66">
          <w:rPr>
            <w:rFonts w:ascii="Times New Roman" w:eastAsia="Times New Roman" w:hAnsi="Times New Roman" w:cs="Times New Roman"/>
            <w:sz w:val="24"/>
            <w:szCs w:val="24"/>
          </w:rPr>
          <w:delText>v</w:delText>
        </w:r>
      </w:del>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w:t>
      </w:r>
      <w:r w:rsidR="00D8535D">
        <w:rPr>
          <w:rFonts w:ascii="Times New Roman" w:eastAsia="Times New Roman" w:hAnsi="Times New Roman" w:cs="Times New Roman"/>
          <w:sz w:val="24"/>
          <w:szCs w:val="24"/>
        </w:rPr>
        <w:lastRenderedPageBreak/>
        <w:t xml:space="preserve">macroinvertebrate communities </w:t>
      </w:r>
      <w:r w:rsidR="001B7B02">
        <w:rPr>
          <w:rFonts w:ascii="Times New Roman" w:eastAsia="Times New Roman" w:hAnsi="Times New Roman" w:cs="Times New Roman"/>
          <w:sz w:val="24"/>
          <w:szCs w:val="24"/>
        </w:rPr>
        <w:t xml:space="preserve">significantly differed </w:t>
      </w:r>
      <w:ins w:id="268" w:author="Meyer, Michael Frederick" w:date="2020-10-14T16:40:00Z">
        <w:r w:rsidR="00F315BA">
          <w:rPr>
            <w:rFonts w:ascii="Times New Roman" w:eastAsia="Times New Roman" w:hAnsi="Times New Roman" w:cs="Times New Roman"/>
            <w:sz w:val="24"/>
            <w:szCs w:val="24"/>
          </w:rPr>
          <w:t xml:space="preserve">both </w:t>
        </w:r>
      </w:ins>
      <w:ins w:id="269" w:author="Meyer, Michael Frederick" w:date="2020-10-14T16:39:00Z">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ins>
      <w:r w:rsidR="001B7B02">
        <w:rPr>
          <w:rFonts w:ascii="Times New Roman" w:eastAsia="Times New Roman" w:hAnsi="Times New Roman" w:cs="Times New Roman"/>
          <w:sz w:val="24"/>
          <w:szCs w:val="24"/>
        </w:rPr>
        <w:t xml:space="preserve">along </w:t>
      </w:r>
      <w:ins w:id="270" w:author="Meyer, Michael Frederick" w:date="2020-10-14T16:40:00Z">
        <w:r w:rsidR="00F315BA">
          <w:rPr>
            <w:rFonts w:ascii="Times New Roman" w:eastAsia="Times New Roman" w:hAnsi="Times New Roman" w:cs="Times New Roman"/>
            <w:sz w:val="24"/>
            <w:szCs w:val="24"/>
          </w:rPr>
          <w:t>our</w:t>
        </w:r>
      </w:ins>
      <w:del w:id="271" w:author="Meyer, Michael Frederick" w:date="2020-10-14T16:40:00Z">
        <w:r w:rsidR="001B7B02" w:rsidDel="00F315BA">
          <w:rPr>
            <w:rFonts w:ascii="Times New Roman" w:eastAsia="Times New Roman" w:hAnsi="Times New Roman" w:cs="Times New Roman"/>
            <w:sz w:val="24"/>
            <w:szCs w:val="24"/>
          </w:rPr>
          <w:delText>a</w:delText>
        </w:r>
      </w:del>
      <w:r w:rsidR="001B7B02">
        <w:rPr>
          <w:rFonts w:ascii="Times New Roman" w:eastAsia="Times New Roman" w:hAnsi="Times New Roman" w:cs="Times New Roman"/>
          <w:sz w:val="24"/>
          <w:szCs w:val="24"/>
        </w:rPr>
        <w:t xml:space="preserve"> </w:t>
      </w:r>
      <w:ins w:id="272" w:author="Meyer, Michael Frederick" w:date="2020-10-14T16:53:00Z">
        <w:r w:rsidR="00F62F7F">
          <w:rPr>
            <w:rFonts w:ascii="Times New Roman" w:eastAsia="Times New Roman" w:hAnsi="Times New Roman" w:cs="Times New Roman"/>
            <w:sz w:val="24"/>
            <w:szCs w:val="24"/>
          </w:rPr>
          <w:t xml:space="preserve">continuous </w:t>
        </w:r>
      </w:ins>
      <w:r w:rsidR="001B7B02">
        <w:rPr>
          <w:rFonts w:ascii="Times New Roman" w:eastAsia="Times New Roman" w:hAnsi="Times New Roman" w:cs="Times New Roman"/>
          <w:sz w:val="24"/>
          <w:szCs w:val="24"/>
        </w:rPr>
        <w:t xml:space="preserve">gradient of </w:t>
      </w:r>
      <w:ins w:id="273" w:author="Meyer, Michael Frederick" w:date="2020-10-14T16:40:00Z">
        <w:r w:rsidR="00F315BA">
          <w:rPr>
            <w:rFonts w:ascii="Times New Roman" w:eastAsia="Times New Roman" w:hAnsi="Times New Roman" w:cs="Times New Roman"/>
            <w:sz w:val="24"/>
            <w:szCs w:val="24"/>
          </w:rPr>
          <w:t xml:space="preserve">increasing </w:t>
        </w:r>
      </w:ins>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w:t>
      </w:r>
      <w:del w:id="274" w:author="Meyer, Michael Frederick" w:date="2020-10-14T16:40:00Z">
        <w:r w:rsidR="00D8535D" w:rsidDel="00F315BA">
          <w:rPr>
            <w:rFonts w:ascii="Times New Roman" w:eastAsia="Times New Roman" w:hAnsi="Times New Roman" w:cs="Times New Roman"/>
            <w:sz w:val="24"/>
            <w:szCs w:val="24"/>
          </w:rPr>
          <w:delText>s</w:delText>
        </w:r>
      </w:del>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del w:id="275" w:author="Meyer, Michael Frederick" w:date="2020-10-14T16:39:00Z">
        <w:r w:rsidR="00362BC4" w:rsidDel="00A61F66">
          <w:rPr>
            <w:rFonts w:ascii="Times New Roman" w:eastAsia="Times New Roman" w:hAnsi="Times New Roman" w:cs="Times New Roman"/>
            <w:sz w:val="24"/>
            <w:szCs w:val="24"/>
          </w:rPr>
          <w:delText>3</w:delText>
        </w:r>
      </w:del>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276"/>
      <w:commentRangeStart w:id="277"/>
      <w:r w:rsidR="00A87BAC">
        <w:rPr>
          <w:rFonts w:ascii="Times New Roman" w:eastAsia="Times New Roman" w:hAnsi="Times New Roman" w:cs="Times New Roman"/>
          <w:sz w:val="24"/>
          <w:szCs w:val="24"/>
        </w:rPr>
        <w:t>groupings</w:t>
      </w:r>
      <w:commentRangeEnd w:id="276"/>
      <w:r w:rsidR="009D6033">
        <w:rPr>
          <w:rStyle w:val="CommentReference"/>
        </w:rPr>
        <w:commentReference w:id="276"/>
      </w:r>
      <w:commentRangeEnd w:id="277"/>
      <w:r w:rsidR="00057DED">
        <w:rPr>
          <w:rStyle w:val="CommentReference"/>
        </w:rPr>
        <w:commentReference w:id="277"/>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0E536540"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278"/>
      <w:commentRangeStart w:id="279"/>
      <w:commentRangeStart w:id="280"/>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278"/>
      <w:r w:rsidR="009D6033">
        <w:rPr>
          <w:rStyle w:val="CommentReference"/>
        </w:rPr>
        <w:commentReference w:id="278"/>
      </w:r>
      <w:commentRangeEnd w:id="279"/>
      <w:r w:rsidR="00F93632">
        <w:rPr>
          <w:rStyle w:val="CommentReference"/>
        </w:rPr>
        <w:commentReference w:id="279"/>
      </w:r>
      <w:commentRangeEnd w:id="280"/>
      <w:r w:rsidR="00057DED">
        <w:rPr>
          <w:rStyle w:val="CommentReference"/>
        </w:rPr>
        <w:commentReference w:id="280"/>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0BACDB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w:t>
      </w:r>
      <w:del w:id="281" w:author="Meyer, Michael Frederick" w:date="2020-10-02T13:08:00Z">
        <w:r w:rsidDel="00057DED">
          <w:rPr>
            <w:rFonts w:ascii="Times New Roman" w:eastAsia="Times New Roman" w:hAnsi="Times New Roman" w:cs="Times New Roman"/>
            <w:sz w:val="24"/>
            <w:szCs w:val="24"/>
          </w:rPr>
          <w:delText xml:space="preserve">essential </w:delText>
        </w:r>
      </w:del>
      <w:r>
        <w:rPr>
          <w:rFonts w:ascii="Times New Roman" w:eastAsia="Times New Roman" w:hAnsi="Times New Roman" w:cs="Times New Roman"/>
          <w:sz w:val="24"/>
          <w:szCs w:val="24"/>
        </w:rPr>
        <w:t xml:space="preserve">fatty acids </w:t>
      </w:r>
      <w:del w:id="282" w:author="Meyer, Michael Frederick" w:date="2020-10-02T13:08:00Z">
        <w:r w:rsidDel="00057DED">
          <w:rPr>
            <w:rFonts w:ascii="Times New Roman" w:eastAsia="Times New Roman" w:hAnsi="Times New Roman" w:cs="Times New Roman"/>
            <w:sz w:val="24"/>
            <w:szCs w:val="24"/>
          </w:rPr>
          <w:delText xml:space="preserve">(EFAs) </w:delText>
        </w:r>
      </w:del>
      <w:ins w:id="283" w:author="Meyer, Michael Frederick" w:date="2020-10-02T13:11:00Z">
        <w:r w:rsidR="00057DED">
          <w:rPr>
            <w:rFonts w:ascii="Times New Roman" w:eastAsia="Times New Roman" w:hAnsi="Times New Roman" w:cs="Times New Roman"/>
            <w:sz w:val="24"/>
            <w:szCs w:val="24"/>
          </w:rPr>
          <w:t xml:space="preserve">consistently associated with filamentous green algae (i.e., </w:t>
        </w:r>
      </w:ins>
      <w:r>
        <w:rPr>
          <w:rFonts w:ascii="Times New Roman" w:eastAsia="Times New Roman" w:hAnsi="Times New Roman" w:cs="Times New Roman"/>
          <w:sz w:val="24"/>
          <w:szCs w:val="24"/>
        </w:rPr>
        <w:t>18:3ω3, 18:</w:t>
      </w:r>
      <w:ins w:id="284" w:author="Meyer, Michael Frederick" w:date="2020-10-02T13:10:00Z">
        <w:r w:rsidR="00057DED">
          <w:rPr>
            <w:rFonts w:ascii="Times New Roman" w:eastAsia="Times New Roman" w:hAnsi="Times New Roman" w:cs="Times New Roman"/>
            <w:sz w:val="24"/>
            <w:szCs w:val="24"/>
          </w:rPr>
          <w:t>1</w:t>
        </w:r>
      </w:ins>
      <w:del w:id="285" w:author="Meyer, Michael Frederick" w:date="2020-10-02T13:10:00Z">
        <w:r w:rsidDel="00057DED">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ω</w:t>
      </w:r>
      <w:ins w:id="286" w:author="Meyer, Michael Frederick" w:date="2020-10-02T13:10:00Z">
        <w:r w:rsidR="00057DED">
          <w:rPr>
            <w:rFonts w:ascii="Times New Roman" w:eastAsia="Times New Roman" w:hAnsi="Times New Roman" w:cs="Times New Roman"/>
            <w:sz w:val="24"/>
            <w:szCs w:val="24"/>
          </w:rPr>
          <w:t>9</w:t>
        </w:r>
      </w:ins>
      <w:del w:id="287" w:author="Meyer, Michael Frederick" w:date="2020-10-02T13:10:00Z">
        <w:r w:rsidDel="00057DED">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w:t>
      </w:r>
      <w:ins w:id="288" w:author="Meyer, Michael Frederick" w:date="2020-10-02T13:11:00Z">
        <w:r w:rsidR="00057DED">
          <w:rPr>
            <w:rFonts w:ascii="Times New Roman" w:eastAsia="Times New Roman" w:hAnsi="Times New Roman" w:cs="Times New Roman"/>
            <w:sz w:val="24"/>
            <w:szCs w:val="24"/>
          </w:rPr>
          <w:t xml:space="preserve">18:2ω6, </w:t>
        </w:r>
      </w:ins>
      <w:ins w:id="289" w:author="Meyer, Michael Frederick" w:date="2020-10-02T13:13:00Z">
        <w:r w:rsidR="00057DED">
          <w:rPr>
            <w:rFonts w:ascii="Times New Roman" w:eastAsia="Times New Roman" w:hAnsi="Times New Roman" w:cs="Times New Roman"/>
            <w:sz w:val="24"/>
            <w:szCs w:val="24"/>
          </w:rPr>
          <w:t xml:space="preserve">and </w:t>
        </w:r>
      </w:ins>
      <w:ins w:id="290" w:author="Meyer, Michael Frederick" w:date="2020-10-02T13:11:00Z">
        <w:r w:rsidR="00057DED">
          <w:rPr>
            <w:rFonts w:ascii="Times New Roman" w:eastAsia="Times New Roman" w:hAnsi="Times New Roman" w:cs="Times New Roman"/>
            <w:sz w:val="24"/>
            <w:szCs w:val="24"/>
          </w:rPr>
          <w:t>16:0)</w:t>
        </w:r>
      </w:ins>
      <w:ins w:id="291" w:author="Meyer, Michael Frederick" w:date="2020-10-02T13:12:00Z">
        <w:r w:rsidR="00057DED">
          <w:rPr>
            <w:rFonts w:ascii="Times New Roman" w:eastAsia="Times New Roman" w:hAnsi="Times New Roman" w:cs="Times New Roman"/>
            <w:sz w:val="24"/>
            <w:szCs w:val="24"/>
          </w:rPr>
          <w:t xml:space="preserve"> as well as diatoms (i.e.,</w:t>
        </w:r>
      </w:ins>
      <w:ins w:id="292" w:author="Meyer, Michael Frederick" w:date="2020-10-02T13:11:00Z">
        <w:r w:rsidR="00057DE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20:5ω3,</w:t>
      </w:r>
      <w:ins w:id="293" w:author="Meyer, Michael Frederick" w:date="2020-10-02T13:12:00Z">
        <w:r w:rsidR="00057DED">
          <w:rPr>
            <w:rFonts w:ascii="Times New Roman" w:eastAsia="Times New Roman" w:hAnsi="Times New Roman" w:cs="Times New Roman"/>
            <w:sz w:val="24"/>
            <w:szCs w:val="24"/>
          </w:rPr>
          <w:t xml:space="preserve"> 16:1ω7, 14:0, </w:t>
        </w:r>
      </w:ins>
      <w:ins w:id="294" w:author="Meyer, Michael Frederick" w:date="2020-10-02T13:13:00Z">
        <w:r w:rsidR="00057DED">
          <w:rPr>
            <w:rFonts w:ascii="Times New Roman" w:eastAsia="Times New Roman" w:hAnsi="Times New Roman" w:cs="Times New Roman"/>
            <w:sz w:val="24"/>
            <w:szCs w:val="24"/>
          </w:rPr>
          <w:t xml:space="preserve">and </w:t>
        </w:r>
      </w:ins>
      <w:ins w:id="295" w:author="Meyer, Michael Frederick" w:date="2020-10-02T13:12:00Z">
        <w:r w:rsidR="00057DED">
          <w:rPr>
            <w:rFonts w:ascii="Times New Roman" w:eastAsia="Times New Roman" w:hAnsi="Times New Roman" w:cs="Times New Roman"/>
            <w:sz w:val="24"/>
            <w:szCs w:val="24"/>
          </w:rPr>
          <w:t>16:0)</w:t>
        </w:r>
      </w:ins>
      <w:del w:id="296" w:author="Meyer, Michael Frederick" w:date="2020-10-02T13:12:00Z">
        <w:r w:rsidDel="00057DED">
          <w:rPr>
            <w:rFonts w:ascii="Times New Roman" w:eastAsia="Times New Roman" w:hAnsi="Times New Roman" w:cs="Times New Roman"/>
            <w:sz w:val="24"/>
            <w:szCs w:val="24"/>
          </w:rPr>
          <w:delText xml:space="preserve"> </w:delText>
        </w:r>
        <w:r w:rsidR="00C332CF" w:rsidDel="00057DED">
          <w:rPr>
            <w:rFonts w:ascii="Times New Roman" w:eastAsia="Times New Roman" w:hAnsi="Times New Roman" w:cs="Times New Roman"/>
            <w:sz w:val="24"/>
            <w:szCs w:val="24"/>
          </w:rPr>
          <w:delText xml:space="preserve">22:5ω3, </w:delText>
        </w:r>
        <w:r w:rsidDel="00057DED">
          <w:rPr>
            <w:rFonts w:ascii="Times New Roman" w:eastAsia="Times New Roman" w:hAnsi="Times New Roman" w:cs="Times New Roman"/>
            <w:sz w:val="24"/>
            <w:szCs w:val="24"/>
          </w:rPr>
          <w:delText>and 22:6ω3</w:delText>
        </w:r>
      </w:del>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ins w:id="297" w:author="Meyer, Michael Frederick" w:date="2020-10-02T13:13:00Z">
        <w:r w:rsidR="00057DED">
          <w:rPr>
            <w:rFonts w:ascii="Times New Roman" w:eastAsia="Times New Roman" w:hAnsi="Times New Roman" w:cs="Times New Roman"/>
            <w:sz w:val="24"/>
            <w:szCs w:val="24"/>
          </w:rPr>
          <w:t xml:space="preserve">green </w:t>
        </w:r>
        <w:proofErr w:type="spellStart"/>
        <w:r w:rsidR="00057DED">
          <w:rPr>
            <w:rFonts w:ascii="Times New Roman" w:eastAsia="Times New Roman" w:hAnsi="Times New Roman" w:cs="Times New Roman"/>
            <w:sz w:val="24"/>
            <w:szCs w:val="24"/>
          </w:rPr>
          <w:t>filamentous:diatom-associated</w:t>
        </w:r>
        <w:proofErr w:type="spellEnd"/>
        <w:r w:rsidR="00057DED">
          <w:rPr>
            <w:rFonts w:ascii="Times New Roman" w:eastAsia="Times New Roman" w:hAnsi="Times New Roman" w:cs="Times New Roman"/>
            <w:sz w:val="24"/>
            <w:szCs w:val="24"/>
          </w:rPr>
          <w:t xml:space="preserve"> fatty acids</w:t>
        </w:r>
      </w:ins>
      <w:del w:id="298" w:author="Meyer, Michael Frederick" w:date="2020-10-02T13:13:00Z">
        <w:r w:rsidDel="00057DED">
          <w:rPr>
            <w:rFonts w:ascii="Times New Roman" w:eastAsia="Times New Roman" w:hAnsi="Times New Roman" w:cs="Times New Roman"/>
            <w:sz w:val="24"/>
            <w:szCs w:val="24"/>
          </w:rPr>
          <w:delText xml:space="preserve">18:3ω3 and 18:4ω3 in comparison to </w:delText>
        </w:r>
        <w:r w:rsidR="00C332CF" w:rsidDel="00057DED">
          <w:rPr>
            <w:rFonts w:ascii="Times New Roman" w:eastAsia="Times New Roman" w:hAnsi="Times New Roman" w:cs="Times New Roman"/>
            <w:sz w:val="24"/>
            <w:szCs w:val="24"/>
          </w:rPr>
          <w:delText>20:5ω3, 22:5ω3, and 22:6ω3</w:delText>
        </w:r>
      </w:del>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ins w:id="299" w:author="Meyer, Michael Frederick" w:date="2020-10-02T13:14:00Z">
        <w:r w:rsidR="00057DED">
          <w:rPr>
            <w:rFonts w:ascii="Times New Roman" w:eastAsia="Times New Roman" w:hAnsi="Times New Roman" w:cs="Times New Roman"/>
            <w:sz w:val="24"/>
            <w:szCs w:val="24"/>
          </w:rPr>
          <w:t>62</w:t>
        </w:r>
      </w:ins>
      <w:del w:id="300" w:author="Meyer, Michael Frederick" w:date="2020-10-02T13:14:00Z">
        <w:r w:rsidR="006D4ADB" w:rsidDel="00057DED">
          <w:rPr>
            <w:rFonts w:ascii="Times New Roman" w:eastAsia="Times New Roman" w:hAnsi="Times New Roman" w:cs="Times New Roman"/>
            <w:sz w:val="24"/>
            <w:szCs w:val="24"/>
          </w:rPr>
          <w:delText>56</w:delText>
        </w:r>
      </w:del>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ins w:id="301" w:author="Meyer, Michael Frederick" w:date="2020-10-02T13:14:00Z">
        <w:r w:rsidR="00057DED">
          <w:rPr>
            <w:rFonts w:ascii="Times New Roman" w:eastAsia="Times New Roman" w:hAnsi="Times New Roman" w:cs="Times New Roman"/>
            <w:sz w:val="24"/>
            <w:szCs w:val="24"/>
          </w:rPr>
          <w:t>4</w:t>
        </w:r>
      </w:ins>
      <w:del w:id="302" w:author="Meyer, Michael Frederick" w:date="2020-10-02T13:14:00Z">
        <w:r w:rsidDel="00057DED">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ins w:id="303" w:author="Meyer, Michael Frederick" w:date="2020-10-02T13:14:00Z">
        <w:r w:rsidR="00057DED">
          <w:rPr>
            <w:rFonts w:ascii="Times New Roman" w:eastAsia="Times New Roman" w:hAnsi="Times New Roman" w:cs="Times New Roman"/>
            <w:sz w:val="24"/>
            <w:szCs w:val="24"/>
          </w:rPr>
          <w:t xml:space="preserve"> (Figure </w:t>
        </w:r>
      </w:ins>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ins w:id="304" w:author="Meyer, Michael Frederick" w:date="2020-10-02T13:14:00Z">
        <w:r w:rsidR="00057D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305" w:author="Meyer, Michael Frederick" w:date="2020-10-02T13:18:00Z">
        <w:r w:rsidR="003C79ED">
          <w:rPr>
            <w:rFonts w:ascii="Times New Roman" w:eastAsia="Times New Roman" w:hAnsi="Times New Roman" w:cs="Times New Roman"/>
            <w:sz w:val="24"/>
            <w:szCs w:val="24"/>
          </w:rPr>
          <w:t>W</w:t>
        </w:r>
      </w:ins>
      <w:ins w:id="306" w:author="Meyer, Michael Frederick" w:date="2020-10-02T13:15:00Z">
        <w:r w:rsidR="00057DED">
          <w:rPr>
            <w:rFonts w:ascii="Times New Roman" w:eastAsia="Times New Roman" w:hAnsi="Times New Roman" w:cs="Times New Roman"/>
            <w:sz w:val="24"/>
            <w:szCs w:val="24"/>
          </w:rPr>
          <w:t>hen focusing solely on the es</w:t>
        </w:r>
      </w:ins>
      <w:ins w:id="307" w:author="Meyer, Michael Frederick" w:date="2020-10-02T13:17:00Z">
        <w:r w:rsidR="003C79ED">
          <w:rPr>
            <w:rFonts w:ascii="Times New Roman" w:eastAsia="Times New Roman" w:hAnsi="Times New Roman" w:cs="Times New Roman"/>
            <w:sz w:val="24"/>
            <w:szCs w:val="24"/>
          </w:rPr>
          <w:t>sential fatty acids 18:3ω3</w:t>
        </w:r>
      </w:ins>
      <w:r w:rsidR="00BD3693">
        <w:rPr>
          <w:rFonts w:ascii="Times New Roman" w:eastAsia="Times New Roman" w:hAnsi="Times New Roman" w:cs="Times New Roman"/>
          <w:sz w:val="24"/>
          <w:szCs w:val="24"/>
        </w:rPr>
        <w:t xml:space="preserve">, </w:t>
      </w:r>
      <w:ins w:id="308" w:author="Meyer, Michael Frederick" w:date="2020-10-02T13:17:00Z">
        <w:r w:rsidR="00BD3693">
          <w:rPr>
            <w:rFonts w:ascii="Times New Roman" w:eastAsia="Times New Roman" w:hAnsi="Times New Roman" w:cs="Times New Roman"/>
            <w:sz w:val="24"/>
            <w:szCs w:val="24"/>
          </w:rPr>
          <w:t>18:</w:t>
        </w:r>
      </w:ins>
      <w:r w:rsidR="00BD3693">
        <w:rPr>
          <w:rFonts w:ascii="Times New Roman" w:eastAsia="Times New Roman" w:hAnsi="Times New Roman" w:cs="Times New Roman"/>
          <w:sz w:val="24"/>
          <w:szCs w:val="24"/>
        </w:rPr>
        <w:t>1</w:t>
      </w:r>
      <w:ins w:id="309" w:author="Meyer, Michael Frederick" w:date="2020-10-02T13:17:00Z">
        <w:r w:rsidR="00BD3693">
          <w:rPr>
            <w:rFonts w:ascii="Times New Roman" w:eastAsia="Times New Roman" w:hAnsi="Times New Roman" w:cs="Times New Roman"/>
            <w:sz w:val="24"/>
            <w:szCs w:val="24"/>
          </w:rPr>
          <w:t>ω</w:t>
        </w:r>
      </w:ins>
      <w:r w:rsidR="00BD3693">
        <w:rPr>
          <w:rFonts w:ascii="Times New Roman" w:eastAsia="Times New Roman" w:hAnsi="Times New Roman" w:cs="Times New Roman"/>
          <w:sz w:val="24"/>
          <w:szCs w:val="24"/>
        </w:rPr>
        <w:t>9,</w:t>
      </w:r>
      <w:ins w:id="310" w:author="Meyer, Michael Frederick" w:date="2020-10-02T13:17:00Z">
        <w:r w:rsidR="003C79ED">
          <w:rPr>
            <w:rFonts w:ascii="Times New Roman" w:eastAsia="Times New Roman" w:hAnsi="Times New Roman" w:cs="Times New Roman"/>
            <w:sz w:val="24"/>
            <w:szCs w:val="24"/>
          </w:rPr>
          <w:t xml:space="preserve"> and 20:5ω3</w:t>
        </w:r>
      </w:ins>
      <w:ins w:id="311" w:author="Meyer, Michael Frederick" w:date="2020-10-02T13:18:00Z">
        <w:r w:rsidR="003C79ED">
          <w:rPr>
            <w:rFonts w:ascii="Times New Roman" w:eastAsia="Times New Roman" w:hAnsi="Times New Roman" w:cs="Times New Roman"/>
            <w:sz w:val="24"/>
            <w:szCs w:val="24"/>
          </w:rPr>
          <w:t>,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0.</w:t>
        </w:r>
      </w:ins>
      <w:ins w:id="312" w:author="Meyer, Michael Frederick" w:date="2020-10-02T13:19:00Z">
        <w:r w:rsidR="003C79ED">
          <w:rPr>
            <w:rFonts w:ascii="Times New Roman" w:eastAsia="Times New Roman" w:hAnsi="Times New Roman" w:cs="Times New Roman"/>
            <w:sz w:val="24"/>
            <w:szCs w:val="24"/>
          </w:rPr>
          <w:t xml:space="preserve">73; </w:t>
        </w:r>
      </w:ins>
      <w:ins w:id="313" w:author="Meyer, Michael Frederick" w:date="2020-10-02T13:18:00Z">
        <w:r w:rsidR="003C79ED">
          <w:rPr>
            <w:rFonts w:ascii="Times New Roman" w:eastAsia="Times New Roman" w:hAnsi="Times New Roman" w:cs="Times New Roman"/>
            <w:sz w:val="24"/>
            <w:szCs w:val="24"/>
          </w:rPr>
          <w:t>p = 0.02)</w:t>
        </w:r>
      </w:ins>
      <w:ins w:id="314" w:author="Meyer, Michael Frederick" w:date="2020-10-02T13:19:00Z">
        <w:r w:rsidR="003C79ED">
          <w:rPr>
            <w:rFonts w:ascii="Times New Roman" w:eastAsia="Times New Roman" w:hAnsi="Times New Roman" w:cs="Times New Roman"/>
            <w:sz w:val="24"/>
            <w:szCs w:val="24"/>
          </w:rPr>
          <w:t xml:space="preserve"> </w:t>
        </w:r>
      </w:ins>
      <w:ins w:id="315" w:author="Meyer, Michael Frederick" w:date="2020-10-02T13:18:00Z">
        <w:r w:rsidR="003C79ED">
          <w:rPr>
            <w:rFonts w:ascii="Times New Roman" w:eastAsia="Times New Roman" w:hAnsi="Times New Roman" w:cs="Times New Roman"/>
            <w:sz w:val="24"/>
            <w:szCs w:val="24"/>
          </w:rPr>
          <w:t xml:space="preserve">and amphipods </w:t>
        </w:r>
      </w:ins>
      <w:ins w:id="316" w:author="Meyer, Michael Frederick" w:date="2020-10-02T13:19:00Z">
        <w:r w:rsidR="003C79ED">
          <w:rPr>
            <w:rFonts w:ascii="Times New Roman" w:eastAsia="Times New Roman" w:hAnsi="Times New Roman" w:cs="Times New Roman"/>
            <w:sz w:val="24"/>
            <w:szCs w:val="24"/>
          </w:rPr>
          <w:t xml:space="preserve">(Figure </w:t>
        </w:r>
      </w:ins>
      <w:r w:rsidR="00814CE9">
        <w:rPr>
          <w:rFonts w:ascii="Times New Roman" w:eastAsia="Times New Roman" w:hAnsi="Times New Roman" w:cs="Times New Roman"/>
          <w:sz w:val="24"/>
          <w:szCs w:val="24"/>
        </w:rPr>
        <w:t>6</w:t>
      </w:r>
      <w:ins w:id="317" w:author="Meyer, Michael Frederick" w:date="2020-10-02T13:19:00Z">
        <w:r w:rsidR="003C79ED">
          <w:rPr>
            <w:rFonts w:ascii="Times New Roman" w:eastAsia="Times New Roman" w:hAnsi="Times New Roman" w:cs="Times New Roman"/>
            <w:sz w:val="24"/>
            <w:szCs w:val="24"/>
          </w:rPr>
          <w:t>).</w:t>
        </w:r>
      </w:ins>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w:t>
      </w:r>
      <w:commentRangeStart w:id="318"/>
      <w:commentRangeStart w:id="319"/>
      <w:commentRangeStart w:id="320"/>
      <w:commentRangeStart w:id="321"/>
      <w:commentRangeStart w:id="322"/>
      <w:commentRangeStart w:id="323"/>
      <w:r w:rsidR="004668F9">
        <w:rPr>
          <w:rFonts w:ascii="Times New Roman" w:eastAsia="Times New Roman" w:hAnsi="Times New Roman" w:cs="Times New Roman"/>
          <w:sz w:val="24"/>
          <w:szCs w:val="24"/>
        </w:rPr>
        <w:t>communities</w:t>
      </w:r>
      <w:commentRangeEnd w:id="318"/>
      <w:r w:rsidR="007117D1">
        <w:rPr>
          <w:rStyle w:val="CommentReference"/>
        </w:rPr>
        <w:commentReference w:id="318"/>
      </w:r>
      <w:commentRangeEnd w:id="319"/>
      <w:commentRangeEnd w:id="321"/>
      <w:commentRangeEnd w:id="322"/>
      <w:commentRangeEnd w:id="323"/>
      <w:r w:rsidR="00362BC4">
        <w:rPr>
          <w:rStyle w:val="CommentReference"/>
        </w:rPr>
        <w:commentReference w:id="319"/>
      </w:r>
      <w:commentRangeEnd w:id="320"/>
      <w:r w:rsidR="00FC63EC">
        <w:rPr>
          <w:rStyle w:val="CommentReference"/>
        </w:rPr>
        <w:commentReference w:id="320"/>
      </w:r>
      <w:r w:rsidR="007117D1">
        <w:rPr>
          <w:rStyle w:val="CommentReference"/>
        </w:rPr>
        <w:commentReference w:id="321"/>
      </w:r>
      <w:r w:rsidR="00362BC4">
        <w:rPr>
          <w:rStyle w:val="CommentReference"/>
        </w:rPr>
        <w:commentReference w:id="322"/>
      </w:r>
      <w:r w:rsidR="00FC63EC">
        <w:rPr>
          <w:rStyle w:val="CommentReference"/>
        </w:rPr>
        <w:commentReference w:id="323"/>
      </w:r>
      <w:r w:rsidR="004668F9">
        <w:rPr>
          <w:rFonts w:ascii="Times New Roman" w:eastAsia="Times New Roman" w:hAnsi="Times New Roman" w:cs="Times New Roman"/>
          <w:sz w:val="24"/>
          <w:szCs w:val="24"/>
        </w:rPr>
        <w:t xml:space="preserve">.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w:t>
      </w:r>
      <w:r w:rsidR="00CC0FCC">
        <w:rPr>
          <w:rFonts w:ascii="Times New Roman" w:eastAsia="Times New Roman" w:hAnsi="Times New Roman" w:cs="Times New Roman"/>
          <w:sz w:val="24"/>
          <w:szCs w:val="24"/>
        </w:rPr>
        <w:lastRenderedPageBreak/>
        <w:t xml:space="preserve">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6859F68C"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324"/>
      <w:r w:rsidR="007E0747">
        <w:rPr>
          <w:rFonts w:ascii="Times New Roman" w:eastAsia="Times New Roman" w:hAnsi="Times New Roman" w:cs="Times New Roman"/>
          <w:sz w:val="24"/>
          <w:szCs w:val="24"/>
        </w:rPr>
        <w:t xml:space="preserve">Periphyton </w:t>
      </w:r>
      <w:del w:id="325" w:author="Meyer, Michael Frederick" w:date="2020-10-02T13:30:00Z">
        <w:r w:rsidR="007E0747" w:rsidDel="003C79ED">
          <w:rPr>
            <w:rFonts w:ascii="Times New Roman" w:eastAsia="Times New Roman" w:hAnsi="Times New Roman" w:cs="Times New Roman"/>
            <w:sz w:val="24"/>
            <w:szCs w:val="24"/>
          </w:rPr>
          <w:delText xml:space="preserve">essential </w:delText>
        </w:r>
      </w:del>
      <w:r w:rsidR="007E0747">
        <w:rPr>
          <w:rFonts w:ascii="Times New Roman" w:eastAsia="Times New Roman" w:hAnsi="Times New Roman" w:cs="Times New Roman"/>
          <w:sz w:val="24"/>
          <w:szCs w:val="24"/>
        </w:rPr>
        <w:t>fatty acid profiles from sites with higher sewage pollution had higher levels of 18:3ω3</w:t>
      </w:r>
      <w:ins w:id="326" w:author="Meyer, Michael Frederick" w:date="2020-10-02T13:36:00Z">
        <w:r w:rsidR="00911372">
          <w:rPr>
            <w:rFonts w:ascii="Times New Roman" w:eastAsia="Times New Roman" w:hAnsi="Times New Roman" w:cs="Times New Roman"/>
            <w:sz w:val="24"/>
            <w:szCs w:val="24"/>
          </w:rPr>
          <w:t>, 18:1ω9,</w:t>
        </w:r>
      </w:ins>
      <w:ins w:id="327" w:author="Meyer, Michael Frederick" w:date="2020-10-02T13:37:00Z">
        <w:r w:rsidR="00911372">
          <w:rPr>
            <w:rFonts w:ascii="Times New Roman" w:eastAsia="Times New Roman" w:hAnsi="Times New Roman" w:cs="Times New Roman"/>
            <w:sz w:val="24"/>
            <w:szCs w:val="24"/>
          </w:rPr>
          <w:t xml:space="preserve"> 18:2ω6, and 16:0</w:t>
        </w:r>
      </w:ins>
      <w:r w:rsidR="00814CE9">
        <w:rPr>
          <w:rFonts w:ascii="Times New Roman" w:eastAsia="Times New Roman" w:hAnsi="Times New Roman" w:cs="Times New Roman"/>
          <w:sz w:val="24"/>
          <w:szCs w:val="24"/>
        </w:rPr>
        <w:t xml:space="preserve"> </w:t>
      </w:r>
      <w:del w:id="328" w:author="Meyer, Michael Frederick" w:date="2020-10-02T13:30:00Z">
        <w:r w:rsidR="007E0747" w:rsidDel="003C79ED">
          <w:rPr>
            <w:rFonts w:ascii="Times New Roman" w:eastAsia="Times New Roman" w:hAnsi="Times New Roman" w:cs="Times New Roman"/>
            <w:sz w:val="24"/>
            <w:szCs w:val="24"/>
          </w:rPr>
          <w:delText xml:space="preserve"> and 18:4ω3 </w:delText>
        </w:r>
      </w:del>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ins w:id="329" w:author="Meyer, Michael Frederick" w:date="2020-10-02T13:37:00Z">
        <w:r w:rsidR="00911372">
          <w:rPr>
            <w:rFonts w:ascii="Times New Roman" w:eastAsia="Times New Roman" w:hAnsi="Times New Roman" w:cs="Times New Roman"/>
            <w:sz w:val="24"/>
            <w:szCs w:val="24"/>
          </w:rPr>
          <w:t>16</w:t>
        </w:r>
      </w:ins>
      <w:del w:id="330" w:author="Meyer, Michael Frederick" w:date="2020-10-02T13:37:00Z">
        <w:r w:rsidR="00205365" w:rsidDel="00911372">
          <w:rPr>
            <w:rFonts w:ascii="Times New Roman" w:eastAsia="Times New Roman" w:hAnsi="Times New Roman" w:cs="Times New Roman"/>
            <w:sz w:val="24"/>
            <w:szCs w:val="24"/>
          </w:rPr>
          <w:delText>22</w:delText>
        </w:r>
      </w:del>
      <w:r w:rsidR="00205365">
        <w:rPr>
          <w:rFonts w:ascii="Times New Roman" w:eastAsia="Times New Roman" w:hAnsi="Times New Roman" w:cs="Times New Roman"/>
          <w:sz w:val="24"/>
          <w:szCs w:val="24"/>
        </w:rPr>
        <w:t>:</w:t>
      </w:r>
      <w:ins w:id="331" w:author="Meyer, Michael Frederick" w:date="2020-10-02T13:37:00Z">
        <w:r w:rsidR="00911372">
          <w:rPr>
            <w:rFonts w:ascii="Times New Roman" w:eastAsia="Times New Roman" w:hAnsi="Times New Roman" w:cs="Times New Roman"/>
            <w:sz w:val="24"/>
            <w:szCs w:val="24"/>
          </w:rPr>
          <w:t>1</w:t>
        </w:r>
      </w:ins>
      <w:del w:id="332" w:author="Meyer, Michael Frederick" w:date="2020-10-02T13:37:00Z">
        <w:r w:rsidR="00205365" w:rsidDel="00911372">
          <w:rPr>
            <w:rFonts w:ascii="Times New Roman" w:eastAsia="Times New Roman" w:hAnsi="Times New Roman" w:cs="Times New Roman"/>
            <w:sz w:val="24"/>
            <w:szCs w:val="24"/>
          </w:rPr>
          <w:delText>5</w:delText>
        </w:r>
      </w:del>
      <w:r w:rsidR="00205365">
        <w:rPr>
          <w:rFonts w:ascii="Times New Roman" w:eastAsia="Times New Roman" w:hAnsi="Times New Roman" w:cs="Times New Roman"/>
          <w:sz w:val="24"/>
          <w:szCs w:val="24"/>
        </w:rPr>
        <w:t>ω</w:t>
      </w:r>
      <w:ins w:id="333" w:author="Meyer, Michael Frederick" w:date="2020-10-02T13:37:00Z">
        <w:r w:rsidR="00911372">
          <w:rPr>
            <w:rFonts w:ascii="Times New Roman" w:eastAsia="Times New Roman" w:hAnsi="Times New Roman" w:cs="Times New Roman"/>
            <w:sz w:val="24"/>
            <w:szCs w:val="24"/>
          </w:rPr>
          <w:t>7</w:t>
        </w:r>
      </w:ins>
      <w:del w:id="334" w:author="Meyer, Michael Frederick" w:date="2020-10-02T13:37:00Z">
        <w:r w:rsidR="00205365" w:rsidDel="00911372">
          <w:rPr>
            <w:rFonts w:ascii="Times New Roman" w:eastAsia="Times New Roman" w:hAnsi="Times New Roman" w:cs="Times New Roman"/>
            <w:sz w:val="24"/>
            <w:szCs w:val="24"/>
          </w:rPr>
          <w:delText>3</w:delText>
        </w:r>
      </w:del>
      <w:r w:rsidR="00205365">
        <w:rPr>
          <w:rFonts w:ascii="Times New Roman" w:eastAsia="Times New Roman" w:hAnsi="Times New Roman" w:cs="Times New Roman"/>
          <w:sz w:val="24"/>
          <w:szCs w:val="24"/>
        </w:rPr>
        <w:t xml:space="preserve">, </w:t>
      </w:r>
      <w:ins w:id="335" w:author="Meyer, Michael Frederick" w:date="2020-10-02T13:37:00Z">
        <w:r w:rsidR="00911372">
          <w:rPr>
            <w:rFonts w:ascii="Times New Roman" w:eastAsia="Times New Roman" w:hAnsi="Times New Roman" w:cs="Times New Roman"/>
            <w:sz w:val="24"/>
            <w:szCs w:val="24"/>
          </w:rPr>
          <w:t>16:0, and 14:0</w:t>
        </w:r>
      </w:ins>
      <w:r w:rsidR="00814CE9">
        <w:rPr>
          <w:rFonts w:ascii="Times New Roman" w:eastAsia="Times New Roman" w:hAnsi="Times New Roman" w:cs="Times New Roman"/>
          <w:sz w:val="24"/>
          <w:szCs w:val="24"/>
        </w:rPr>
        <w:t xml:space="preserve"> </w:t>
      </w:r>
      <w:del w:id="336" w:author="Meyer, Michael Frederick" w:date="2020-10-02T13:37:00Z">
        <w:r w:rsidR="007E0747" w:rsidDel="00911372">
          <w:rPr>
            <w:rFonts w:ascii="Times New Roman" w:eastAsia="Times New Roman" w:hAnsi="Times New Roman" w:cs="Times New Roman"/>
            <w:sz w:val="24"/>
            <w:szCs w:val="24"/>
          </w:rPr>
          <w:delText xml:space="preserve">and 22:6ω3 </w:delText>
        </w:r>
      </w:del>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324"/>
      <w:r w:rsidR="002E1676">
        <w:rPr>
          <w:rStyle w:val="CommentReference"/>
        </w:rPr>
        <w:commentReference w:id="324"/>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ins w:id="337" w:author="Meyer, Michael Frederick" w:date="2020-10-02T13:38:00Z">
        <w:r w:rsidR="00911372">
          <w:rPr>
            <w:rFonts w:ascii="Times New Roman" w:eastAsia="Times New Roman" w:hAnsi="Times New Roman" w:cs="Times New Roman"/>
            <w:sz w:val="24"/>
            <w:szCs w:val="24"/>
          </w:rPr>
          <w:t xml:space="preserve">, which we observed from our periphyton </w:t>
        </w:r>
      </w:ins>
      <w:r w:rsidR="00814CE9">
        <w:rPr>
          <w:rFonts w:ascii="Times New Roman" w:eastAsia="Times New Roman" w:hAnsi="Times New Roman" w:cs="Times New Roman"/>
          <w:sz w:val="24"/>
          <w:szCs w:val="24"/>
        </w:rPr>
        <w:t>community composition</w:t>
      </w:r>
      <w:ins w:id="338" w:author="Meyer, Michael Frederick" w:date="2020-10-02T13:38:00Z">
        <w:r w:rsidR="00911372">
          <w:rPr>
            <w:rFonts w:ascii="Times New Roman" w:eastAsia="Times New Roman" w:hAnsi="Times New Roman" w:cs="Times New Roman"/>
            <w:sz w:val="24"/>
            <w:szCs w:val="24"/>
          </w:rPr>
          <w:t xml:space="preserve"> analysis (Figure </w:t>
        </w:r>
      </w:ins>
      <w:r w:rsidR="00814CE9">
        <w:rPr>
          <w:rFonts w:ascii="Times New Roman" w:eastAsia="Times New Roman" w:hAnsi="Times New Roman" w:cs="Times New Roman"/>
          <w:sz w:val="24"/>
          <w:szCs w:val="24"/>
        </w:rPr>
        <w:t>3</w:t>
      </w:r>
      <w:ins w:id="339" w:author="Meyer, Michael Frederick" w:date="2020-10-02T13:38:00Z">
        <w:r w:rsidR="00911372">
          <w:rPr>
            <w:rFonts w:ascii="Times New Roman" w:eastAsia="Times New Roman" w:hAnsi="Times New Roman" w:cs="Times New Roman"/>
            <w:sz w:val="24"/>
            <w:szCs w:val="24"/>
          </w:rPr>
          <w:t>)</w:t>
        </w:r>
      </w:ins>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AC15C9F"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340"/>
      <w:r>
        <w:rPr>
          <w:rFonts w:ascii="Times New Roman" w:eastAsia="Times New Roman" w:hAnsi="Times New Roman" w:cs="Times New Roman"/>
          <w:sz w:val="24"/>
          <w:szCs w:val="24"/>
          <w:highlight w:val="white"/>
        </w:rPr>
        <w:t xml:space="preserve">. </w:t>
      </w:r>
      <w:commentRangeEnd w:id="340"/>
      <w:r w:rsidR="002E1676">
        <w:rPr>
          <w:rStyle w:val="CommentReference"/>
        </w:rPr>
        <w:commentReference w:id="340"/>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w:t>
      </w:r>
      <w:commentRangeStart w:id="341"/>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342" w:author="Meyer, Michael Frederick" w:date="2020-10-02T13:39:00Z">
        <w:r w:rsidR="00911372">
          <w:rPr>
            <w:rFonts w:ascii="Times New Roman" w:eastAsia="Times New Roman" w:hAnsi="Times New Roman" w:cs="Times New Roman"/>
            <w:sz w:val="24"/>
            <w:szCs w:val="24"/>
          </w:rPr>
          <w:t xml:space="preserve">, 18:2ω6, and </w:t>
        </w:r>
      </w:ins>
      <w:del w:id="343"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del w:id="344"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341"/>
      <w:r w:rsidR="002E1676">
        <w:rPr>
          <w:rStyle w:val="CommentReference"/>
        </w:rPr>
        <w:commentReference w:id="341"/>
      </w:r>
      <w:r>
        <w:rPr>
          <w:rFonts w:ascii="Times New Roman" w:eastAsia="Times New Roman" w:hAnsi="Times New Roman" w:cs="Times New Roman"/>
          <w:sz w:val="24"/>
          <w:szCs w:val="24"/>
        </w:rPr>
        <w:t xml:space="preserve"> Because these </w:t>
      </w:r>
      <w:del w:id="345" w:author="Meyer, Michael Frederick" w:date="2020-10-02T13:39:00Z">
        <w:r w:rsidR="00361037" w:rsidDel="00911372">
          <w:rPr>
            <w:rFonts w:ascii="Times New Roman" w:eastAsia="Times New Roman" w:hAnsi="Times New Roman" w:cs="Times New Roman"/>
            <w:sz w:val="24"/>
            <w:szCs w:val="24"/>
          </w:rPr>
          <w:delText>five</w:delText>
        </w:r>
        <w:r w:rsidDel="00911372">
          <w:rPr>
            <w:rFonts w:ascii="Times New Roman" w:eastAsia="Times New Roman" w:hAnsi="Times New Roman" w:cs="Times New Roman"/>
            <w:sz w:val="24"/>
            <w:szCs w:val="24"/>
          </w:rPr>
          <w:delText xml:space="preserve"> </w:delText>
        </w:r>
      </w:del>
      <w:ins w:id="346" w:author="Meyer, Michael Frederick" w:date="2020-10-02T13:39:00Z">
        <w:r w:rsidR="00911372">
          <w:rPr>
            <w:rFonts w:ascii="Times New Roman" w:eastAsia="Times New Roman" w:hAnsi="Times New Roman" w:cs="Times New Roman"/>
            <w:sz w:val="24"/>
            <w:szCs w:val="24"/>
          </w:rPr>
          <w:t xml:space="preserve">three </w:t>
        </w:r>
      </w:ins>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del w:id="347" w:author="Meyer, Michael Frederick" w:date="2020-10-02T13:43:00Z">
        <w:r w:rsidDel="00FD08A5">
          <w:rPr>
            <w:rFonts w:ascii="Times New Roman" w:eastAsia="Times New Roman" w:hAnsi="Times New Roman" w:cs="Times New Roman"/>
            <w:sz w:val="24"/>
            <w:szCs w:val="24"/>
          </w:rPr>
          <w:delText>4</w:delText>
        </w:r>
      </w:del>
      <w:ins w:id="348" w:author="Meyer, Michael Frederick" w:date="2020-10-02T13:43:00Z">
        <w:r w:rsidR="00FD08A5">
          <w:rPr>
            <w:rFonts w:ascii="Times New Roman" w:eastAsia="Times New Roman" w:hAnsi="Times New Roman" w:cs="Times New Roman"/>
            <w:sz w:val="24"/>
            <w:szCs w:val="24"/>
          </w:rPr>
          <w:t>2</w:t>
        </w:r>
      </w:ins>
      <w:r>
        <w:rPr>
          <w:rFonts w:ascii="Times New Roman" w:eastAsia="Times New Roman" w:hAnsi="Times New Roman" w:cs="Times New Roman"/>
          <w:sz w:val="24"/>
          <w:szCs w:val="24"/>
        </w:rPr>
        <w:t>ω</w:t>
      </w:r>
      <w:ins w:id="349" w:author="Meyer, Michael Frederick" w:date="2020-10-02T13:43:00Z">
        <w:r w:rsidR="00FD08A5">
          <w:rPr>
            <w:rFonts w:ascii="Times New Roman" w:eastAsia="Times New Roman" w:hAnsi="Times New Roman" w:cs="Times New Roman"/>
            <w:sz w:val="24"/>
            <w:szCs w:val="24"/>
          </w:rPr>
          <w:t>6</w:t>
        </w:r>
      </w:ins>
      <w:del w:id="350" w:author="Meyer, Michael Frederick" w:date="2020-10-02T13:43:00Z">
        <w:r w:rsidDel="00FD08A5">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351"/>
      <w:r>
        <w:rPr>
          <w:rFonts w:ascii="Times New Roman" w:eastAsia="Times New Roman" w:hAnsi="Times New Roman" w:cs="Times New Roman"/>
          <w:sz w:val="24"/>
          <w:szCs w:val="24"/>
        </w:rPr>
        <w:t>20:5ω3</w:t>
      </w:r>
      <w:ins w:id="352" w:author="Meyer, Michael Frederick" w:date="2020-10-02T13:43:00Z">
        <w:r w:rsidR="00FD08A5">
          <w:rPr>
            <w:rFonts w:ascii="Times New Roman" w:eastAsia="Times New Roman" w:hAnsi="Times New Roman" w:cs="Times New Roman"/>
            <w:sz w:val="24"/>
            <w:szCs w:val="24"/>
          </w:rPr>
          <w:t xml:space="preserve"> </w:t>
        </w:r>
      </w:ins>
      <w:del w:id="353" w:author="Meyer, Michael Frederick" w:date="2020-10-02T13:43:00Z">
        <w:r w:rsidR="00361037" w:rsidDel="00FD08A5">
          <w:rPr>
            <w:rFonts w:ascii="Times New Roman" w:eastAsia="Times New Roman" w:hAnsi="Times New Roman" w:cs="Times New Roman"/>
            <w:sz w:val="24"/>
            <w:szCs w:val="24"/>
          </w:rPr>
          <w:delText>, 22:5ω3,</w:delText>
        </w:r>
        <w:r w:rsidDel="00FD08A5">
          <w:rPr>
            <w:rFonts w:ascii="Times New Roman" w:eastAsia="Times New Roman" w:hAnsi="Times New Roman" w:cs="Times New Roman"/>
            <w:sz w:val="24"/>
            <w:szCs w:val="24"/>
          </w:rPr>
          <w:delText xml:space="preserve"> and 22:6ω3 </w:delText>
        </w:r>
      </w:del>
      <w:r>
        <w:rPr>
          <w:rFonts w:ascii="Times New Roman" w:eastAsia="Times New Roman" w:hAnsi="Times New Roman" w:cs="Times New Roman"/>
          <w:sz w:val="24"/>
          <w:szCs w:val="24"/>
        </w:rPr>
        <w:t xml:space="preserve">have previously been associated with </w:t>
      </w:r>
      <w:proofErr w:type="spellStart"/>
      <w:ins w:id="354" w:author="Meyer, Michael Frederick" w:date="2020-10-02T13:47:00Z">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ins w:id="355" w:author="Meyer, Michael Frederick" w:date="2020-10-02T13:47:00Z">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ins>
      <w:del w:id="356" w:author="Meyer, Michael Frederick" w:date="2020-10-02T13:47:00Z">
        <w:r w:rsidDel="00FD08A5">
          <w:rPr>
            <w:rFonts w:ascii="Times New Roman" w:eastAsia="Times New Roman" w:hAnsi="Times New Roman" w:cs="Times New Roman"/>
            <w:sz w:val="24"/>
            <w:szCs w:val="24"/>
          </w:rPr>
          <w:del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delInstrText>
        </w:r>
      </w:del>
      <w:r>
        <w:rPr>
          <w:rFonts w:ascii="Times New Roman" w:eastAsia="Times New Roman" w:hAnsi="Times New Roman" w:cs="Times New Roman"/>
          <w:sz w:val="24"/>
          <w:szCs w:val="24"/>
        </w:rPr>
        <w:fldChar w:fldCharType="separate"/>
      </w:r>
      <w:ins w:id="357" w:author="Meyer, Michael Frederick" w:date="2020-10-02T13:47:00Z">
        <w:r w:rsidR="00FD08A5" w:rsidRPr="00FD08A5">
          <w:rPr>
            <w:rFonts w:ascii="Times New Roman" w:hAnsi="Times New Roman" w:cs="Times New Roman"/>
            <w:sz w:val="24"/>
            <w:rPrChange w:id="358" w:author="Meyer, Michael Frederick" w:date="2020-10-02T13:47:00Z">
              <w:rPr/>
            </w:rPrChange>
          </w:rPr>
          <w:t>(</w:t>
        </w:r>
        <w:proofErr w:type="spellStart"/>
        <w:r w:rsidR="00FD08A5" w:rsidRPr="00FD08A5">
          <w:rPr>
            <w:rFonts w:ascii="Times New Roman" w:hAnsi="Times New Roman" w:cs="Times New Roman"/>
            <w:sz w:val="24"/>
            <w:rPrChange w:id="359" w:author="Meyer, Michael Frederick" w:date="2020-10-02T13:47:00Z">
              <w:rPr/>
            </w:rPrChange>
          </w:rPr>
          <w:t>Shishlyannikov</w:t>
        </w:r>
        <w:proofErr w:type="spellEnd"/>
        <w:r w:rsidR="00FD08A5" w:rsidRPr="00FD08A5">
          <w:rPr>
            <w:rFonts w:ascii="Times New Roman" w:hAnsi="Times New Roman" w:cs="Times New Roman"/>
            <w:sz w:val="24"/>
            <w:rPrChange w:id="360" w:author="Meyer, Michael Frederick" w:date="2020-10-02T13:47:00Z">
              <w:rPr/>
            </w:rPrChange>
          </w:rPr>
          <w:t xml:space="preserve"> et al. 2018)</w:t>
        </w:r>
      </w:ins>
      <w:del w:id="361" w:author="Meyer, Michael Frederick" w:date="2020-10-02T13:47:00Z">
        <w:r w:rsidRPr="00FD08A5" w:rsidDel="00FD08A5">
          <w:rPr>
            <w:rPrChange w:id="362" w:author="Meyer, Michael Frederick" w:date="2020-10-02T13:47:00Z">
              <w:rPr>
                <w:rFonts w:ascii="Times New Roman" w:hAnsi="Times New Roman" w:cs="Times New Roman"/>
                <w:sz w:val="24"/>
              </w:rPr>
            </w:rPrChange>
          </w:rPr>
          <w:delText>(Taipale et al. 2013)</w:delText>
        </w:r>
      </w:del>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351"/>
      <w:r w:rsidR="002E1676">
        <w:rPr>
          <w:rStyle w:val="CommentReference"/>
        </w:rPr>
        <w:commentReference w:id="351"/>
      </w:r>
      <w:commentRangeStart w:id="363"/>
      <w:r>
        <w:rPr>
          <w:rFonts w:ascii="Times New Roman" w:eastAsia="Times New Roman" w:hAnsi="Times New Roman" w:cs="Times New Roman"/>
          <w:sz w:val="24"/>
          <w:szCs w:val="24"/>
        </w:rPr>
        <w:t xml:space="preserve">Comparing the ratio of </w:t>
      </w:r>
      <w:ins w:id="364" w:author="Meyer, Michael Frederick" w:date="2020-10-02T13:48:00Z">
        <w:r w:rsidR="00FD08A5">
          <w:rPr>
            <w:rFonts w:ascii="Times New Roman" w:eastAsia="Times New Roman" w:hAnsi="Times New Roman" w:cs="Times New Roman"/>
            <w:sz w:val="24"/>
            <w:szCs w:val="24"/>
          </w:rPr>
          <w:t xml:space="preserve">filamentous green algae to diatoms </w:t>
        </w:r>
      </w:ins>
      <w:del w:id="365" w:author="Meyer, Michael Frederick" w:date="2020-10-02T13:48:00Z">
        <w:r w:rsidDel="00FD08A5">
          <w:rPr>
            <w:rFonts w:ascii="Times New Roman" w:eastAsia="Times New Roman" w:hAnsi="Times New Roman" w:cs="Times New Roman"/>
            <w:sz w:val="24"/>
            <w:szCs w:val="24"/>
          </w:rPr>
          <w:delText xml:space="preserve">(18:3ω3% + 18:4ω3%)/(20:5ω3% + </w:delText>
        </w:r>
        <w:r w:rsidR="00361037" w:rsidDel="00FD08A5">
          <w:rPr>
            <w:rFonts w:ascii="Times New Roman" w:eastAsia="Times New Roman" w:hAnsi="Times New Roman" w:cs="Times New Roman"/>
            <w:sz w:val="24"/>
            <w:szCs w:val="24"/>
          </w:rPr>
          <w:delText xml:space="preserve">22:5ω3% + </w:delText>
        </w:r>
        <w:r w:rsidDel="00FD08A5">
          <w:rPr>
            <w:rFonts w:ascii="Times New Roman" w:eastAsia="Times New Roman" w:hAnsi="Times New Roman" w:cs="Times New Roman"/>
            <w:sz w:val="24"/>
            <w:szCs w:val="24"/>
          </w:rPr>
          <w:delText>22:6ω3%)</w:delText>
        </w:r>
      </w:del>
      <w:r>
        <w:rPr>
          <w:rFonts w:ascii="Times New Roman" w:eastAsia="Times New Roman" w:hAnsi="Times New Roman" w:cs="Times New Roman"/>
          <w:sz w:val="24"/>
          <w:szCs w:val="24"/>
        </w:rPr>
        <w:t xml:space="preserve"> could therefore function as proxy for </w:t>
      </w:r>
      <w:del w:id="366" w:author="Meyer, Michael Frederick" w:date="2020-10-02T13:48:00Z">
        <w:r w:rsidDel="00FD08A5">
          <w:rPr>
            <w:rFonts w:ascii="Times New Roman" w:eastAsia="Times New Roman" w:hAnsi="Times New Roman" w:cs="Times New Roman"/>
            <w:sz w:val="24"/>
            <w:szCs w:val="24"/>
          </w:rPr>
          <w:delText>filamentous:diatom</w:delText>
        </w:r>
      </w:del>
      <w:ins w:id="367" w:author="Meyer, Michael Frederick" w:date="2020-10-02T13:48:00Z">
        <w:r w:rsidR="00FD08A5">
          <w:rPr>
            <w:rFonts w:ascii="Times New Roman" w:eastAsia="Times New Roman" w:hAnsi="Times New Roman" w:cs="Times New Roman"/>
            <w:sz w:val="24"/>
            <w:szCs w:val="24"/>
          </w:rPr>
          <w:t>each algal taxon’s</w:t>
        </w:r>
      </w:ins>
      <w:ins w:id="368" w:author="Meyer, Michael Frederick" w:date="2020-10-02T13:49:00Z">
        <w:r w:rsidR="00FD08A5">
          <w:rPr>
            <w:rFonts w:ascii="Times New Roman" w:eastAsia="Times New Roman" w:hAnsi="Times New Roman" w:cs="Times New Roman"/>
            <w:sz w:val="24"/>
            <w:szCs w:val="24"/>
          </w:rPr>
          <w:t xml:space="preserve"> relative</w:t>
        </w:r>
      </w:ins>
      <w:r>
        <w:rPr>
          <w:rFonts w:ascii="Times New Roman" w:eastAsia="Times New Roman" w:hAnsi="Times New Roman" w:cs="Times New Roman"/>
          <w:sz w:val="24"/>
          <w:szCs w:val="24"/>
        </w:rPr>
        <w:t xml:space="preserve"> abundance and potentially offer insights into feeding patterns for the grazers</w:t>
      </w:r>
      <w:commentRangeEnd w:id="363"/>
      <w:r w:rsidR="002E1676">
        <w:rPr>
          <w:rStyle w:val="CommentReference"/>
        </w:rPr>
        <w:commentReference w:id="363"/>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w:t>
      </w:r>
      <w:r w:rsidR="00E97A2F">
        <w:rPr>
          <w:rFonts w:ascii="Times New Roman" w:eastAsia="Times New Roman" w:hAnsi="Times New Roman" w:cs="Times New Roman"/>
          <w:sz w:val="24"/>
          <w:szCs w:val="24"/>
        </w:rPr>
        <w:lastRenderedPageBreak/>
        <w:t xml:space="preserve">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w:t>
      </w:r>
      <w:r w:rsidR="00C10024">
        <w:rPr>
          <w:rFonts w:ascii="Times New Roman" w:eastAsia="Times New Roman" w:hAnsi="Times New Roman" w:cs="Times New Roman"/>
          <w:sz w:val="24"/>
          <w:szCs w:val="24"/>
        </w:rPr>
        <w:lastRenderedPageBreak/>
        <w:t xml:space="preserve">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 xml:space="preserve">hese paired PPCP-biological samples have potential to offer a synoptic view of the impacts of sewage pollution, enabling regional and local monitoring to coordinate mitigation </w:t>
      </w:r>
      <w:commentRangeStart w:id="369"/>
      <w:r w:rsidR="00C10024">
        <w:rPr>
          <w:rFonts w:ascii="Times New Roman" w:eastAsia="Times New Roman" w:hAnsi="Times New Roman" w:cs="Times New Roman"/>
          <w:sz w:val="24"/>
          <w:szCs w:val="24"/>
        </w:rPr>
        <w:t>strategies</w:t>
      </w:r>
      <w:commentRangeEnd w:id="369"/>
      <w:r w:rsidR="00FC63EC">
        <w:rPr>
          <w:rStyle w:val="CommentReference"/>
        </w:rPr>
        <w:commentReference w:id="369"/>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56FEAD98" w14:textId="77777777" w:rsidR="008601A5" w:rsidRDefault="00A92B32" w:rsidP="00FE2936">
      <w:pPr>
        <w:pStyle w:val="Bibliography"/>
      </w:pPr>
      <w:r w:rsidRPr="00A92B32">
        <w:fldChar w:fldCharType="begin"/>
      </w:r>
      <w:r w:rsidR="003E64B9">
        <w:instrText xml:space="preserve"> ADDIN ZOTERO_BIBL {"uncited":[],"omitted":[],"custom":[]} CSL_BIBLIOGRAPHY </w:instrText>
      </w:r>
      <w:r w:rsidRPr="00A92B32">
        <w:fldChar w:fldCharType="separate"/>
      </w:r>
      <w:r w:rsidR="008601A5">
        <w:t xml:space="preserve">Anderson, M. J. 2001. A new method for non-parametric multivariate analysis of variance. Austral Ecology </w:t>
      </w:r>
      <w:r w:rsidR="008601A5">
        <w:rPr>
          <w:b/>
          <w:bCs/>
        </w:rPr>
        <w:t>26</w:t>
      </w:r>
      <w:r w:rsidR="008601A5">
        <w:t>: 32–46. doi:10.1111/j.1442-9993.2001.01070.pp.x</w:t>
      </w:r>
    </w:p>
    <w:p w14:paraId="03568933" w14:textId="77777777" w:rsidR="008601A5" w:rsidRDefault="008601A5" w:rsidP="00FE2936">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29DA0900" w14:textId="77777777" w:rsidR="008601A5" w:rsidRDefault="008601A5" w:rsidP="00FE2936">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C980391" w14:textId="77777777" w:rsidR="008601A5" w:rsidRDefault="008601A5" w:rsidP="00FE2936">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5ECD9EDA" w14:textId="77777777" w:rsidR="008601A5" w:rsidRDefault="008601A5" w:rsidP="00FE2936">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153EE7C" w14:textId="77777777" w:rsidR="008601A5" w:rsidRDefault="008601A5" w:rsidP="00FE2936">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5BF0C3FE" w14:textId="77777777" w:rsidR="008601A5" w:rsidRDefault="008601A5" w:rsidP="00FE2936">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3E9BC2E9" w14:textId="77777777" w:rsidR="008601A5" w:rsidRDefault="008601A5" w:rsidP="00FE2936">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7891441A" w14:textId="77777777" w:rsidR="008601A5" w:rsidRDefault="008601A5" w:rsidP="00FE2936">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7EE8304" w14:textId="77777777" w:rsidR="008601A5" w:rsidRDefault="008601A5" w:rsidP="00FE2936">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14252E1C" w14:textId="77777777" w:rsidR="008601A5" w:rsidRDefault="008601A5" w:rsidP="00FE2936">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7166B32C" w14:textId="77777777" w:rsidR="008601A5" w:rsidRDefault="008601A5" w:rsidP="00FE2936">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0BF4985F" w14:textId="77777777" w:rsidR="008601A5" w:rsidRDefault="008601A5" w:rsidP="00FE2936">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418631E1" w14:textId="77777777" w:rsidR="008601A5" w:rsidRDefault="008601A5" w:rsidP="00FE2936">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54345583" w14:textId="77777777" w:rsidR="008601A5" w:rsidRDefault="008601A5" w:rsidP="00FE2936">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76C15515" w14:textId="77777777" w:rsidR="008601A5" w:rsidRDefault="008601A5" w:rsidP="00FE2936">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71EA064E" w14:textId="77777777" w:rsidR="008601A5" w:rsidRDefault="008601A5" w:rsidP="00FE2936">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3A00CBF5" w14:textId="77777777" w:rsidR="008601A5" w:rsidRDefault="008601A5" w:rsidP="00FE2936">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4B9D45F4" w14:textId="77777777" w:rsidR="008601A5" w:rsidRDefault="008601A5" w:rsidP="00FE2936">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6B917436" w14:textId="77777777" w:rsidR="008601A5" w:rsidRDefault="008601A5" w:rsidP="00FE2936">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46241BE6" w14:textId="77777777" w:rsidR="008601A5" w:rsidRDefault="008601A5" w:rsidP="00FE2936">
      <w:pPr>
        <w:pStyle w:val="Bibliography"/>
      </w:pPr>
      <w:r>
        <w:t xml:space="preserve">Galloway, J. N., F. J. Dentener, D. G. Capone, and others. 2004. Nitrogen Cycles: Past, Present, and Future. Biogeochemistry </w:t>
      </w:r>
      <w:r>
        <w:rPr>
          <w:b/>
          <w:bCs/>
        </w:rPr>
        <w:t>70</w:t>
      </w:r>
      <w:r>
        <w:t>: 153–226. doi:10.1007/s10533-004-0370-0</w:t>
      </w:r>
    </w:p>
    <w:p w14:paraId="724F3020" w14:textId="77777777" w:rsidR="008601A5" w:rsidRDefault="008601A5" w:rsidP="00FE2936">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2F63934" w14:textId="77777777" w:rsidR="008601A5" w:rsidRDefault="008601A5" w:rsidP="00FE2936">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1AFD6A37" w14:textId="77777777" w:rsidR="008601A5" w:rsidRDefault="008601A5" w:rsidP="00FE2936">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06E09028" w14:textId="77777777" w:rsidR="008601A5" w:rsidRDefault="008601A5" w:rsidP="00FE2936">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70070FA4" w14:textId="77777777" w:rsidR="008601A5" w:rsidRDefault="008601A5" w:rsidP="00FE2936">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9F000DC" w14:textId="77777777" w:rsidR="008601A5" w:rsidRDefault="008601A5" w:rsidP="00FE2936">
      <w:pPr>
        <w:pStyle w:val="Bibliography"/>
      </w:pPr>
      <w:r>
        <w:t xml:space="preserve">Hampton, S. E., S. McGowan, T. Ozersky, and others. 2018. Recent ecological change in ancient lakes. Limnology and Oceanography </w:t>
      </w:r>
      <w:r>
        <w:rPr>
          <w:b/>
          <w:bCs/>
        </w:rPr>
        <w:t>63</w:t>
      </w:r>
      <w:r>
        <w:t>: 2277–2304. doi:10.1002/lno.10938</w:t>
      </w:r>
    </w:p>
    <w:p w14:paraId="675DE28B" w14:textId="77777777" w:rsidR="008601A5" w:rsidRDefault="008601A5" w:rsidP="00FE2936">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17C8DA8C" w14:textId="77777777" w:rsidR="008601A5" w:rsidRDefault="008601A5" w:rsidP="00FE2936">
      <w:pPr>
        <w:pStyle w:val="Bibliography"/>
      </w:pPr>
      <w:r>
        <w:t xml:space="preserve">Hollingsworth, R. G., J. W. Armstrong, and E. Campbell. 2002. Caffeine as a repellent for slugs and snails. Nature </w:t>
      </w:r>
      <w:r>
        <w:rPr>
          <w:b/>
          <w:bCs/>
        </w:rPr>
        <w:t>417</w:t>
      </w:r>
      <w:r>
        <w:t>: 915–916. doi:10.1038/417915a</w:t>
      </w:r>
    </w:p>
    <w:p w14:paraId="0F74DD7E" w14:textId="77777777" w:rsidR="008601A5" w:rsidRDefault="008601A5" w:rsidP="00FE2936">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1161D9D5" w14:textId="77777777" w:rsidR="008601A5" w:rsidRDefault="008601A5" w:rsidP="00FE2936">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1EE768D" w14:textId="77777777" w:rsidR="008601A5" w:rsidRDefault="008601A5" w:rsidP="00FE2936">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6446E593" w14:textId="77777777" w:rsidR="008601A5" w:rsidRDefault="008601A5" w:rsidP="00FE2936">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EE2170A" w14:textId="77777777" w:rsidR="008601A5" w:rsidRDefault="008601A5" w:rsidP="00FE2936">
      <w:pPr>
        <w:pStyle w:val="Bibliography"/>
      </w:pPr>
      <w:r>
        <w:t>Johnson, R. A., and D. V. Wichern. 2007. Applied Multivariate Statistical Analysis, 6th ed. Prentice Hall.</w:t>
      </w:r>
    </w:p>
    <w:p w14:paraId="129A9DEC" w14:textId="77777777" w:rsidR="008601A5" w:rsidRDefault="008601A5" w:rsidP="00FE2936">
      <w:pPr>
        <w:pStyle w:val="Bibliography"/>
      </w:pPr>
      <w:r>
        <w:t>Kaufman, L., and P. J. Rousseeuw. 2005. Finding Groups in Data: An Introduction to Cluster Analysis, 1st Edition. Wiley-Interscience.</w:t>
      </w:r>
    </w:p>
    <w:p w14:paraId="50A91E8E" w14:textId="77777777" w:rsidR="008601A5" w:rsidRDefault="008601A5" w:rsidP="00FE2936">
      <w:pPr>
        <w:pStyle w:val="Bibliography"/>
      </w:pPr>
      <w:r>
        <w:t xml:space="preserve">Kelly, J. R., and R. E. Scheibling. 2012. Fatty acids as dietary tracers in benthic food webs. Marine Ecology Progress Series </w:t>
      </w:r>
      <w:r>
        <w:rPr>
          <w:b/>
          <w:bCs/>
        </w:rPr>
        <w:t>446</w:t>
      </w:r>
      <w:r>
        <w:t>: 1–22. doi:10.3354/meps09559</w:t>
      </w:r>
    </w:p>
    <w:p w14:paraId="030613CB" w14:textId="77777777" w:rsidR="008601A5" w:rsidRDefault="008601A5" w:rsidP="00FE2936">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1B31FCEF" w14:textId="77777777" w:rsidR="008601A5" w:rsidRDefault="008601A5" w:rsidP="00FE2936">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67C11A6A" w14:textId="77777777" w:rsidR="008601A5" w:rsidRDefault="008601A5" w:rsidP="00FE2936">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761F512F" w14:textId="77777777" w:rsidR="008601A5" w:rsidRDefault="008601A5" w:rsidP="00FE2936">
      <w:pPr>
        <w:pStyle w:val="Bibliography"/>
      </w:pPr>
      <w:r>
        <w:t>Kozhov, M. M. 1963. Lake Baikal and its Life, Springer Science &amp; Business Media.</w:t>
      </w:r>
    </w:p>
    <w:p w14:paraId="2A7A81DE" w14:textId="77777777" w:rsidR="008601A5" w:rsidRDefault="008601A5" w:rsidP="00FE2936">
      <w:pPr>
        <w:pStyle w:val="Bibliography"/>
      </w:pPr>
      <w:r>
        <w:t>Kozhova, O. M., and L. R. Izmest’eva. 1998. Lake Baikal: Evolution and Biodiversity, Backhuys Publishers.</w:t>
      </w:r>
    </w:p>
    <w:p w14:paraId="38D4FCFD" w14:textId="77777777" w:rsidR="008601A5" w:rsidRDefault="008601A5" w:rsidP="00FE2936">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5DFA397E" w14:textId="77777777" w:rsidR="008601A5" w:rsidRDefault="008601A5" w:rsidP="00FE2936">
      <w:pPr>
        <w:pStyle w:val="Bibliography"/>
      </w:pPr>
      <w:r>
        <w:lastRenderedPageBreak/>
        <w:t xml:space="preserve">Lambert, D., A. Cattaneo, and R. Carignan. 2008. Periphyton as an early indicator of perturbation in recreational lakes. Can. J. Fish. Aquat. Sci. </w:t>
      </w:r>
      <w:r>
        <w:rPr>
          <w:b/>
          <w:bCs/>
        </w:rPr>
        <w:t>65</w:t>
      </w:r>
      <w:r>
        <w:t>: 258–265. doi:10.1139/f07-168</w:t>
      </w:r>
    </w:p>
    <w:p w14:paraId="637C90D4" w14:textId="77777777" w:rsidR="008601A5" w:rsidRDefault="008601A5" w:rsidP="00FE2936">
      <w:pPr>
        <w:pStyle w:val="Bibliography"/>
      </w:pPr>
      <w:r>
        <w:t>Legendre, P., and L. Legendre. 2012. Numerical Ecology, 3rd ed. Elsevier.</w:t>
      </w:r>
    </w:p>
    <w:p w14:paraId="3CCD1119" w14:textId="77777777" w:rsidR="008601A5" w:rsidRDefault="008601A5" w:rsidP="00FE2936">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2215BE21" w14:textId="77777777" w:rsidR="008601A5" w:rsidRDefault="008601A5" w:rsidP="00FE2936">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72BCDDB" w14:textId="77777777" w:rsidR="008601A5" w:rsidRDefault="008601A5" w:rsidP="00FE2936">
      <w:pPr>
        <w:pStyle w:val="Bibliography"/>
      </w:pPr>
      <w:r>
        <w:t>Mazzella, L., and G. F. Russo. 1989. Grazing effect of two Gibbula species (Mollusca, Archaeogastropoda) on the epiphytic community of Posidonia oceanica leaves.</w:t>
      </w:r>
    </w:p>
    <w:p w14:paraId="26852A8B" w14:textId="77777777" w:rsidR="008601A5" w:rsidRDefault="008601A5" w:rsidP="00FE2936">
      <w:pPr>
        <w:pStyle w:val="Bibliography"/>
      </w:pPr>
      <w:r>
        <w:t xml:space="preserve">McIntyre, P. B., and A. S. Flecker. 2006. Rapid turnover of tissue nitrogen of primary consumers in tropical freshwaters. Oecologia </w:t>
      </w:r>
      <w:r>
        <w:rPr>
          <w:b/>
          <w:bCs/>
        </w:rPr>
        <w:t>148</w:t>
      </w:r>
      <w:r>
        <w:t>: 12–21. doi:10.1007/s00442-005-0354-3</w:t>
      </w:r>
    </w:p>
    <w:p w14:paraId="5DBDE41F" w14:textId="77777777" w:rsidR="008601A5" w:rsidRDefault="008601A5" w:rsidP="00FE2936">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8E559FE" w14:textId="77777777" w:rsidR="008601A5" w:rsidRDefault="008601A5" w:rsidP="00FE2936">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1BA5237" w14:textId="77777777" w:rsidR="008601A5" w:rsidRDefault="008601A5" w:rsidP="00FE2936">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13F10C3B" w14:textId="77777777" w:rsidR="008601A5" w:rsidRDefault="008601A5" w:rsidP="00FE2936">
      <w:pPr>
        <w:pStyle w:val="Bibliography"/>
      </w:pPr>
      <w:r>
        <w:lastRenderedPageBreak/>
        <w:t>Moran, P. W., S. E. Cox, S. S. Embrey, R. L. Huffman, T. D. Olsen, and S. C. Fradkin. 2012. Sources and Sinks of Nitrogen and Phosphorus in a Deep, Oligotrophic Lake, Lake Crescent, Olympic National Park, Washington. US Geological Survey.</w:t>
      </w:r>
    </w:p>
    <w:p w14:paraId="216EFDD7" w14:textId="77777777" w:rsidR="008601A5" w:rsidRDefault="008601A5" w:rsidP="00FE2936">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A0CE2BE" w14:textId="77777777" w:rsidR="008601A5" w:rsidRDefault="008601A5" w:rsidP="00FE2936">
      <w:pPr>
        <w:pStyle w:val="Bibliography"/>
      </w:pPr>
      <w:r>
        <w:t>Oksanen, J., F. G. Blanchet, M. Friendly, and others. 2019. vegan: Community Ecology Package,.</w:t>
      </w:r>
    </w:p>
    <w:p w14:paraId="1B63715C" w14:textId="77777777" w:rsidR="008601A5" w:rsidRDefault="008601A5" w:rsidP="00FE2936">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100A432" w14:textId="77777777" w:rsidR="008601A5" w:rsidRDefault="008601A5" w:rsidP="00FE2936">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20A800D6" w14:textId="77777777" w:rsidR="008601A5" w:rsidRDefault="008601A5" w:rsidP="00FE2936">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6834D015" w14:textId="77777777" w:rsidR="008601A5" w:rsidRDefault="008601A5" w:rsidP="00FE2936">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4D1F9443" w14:textId="77777777" w:rsidR="008601A5" w:rsidRDefault="008601A5" w:rsidP="00FE2936">
      <w:pPr>
        <w:pStyle w:val="Bibliography"/>
      </w:pPr>
      <w:r>
        <w:t>R Core Team. 2019. R: A Language and Environment for Statistical Computing,.</w:t>
      </w:r>
    </w:p>
    <w:p w14:paraId="4F87B7FD" w14:textId="77777777" w:rsidR="008601A5" w:rsidRDefault="008601A5" w:rsidP="00FE2936">
      <w:pPr>
        <w:pStyle w:val="Bibliography"/>
      </w:pPr>
      <w:r>
        <w:lastRenderedPageBreak/>
        <w:t xml:space="preserve">Risk, M. J., B. E. Lapointe, O. A. Sherwood, and B. J. Bedford. 2009. The use of δ15N in assessing sewage stress on coral reefs. Marine Pollution Bulletin </w:t>
      </w:r>
      <w:r>
        <w:rPr>
          <w:b/>
          <w:bCs/>
        </w:rPr>
        <w:t>58</w:t>
      </w:r>
      <w:r>
        <w:t>: 793–802. doi:10.1016/j.marpolbul.2009.02.008</w:t>
      </w:r>
    </w:p>
    <w:p w14:paraId="24AA4319" w14:textId="77777777" w:rsidR="008601A5" w:rsidRDefault="008601A5" w:rsidP="00FE2936">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32DCD5EC" w14:textId="77777777" w:rsidR="008601A5" w:rsidRDefault="008601A5" w:rsidP="00FE2936">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5D078F48" w14:textId="77777777" w:rsidR="008601A5" w:rsidRDefault="008601A5" w:rsidP="00FE2936">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0610A11D" w14:textId="77777777" w:rsidR="008601A5" w:rsidRDefault="008601A5" w:rsidP="00FE2936">
      <w:pPr>
        <w:pStyle w:val="Bibliography"/>
      </w:pPr>
      <w:r>
        <w:t xml:space="preserve">Sargent, J. R., and S. Falk-Petersen. 1988. The lipid biochemistry of calanoid copepods. Hydrobiologia </w:t>
      </w:r>
      <w:r>
        <w:rPr>
          <w:b/>
          <w:bCs/>
        </w:rPr>
        <w:t>167–168</w:t>
      </w:r>
      <w:r>
        <w:t>: 101–114. doi:10.1007/BF00026297</w:t>
      </w:r>
    </w:p>
    <w:p w14:paraId="470194D9" w14:textId="77777777" w:rsidR="008601A5" w:rsidRDefault="008601A5" w:rsidP="00FE2936">
      <w:pPr>
        <w:pStyle w:val="Bibliography"/>
      </w:pPr>
      <w:r>
        <w:t xml:space="preserve">Savage, C., and R. Elmgren. 2004. MACROALGAL (FUCUS VESICULOSUS) δ15N VALUES TRACE DECREASE IN SEWAGE INFLUENCE. Ecological Applications </w:t>
      </w:r>
      <w:r>
        <w:rPr>
          <w:b/>
          <w:bCs/>
        </w:rPr>
        <w:t>14</w:t>
      </w:r>
      <w:r>
        <w:t>: 517–526. doi:10.1890/02-5396</w:t>
      </w:r>
    </w:p>
    <w:p w14:paraId="22B83555" w14:textId="77777777" w:rsidR="008601A5" w:rsidRDefault="008601A5" w:rsidP="00FE2936">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0FE2B1F5" w14:textId="77777777" w:rsidR="008601A5" w:rsidRDefault="008601A5" w:rsidP="00FE2936">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06D1C0B3" w14:textId="77777777" w:rsidR="008601A5" w:rsidRDefault="008601A5" w:rsidP="00FE2936">
      <w:pPr>
        <w:pStyle w:val="Bibliography"/>
      </w:pPr>
      <w:r>
        <w:t>Sneath, P. H. A., and R. R. Sokal. 1973. Numerical Taxonomy: The Principles and Practice of Numerical Classification, W. H. Freeman.</w:t>
      </w:r>
    </w:p>
    <w:p w14:paraId="37DA4B73" w14:textId="77777777" w:rsidR="008601A5" w:rsidRDefault="008601A5" w:rsidP="00FE2936">
      <w:pPr>
        <w:pStyle w:val="Bibliography"/>
      </w:pPr>
      <w:r>
        <w:lastRenderedPageBreak/>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4C8D4C00" w14:textId="77777777" w:rsidR="008601A5" w:rsidRDefault="008601A5" w:rsidP="00FE2936">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63A971F1" w14:textId="77777777" w:rsidR="008601A5" w:rsidRDefault="008601A5" w:rsidP="00FE2936">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76851180" w14:textId="77777777" w:rsidR="008601A5" w:rsidRDefault="008601A5" w:rsidP="00FE2936">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69FD4B5E" w14:textId="77777777" w:rsidR="008601A5" w:rsidRDefault="008601A5" w:rsidP="00FE2936">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35413655" w14:textId="77777777" w:rsidR="008601A5" w:rsidRDefault="008601A5" w:rsidP="00FE2936">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21CE24E9" w14:textId="77777777" w:rsidR="008601A5" w:rsidRDefault="008601A5" w:rsidP="00FE2936">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C6AC3CD" w14:textId="77777777" w:rsidR="008601A5" w:rsidRDefault="008601A5" w:rsidP="00FE2936">
      <w:pPr>
        <w:pStyle w:val="Bibliography"/>
      </w:pPr>
      <w:r>
        <w:lastRenderedPageBreak/>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26E6826A" w14:textId="77777777" w:rsidR="008601A5" w:rsidRDefault="008601A5" w:rsidP="00FE2936">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425E88F" w14:textId="77777777" w:rsidR="008601A5" w:rsidRDefault="008601A5" w:rsidP="00FE2936">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D579DCC" w14:textId="77777777" w:rsidR="008601A5" w:rsidRDefault="008601A5" w:rsidP="00FE2936">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554D9205" w14:textId="77777777" w:rsidR="008601A5" w:rsidRDefault="008601A5" w:rsidP="00FE2936">
      <w:pPr>
        <w:pStyle w:val="Bibliography"/>
      </w:pPr>
      <w:r>
        <w:t>Wickham, H. 2016. ggplot2: Elegant Graphics for Data Analysis, Springer-Verlag.</w:t>
      </w:r>
    </w:p>
    <w:p w14:paraId="1BE7ADD9" w14:textId="77777777" w:rsidR="008601A5" w:rsidRDefault="008601A5" w:rsidP="00FE2936">
      <w:pPr>
        <w:pStyle w:val="Bibliography"/>
      </w:pPr>
      <w:r>
        <w:t>Wickham, H., R. Francois, L. Henry, and K. Mueller. 2019. dplyr: A Grammar of Data Manipulation,.</w:t>
      </w:r>
    </w:p>
    <w:p w14:paraId="2205241E" w14:textId="77777777" w:rsidR="008601A5" w:rsidRDefault="008601A5" w:rsidP="00FE2936">
      <w:pPr>
        <w:pStyle w:val="Bibliography"/>
      </w:pPr>
      <w:r>
        <w:t>Wickham, H., and L. Henry. 2019. tidyr: Easily Tidy Data with ‘spread()’ and ‘gather()’ Functions,.</w:t>
      </w:r>
    </w:p>
    <w:p w14:paraId="3A4754E9" w14:textId="77777777" w:rsidR="008601A5" w:rsidRDefault="008601A5" w:rsidP="00FE2936">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5D914975" w14:textId="77777777" w:rsidR="008601A5" w:rsidRDefault="008601A5" w:rsidP="00FE2936">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29BBED0A" w14:textId="77777777" w:rsidR="008601A5" w:rsidRDefault="008601A5" w:rsidP="00FE2936">
      <w:pPr>
        <w:pStyle w:val="Bibliography"/>
      </w:pPr>
      <w:r>
        <w:lastRenderedPageBreak/>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298162D0" w14:textId="77777777" w:rsidR="008601A5" w:rsidRDefault="008601A5" w:rsidP="00FE2936">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63B898A8" w14:textId="77777777" w:rsidR="008601A5" w:rsidRDefault="008601A5" w:rsidP="00FE2936">
      <w:pPr>
        <w:pStyle w:val="Bibliography"/>
      </w:pPr>
      <w:r>
        <w:t>2016a. Methods for determination of nitrogen-containing matters (with corrections) (Методы определения азотсодержащих веществ (с Поправками)).</w:t>
      </w:r>
    </w:p>
    <w:p w14:paraId="3BC54FBB" w14:textId="77777777" w:rsidR="008601A5" w:rsidRDefault="008601A5" w:rsidP="00FE2936">
      <w:pPr>
        <w:pStyle w:val="Bibliography"/>
      </w:pPr>
      <w:r>
        <w:t>2016b. Methods for determination of phosphorus-containing matters (with corrections) (Методы определения фосфорсодержащих веществ).</w:t>
      </w:r>
    </w:p>
    <w:p w14:paraId="1B908596" w14:textId="77777777" w:rsidR="008601A5" w:rsidRDefault="008601A5" w:rsidP="00FE2936">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74C85492"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BA567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49"/>
        <w:gridCol w:w="1280"/>
        <w:gridCol w:w="1280"/>
        <w:gridCol w:w="1161"/>
        <w:gridCol w:w="2013"/>
        <w:gridCol w:w="2040"/>
        <w:gridCol w:w="2345"/>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370"/>
            <w:commentRangeStart w:id="371"/>
            <w:commentRangeStart w:id="372"/>
            <w:r w:rsidR="00563BF6">
              <w:rPr>
                <w:rFonts w:ascii="Times New Roman" w:eastAsia="Times New Roman" w:hAnsi="Times New Roman" w:cs="Times New Roman"/>
                <w:sz w:val="16"/>
                <w:szCs w:val="16"/>
              </w:rPr>
              <w:t xml:space="preserve">sampling </w:t>
            </w:r>
            <w:commentRangeEnd w:id="370"/>
            <w:r w:rsidR="007117D1">
              <w:rPr>
                <w:rStyle w:val="CommentReference"/>
              </w:rPr>
              <w:commentReference w:id="370"/>
            </w:r>
            <w:commentRangeEnd w:id="371"/>
            <w:r w:rsidR="00FD08A5">
              <w:rPr>
                <w:rStyle w:val="CommentReference"/>
              </w:rPr>
              <w:commentReference w:id="371"/>
            </w:r>
            <w:commentRangeEnd w:id="372"/>
            <w:r w:rsidR="00362BC4">
              <w:rPr>
                <w:rStyle w:val="CommentReference"/>
              </w:rPr>
              <w:commentReference w:id="372"/>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Start w:id="373"/>
      <w:commentRangeEnd w:id="373"/>
      <w:r w:rsidR="007117D1">
        <w:rPr>
          <w:rStyle w:val="CommentReference"/>
        </w:rPr>
        <w:commentReference w:id="373"/>
      </w:r>
      <w:commentRangeStart w:id="374"/>
      <w:commentRangeStart w:id="375"/>
      <w:commentRangeEnd w:id="374"/>
      <w:r w:rsidR="00EA69E9">
        <w:rPr>
          <w:rStyle w:val="CommentReference"/>
        </w:rPr>
        <w:commentReference w:id="374"/>
      </w:r>
      <w:commentRangeEnd w:id="375"/>
      <w:r w:rsidR="00EA69E9">
        <w:rPr>
          <w:rStyle w:val="CommentReference"/>
        </w:rPr>
        <w:commentReference w:id="375"/>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376"/>
      <w:commentRangeStart w:id="377"/>
      <w:commentRangeStart w:id="378"/>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w:t>
      </w:r>
      <w:commentRangeEnd w:id="376"/>
      <w:r w:rsidR="007117D1">
        <w:rPr>
          <w:rStyle w:val="CommentReference"/>
        </w:rPr>
        <w:commentReference w:id="376"/>
      </w:r>
      <w:commentRangeEnd w:id="377"/>
      <w:r w:rsidR="00EA69E9">
        <w:rPr>
          <w:rStyle w:val="CommentReference"/>
        </w:rPr>
        <w:commentReference w:id="377"/>
      </w:r>
      <w:commentRangeEnd w:id="378"/>
      <w:r w:rsidR="00EA69E9">
        <w:rPr>
          <w:rStyle w:val="CommentReference"/>
        </w:rPr>
        <w:commentReference w:id="378"/>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ins w:id="379" w:author="Meyer, Michael Frederick" w:date="2020-10-02T13:58:00Z">
        <w:r w:rsidR="00EA69E9">
          <w:rPr>
            <w:rFonts w:ascii="Times New Roman" w:eastAsia="Times New Roman" w:hAnsi="Times New Roman" w:cs="Times New Roman"/>
            <w:sz w:val="24"/>
            <w:szCs w:val="24"/>
          </w:rPr>
          <w:t xml:space="preserve">Sampling locations west of </w:t>
        </w:r>
        <w:proofErr w:type="spellStart"/>
        <w:r w:rsidR="00EA69E9">
          <w:rPr>
            <w:rFonts w:ascii="Times New Roman" w:eastAsia="Times New Roman" w:hAnsi="Times New Roman" w:cs="Times New Roman"/>
            <w:sz w:val="24"/>
            <w:szCs w:val="24"/>
          </w:rPr>
          <w:t>Listvyanka</w:t>
        </w:r>
        <w:proofErr w:type="spellEnd"/>
        <w:r w:rsidR="00EA69E9">
          <w:rPr>
            <w:rFonts w:ascii="Times New Roman" w:eastAsia="Times New Roman" w:hAnsi="Times New Roman" w:cs="Times New Roman"/>
            <w:sz w:val="24"/>
            <w:szCs w:val="24"/>
          </w:rPr>
          <w:t xml:space="preserve"> are located farther from</w:t>
        </w:r>
      </w:ins>
      <w:ins w:id="380" w:author="Meyer, Michael Frederick" w:date="2020-10-02T13:59:00Z">
        <w:r w:rsidR="00EA69E9">
          <w:rPr>
            <w:rFonts w:ascii="Times New Roman" w:eastAsia="Times New Roman" w:hAnsi="Times New Roman" w:cs="Times New Roman"/>
            <w:sz w:val="24"/>
            <w:szCs w:val="24"/>
          </w:rPr>
          <w:t xml:space="preserve"> </w:t>
        </w:r>
        <w:proofErr w:type="spellStart"/>
        <w:r w:rsidR="00EA69E9">
          <w:rPr>
            <w:rFonts w:ascii="Times New Roman" w:eastAsia="Times New Roman" w:hAnsi="Times New Roman" w:cs="Times New Roman"/>
            <w:sz w:val="24"/>
            <w:szCs w:val="24"/>
          </w:rPr>
          <w:t>Listvyanka’s</w:t>
        </w:r>
        <w:proofErr w:type="spellEnd"/>
        <w:r w:rsidR="00EA69E9">
          <w:rPr>
            <w:rFonts w:ascii="Times New Roman" w:eastAsia="Times New Roman" w:hAnsi="Times New Roman" w:cs="Times New Roman"/>
            <w:sz w:val="24"/>
            <w:szCs w:val="24"/>
          </w:rPr>
          <w:t xml:space="preserve"> centroid, and therefore have lower IDW population values than sites located closer to the centroid. </w:t>
        </w:r>
      </w:ins>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32523D">
      <w:pPr>
        <w:rPr>
          <w:rFonts w:ascii="Times New Roman" w:eastAsia="Times New Roman" w:hAnsi="Times New Roman" w:cs="Times New Roman"/>
          <w:sz w:val="24"/>
          <w:szCs w:val="24"/>
        </w:rPr>
      </w:pPr>
      <w:commentRangeStart w:id="381"/>
      <w:commentRangeStart w:id="382"/>
      <w:commentRangeStart w:id="383"/>
      <w:commentRangeStart w:id="384"/>
      <w:commentRangeEnd w:id="381"/>
      <w:r>
        <w:rPr>
          <w:rStyle w:val="CommentReference"/>
        </w:rPr>
        <w:lastRenderedPageBreak/>
        <w:commentReference w:id="381"/>
      </w:r>
      <w:commentRangeEnd w:id="382"/>
      <w:r w:rsidR="00362BC4">
        <w:rPr>
          <w:rStyle w:val="CommentReference"/>
        </w:rPr>
        <w:commentReference w:id="382"/>
      </w:r>
      <w:commentRangeEnd w:id="383"/>
      <w:r w:rsidR="00F62F7F">
        <w:rPr>
          <w:rStyle w:val="CommentReference"/>
        </w:rPr>
        <w:commentReference w:id="383"/>
      </w:r>
      <w:commentRangeEnd w:id="384"/>
      <w:r w:rsidR="00FC63EC">
        <w:rPr>
          <w:rStyle w:val="CommentReference"/>
        </w:rPr>
        <w:commentReference w:id="384"/>
      </w:r>
      <w:r w:rsidR="00F62F7F">
        <w:rPr>
          <w:rFonts w:ascii="Times New Roman" w:eastAsia="Times New Roman" w:hAnsi="Times New Roman" w:cs="Times New Roman"/>
          <w:noProof/>
          <w:sz w:val="24"/>
          <w:szCs w:val="24"/>
        </w:rPr>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1A53F8D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 xml:space="preserve">(a) and macroinvertebrate (b)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del w:id="385" w:author="Meyer, Michael Frederick" w:date="2020-10-02T14:19:00Z">
        <w:r w:rsidDel="00AF7510">
          <w:rPr>
            <w:rFonts w:ascii="Times New Roman" w:eastAsia="Times New Roman" w:hAnsi="Times New Roman" w:cs="Times New Roman"/>
            <w:sz w:val="24"/>
            <w:szCs w:val="24"/>
          </w:rPr>
          <w:delText xml:space="preserve">Labels </w:delText>
        </w:r>
      </w:del>
      <w:ins w:id="386" w:author="Meyer, Michael Frederick" w:date="2020-10-02T14:19:00Z">
        <w:r w:rsidR="00AF7510">
          <w:rPr>
            <w:rFonts w:ascii="Times New Roman" w:eastAsia="Times New Roman" w:hAnsi="Times New Roman" w:cs="Times New Roman"/>
            <w:sz w:val="24"/>
            <w:szCs w:val="24"/>
          </w:rPr>
          <w:t xml:space="preserve">Points </w:t>
        </w:r>
      </w:ins>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387" w:author="Meyer, Michael Frederick" w:date="2020-10-02T14:20:00Z">
        <w:r w:rsidR="00AF7510">
          <w:rPr>
            <w:rFonts w:ascii="Times New Roman" w:eastAsia="Times New Roman" w:hAnsi="Times New Roman" w:cs="Times New Roman"/>
            <w:sz w:val="24"/>
            <w:szCs w:val="24"/>
          </w:rPr>
          <w:t>Taxonomic</w:t>
        </w:r>
      </w:ins>
      <w:ins w:id="388" w:author="Meyer, Michael Frederick" w:date="2020-10-02T14:19:00Z">
        <w:r w:rsidR="00AF7510">
          <w:rPr>
            <w:rFonts w:ascii="Times New Roman" w:eastAsia="Times New Roman" w:hAnsi="Times New Roman" w:cs="Times New Roman"/>
            <w:sz w:val="24"/>
            <w:szCs w:val="24"/>
          </w:rPr>
          <w:t xml:space="preserve"> labels represent species scores, which are weighted averages of species contributions from site scores. </w:t>
        </w:r>
      </w:ins>
      <w:r w:rsidR="00403D16">
        <w:rPr>
          <w:rFonts w:ascii="Times New Roman" w:eastAsia="Times New Roman" w:hAnsi="Times New Roman" w:cs="Times New Roman"/>
          <w:sz w:val="24"/>
          <w:szCs w:val="24"/>
        </w:rPr>
        <w:t xml:space="preserve">(a) For periphyton, </w:t>
      </w:r>
      <w:ins w:id="389" w:author="Meyer, Michael Frederick" w:date="2020-10-02T14:08:00Z">
        <w:r w:rsidR="004B0888">
          <w:rPr>
            <w:rFonts w:ascii="Times New Roman" w:eastAsia="Times New Roman" w:hAnsi="Times New Roman" w:cs="Times New Roman"/>
            <w:sz w:val="24"/>
            <w:szCs w:val="24"/>
          </w:rPr>
          <w:t>PERMANOVA (p = 0.</w:t>
        </w:r>
        <w:commentRangeStart w:id="390"/>
        <w:commentRangeStart w:id="391"/>
        <w:r w:rsidR="004B0888">
          <w:rPr>
            <w:rFonts w:ascii="Times New Roman" w:eastAsia="Times New Roman" w:hAnsi="Times New Roman" w:cs="Times New Roman"/>
            <w:sz w:val="24"/>
            <w:szCs w:val="24"/>
          </w:rPr>
          <w:t>0</w:t>
        </w:r>
      </w:ins>
      <w:commentRangeEnd w:id="390"/>
      <w:commentRangeEnd w:id="391"/>
      <w:r w:rsidR="00403D16">
        <w:rPr>
          <w:rFonts w:ascii="Times New Roman" w:eastAsia="Times New Roman" w:hAnsi="Times New Roman" w:cs="Times New Roman"/>
          <w:sz w:val="24"/>
          <w:szCs w:val="24"/>
        </w:rPr>
        <w:t>01</w:t>
      </w:r>
      <w:ins w:id="392" w:author="Meyer, Michael Frederick" w:date="2020-10-02T14:08:00Z">
        <w:r w:rsidR="004B0888">
          <w:rPr>
            <w:rStyle w:val="CommentReference"/>
          </w:rPr>
          <w:commentReference w:id="390"/>
        </w:r>
      </w:ins>
      <w:r w:rsidR="00FC63EC">
        <w:rPr>
          <w:rStyle w:val="CommentReference"/>
        </w:rPr>
        <w:commentReference w:id="391"/>
      </w:r>
      <w:ins w:id="393" w:author="Meyer, Michael Frederick" w:date="2020-10-02T14:08:00Z">
        <w:r w:rsidR="004B0888">
          <w:rPr>
            <w:rFonts w:ascii="Times New Roman" w:eastAsia="Times New Roman" w:hAnsi="Times New Roman" w:cs="Times New Roman"/>
            <w:sz w:val="24"/>
            <w:szCs w:val="24"/>
          </w:rPr>
          <w:t xml:space="preserve">) and post-hoc SIMPER results suggested </w:t>
        </w:r>
      </w:ins>
      <w:commentRangeStart w:id="394"/>
      <w:commentRangeStart w:id="395"/>
      <w:del w:id="396" w:author="Meyer, Michael Frederick" w:date="2020-10-02T14:08:00Z">
        <w:r w:rsidR="00567422" w:rsidDel="004B0888">
          <w:rPr>
            <w:rFonts w:ascii="Times New Roman" w:eastAsia="Times New Roman" w:hAnsi="Times New Roman" w:cs="Times New Roman"/>
            <w:sz w:val="24"/>
            <w:szCs w:val="24"/>
          </w:rPr>
          <w:delText>S</w:delText>
        </w:r>
      </w:del>
      <w:ins w:id="397" w:author="Meyer, Michael Frederick" w:date="2020-10-02T14:08:00Z">
        <w:r w:rsidR="004B0888">
          <w:rPr>
            <w:rFonts w:ascii="Times New Roman" w:eastAsia="Times New Roman" w:hAnsi="Times New Roman" w:cs="Times New Roman"/>
            <w:sz w:val="24"/>
            <w:szCs w:val="24"/>
          </w:rPr>
          <w:t>s</w:t>
        </w:r>
      </w:ins>
      <w:r w:rsidR="00567422">
        <w:rPr>
          <w:rFonts w:ascii="Times New Roman" w:eastAsia="Times New Roman" w:hAnsi="Times New Roman" w:cs="Times New Roman"/>
          <w:sz w:val="24"/>
          <w:szCs w:val="24"/>
        </w:rPr>
        <w:t>ites with a higher IDW population value tended to be more associated with filamentous algal groupings and separate from sites with moderate and low IDW population values, which were more associated with diatom abundance.</w:t>
      </w:r>
      <w:commentRangeEnd w:id="394"/>
      <w:r w:rsidR="0032523D">
        <w:rPr>
          <w:rStyle w:val="CommentReference"/>
        </w:rPr>
        <w:commentReference w:id="394"/>
      </w:r>
      <w:commentRangeEnd w:id="395"/>
      <w:r w:rsidR="00FC63EC">
        <w:rPr>
          <w:rStyle w:val="CommentReference"/>
        </w:rPr>
        <w:commentReference w:id="395"/>
      </w:r>
      <w:r w:rsidR="00567422">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t xml:space="preserve">(b) For macroinvertebrates, PERMANOVA </w:t>
      </w:r>
      <w:del w:id="398" w:author="Meyer, Michael Frederick" w:date="2020-10-02T14:24:00Z">
        <w:r w:rsidR="00403D16" w:rsidDel="00AF7510">
          <w:rPr>
            <w:rFonts w:ascii="Times New Roman" w:eastAsia="Times New Roman" w:hAnsi="Times New Roman" w:cs="Times New Roman"/>
            <w:sz w:val="24"/>
            <w:szCs w:val="24"/>
          </w:rPr>
          <w:delText xml:space="preserve">confirmed the three groups to be significantly different </w:delText>
        </w:r>
      </w:del>
      <w:r w:rsidR="00403D16">
        <w:rPr>
          <w:rFonts w:ascii="Times New Roman" w:eastAsia="Times New Roman" w:hAnsi="Times New Roman" w:cs="Times New Roman"/>
          <w:sz w:val="24"/>
          <w:szCs w:val="24"/>
        </w:rPr>
        <w:t>(p = 0.02)</w:t>
      </w:r>
      <w:ins w:id="399" w:author="Meyer, Michael Frederick" w:date="2020-10-02T14:24:00Z">
        <w:r w:rsidR="00403D16">
          <w:rPr>
            <w:rFonts w:ascii="Times New Roman" w:eastAsia="Times New Roman" w:hAnsi="Times New Roman" w:cs="Times New Roman"/>
            <w:sz w:val="24"/>
            <w:szCs w:val="24"/>
          </w:rPr>
          <w:t xml:space="preserve"> and post-hoc SIMPER results suggested </w:t>
        </w:r>
      </w:ins>
      <w:del w:id="400" w:author="Meyer, Michael Frederick" w:date="2020-10-02T14:24:00Z">
        <w:r w:rsidR="00403D16" w:rsidDel="00AF7510">
          <w:rPr>
            <w:rFonts w:ascii="Times New Roman" w:eastAsia="Times New Roman" w:hAnsi="Times New Roman" w:cs="Times New Roman"/>
            <w:sz w:val="24"/>
            <w:szCs w:val="24"/>
          </w:rPr>
          <w:delText xml:space="preserve">. </w:delText>
        </w:r>
      </w:del>
      <w:ins w:id="401" w:author="Meyer, Michael Frederick" w:date="2020-10-02T14:29:00Z">
        <w:r w:rsidR="00403D16">
          <w:rPr>
            <w:rFonts w:ascii="Times New Roman" w:eastAsia="Times New Roman" w:hAnsi="Times New Roman" w:cs="Times New Roman"/>
            <w:sz w:val="24"/>
            <w:szCs w:val="24"/>
          </w:rPr>
          <w:t>s</w:t>
        </w:r>
      </w:ins>
      <w:del w:id="402" w:author="Meyer, Michael Frederick" w:date="2020-10-02T14:29:00Z">
        <w:r w:rsidR="00403D16" w:rsidDel="00AF7510">
          <w:rPr>
            <w:rFonts w:ascii="Times New Roman" w:eastAsia="Times New Roman" w:hAnsi="Times New Roman" w:cs="Times New Roman"/>
            <w:sz w:val="24"/>
            <w:szCs w:val="24"/>
          </w:rPr>
          <w:delText>S</w:delText>
        </w:r>
      </w:del>
      <w:r w:rsidR="00403D16">
        <w:rPr>
          <w:rFonts w:ascii="Times New Roman" w:eastAsia="Times New Roman" w:hAnsi="Times New Roman" w:cs="Times New Roman"/>
          <w:sz w:val="24"/>
          <w:szCs w:val="24"/>
        </w:rPr>
        <w:t xml:space="preserve">ites with a higher IDW population values tended to be associated with amphipod </w:t>
      </w:r>
      <w:del w:id="403" w:author="Meyer, Michael Frederick" w:date="2020-10-02T14:24:00Z">
        <w:r w:rsidR="00403D16" w:rsidDel="00AF7510">
          <w:rPr>
            <w:rFonts w:ascii="Times New Roman" w:eastAsia="Times New Roman" w:hAnsi="Times New Roman" w:cs="Times New Roman"/>
            <w:sz w:val="24"/>
            <w:szCs w:val="24"/>
          </w:rPr>
          <w:delText xml:space="preserve">and leech </w:delText>
        </w:r>
      </w:del>
      <w:r w:rsidR="00403D16">
        <w:rPr>
          <w:rFonts w:ascii="Times New Roman" w:eastAsia="Times New Roman" w:hAnsi="Times New Roman" w:cs="Times New Roman"/>
          <w:sz w:val="24"/>
          <w:szCs w:val="24"/>
        </w:rPr>
        <w:t>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whereas sites with lower</w:t>
      </w:r>
      <w:ins w:id="404" w:author="Meyer, Michael Frederick" w:date="2020-10-02T14:29:00Z">
        <w:r w:rsidR="00403D16">
          <w:rPr>
            <w:rFonts w:ascii="Times New Roman" w:eastAsia="Times New Roman" w:hAnsi="Times New Roman" w:cs="Times New Roman"/>
            <w:sz w:val="24"/>
            <w:szCs w:val="24"/>
          </w:rPr>
          <w:t xml:space="preserve"> and moderate</w:t>
        </w:r>
      </w:ins>
      <w:r w:rsidR="00403D16">
        <w:rPr>
          <w:rFonts w:ascii="Times New Roman" w:eastAsia="Times New Roman" w:hAnsi="Times New Roman" w:cs="Times New Roman"/>
          <w:sz w:val="24"/>
          <w:szCs w:val="24"/>
        </w:rPr>
        <w:t xml:space="preserv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w:t>
      </w:r>
      <w:ins w:id="405" w:author="Meyer, Michael Frederick" w:date="2020-10-02T14:30:00Z">
        <w:r w:rsidR="00403D16">
          <w:rPr>
            <w:rFonts w:ascii="Times New Roman" w:eastAsia="Times New Roman" w:hAnsi="Times New Roman" w:cs="Times New Roman"/>
            <w:sz w:val="24"/>
            <w:szCs w:val="24"/>
          </w:rPr>
          <w:t>S1)</w:t>
        </w:r>
      </w:ins>
      <w:del w:id="406" w:author="Meyer, Michael Frederick" w:date="2020-10-02T14:30:00Z">
        <w:r w:rsidR="00403D16" w:rsidDel="002A7D89">
          <w:rPr>
            <w:rFonts w:ascii="Times New Roman" w:eastAsia="Times New Roman" w:hAnsi="Times New Roman" w:cs="Times New Roman"/>
            <w:sz w:val="24"/>
            <w:szCs w:val="24"/>
          </w:rPr>
          <w:delText>2)</w:delText>
        </w:r>
      </w:del>
      <w:r w:rsidR="00403D16">
        <w:rPr>
          <w:rFonts w:ascii="Times New Roman" w:eastAsia="Times New Roman" w:hAnsi="Times New Roman" w:cs="Times New Roman"/>
          <w:sz w:val="24"/>
          <w:szCs w:val="24"/>
        </w:rPr>
        <w:t>.</w:t>
      </w:r>
      <w:del w:id="407" w:author="Meyer, Michael Frederick" w:date="2020-10-02T14:08:00Z">
        <w:r w:rsidDel="004B0888">
          <w:rPr>
            <w:rFonts w:ascii="Times New Roman" w:eastAsia="Times New Roman" w:hAnsi="Times New Roman" w:cs="Times New Roman"/>
            <w:sz w:val="24"/>
            <w:szCs w:val="24"/>
          </w:rPr>
          <w:delText xml:space="preserve">PERMANOVA confirmed the three groups to be significantly different (p = 0.023). </w:delText>
        </w:r>
      </w:del>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Drapa</w:t>
            </w:r>
            <w:proofErr w:type="spellEnd"/>
            <w:r w:rsidRPr="006C2138">
              <w:rPr>
                <w:rFonts w:ascii="Times New Roman" w:hAnsi="Times New Roman" w:cs="Times New Roman"/>
                <w:i/>
                <w:color w:val="000000"/>
                <w:sz w:val="24"/>
                <w:szCs w:val="24"/>
              </w:rPr>
              <w:t xml:space="preserve">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4045D900" w14:textId="302A9F23" w:rsidR="00567422" w:rsidRDefault="00E41B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27C30D" wp14:editId="4681BF3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bined_ppcp_fattyy_ac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D1551D8"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(a) and essential fatty acids (b) across our PPCP gradient. Our first analysis (a)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 xml:space="preserve">(b)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p>
    <w:p w14:paraId="5ED95655" w14:textId="77777777" w:rsidR="004B0888" w:rsidRDefault="004B088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proofErr w:type="spellStart"/>
      <w:r>
        <w:rPr>
          <w:rFonts w:ascii="Times New Roman" w:hAnsi="Times New Roman" w:cs="Times New Roman"/>
          <w:sz w:val="24"/>
          <w:szCs w:val="24"/>
        </w:rPr>
        <w:t>silhoette</w:t>
      </w:r>
      <w:proofErr w:type="spellEnd"/>
      <w:r>
        <w:rPr>
          <w:rFonts w:ascii="Times New Roman" w:hAnsi="Times New Roman" w:cs="Times New Roman"/>
          <w:sz w:val="24"/>
          <w:szCs w:val="24"/>
        </w:rPr>
        <w:t xml:space="preserve"> width for both two and three clusters was highest below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7045D7CC"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(BP)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0C4A75E9" w14:textId="4F8E70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8EAE54" wp14:editId="264C3E8F">
            <wp:extent cx="5943600"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_species_all_FA_symbo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w:t>
      </w:r>
      <w:bookmarkStart w:id="408" w:name="_GoBack"/>
      <w:bookmarkEnd w:id="408"/>
      <w:r>
        <w:rPr>
          <w:rFonts w:ascii="Times New Roman" w:eastAsia="Times New Roman" w:hAnsi="Times New Roman" w:cs="Times New Roman"/>
          <w:sz w:val="24"/>
          <w:szCs w:val="24"/>
        </w:rPr>
        <w:t xml:space="preserve">in fatty acid composition tended to be larger than intraspecific variation, implying that fatty acid signatures were largely species-specific and not environmentally driven. </w:t>
      </w:r>
      <w:r>
        <w:br w:type="page"/>
      </w:r>
    </w:p>
    <w:p w14:paraId="55D0939A" w14:textId="3959FC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485D39" wp14:editId="2958F07E">
            <wp:extent cx="5943600" cy="495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_species_essential_FA_symbo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67531460"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14:1n-5,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17FA7589"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20:2-5-11, 20:2-5-13,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E58C002" w:rsidR="00715D55" w:rsidRDefault="00A73A1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94AD77" wp14:editId="5359FD56">
            <wp:extent cx="8229600" cy="439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2F0CB81F"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77777777"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5570D7" wp14:editId="1339220F">
            <wp:extent cx="8467725" cy="4237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6594" cy="4242372"/>
                    </a:xfrm>
                    <a:prstGeom prst="rect">
                      <a:avLst/>
                    </a:prstGeom>
                    <a:noFill/>
                  </pic:spPr>
                </pic:pic>
              </a:graphicData>
            </a:graphic>
          </wp:inline>
        </w:drawing>
      </w:r>
    </w:p>
    <w:p w14:paraId="4DB7219A" w14:textId="2717E5D3"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68D7AF19" w:rsidR="003E16A1" w:rsidRDefault="00F27E0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5924E3" wp14:editId="61B79FBE">
            <wp:extent cx="7191375" cy="4499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3807" cy="4501339"/>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12158A17"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eyer, Michael Frederick" w:date="2020-09-30T16:15:00Z" w:initials="MMF">
    <w:p w14:paraId="0809FD1A" w14:textId="0385D535" w:rsidR="00AA09EF" w:rsidRDefault="00AA09EF">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3" w:author="Meyer, Michael Frederick" w:date="2020-10-01T10:47:00Z" w:initials="MMF">
    <w:p w14:paraId="344A8CAE" w14:textId="77777777" w:rsidR="00AA09EF" w:rsidRDefault="00AA09EF">
      <w:pPr>
        <w:pStyle w:val="CommentText"/>
      </w:pPr>
      <w:r>
        <w:rPr>
          <w:rStyle w:val="CommentReference"/>
        </w:rPr>
        <w:annotationRef/>
      </w:r>
      <w:r>
        <w:t xml:space="preserve">I understand what Alex is saying, and in general I would agree. However, I think that it is really important for this </w:t>
      </w:r>
      <w:proofErr w:type="spellStart"/>
      <w:r>
        <w:t>ms</w:t>
      </w:r>
      <w:proofErr w:type="spellEnd"/>
      <w:r>
        <w:t xml:space="preserve">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AA09EF" w:rsidRDefault="00AA09EF">
      <w:pPr>
        <w:pStyle w:val="CommentText"/>
      </w:pPr>
    </w:p>
    <w:p w14:paraId="0049C249" w14:textId="77777777" w:rsidR="00AA09EF" w:rsidRDefault="00AA09EF">
      <w:pPr>
        <w:pStyle w:val="CommentText"/>
      </w:pPr>
      <w:r>
        <w:t>I just think that explicitly underscoring the idea that nutrients can come from other sources (mainly the permafrost bit) is REALLY important at Baikal. And in my opinion, that’s one of the coolest parts of this study</w:t>
      </w:r>
      <w:proofErr w:type="gramStart"/>
      <w:r>
        <w:t>….like</w:t>
      </w:r>
      <w:proofErr w:type="gramEnd"/>
      <w:r>
        <w:t xml:space="preserv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AA09EF" w:rsidRDefault="00AA09EF">
      <w:pPr>
        <w:pStyle w:val="CommentText"/>
      </w:pPr>
    </w:p>
    <w:p w14:paraId="34297BFD" w14:textId="2B400616" w:rsidR="00AA09EF" w:rsidRDefault="00AA09EF">
      <w:pPr>
        <w:pStyle w:val="CommentText"/>
      </w:pPr>
      <w:r>
        <w:t xml:space="preserve">I did give this a lot of thought last night, but I think that I would like to err on the side of laying this idea out explicitly unless a reviewer thinks otherwise. </w:t>
      </w:r>
    </w:p>
  </w:comment>
  <w:comment w:id="6" w:author="Aaron Galloway" w:date="2020-09-17T15:55:00Z" w:initials="AG">
    <w:p w14:paraId="42D897D8" w14:textId="403D6696" w:rsidR="00AA09EF" w:rsidRDefault="00AA09EF">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7" w:author="Meyer, Michael Frederick" w:date="2020-09-23T19:49:00Z" w:initials="MMF">
    <w:p w14:paraId="50899785" w14:textId="073674B6" w:rsidR="00AA09EF" w:rsidRDefault="00AA09EF">
      <w:pPr>
        <w:pStyle w:val="CommentText"/>
      </w:pPr>
      <w:r>
        <w:rPr>
          <w:rStyle w:val="CommentReference"/>
        </w:rPr>
        <w:annotationRef/>
      </w:r>
      <w:r>
        <w:t xml:space="preserve">Let’s see what Aaron says after we talk. </w:t>
      </w:r>
    </w:p>
  </w:comment>
  <w:comment w:id="8" w:author="Meyer, Michael Frederick" w:date="2020-10-10T13:00:00Z" w:initials="MMF">
    <w:p w14:paraId="48C60B59" w14:textId="4D992A68" w:rsidR="00AA09EF" w:rsidRDefault="00AA09EF">
      <w:pPr>
        <w:pStyle w:val="CommentText"/>
      </w:pPr>
      <w:r>
        <w:rPr>
          <w:rStyle w:val="CommentReference"/>
        </w:rPr>
        <w:annotationRef/>
      </w:r>
      <w:r>
        <w:t xml:space="preserve">I have amended this section following the meeting with AG, JS, and SH. All analyses and supplemental plots have also been amended as we discussed. </w:t>
      </w:r>
    </w:p>
  </w:comment>
  <w:comment w:id="9" w:author="Meyer, Michael Frederick" w:date="2020-09-30T16:18:00Z" w:initials="MMF">
    <w:p w14:paraId="2E9B051B" w14:textId="555359CB" w:rsidR="00AA09EF" w:rsidRDefault="00AA09EF">
      <w:pPr>
        <w:pStyle w:val="CommentText"/>
      </w:pPr>
      <w:r>
        <w:rPr>
          <w:rStyle w:val="CommentReference"/>
        </w:rPr>
        <w:annotationRef/>
      </w:r>
      <w:r>
        <w:t>AF: Feels like methods to me.  I think this is good for communication, but I am not sure if here or methods would be better.</w:t>
      </w:r>
    </w:p>
  </w:comment>
  <w:comment w:id="10" w:author="Meyer, Michael Frederick" w:date="2020-10-01T10:57:00Z" w:initials="MMF">
    <w:p w14:paraId="2462B2B6" w14:textId="04E0A764" w:rsidR="00AA09EF" w:rsidRDefault="00AA09EF">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11" w:author="Meyer, Michael Frederick" w:date="2020-09-30T16:20:00Z" w:initials="MMF">
    <w:p w14:paraId="1B03F1E7" w14:textId="4D405320" w:rsidR="00AA09EF" w:rsidRDefault="00AA09EF">
      <w:pPr>
        <w:pStyle w:val="CommentText"/>
      </w:pPr>
      <w:r>
        <w:rPr>
          <w:rStyle w:val="CommentReference"/>
        </w:rPr>
        <w:annotationRef/>
      </w:r>
      <w:r>
        <w:t>AF: I typically add a sentence here to foreshadow the discussion.</w:t>
      </w:r>
    </w:p>
  </w:comment>
  <w:comment w:id="12" w:author="Meyer, Michael Frederick" w:date="2020-10-10T13:06:00Z" w:initials="MMF">
    <w:p w14:paraId="6760C93B" w14:textId="77777777" w:rsidR="00AA09EF" w:rsidRDefault="00AA09EF">
      <w:pPr>
        <w:pStyle w:val="CommentText"/>
      </w:pPr>
      <w:r>
        <w:rPr>
          <w:rStyle w:val="CommentReference"/>
        </w:rPr>
        <w:annotationRef/>
      </w:r>
      <w:r>
        <w:t xml:space="preserve">I think that was the intention of the sentence I had here that was previously deleted. I’m can go either way, but if we are foreshadowing, I would add back in the sentence: </w:t>
      </w:r>
    </w:p>
    <w:p w14:paraId="51B88B9A" w14:textId="77777777" w:rsidR="00AA09EF" w:rsidRDefault="00AA09EF">
      <w:pPr>
        <w:pStyle w:val="CommentText"/>
      </w:pPr>
    </w:p>
    <w:p w14:paraId="2D1665F1" w14:textId="77777777" w:rsidR="00AA09EF" w:rsidRDefault="00AA09EF">
      <w:pPr>
        <w:pStyle w:val="CommentText"/>
        <w:rPr>
          <w:rFonts w:ascii="Times New Roman" w:eastAsia="Times New Roman" w:hAnsi="Times New Roman" w:cs="Times New Roman"/>
        </w:rPr>
      </w:pPr>
      <w:r w:rsidRPr="00357863">
        <w:rPr>
          <w:rFonts w:ascii="Times New Roman" w:eastAsia="Times New Roman" w:hAnsi="Times New Roman" w:cs="Times New Roman"/>
        </w:rPr>
        <w:t>In doing so, this study pairs highly specific sewage indicators with co-located biological measurements, explicitly defining areas of sewage pollution</w:t>
      </w:r>
      <w:r>
        <w:rPr>
          <w:rFonts w:ascii="Times New Roman" w:eastAsia="Times New Roman" w:hAnsi="Times New Roman" w:cs="Times New Roman"/>
        </w:rPr>
        <w:t xml:space="preserve"> and associated benthic community change</w:t>
      </w:r>
      <w:r w:rsidRPr="00357863">
        <w:rPr>
          <w:rFonts w:ascii="Times New Roman" w:eastAsia="Times New Roman" w:hAnsi="Times New Roman" w:cs="Times New Roman"/>
        </w:rPr>
        <w:t xml:space="preserve">. </w:t>
      </w:r>
      <w:r>
        <w:rPr>
          <w:rStyle w:val="CommentReference"/>
        </w:rPr>
        <w:annotationRef/>
      </w:r>
    </w:p>
    <w:p w14:paraId="4B3B142B" w14:textId="77777777" w:rsidR="00AA09EF" w:rsidRDefault="00AA09EF">
      <w:pPr>
        <w:pStyle w:val="CommentText"/>
      </w:pPr>
    </w:p>
    <w:p w14:paraId="5388ABF8" w14:textId="13ADA230" w:rsidR="00AA09EF" w:rsidRDefault="00AA09EF">
      <w:pPr>
        <w:pStyle w:val="CommentText"/>
      </w:pPr>
      <w:r>
        <w:t xml:space="preserve">I know this is not ideal foreshadowing, but that was an intention of adding that sentence. </w:t>
      </w:r>
    </w:p>
  </w:comment>
  <w:comment w:id="13" w:author="Meyer, Michael Frederick" w:date="2020-09-30T16:22:00Z" w:initials="MMF">
    <w:p w14:paraId="312E5C9A" w14:textId="067FB251" w:rsidR="00AA09EF" w:rsidRDefault="00AA09EF">
      <w:pPr>
        <w:pStyle w:val="CommentText"/>
      </w:pPr>
      <w:r>
        <w:rPr>
          <w:rStyle w:val="CommentReference"/>
        </w:rPr>
        <w:annotationRef/>
      </w:r>
      <w:r>
        <w:t>AF: Interesting procedure.  Did it influence the IDW much? Seems like shoreline and population size should scale.</w:t>
      </w:r>
    </w:p>
  </w:comment>
  <w:comment w:id="14" w:author="Meyer, Michael Frederick" w:date="2020-10-01T12:06:00Z" w:initials="MMF">
    <w:p w14:paraId="0083BFCD" w14:textId="3558FF51" w:rsidR="00AA09EF" w:rsidRDefault="00AA09EF">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15" w:author="Meyer, Michael Frederick" w:date="2020-10-10T13:24:00Z" w:initials="MMF">
    <w:p w14:paraId="1ECC2157" w14:textId="2BE5339A" w:rsidR="00AA09EF" w:rsidRDefault="00AA09EF">
      <w:pPr>
        <w:pStyle w:val="CommentText"/>
      </w:pPr>
      <w:r>
        <w:rPr>
          <w:rStyle w:val="CommentReference"/>
        </w:rPr>
        <w:annotationRef/>
      </w:r>
      <w:r>
        <w:t xml:space="preserve">Does this need to be mentioned in the </w:t>
      </w:r>
      <w:proofErr w:type="spellStart"/>
      <w:r>
        <w:t>ms</w:t>
      </w:r>
      <w:proofErr w:type="spellEnd"/>
      <w:r>
        <w:t>, as a reviewer may ask the same thing? Or is that something that can be addressed in the responses to reviewers (if it’s asked in the first place</w:t>
      </w:r>
      <w:r w:rsidR="001E01AD">
        <w:t>…</w:t>
      </w:r>
      <w:r>
        <w:t>)</w:t>
      </w:r>
      <w:r w:rsidR="001E01AD">
        <w:t>?</w:t>
      </w:r>
    </w:p>
  </w:comment>
  <w:comment w:id="16" w:author="Meyer, Michael Frederick" w:date="2020-09-30T16:25:00Z" w:initials="MMF">
    <w:p w14:paraId="51947BAB" w14:textId="77777777" w:rsidR="00AA09EF" w:rsidRDefault="00AA09EF"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AA09EF" w:rsidRDefault="00AA09EF" w:rsidP="000D5888">
      <w:pPr>
        <w:pStyle w:val="CommentText"/>
      </w:pPr>
    </w:p>
    <w:p w14:paraId="7D90FE1E" w14:textId="1ECA5F73" w:rsidR="00AA09EF" w:rsidRDefault="00AA09EF"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17" w:author="Meyer, Michael Frederick" w:date="2020-10-01T12:15:00Z" w:initials="MMF">
    <w:p w14:paraId="5047FAFE" w14:textId="4CA57FB0" w:rsidR="00AA09EF" w:rsidRDefault="00AA09EF">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w:t>
      </w:r>
      <w:proofErr w:type="spellStart"/>
      <w:r>
        <w:t>ing</w:t>
      </w:r>
      <w:proofErr w:type="spellEnd"/>
      <w:r>
        <w:t>…</w:t>
      </w:r>
    </w:p>
  </w:comment>
  <w:comment w:id="18" w:author="Meyer, Michael Frederick" w:date="2020-10-14T17:18:00Z" w:initials="MMF">
    <w:p w14:paraId="4EAC7D0A" w14:textId="3EC9E751" w:rsidR="00AA09EF" w:rsidRDefault="00AA09EF">
      <w:pPr>
        <w:pStyle w:val="CommentText"/>
      </w:pPr>
      <w:r>
        <w:rPr>
          <w:rStyle w:val="CommentReference"/>
        </w:rPr>
        <w:annotationRef/>
      </w:r>
      <w:r>
        <w:t>Thought some more about this one, and I am not sure that this is a smart move. I don’t really think that the average L&amp;O reader would pick up immediately on IDW-</w:t>
      </w:r>
      <w:proofErr w:type="spellStart"/>
      <w:r>
        <w:t>ing</w:t>
      </w:r>
      <w:proofErr w:type="spellEnd"/>
      <w:r>
        <w:t xml:space="preserve">. </w:t>
      </w:r>
    </w:p>
  </w:comment>
  <w:comment w:id="27" w:author="Meyer, Michael Frederick" w:date="2020-09-30T16:27:00Z" w:initials="MMF">
    <w:p w14:paraId="32E7425C" w14:textId="03BDDA3D" w:rsidR="00AA09EF" w:rsidRDefault="00AA09EF">
      <w:pPr>
        <w:pStyle w:val="CommentText"/>
      </w:pPr>
      <w:r>
        <w:rPr>
          <w:rStyle w:val="CommentReference"/>
        </w:rPr>
        <w:annotationRef/>
      </w:r>
      <w:r>
        <w:t>AF: Is this a problem for studying microplastics?</w:t>
      </w:r>
    </w:p>
  </w:comment>
  <w:comment w:id="28" w:author="Meyer, Michael Frederick" w:date="2020-10-01T12:18:00Z" w:initials="MMF">
    <w:p w14:paraId="5169F41E" w14:textId="6F42FFBB" w:rsidR="00AA09EF" w:rsidRDefault="00AA09EF">
      <w:pPr>
        <w:pStyle w:val="CommentText"/>
      </w:pPr>
      <w:r>
        <w:rPr>
          <w:rStyle w:val="CommentReference"/>
        </w:rPr>
        <w:annotationRef/>
      </w:r>
      <w:r>
        <w:t xml:space="preserve">Included edit in the next paragraph to address this point. </w:t>
      </w:r>
    </w:p>
  </w:comment>
  <w:comment w:id="30" w:author="Meyer, Michael Frederick" w:date="2020-09-30T16:27:00Z" w:initials="MMF">
    <w:p w14:paraId="718D07DC" w14:textId="3EF1F62D" w:rsidR="00AA09EF" w:rsidRDefault="00AA09EF">
      <w:pPr>
        <w:pStyle w:val="CommentText"/>
      </w:pPr>
      <w:r>
        <w:rPr>
          <w:rStyle w:val="CommentReference"/>
        </w:rPr>
        <w:annotationRef/>
      </w:r>
      <w:r>
        <w:t>AF: How does this control for contamination?</w:t>
      </w:r>
    </w:p>
  </w:comment>
  <w:comment w:id="31" w:author="Meyer, Michael Frederick" w:date="2020-10-01T12:20:00Z" w:initials="MMF">
    <w:p w14:paraId="598A1A27" w14:textId="5C48CFA8" w:rsidR="00AA09EF" w:rsidRDefault="00AA09EF">
      <w:pPr>
        <w:pStyle w:val="CommentText"/>
      </w:pPr>
      <w:r>
        <w:rPr>
          <w:rStyle w:val="CommentReference"/>
        </w:rPr>
        <w:annotationRef/>
      </w:r>
      <w:r>
        <w:t>Edit for clarity.</w:t>
      </w:r>
    </w:p>
  </w:comment>
  <w:comment w:id="40" w:author="Meyer, Michael Frederick" w:date="2020-10-10T13:31:00Z" w:initials="MMF">
    <w:p w14:paraId="2559D6EE" w14:textId="4D9A426A" w:rsidR="00AA09EF" w:rsidRDefault="00AA09EF">
      <w:pPr>
        <w:pStyle w:val="CommentText"/>
      </w:pPr>
      <w:r>
        <w:rPr>
          <w:rStyle w:val="CommentReference"/>
        </w:rPr>
        <w:annotationRef/>
      </w:r>
      <w:r>
        <w:t>Extra detail added to this section to address comments from AG and AF</w:t>
      </w:r>
    </w:p>
  </w:comment>
  <w:comment w:id="41" w:author="Meyer, Michael Frederick" w:date="2020-09-24T18:19:00Z" w:initials="MMF">
    <w:p w14:paraId="677C4EF2" w14:textId="55506D69" w:rsidR="00AA09EF" w:rsidRDefault="00AA09EF">
      <w:pPr>
        <w:pStyle w:val="CommentText"/>
      </w:pPr>
      <w:r>
        <w:rPr>
          <w:rStyle w:val="CommentReference"/>
        </w:rPr>
        <w:annotationRef/>
      </w:r>
      <w:r>
        <w:t xml:space="preserve">Aaron added this word. I’m down with it, but I am unsure if it applies similarly to stable isotopes AND Fatty Acids. </w:t>
      </w:r>
    </w:p>
  </w:comment>
  <w:comment w:id="42" w:author="Meyer, Michael Frederick" w:date="2020-10-10T13:32:00Z" w:initials="MMF">
    <w:p w14:paraId="3EA41C10" w14:textId="607AE2EA" w:rsidR="00AA09EF" w:rsidRDefault="00AA09EF">
      <w:pPr>
        <w:pStyle w:val="CommentText"/>
      </w:pPr>
      <w:r>
        <w:rPr>
          <w:rStyle w:val="CommentReference"/>
        </w:rPr>
        <w:annotationRef/>
      </w:r>
      <w:proofErr w:type="gramStart"/>
      <w:r>
        <w:t>Apparently</w:t>
      </w:r>
      <w:proofErr w:type="gramEnd"/>
      <w:r>
        <w:t xml:space="preserve"> it means “to freeze-dry” so okay? </w:t>
      </w:r>
    </w:p>
  </w:comment>
  <w:comment w:id="43" w:author="Meyer, Michael Frederick" w:date="2020-10-01T12:26:00Z" w:initials="MMF">
    <w:p w14:paraId="6DEA7F6B" w14:textId="5A57D114" w:rsidR="00AA09EF" w:rsidRDefault="00AA09EF"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AA09EF" w:rsidRDefault="00AA09EF">
      <w:pPr>
        <w:pStyle w:val="CommentText"/>
      </w:pPr>
    </w:p>
  </w:comment>
  <w:comment w:id="44" w:author="Meyer, Michael Frederick" w:date="2020-10-01T12:34:00Z" w:initials="MMF">
    <w:p w14:paraId="66BB4FE3" w14:textId="77777777" w:rsidR="00AA09EF" w:rsidRDefault="00AA09EF">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AA09EF" w:rsidRDefault="00AA09EF">
      <w:pPr>
        <w:pStyle w:val="CommentText"/>
      </w:pPr>
    </w:p>
    <w:p w14:paraId="406DFD1E" w14:textId="5DA582D6" w:rsidR="00AA09EF" w:rsidRDefault="00AA09EF">
      <w:pPr>
        <w:pStyle w:val="CommentText"/>
      </w:pPr>
      <w:r>
        <w:t xml:space="preserve">That being said, I think I’m at the stage where I recognize multivariate statistics as both an art and a science, so I could see this going either way. </w:t>
      </w:r>
    </w:p>
  </w:comment>
  <w:comment w:id="60" w:author="Meyer, Michael Frederick" w:date="2020-10-14T17:21:00Z" w:initials="MMF">
    <w:p w14:paraId="791286D2" w14:textId="77777777" w:rsidR="00AA09EF" w:rsidRDefault="00AA09EF">
      <w:pPr>
        <w:pStyle w:val="CommentText"/>
      </w:pPr>
      <w:r>
        <w:rPr>
          <w:rStyle w:val="CommentReference"/>
        </w:rPr>
        <w:annotationRef/>
      </w:r>
      <w:r>
        <w:t xml:space="preserve">This is a result of the cluster analyses in the script not working with transformed data… le sigh. </w:t>
      </w:r>
    </w:p>
    <w:p w14:paraId="7E7279A7" w14:textId="77777777" w:rsidR="00AA09EF" w:rsidRDefault="00AA09EF">
      <w:pPr>
        <w:pStyle w:val="CommentText"/>
      </w:pPr>
    </w:p>
    <w:p w14:paraId="0E6D366F" w14:textId="30E3C280" w:rsidR="00AA09EF" w:rsidRDefault="00AA09EF">
      <w:pPr>
        <w:pStyle w:val="CommentText"/>
      </w:pPr>
      <w:r>
        <w:t xml:space="preserve">However, three different techniques all point to the same conclusions, so I think that we are in the clear. </w:t>
      </w:r>
    </w:p>
  </w:comment>
  <w:comment w:id="81" w:author="Meyer, Michael Frederick" w:date="2020-10-14T17:25:00Z" w:initials="MMF">
    <w:p w14:paraId="42E7EA21" w14:textId="77777777" w:rsidR="00AA09EF" w:rsidRDefault="00AA09EF">
      <w:pPr>
        <w:pStyle w:val="CommentText"/>
      </w:pPr>
      <w:r>
        <w:rPr>
          <w:rStyle w:val="CommentReference"/>
        </w:rPr>
        <w:annotationRef/>
      </w:r>
      <w:r>
        <w:t xml:space="preserve">I added this to be a silver bullet for any skeptics. </w:t>
      </w:r>
    </w:p>
    <w:p w14:paraId="79199ADB" w14:textId="77777777" w:rsidR="00AA09EF" w:rsidRDefault="00AA09EF">
      <w:pPr>
        <w:pStyle w:val="CommentText"/>
      </w:pPr>
    </w:p>
    <w:p w14:paraId="7CDA0FC7" w14:textId="5D23121D" w:rsidR="00AA09EF" w:rsidRDefault="00AA09EF">
      <w:pPr>
        <w:pStyle w:val="CommentText"/>
      </w:pPr>
      <w:r>
        <w:t xml:space="preserve">Basically, the clusters enable us to do post-hoc analysis whereas the continuous metric does not. But, if both the categorical and continuous predictors agree with one another, that would make a super compelling case IMHO. </w:t>
      </w:r>
    </w:p>
  </w:comment>
  <w:comment w:id="127" w:author="Aaron Galloway" w:date="2020-09-17T16:56:00Z" w:initials="AG">
    <w:p w14:paraId="0F3750DA" w14:textId="77777777" w:rsidR="00AA09EF" w:rsidRDefault="00AA09EF" w:rsidP="00A84037">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8256C0C" w14:textId="77777777" w:rsidR="00AA09EF" w:rsidRDefault="00AA09EF" w:rsidP="00A84037">
      <w:pPr>
        <w:pStyle w:val="CommentText"/>
      </w:pPr>
      <w:r>
        <w:t xml:space="preserve">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w:t>
      </w:r>
      <w:proofErr w:type="spellStart"/>
      <w:r>
        <w:t>Euglenoids</w:t>
      </w:r>
      <w:proofErr w:type="spellEnd"/>
      <w:r>
        <w:t xml:space="preserve">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128" w:author="Meyer, Michael Frederick" w:date="2020-10-01T16:42:00Z" w:initials="MMF">
    <w:p w14:paraId="3AA18437" w14:textId="401A5E8D" w:rsidR="00AA09EF" w:rsidRDefault="00AA09EF">
      <w:pPr>
        <w:pStyle w:val="CommentText"/>
      </w:pPr>
      <w:r>
        <w:rPr>
          <w:rStyle w:val="CommentReference"/>
        </w:rPr>
        <w:annotationRef/>
      </w:r>
      <w:r>
        <w:t>I think that I fixed it</w:t>
      </w:r>
    </w:p>
  </w:comment>
  <w:comment w:id="191" w:author="Meyer, Michael Frederick" w:date="2020-09-30T16:31:00Z" w:initials="MMF">
    <w:p w14:paraId="1178C32D" w14:textId="21DAC686" w:rsidR="00AA09EF" w:rsidRDefault="00AA09EF">
      <w:pPr>
        <w:pStyle w:val="CommentText"/>
      </w:pPr>
      <w:r>
        <w:rPr>
          <w:rStyle w:val="CommentReference"/>
        </w:rPr>
        <w:annotationRef/>
      </w:r>
      <w:r>
        <w:t xml:space="preserve">AF: This is clearer </w:t>
      </w:r>
      <w:proofErr w:type="spellStart"/>
      <w:r>
        <w:t>then</w:t>
      </w:r>
      <w:proofErr w:type="spellEnd"/>
      <w:r>
        <w:t xml:space="preserve"> the previous section. </w:t>
      </w:r>
    </w:p>
  </w:comment>
  <w:comment w:id="192" w:author="Meyer, Michael Frederick" w:date="2020-10-01T12:38:00Z" w:initials="MMF">
    <w:p w14:paraId="231FE042" w14:textId="1273A85B" w:rsidR="00AA09EF" w:rsidRDefault="00AA09EF">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220" w:author="Meyer, Michael Frederick" w:date="2020-10-15T10:39:00Z" w:initials="MMF">
    <w:p w14:paraId="6DA137C3" w14:textId="1459816B" w:rsidR="001E01AD" w:rsidRDefault="001E01AD">
      <w:pPr>
        <w:pStyle w:val="CommentText"/>
      </w:pPr>
      <w:r>
        <w:rPr>
          <w:rStyle w:val="CommentReference"/>
        </w:rPr>
        <w:annotationRef/>
      </w:r>
      <w:r>
        <w:t>Need to update these R packages, but I will do this after Kara’s code review.</w:t>
      </w:r>
    </w:p>
  </w:comment>
  <w:comment w:id="221" w:author="Meyer, Michael Frederick" w:date="2020-09-30T16:32:00Z" w:initials="MMF">
    <w:p w14:paraId="2E1A449C" w14:textId="3C123D11" w:rsidR="00AA09EF" w:rsidRDefault="00AA09EF">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222" w:author="Meyer, Michael Frederick" w:date="2020-10-01T16:53:00Z" w:initials="MMF">
    <w:p w14:paraId="211A5843" w14:textId="246D13B3" w:rsidR="00AA09EF" w:rsidRDefault="00AA09EF">
      <w:pPr>
        <w:pStyle w:val="CommentText"/>
      </w:pPr>
      <w:r>
        <w:rPr>
          <w:rStyle w:val="CommentReference"/>
        </w:rPr>
        <w:annotationRef/>
      </w:r>
      <w:r>
        <w:t xml:space="preserve">I tried to streamline wording here to be concise and reference why we were doing certain statistical analyses. </w:t>
      </w:r>
    </w:p>
  </w:comment>
  <w:comment w:id="223" w:author="Meyer, Michael Frederick" w:date="2020-09-30T16:33:00Z" w:initials="MMF">
    <w:p w14:paraId="0BFECB19" w14:textId="1B74C0FD" w:rsidR="00AA09EF" w:rsidRDefault="00AA09EF"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AA09EF" w:rsidRDefault="00AA09EF" w:rsidP="009D6033">
      <w:pPr>
        <w:pStyle w:val="CommentText"/>
      </w:pPr>
    </w:p>
    <w:p w14:paraId="218EB962" w14:textId="5C5E9358" w:rsidR="00AA09EF" w:rsidRDefault="00AA09EF" w:rsidP="009D6033">
      <w:pPr>
        <w:pStyle w:val="CommentText"/>
      </w:pPr>
      <w:r>
        <w:t>Yeah, after a second read… I would like to see some of the near raw data so I can help draw my own conclusions.</w:t>
      </w:r>
    </w:p>
  </w:comment>
  <w:comment w:id="224" w:author="Meyer, Michael Frederick" w:date="2020-09-30T16:33:00Z" w:initials="MMF">
    <w:p w14:paraId="1F5B6078" w14:textId="60D4CB26" w:rsidR="00AA09EF" w:rsidRDefault="00AA09EF">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225" w:author="Meyer, Michael Frederick" w:date="2020-10-02T11:43:00Z" w:initials="MMF">
    <w:p w14:paraId="645449C8" w14:textId="267F2A69" w:rsidR="00AA09EF" w:rsidRDefault="00AA09EF">
      <w:pPr>
        <w:pStyle w:val="CommentText"/>
      </w:pPr>
      <w:r>
        <w:rPr>
          <w:rStyle w:val="CommentReference"/>
        </w:rPr>
        <w:annotationRef/>
      </w:r>
      <w:r>
        <w:t xml:space="preserve">Cool, yet the values are still the same in either event. I think that the logic still remains to keep shoreline scaling in. </w:t>
      </w:r>
    </w:p>
  </w:comment>
  <w:comment w:id="242" w:author="Meyer, Michael Frederick" w:date="2020-09-30T16:34:00Z" w:initials="MMF">
    <w:p w14:paraId="05E29247" w14:textId="5D7F7FA5" w:rsidR="00AA09EF" w:rsidRDefault="00AA09EF">
      <w:pPr>
        <w:pStyle w:val="CommentText"/>
      </w:pPr>
      <w:r>
        <w:rPr>
          <w:rStyle w:val="CommentReference"/>
        </w:rPr>
        <w:annotationRef/>
      </w:r>
      <w:r>
        <w:t>AF: Potentially add this to the ordination figure.</w:t>
      </w:r>
    </w:p>
  </w:comment>
  <w:comment w:id="243" w:author="Meyer, Michael Frederick" w:date="2020-10-02T13:05:00Z" w:initials="MMF">
    <w:p w14:paraId="62CBD349" w14:textId="41F2B84A" w:rsidR="00AA09EF" w:rsidRDefault="00AA09EF">
      <w:pPr>
        <w:pStyle w:val="CommentText"/>
      </w:pPr>
      <w:r>
        <w:rPr>
          <w:rStyle w:val="CommentReference"/>
        </w:rPr>
        <w:annotationRef/>
      </w:r>
      <w:r>
        <w:t xml:space="preserve">So, after confirming with Gavin Simpson how site and species scores are calculated in </w:t>
      </w:r>
      <w:proofErr w:type="spellStart"/>
      <w:r>
        <w:t>metaMDS</w:t>
      </w:r>
      <w:proofErr w:type="spellEnd"/>
      <w:r>
        <w:t xml:space="preserve">, I updated the community abundance NMDS plots to include taxa that were identified through SIMPER as being most influential to points spreading. </w:t>
      </w:r>
    </w:p>
  </w:comment>
  <w:comment w:id="276" w:author="Meyer, Michael Frederick" w:date="2020-09-30T16:34:00Z" w:initials="MMF">
    <w:p w14:paraId="5F37D284" w14:textId="066AB334" w:rsidR="00AA09EF" w:rsidRDefault="00AA09EF">
      <w:pPr>
        <w:pStyle w:val="CommentText"/>
      </w:pPr>
      <w:r>
        <w:rPr>
          <w:rStyle w:val="CommentReference"/>
        </w:rPr>
        <w:annotationRef/>
      </w:r>
      <w:r>
        <w:t>AF: Potentially add these to the ordination figure.</w:t>
      </w:r>
    </w:p>
  </w:comment>
  <w:comment w:id="277" w:author="Meyer, Michael Frederick" w:date="2020-10-02T13:06:00Z" w:initials="MMF">
    <w:p w14:paraId="7DD6623C" w14:textId="7C92379D" w:rsidR="00AA09EF" w:rsidRDefault="00AA09EF">
      <w:pPr>
        <w:pStyle w:val="CommentText"/>
      </w:pPr>
      <w:r>
        <w:rPr>
          <w:rStyle w:val="CommentReference"/>
        </w:rPr>
        <w:annotationRef/>
      </w:r>
      <w:r>
        <w:t xml:space="preserve">Ditto to the periphyton edits. </w:t>
      </w:r>
    </w:p>
  </w:comment>
  <w:comment w:id="278" w:author="Meyer, Michael Frederick" w:date="2020-09-30T16:35:00Z" w:initials="MMF">
    <w:p w14:paraId="648158CB" w14:textId="6D8AB5A4" w:rsidR="00AA09EF" w:rsidRDefault="00AA09EF">
      <w:pPr>
        <w:pStyle w:val="CommentText"/>
      </w:pPr>
      <w:r>
        <w:rPr>
          <w:rStyle w:val="CommentReference"/>
        </w:rPr>
        <w:annotationRef/>
      </w:r>
      <w:r>
        <w:t xml:space="preserve">AF: One thing that MIGHT help is to change the name of this:  PHI (predicted human </w:t>
      </w:r>
      <w:proofErr w:type="gramStart"/>
      <w:r>
        <w:t>influence)  or</w:t>
      </w:r>
      <w:proofErr w:type="gramEnd"/>
      <w:r>
        <w:t xml:space="preserve"> something that. It is spatial function of human population influence.  IDW is the method, not the phenomenon you are estimating.</w:t>
      </w:r>
    </w:p>
  </w:comment>
  <w:comment w:id="279" w:author="Meyer, Michael Frederick" w:date="2020-10-01T17:07:00Z" w:initials="MMF">
    <w:p w14:paraId="2FDF2206" w14:textId="2DE90180" w:rsidR="00AA09EF" w:rsidRDefault="00AA09EF">
      <w:pPr>
        <w:pStyle w:val="CommentText"/>
      </w:pPr>
      <w:r>
        <w:rPr>
          <w:rStyle w:val="CommentReference"/>
        </w:rPr>
        <w:annotationRef/>
      </w:r>
      <w:r>
        <w:t>This is an interesting idea. Personally, I like the idea of PHI, BUT I also am not a fan because at the end of the day, the units for IDW population is number of people.</w:t>
      </w:r>
    </w:p>
  </w:comment>
  <w:comment w:id="280" w:author="Meyer, Michael Frederick" w:date="2020-10-02T13:07:00Z" w:initials="MMF">
    <w:p w14:paraId="07FB4327" w14:textId="1797FB5D" w:rsidR="00AA09EF" w:rsidRDefault="00AA09EF">
      <w:pPr>
        <w:pStyle w:val="CommentText"/>
      </w:pPr>
      <w:r>
        <w:rPr>
          <w:rStyle w:val="CommentReference"/>
        </w:rPr>
        <w:annotationRef/>
      </w:r>
      <w:r>
        <w:t xml:space="preserve">I think I am going to leave this as is, just based off the units, and we are explicitly looking at population size not really all types of influence, such as boat traffic or other things. </w:t>
      </w:r>
    </w:p>
  </w:comment>
  <w:comment w:id="318" w:author="Meyer, Michael Frederick" w:date="2020-09-30T16:38:00Z" w:initials="MMF">
    <w:p w14:paraId="3CEDD3AB" w14:textId="01EF1179" w:rsidR="00AA09EF" w:rsidRDefault="00AA09EF">
      <w:pPr>
        <w:pStyle w:val="CommentText"/>
      </w:pPr>
      <w:r>
        <w:rPr>
          <w:rStyle w:val="CommentReference"/>
        </w:rPr>
        <w:annotationRef/>
      </w:r>
      <w:r>
        <w:t>AF: I would be good to explain the data that you used to determine this. Honestly, I am partially convinced.</w:t>
      </w:r>
    </w:p>
  </w:comment>
  <w:comment w:id="319" w:author="Meyer, Michael Frederick" w:date="2020-10-10T13:42:00Z" w:initials="MMF">
    <w:p w14:paraId="549E68E5" w14:textId="13B0709A" w:rsidR="00AA09EF" w:rsidRDefault="00AA09EF">
      <w:pPr>
        <w:pStyle w:val="CommentText"/>
      </w:pPr>
      <w:r>
        <w:rPr>
          <w:rStyle w:val="CommentReference"/>
        </w:rPr>
        <w:annotationRef/>
      </w:r>
      <w:r>
        <w:t xml:space="preserve">I think we do this below, so I am going to leave this alone, but need to come back to this thought more broadly. </w:t>
      </w:r>
    </w:p>
  </w:comment>
  <w:comment w:id="320" w:author="Meyer, Michael Frederick" w:date="2020-10-14T17:27:00Z" w:initials="MMF">
    <w:p w14:paraId="6C4A94FA" w14:textId="378CA973" w:rsidR="00AA09EF" w:rsidRDefault="00AA09EF">
      <w:pPr>
        <w:pStyle w:val="CommentText"/>
      </w:pPr>
      <w:r>
        <w:rPr>
          <w:rStyle w:val="CommentReference"/>
        </w:rPr>
        <w:annotationRef/>
      </w:r>
    </w:p>
  </w:comment>
  <w:comment w:id="321" w:author="Meyer, Michael Frederick" w:date="2020-09-30T16:38:00Z" w:initials="MMF">
    <w:p w14:paraId="1B0983C0" w14:textId="5C1EF0BC" w:rsidR="00AA09EF" w:rsidRDefault="00AA09EF">
      <w:pPr>
        <w:pStyle w:val="CommentText"/>
      </w:pPr>
      <w:r>
        <w:rPr>
          <w:rStyle w:val="CommentReference"/>
        </w:rPr>
        <w:annotationRef/>
      </w:r>
      <w:r>
        <w:t>AF: I hope there is discussion later about correlation is not causation… were there other covariates that could have explained that emergent patterns?</w:t>
      </w:r>
    </w:p>
  </w:comment>
  <w:comment w:id="322" w:author="Meyer, Michael Frederick" w:date="2020-10-10T13:42:00Z" w:initials="MMF">
    <w:p w14:paraId="408325FD" w14:textId="001A2278" w:rsidR="00AA09EF" w:rsidRDefault="00AA09EF">
      <w:pPr>
        <w:pStyle w:val="CommentText"/>
      </w:pPr>
      <w:r>
        <w:rPr>
          <w:rStyle w:val="CommentReference"/>
        </w:rPr>
        <w:annotationRef/>
      </w:r>
      <w:r>
        <w:t>I’ve been thinking A LOT about this idea, even before AF sent the comments. I totally agree, but I think that the great part about this study is that we have a bunch of theory underpinning the analyses and that multiple analyses and indicators tell the same story. So, I am unsure whether or not we should touch this topic, but it is definitely something that crossed my mind.</w:t>
      </w:r>
    </w:p>
  </w:comment>
  <w:comment w:id="323" w:author="Meyer, Michael Frederick" w:date="2020-10-14T17:28:00Z" w:initials="MMF">
    <w:p w14:paraId="3289A726" w14:textId="7A5B1464" w:rsidR="00AA09EF" w:rsidRDefault="00AA09EF">
      <w:pPr>
        <w:pStyle w:val="CommentText"/>
      </w:pPr>
      <w:r>
        <w:rPr>
          <w:rStyle w:val="CommentReference"/>
        </w:rPr>
        <w:annotationRef/>
      </w:r>
      <w:r>
        <w:t>I think this is pretty apparent below as we were pretty careful with our language, and I worry that harping on it adds skepticism. If you see a place to maybe imply that SH, I would really appreciate it!</w:t>
      </w:r>
    </w:p>
  </w:comment>
  <w:comment w:id="324" w:author="Aaron Galloway" w:date="2020-09-17T17:22:00Z" w:initials="AG">
    <w:p w14:paraId="30F43E63" w14:textId="77777777" w:rsidR="00AA09EF" w:rsidRDefault="00AA09EF">
      <w:pPr>
        <w:pStyle w:val="CommentText"/>
      </w:pPr>
      <w:r>
        <w:rPr>
          <w:rStyle w:val="CommentReference"/>
        </w:rPr>
        <w:annotationRef/>
      </w:r>
      <w:proofErr w:type="gramStart"/>
      <w:r>
        <w:t>Again</w:t>
      </w:r>
      <w:proofErr w:type="gramEnd"/>
      <w:r>
        <w:t xml:space="preserve">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AA09EF" w:rsidRDefault="00AA09EF">
      <w:pPr>
        <w:pStyle w:val="CommentText"/>
      </w:pPr>
    </w:p>
    <w:p w14:paraId="66800E73" w14:textId="5CF77BE9" w:rsidR="00AA09EF" w:rsidRDefault="00AA09EF">
      <w:pPr>
        <w:pStyle w:val="CommentText"/>
      </w:pPr>
      <w:r>
        <w:t>Is the green filamentous algae dominance story supported by the scrape analyses themselves? I.e., do we need the FA to tell us this for the consumers?</w:t>
      </w:r>
    </w:p>
  </w:comment>
  <w:comment w:id="340" w:author="Aaron Galloway" w:date="2020-09-17T17:25:00Z" w:initials="AG">
    <w:p w14:paraId="4C8259B6" w14:textId="486AB55E" w:rsidR="00AA09EF" w:rsidRDefault="00AA09EF">
      <w:pPr>
        <w:pStyle w:val="CommentText"/>
      </w:pPr>
      <w:r>
        <w:rPr>
          <w:rStyle w:val="CommentReference"/>
        </w:rPr>
        <w:annotationRef/>
      </w:r>
      <w:proofErr w:type="gramStart"/>
      <w:r>
        <w:t>Yeah</w:t>
      </w:r>
      <w:proofErr w:type="gramEnd"/>
      <w:r>
        <w:t xml:space="preserve"> I agree with focusing on the EFA for the community and consumer questions. </w:t>
      </w:r>
    </w:p>
  </w:comment>
  <w:comment w:id="341" w:author="Aaron Galloway" w:date="2020-09-17T17:24:00Z" w:initials="AG">
    <w:p w14:paraId="2EC138F7" w14:textId="05DA8A29" w:rsidR="00AA09EF" w:rsidRDefault="00AA09EF">
      <w:pPr>
        <w:pStyle w:val="CommentText"/>
      </w:pPr>
      <w:r>
        <w:rPr>
          <w:rStyle w:val="CommentReference"/>
        </w:rPr>
        <w:annotationRef/>
      </w:r>
      <w:r>
        <w:t>I think this is fine to focus on these EFA for this kind of statement. This is interesting.</w:t>
      </w:r>
    </w:p>
  </w:comment>
  <w:comment w:id="351" w:author="Aaron Galloway" w:date="2020-09-17T17:26:00Z" w:initials="AG">
    <w:p w14:paraId="58100458" w14:textId="266D2F4E" w:rsidR="00AA09EF" w:rsidRDefault="00AA09EF">
      <w:pPr>
        <w:pStyle w:val="CommentText"/>
      </w:pPr>
      <w:r>
        <w:rPr>
          <w:rStyle w:val="CommentReference"/>
        </w:rPr>
        <w:annotationRef/>
      </w:r>
      <w:r>
        <w:t xml:space="preserve">This will need to be updated. Review Taipale, Galloway and Winder, and some of the papers cited in those. </w:t>
      </w:r>
      <w:proofErr w:type="spellStart"/>
      <w:r>
        <w:t>Ahlgren</w:t>
      </w:r>
      <w:proofErr w:type="spellEnd"/>
      <w:r>
        <w:t xml:space="preserve">, </w:t>
      </w:r>
      <w:proofErr w:type="spellStart"/>
      <w:r>
        <w:t>etc</w:t>
      </w:r>
      <w:proofErr w:type="spellEnd"/>
      <w:r>
        <w:t xml:space="preserve">, </w:t>
      </w:r>
      <w:proofErr w:type="spellStart"/>
      <w:r>
        <w:t>Guschina</w:t>
      </w:r>
      <w:proofErr w:type="spellEnd"/>
      <w:r>
        <w:t>, Harwood, etc.</w:t>
      </w:r>
    </w:p>
  </w:comment>
  <w:comment w:id="363" w:author="Aaron Galloway" w:date="2020-09-17T17:27:00Z" w:initials="AG">
    <w:p w14:paraId="10ADC356" w14:textId="2EBDE50C" w:rsidR="00AA09EF" w:rsidRDefault="00AA09EF">
      <w:pPr>
        <w:pStyle w:val="CommentText"/>
      </w:pPr>
      <w:r>
        <w:rPr>
          <w:rStyle w:val="CommentReference"/>
        </w:rPr>
        <w:annotationRef/>
      </w:r>
      <w:r>
        <w:t>This will need revision as identified above.</w:t>
      </w:r>
    </w:p>
  </w:comment>
  <w:comment w:id="369" w:author="Meyer, Michael Frederick" w:date="2020-10-14T17:29:00Z" w:initials="MMF">
    <w:p w14:paraId="7115DC8F" w14:textId="4E0CBF24" w:rsidR="00AA09EF" w:rsidRDefault="00AA09EF">
      <w:pPr>
        <w:pStyle w:val="CommentText"/>
      </w:pPr>
      <w:r>
        <w:rPr>
          <w:rStyle w:val="CommentReference"/>
        </w:rPr>
        <w:annotationRef/>
      </w:r>
      <w:r>
        <w:t>AF really liked this ending paragraph.</w:t>
      </w:r>
    </w:p>
  </w:comment>
  <w:comment w:id="370" w:author="Meyer, Michael Frederick" w:date="2020-09-30T16:46:00Z" w:initials="MMF">
    <w:p w14:paraId="55081305" w14:textId="31836C0C" w:rsidR="00AA09EF" w:rsidRDefault="00AA09EF">
      <w:pPr>
        <w:pStyle w:val="CommentText"/>
      </w:pPr>
      <w:r>
        <w:rPr>
          <w:rStyle w:val="CommentReference"/>
        </w:rPr>
        <w:annotationRef/>
      </w:r>
      <w:r>
        <w:t>AF: Supplemental?</w:t>
      </w:r>
    </w:p>
  </w:comment>
  <w:comment w:id="371" w:author="Meyer, Michael Frederick" w:date="2020-10-02T13:49:00Z" w:initials="MMF">
    <w:p w14:paraId="09B10BA1" w14:textId="3CD82B0F" w:rsidR="00AA09EF" w:rsidRDefault="00AA09EF">
      <w:pPr>
        <w:pStyle w:val="CommentText"/>
      </w:pPr>
      <w:r>
        <w:rPr>
          <w:rStyle w:val="CommentReference"/>
        </w:rPr>
        <w:annotationRef/>
      </w:r>
      <w:r>
        <w:t xml:space="preserve">I think this is kind of important, so I will keep this in the </w:t>
      </w:r>
      <w:proofErr w:type="spellStart"/>
      <w:r>
        <w:t>ms</w:t>
      </w:r>
      <w:proofErr w:type="spellEnd"/>
      <w:r>
        <w:t xml:space="preserve"> but I am open for moving to the supplement. I think that it’s necessary to offering some descriptive statistics on the sites, which a L&amp;O reader may be looking for. </w:t>
      </w:r>
    </w:p>
  </w:comment>
  <w:comment w:id="372" w:author="Meyer, Michael Frederick" w:date="2020-10-10T13:45:00Z" w:initials="MMF">
    <w:p w14:paraId="147D688D" w14:textId="67EC0591" w:rsidR="00AA09EF" w:rsidRDefault="00AA09EF">
      <w:pPr>
        <w:pStyle w:val="CommentText"/>
      </w:pPr>
      <w:r>
        <w:rPr>
          <w:rStyle w:val="CommentReference"/>
        </w:rPr>
        <w:annotationRef/>
      </w:r>
      <w:proofErr w:type="gramStart"/>
      <w:r>
        <w:t>Additionally</w:t>
      </w:r>
      <w:proofErr w:type="gramEnd"/>
      <w:r>
        <w:t xml:space="preserve"> the companion data </w:t>
      </w:r>
      <w:proofErr w:type="spellStart"/>
      <w:r>
        <w:t>ms</w:t>
      </w:r>
      <w:proofErr w:type="spellEnd"/>
      <w:r>
        <w:t xml:space="preserve"> has a </w:t>
      </w:r>
      <w:proofErr w:type="spellStart"/>
      <w:r>
        <w:t>paried</w:t>
      </w:r>
      <w:proofErr w:type="spellEnd"/>
      <w:r>
        <w:t xml:space="preserve"> down version of this table. </w:t>
      </w:r>
    </w:p>
  </w:comment>
  <w:comment w:id="373" w:author="Meyer, Michael Frederick" w:date="2020-09-30T16:46:00Z" w:initials="MMF">
    <w:p w14:paraId="60B30D32" w14:textId="1F562FE7" w:rsidR="00AA09EF" w:rsidRDefault="00AA09EF">
      <w:pPr>
        <w:pStyle w:val="CommentText"/>
      </w:pPr>
      <w:r>
        <w:rPr>
          <w:rStyle w:val="CommentReference"/>
        </w:rPr>
        <w:annotationRef/>
      </w:r>
      <w:r>
        <w:t>AF: Show lake flow direction and out flow?</w:t>
      </w:r>
    </w:p>
  </w:comment>
  <w:comment w:id="374" w:author="Meyer, Michael Frederick" w:date="2020-10-02T13:52:00Z" w:initials="MMF">
    <w:p w14:paraId="0F1D9593" w14:textId="77777777" w:rsidR="00AA09EF" w:rsidRDefault="00AA09EF">
      <w:pPr>
        <w:pStyle w:val="CommentText"/>
      </w:pPr>
      <w:r>
        <w:rPr>
          <w:rStyle w:val="CommentReference"/>
        </w:rPr>
        <w:annotationRef/>
      </w:r>
      <w:r>
        <w:t xml:space="preserve">I am not sure about this one, just because while the currents can be there, they were likely not at their fastest when we sampled. I think that could offer more confusion than help. </w:t>
      </w:r>
    </w:p>
    <w:p w14:paraId="7CB87276" w14:textId="77777777" w:rsidR="00AA09EF" w:rsidRDefault="00AA09EF">
      <w:pPr>
        <w:pStyle w:val="CommentText"/>
      </w:pPr>
    </w:p>
    <w:p w14:paraId="7F9A6765" w14:textId="3A257092" w:rsidR="00AA09EF" w:rsidRDefault="00AA09EF">
      <w:pPr>
        <w:pStyle w:val="CommentText"/>
      </w:pPr>
      <w:r>
        <w:t xml:space="preserve">I have addressed the issue of water flow in the caption </w:t>
      </w:r>
      <w:proofErr w:type="spellStart"/>
      <w:r>
        <w:t>tho</w:t>
      </w:r>
      <w:proofErr w:type="spellEnd"/>
      <w:r>
        <w:t xml:space="preserve">. </w:t>
      </w:r>
    </w:p>
  </w:comment>
  <w:comment w:id="375" w:author="Meyer, Michael Frederick" w:date="2020-10-02T14:01:00Z" w:initials="MMF">
    <w:p w14:paraId="34A08E47" w14:textId="490CB053" w:rsidR="00AA09EF" w:rsidRDefault="00AA09EF">
      <w:pPr>
        <w:pStyle w:val="CommentText"/>
      </w:pPr>
      <w:r>
        <w:rPr>
          <w:rStyle w:val="CommentReference"/>
        </w:rPr>
        <w:annotationRef/>
      </w:r>
      <w:r>
        <w:t xml:space="preserve">On second thought, I am not sure that there is a seamless way to include that information in this figure. I am open </w:t>
      </w:r>
      <w:proofErr w:type="spellStart"/>
      <w:r>
        <w:t>tho</w:t>
      </w:r>
      <w:proofErr w:type="spellEnd"/>
      <w:r>
        <w:t xml:space="preserve"> to including this somewhere in the </w:t>
      </w:r>
      <w:proofErr w:type="spellStart"/>
      <w:r>
        <w:t>ms.</w:t>
      </w:r>
      <w:proofErr w:type="spellEnd"/>
      <w:r>
        <w:t xml:space="preserve"> Maybe the site description section is the best spot in the </w:t>
      </w:r>
      <w:proofErr w:type="spellStart"/>
      <w:r>
        <w:t>ms.</w:t>
      </w:r>
      <w:proofErr w:type="spellEnd"/>
      <w:r>
        <w:t xml:space="preserve">  </w:t>
      </w:r>
    </w:p>
  </w:comment>
  <w:comment w:id="376" w:author="Meyer, Michael Frederick" w:date="2020-09-30T16:47:00Z" w:initials="MMF">
    <w:p w14:paraId="2FDD284A" w14:textId="08CBAF6E" w:rsidR="00AA09EF" w:rsidRDefault="00AA09EF">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377" w:author="Meyer, Michael Frederick" w:date="2020-10-02T13:54:00Z" w:initials="MMF">
    <w:p w14:paraId="1E923A2C" w14:textId="3986D7E8" w:rsidR="00AA09EF" w:rsidRDefault="00AA09EF">
      <w:pPr>
        <w:pStyle w:val="CommentText"/>
      </w:pPr>
      <w:r>
        <w:rPr>
          <w:rStyle w:val="CommentReference"/>
        </w:rPr>
        <w:annotationRef/>
      </w:r>
      <w:r>
        <w:t xml:space="preserve">I am not sure how I can address the “what does log-transforming do to IDW?”. Because the IDW varies widely, log-transforming makes things more comparable. The same would likely be necessary if we kept out the shoreline scaling. It would be less necessary without the shoreline-scaling, but to accurately compare values, I would err on the side of log-transforming – </w:t>
      </w:r>
      <w:proofErr w:type="spellStart"/>
      <w:r>
        <w:t>cuz</w:t>
      </w:r>
      <w:proofErr w:type="spellEnd"/>
      <w:r>
        <w:t xml:space="preserve"> it is a method when we consider that the underlying physical processes are non-linear. </w:t>
      </w:r>
    </w:p>
  </w:comment>
  <w:comment w:id="378" w:author="Meyer, Michael Frederick" w:date="2020-10-02T13:57:00Z" w:initials="MMF">
    <w:p w14:paraId="49FDFE8F" w14:textId="5C4B708A" w:rsidR="00AA09EF" w:rsidRDefault="00AA09EF">
      <w:pPr>
        <w:pStyle w:val="CommentText"/>
      </w:pPr>
      <w:r>
        <w:rPr>
          <w:rStyle w:val="CommentReference"/>
        </w:rPr>
        <w:annotationRef/>
      </w:r>
      <w:r>
        <w:t>Also, I included text as to why the points at the very end are smaller than the yellow and orange points.</w:t>
      </w:r>
    </w:p>
  </w:comment>
  <w:comment w:id="381" w:author="Meyer, Michael Frederick" w:date="2020-09-30T16:48:00Z" w:initials="MMF">
    <w:p w14:paraId="58A50A74" w14:textId="5529A1E1" w:rsidR="00AA09EF" w:rsidRDefault="00AA09EF">
      <w:pPr>
        <w:pStyle w:val="CommentText"/>
      </w:pPr>
      <w:r>
        <w:rPr>
          <w:rStyle w:val="CommentReference"/>
        </w:rPr>
        <w:annotationRef/>
      </w:r>
      <w:r>
        <w:t>AF: Honestly, I do not see how the groupings can be significant. If you are testing for filamentous algae (the expectation) why test the entire community?</w:t>
      </w:r>
    </w:p>
  </w:comment>
  <w:comment w:id="382" w:author="Meyer, Michael Frederick" w:date="2020-10-10T13:46:00Z" w:initials="MMF">
    <w:p w14:paraId="56B62F78" w14:textId="0697FAC3" w:rsidR="00AA09EF" w:rsidRDefault="00AA09EF">
      <w:pPr>
        <w:pStyle w:val="CommentText"/>
      </w:pPr>
      <w:r>
        <w:rPr>
          <w:rStyle w:val="CommentReference"/>
        </w:rPr>
        <w:annotationRef/>
      </w:r>
      <w:r>
        <w:t xml:space="preserve">Ted suggested putting the NMDS figures into one. I think it can help organize things and decrease the overall number of figures. I can play with the theme formatting if it looks confusing. </w:t>
      </w:r>
    </w:p>
  </w:comment>
  <w:comment w:id="383" w:author="Meyer, Michael Frederick" w:date="2020-10-14T16:55:00Z" w:initials="MMF">
    <w:p w14:paraId="370C12F9" w14:textId="77777777" w:rsidR="00AA09EF" w:rsidRDefault="00AA09EF">
      <w:pPr>
        <w:pStyle w:val="CommentText"/>
      </w:pPr>
      <w:r>
        <w:rPr>
          <w:rStyle w:val="CommentReference"/>
        </w:rPr>
        <w:annotationRef/>
      </w:r>
      <w:r>
        <w:t xml:space="preserve">I think that keeping things as High vs. Low/Mod is the smartest way to go for making the groupings pop out. </w:t>
      </w:r>
    </w:p>
    <w:p w14:paraId="7C6F1B8A" w14:textId="77777777" w:rsidR="00AA09EF" w:rsidRDefault="00AA09EF">
      <w:pPr>
        <w:pStyle w:val="CommentText"/>
      </w:pPr>
    </w:p>
    <w:p w14:paraId="11F5DA85" w14:textId="50ABB038" w:rsidR="00AA09EF" w:rsidRDefault="00AA09EF">
      <w:pPr>
        <w:pStyle w:val="CommentText"/>
      </w:pPr>
      <w:r>
        <w:t>And the beef up cluster analysis also helps establish these groupings.</w:t>
      </w:r>
    </w:p>
  </w:comment>
  <w:comment w:id="384" w:author="Meyer, Michael Frederick" w:date="2020-10-14T17:30:00Z" w:initials="MMF">
    <w:p w14:paraId="7276B581" w14:textId="77777777" w:rsidR="00AA09EF" w:rsidRDefault="00AA09EF">
      <w:pPr>
        <w:pStyle w:val="CommentText"/>
      </w:pPr>
      <w:r>
        <w:rPr>
          <w:rStyle w:val="CommentReference"/>
        </w:rPr>
        <w:annotationRef/>
      </w:r>
      <w:r>
        <w:t xml:space="preserve">Okay, I have down backflips to format these figures on top of each other, and I don’t </w:t>
      </w:r>
      <w:proofErr w:type="spellStart"/>
      <w:r>
        <w:t>wanna</w:t>
      </w:r>
      <w:proofErr w:type="spellEnd"/>
      <w:r>
        <w:t xml:space="preserve"> touch it to make the text larger. </w:t>
      </w:r>
    </w:p>
    <w:p w14:paraId="59BB63AF" w14:textId="77777777" w:rsidR="00AA09EF" w:rsidRDefault="00AA09EF">
      <w:pPr>
        <w:pStyle w:val="CommentText"/>
      </w:pPr>
    </w:p>
    <w:p w14:paraId="43ADE999" w14:textId="447AF545" w:rsidR="00AA09EF" w:rsidRDefault="00AA09EF">
      <w:pPr>
        <w:pStyle w:val="CommentText"/>
      </w:pPr>
      <w:r>
        <w:t>Kara is going to do a code review, and I will ask her if she knows a silver bullet technique, as MB and I have been using guess-and-check.</w:t>
      </w:r>
    </w:p>
  </w:comment>
  <w:comment w:id="390" w:author="Meyer, Michael Frederick" w:date="2020-09-30T16:53:00Z" w:initials="MMF">
    <w:p w14:paraId="1B2FA537" w14:textId="77777777" w:rsidR="00AA09EF" w:rsidRPr="0032523D" w:rsidRDefault="00AA09EF" w:rsidP="004B0888">
      <w:pPr>
        <w:pStyle w:val="CommentText"/>
        <w:rPr>
          <w:lang w:val="pt-BR"/>
        </w:rPr>
      </w:pPr>
      <w:r>
        <w:rPr>
          <w:rStyle w:val="CommentReference"/>
        </w:rPr>
        <w:annotationRef/>
      </w:r>
      <w:r>
        <w:t xml:space="preserve">AF: </w:t>
      </w:r>
      <w:r w:rsidRPr="006719E8">
        <w:rPr>
          <w:lang w:val="pt-BR"/>
        </w:rPr>
        <w:t>I don’t s</w:t>
      </w:r>
      <w:r>
        <w:rPr>
          <w:lang w:val="pt-BR"/>
        </w:rPr>
        <w:t>ee it.</w:t>
      </w:r>
    </w:p>
  </w:comment>
  <w:comment w:id="391" w:author="Meyer, Michael Frederick" w:date="2020-10-14T17:32:00Z" w:initials="MMF">
    <w:p w14:paraId="66602DA0" w14:textId="1C3820B6" w:rsidR="00AA09EF" w:rsidRDefault="00AA09EF">
      <w:pPr>
        <w:pStyle w:val="CommentText"/>
      </w:pPr>
      <w:r>
        <w:rPr>
          <w:rStyle w:val="CommentReference"/>
        </w:rPr>
        <w:annotationRef/>
      </w:r>
      <w:r>
        <w:t>I think reducing to two groups makes this more apparent.</w:t>
      </w:r>
    </w:p>
  </w:comment>
  <w:comment w:id="394" w:author="Meyer, Michael Frederick" w:date="2020-09-30T16:53:00Z" w:initials="MMF">
    <w:p w14:paraId="4D4228F2" w14:textId="1F025076" w:rsidR="00AA09EF" w:rsidRDefault="00AA09EF">
      <w:pPr>
        <w:pStyle w:val="CommentText"/>
      </w:pPr>
      <w:r>
        <w:rPr>
          <w:rStyle w:val="CommentReference"/>
        </w:rPr>
        <w:annotationRef/>
      </w:r>
      <w:r>
        <w:t>AF: Where is this result coming from?</w:t>
      </w:r>
    </w:p>
  </w:comment>
  <w:comment w:id="395" w:author="Meyer, Michael Frederick" w:date="2020-10-14T17:32:00Z" w:initials="MMF">
    <w:p w14:paraId="4157AF3E" w14:textId="673C308C" w:rsidR="00AA09EF" w:rsidRDefault="00AA09EF">
      <w:pPr>
        <w:pStyle w:val="CommentText"/>
      </w:pPr>
      <w:r>
        <w:rPr>
          <w:rStyle w:val="CommentReference"/>
        </w:rPr>
        <w:annotationRef/>
      </w:r>
      <w:r>
        <w:t>Amended for clarity.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9FD1A" w15:done="0"/>
  <w15:commentEx w15:paraId="34297BFD" w15:paraIdParent="0809FD1A" w15:done="0"/>
  <w15:commentEx w15:paraId="42D897D8" w15:done="0"/>
  <w15:commentEx w15:paraId="50899785" w15:paraIdParent="42D897D8" w15:done="0"/>
  <w15:commentEx w15:paraId="48C60B59" w15:paraIdParent="42D897D8" w15:done="0"/>
  <w15:commentEx w15:paraId="2E9B051B" w15:done="0"/>
  <w15:commentEx w15:paraId="2462B2B6" w15:paraIdParent="2E9B051B" w15:done="0"/>
  <w15:commentEx w15:paraId="1B03F1E7" w15:done="0"/>
  <w15:commentEx w15:paraId="5388ABF8" w15:paraIdParent="1B03F1E7" w15:done="0"/>
  <w15:commentEx w15:paraId="312E5C9A" w15:done="0"/>
  <w15:commentEx w15:paraId="0083BFCD" w15:paraIdParent="312E5C9A" w15:done="0"/>
  <w15:commentEx w15:paraId="1ECC2157" w15:paraIdParent="312E5C9A" w15:done="0"/>
  <w15:commentEx w15:paraId="7D90FE1E" w15:done="0"/>
  <w15:commentEx w15:paraId="5047FAFE" w15:paraIdParent="7D90FE1E" w15:done="0"/>
  <w15:commentEx w15:paraId="4EAC7D0A" w15:paraIdParent="7D90FE1E" w15:done="0"/>
  <w15:commentEx w15:paraId="32E7425C" w15:done="0"/>
  <w15:commentEx w15:paraId="5169F41E" w15:paraIdParent="32E7425C" w15:done="0"/>
  <w15:commentEx w15:paraId="718D07DC" w15:done="0"/>
  <w15:commentEx w15:paraId="598A1A27" w15:paraIdParent="718D07DC" w15:done="0"/>
  <w15:commentEx w15:paraId="2559D6EE" w15:done="0"/>
  <w15:commentEx w15:paraId="677C4EF2" w15:done="0"/>
  <w15:commentEx w15:paraId="3EA41C10" w15:paraIdParent="677C4EF2" w15:done="0"/>
  <w15:commentEx w15:paraId="7A85EE5A" w15:done="0"/>
  <w15:commentEx w15:paraId="406DFD1E" w15:paraIdParent="7A85EE5A" w15:done="0"/>
  <w15:commentEx w15:paraId="0E6D366F" w15:done="0"/>
  <w15:commentEx w15:paraId="7CDA0FC7" w15:done="0"/>
  <w15:commentEx w15:paraId="58256C0C" w15:done="0"/>
  <w15:commentEx w15:paraId="3AA18437" w15:paraIdParent="58256C0C" w15:done="0"/>
  <w15:commentEx w15:paraId="1178C32D" w15:done="0"/>
  <w15:commentEx w15:paraId="231FE042" w15:paraIdParent="1178C32D" w15:done="0"/>
  <w15:commentEx w15:paraId="6DA137C3" w15:done="0"/>
  <w15:commentEx w15:paraId="2E1A449C" w15:done="0"/>
  <w15:commentEx w15:paraId="211A5843" w15:paraIdParent="2E1A449C" w15:done="0"/>
  <w15:commentEx w15:paraId="218EB962" w15:done="0"/>
  <w15:commentEx w15:paraId="1F5B6078" w15:paraIdParent="218EB962" w15:done="0"/>
  <w15:commentEx w15:paraId="645449C8" w15:paraIdParent="218EB962" w15:done="0"/>
  <w15:commentEx w15:paraId="05E29247" w15:done="0"/>
  <w15:commentEx w15:paraId="62CBD349" w15:paraIdParent="05E29247" w15:done="0"/>
  <w15:commentEx w15:paraId="5F37D284" w15:done="0"/>
  <w15:commentEx w15:paraId="7DD6623C" w15:paraIdParent="5F37D284" w15:done="0"/>
  <w15:commentEx w15:paraId="648158CB" w15:done="0"/>
  <w15:commentEx w15:paraId="2FDF2206" w15:paraIdParent="648158CB" w15:done="0"/>
  <w15:commentEx w15:paraId="07FB4327" w15:paraIdParent="648158CB" w15:done="0"/>
  <w15:commentEx w15:paraId="3CEDD3AB" w15:done="0"/>
  <w15:commentEx w15:paraId="549E68E5" w15:paraIdParent="3CEDD3AB" w15:done="0"/>
  <w15:commentEx w15:paraId="6C4A94FA" w15:paraIdParent="3CEDD3AB" w15:done="0"/>
  <w15:commentEx w15:paraId="1B0983C0" w15:done="0"/>
  <w15:commentEx w15:paraId="408325FD" w15:paraIdParent="1B0983C0" w15:done="0"/>
  <w15:commentEx w15:paraId="3289A726" w15:paraIdParent="1B0983C0" w15:done="0"/>
  <w15:commentEx w15:paraId="66800E73" w15:done="0"/>
  <w15:commentEx w15:paraId="4C8259B6" w15:done="0"/>
  <w15:commentEx w15:paraId="2EC138F7" w15:done="0"/>
  <w15:commentEx w15:paraId="58100458" w15:done="0"/>
  <w15:commentEx w15:paraId="10ADC356" w15:done="0"/>
  <w15:commentEx w15:paraId="7115DC8F" w15:done="0"/>
  <w15:commentEx w15:paraId="55081305" w15:done="0"/>
  <w15:commentEx w15:paraId="09B10BA1" w15:paraIdParent="55081305" w15:done="0"/>
  <w15:commentEx w15:paraId="147D688D" w15:paraIdParent="55081305" w15:done="0"/>
  <w15:commentEx w15:paraId="60B30D32" w15:done="0"/>
  <w15:commentEx w15:paraId="7F9A6765" w15:paraIdParent="60B30D32" w15:done="0"/>
  <w15:commentEx w15:paraId="34A08E47" w15:paraIdParent="60B30D32" w15:done="0"/>
  <w15:commentEx w15:paraId="2FDD284A" w15:done="0"/>
  <w15:commentEx w15:paraId="1E923A2C" w15:paraIdParent="2FDD284A" w15:done="0"/>
  <w15:commentEx w15:paraId="49FDFE8F" w15:paraIdParent="2FDD284A" w15:done="0"/>
  <w15:commentEx w15:paraId="58A50A74" w15:done="0"/>
  <w15:commentEx w15:paraId="56B62F78" w15:paraIdParent="58A50A74" w15:done="0"/>
  <w15:commentEx w15:paraId="11F5DA85" w15:paraIdParent="58A50A74" w15:done="0"/>
  <w15:commentEx w15:paraId="43ADE999" w15:paraIdParent="58A50A74" w15:done="0"/>
  <w15:commentEx w15:paraId="1B2FA537" w15:done="0"/>
  <w15:commentEx w15:paraId="66602DA0" w15:paraIdParent="1B2FA537" w15:done="0"/>
  <w15:commentEx w15:paraId="4D4228F2" w15:done="0"/>
  <w15:commentEx w15:paraId="4157AF3E" w15:paraIdParent="4D4228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48C60B59" w16cid:durableId="232C2ED7"/>
  <w16cid:commentId w16cid:paraId="2E9B051B" w16cid:durableId="231F2E66"/>
  <w16cid:commentId w16cid:paraId="2462B2B6" w16cid:durableId="232034B3"/>
  <w16cid:commentId w16cid:paraId="1B03F1E7" w16cid:durableId="231F2ECC"/>
  <w16cid:commentId w16cid:paraId="5388ABF8" w16cid:durableId="232C3058"/>
  <w16cid:commentId w16cid:paraId="312E5C9A" w16cid:durableId="231F2F49"/>
  <w16cid:commentId w16cid:paraId="0083BFCD" w16cid:durableId="232044AE"/>
  <w16cid:commentId w16cid:paraId="1ECC2157" w16cid:durableId="232C349B"/>
  <w16cid:commentId w16cid:paraId="7D90FE1E" w16cid:durableId="231F3017"/>
  <w16cid:commentId w16cid:paraId="5047FAFE" w16cid:durableId="232046ED"/>
  <w16cid:commentId w16cid:paraId="4EAC7D0A" w16cid:durableId="2331B16B"/>
  <w16cid:commentId w16cid:paraId="32E7425C" w16cid:durableId="231F305B"/>
  <w16cid:commentId w16cid:paraId="5169F41E" w16cid:durableId="23204790"/>
  <w16cid:commentId w16cid:paraId="718D07DC" w16cid:durableId="231F307F"/>
  <w16cid:commentId w16cid:paraId="598A1A27" w16cid:durableId="232047F3"/>
  <w16cid:commentId w16cid:paraId="2559D6EE" w16cid:durableId="232C363F"/>
  <w16cid:commentId w16cid:paraId="677C4EF2" w16cid:durableId="231761A4"/>
  <w16cid:commentId w16cid:paraId="3EA41C10" w16cid:durableId="232C3674"/>
  <w16cid:commentId w16cid:paraId="7A85EE5A" w16cid:durableId="23204960"/>
  <w16cid:commentId w16cid:paraId="406DFD1E" w16cid:durableId="23204B68"/>
  <w16cid:commentId w16cid:paraId="0E6D366F" w16cid:durableId="2331B21C"/>
  <w16cid:commentId w16cid:paraId="7CDA0FC7" w16cid:durableId="2331B31C"/>
  <w16cid:commentId w16cid:paraId="58256C0C" w16cid:durableId="230E13A9"/>
  <w16cid:commentId w16cid:paraId="3AA18437" w16cid:durableId="2320855E"/>
  <w16cid:commentId w16cid:paraId="1178C32D" w16cid:durableId="231F317B"/>
  <w16cid:commentId w16cid:paraId="231FE042" w16cid:durableId="23204C61"/>
  <w16cid:commentId w16cid:paraId="6DA137C3" w16cid:durableId="2332A548"/>
  <w16cid:commentId w16cid:paraId="2E1A449C" w16cid:durableId="231F318D"/>
  <w16cid:commentId w16cid:paraId="211A5843" w16cid:durableId="23208803"/>
  <w16cid:commentId w16cid:paraId="218EB962" w16cid:durableId="231F31CC"/>
  <w16cid:commentId w16cid:paraId="1F5B6078" w16cid:durableId="231F31DC"/>
  <w16cid:commentId w16cid:paraId="645449C8" w16cid:durableId="232190E5"/>
  <w16cid:commentId w16cid:paraId="05E29247" w16cid:durableId="231F3200"/>
  <w16cid:commentId w16cid:paraId="62CBD349" w16cid:durableId="2321A415"/>
  <w16cid:commentId w16cid:paraId="5F37D284" w16cid:durableId="231F3215"/>
  <w16cid:commentId w16cid:paraId="7DD6623C" w16cid:durableId="2321A471"/>
  <w16cid:commentId w16cid:paraId="648158CB" w16cid:durableId="231F3248"/>
  <w16cid:commentId w16cid:paraId="2FDF2206" w16cid:durableId="23208B5E"/>
  <w16cid:commentId w16cid:paraId="07FB4327" w16cid:durableId="2321A48A"/>
  <w16cid:commentId w16cid:paraId="3CEDD3AB" w16cid:durableId="231F32FF"/>
  <w16cid:commentId w16cid:paraId="549E68E5" w16cid:durableId="232C38C7"/>
  <w16cid:commentId w16cid:paraId="6C4A94FA" w16cid:durableId="2331B38D"/>
  <w16cid:commentId w16cid:paraId="1B0983C0" w16cid:durableId="231F330C"/>
  <w16cid:commentId w16cid:paraId="408325FD" w16cid:durableId="232C38DD"/>
  <w16cid:commentId w16cid:paraId="3289A726" w16cid:durableId="2331B3C2"/>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7115DC8F" w16cid:durableId="2331B3F0"/>
  <w16cid:commentId w16cid:paraId="55081305" w16cid:durableId="231F34C9"/>
  <w16cid:commentId w16cid:paraId="09B10BA1" w16cid:durableId="2321AE6B"/>
  <w16cid:commentId w16cid:paraId="147D688D" w16cid:durableId="232C3960"/>
  <w16cid:commentId w16cid:paraId="60B30D32" w16cid:durableId="232C2BD4"/>
  <w16cid:commentId w16cid:paraId="7F9A6765" w16cid:durableId="2321AF24"/>
  <w16cid:commentId w16cid:paraId="34A08E47" w16cid:durableId="2321B14D"/>
  <w16cid:commentId w16cid:paraId="2FDD284A" w16cid:durableId="231F351D"/>
  <w16cid:commentId w16cid:paraId="1E923A2C" w16cid:durableId="2321AF9A"/>
  <w16cid:commentId w16cid:paraId="49FDFE8F" w16cid:durableId="2321B059"/>
  <w16cid:commentId w16cid:paraId="58A50A74" w16cid:durableId="232C2BDA"/>
  <w16cid:commentId w16cid:paraId="56B62F78" w16cid:durableId="232C39A5"/>
  <w16cid:commentId w16cid:paraId="11F5DA85" w16cid:durableId="2331ABE9"/>
  <w16cid:commentId w16cid:paraId="43ADE999" w16cid:durableId="2331B43D"/>
  <w16cid:commentId w16cid:paraId="1B2FA537" w16cid:durableId="2321B2D5"/>
  <w16cid:commentId w16cid:paraId="66602DA0" w16cid:durableId="2331B493"/>
  <w16cid:commentId w16cid:paraId="4D4228F2" w16cid:durableId="231F367A"/>
  <w16cid:commentId w16cid:paraId="4157AF3E" w16cid:durableId="2331B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1CCCA" w14:textId="77777777" w:rsidR="004708F7" w:rsidRDefault="004708F7" w:rsidP="00150A0F">
      <w:pPr>
        <w:spacing w:line="240" w:lineRule="auto"/>
      </w:pPr>
      <w:r>
        <w:separator/>
      </w:r>
    </w:p>
  </w:endnote>
  <w:endnote w:type="continuationSeparator" w:id="0">
    <w:p w14:paraId="6F01DB15" w14:textId="77777777" w:rsidR="004708F7" w:rsidRDefault="004708F7"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6FB16" w14:textId="77777777" w:rsidR="004708F7" w:rsidRDefault="004708F7" w:rsidP="00150A0F">
      <w:pPr>
        <w:spacing w:line="240" w:lineRule="auto"/>
      </w:pPr>
      <w:r>
        <w:separator/>
      </w:r>
    </w:p>
  </w:footnote>
  <w:footnote w:type="continuationSeparator" w:id="0">
    <w:p w14:paraId="263A3EED" w14:textId="77777777" w:rsidR="004708F7" w:rsidRDefault="004708F7"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57DED"/>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18F"/>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0AA5"/>
    <w:rsid w:val="001D454C"/>
    <w:rsid w:val="001E01AD"/>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01F"/>
    <w:rsid w:val="00292741"/>
    <w:rsid w:val="002A02BE"/>
    <w:rsid w:val="002A5B2A"/>
    <w:rsid w:val="002A6CDC"/>
    <w:rsid w:val="002A7D89"/>
    <w:rsid w:val="002B00A3"/>
    <w:rsid w:val="002B6FD9"/>
    <w:rsid w:val="002B7F58"/>
    <w:rsid w:val="002C1737"/>
    <w:rsid w:val="002C2D2B"/>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2BC4"/>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81314"/>
    <w:rsid w:val="00485A2C"/>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481C"/>
    <w:rsid w:val="0073707F"/>
    <w:rsid w:val="00746AD3"/>
    <w:rsid w:val="007546C9"/>
    <w:rsid w:val="00754A6A"/>
    <w:rsid w:val="00765F65"/>
    <w:rsid w:val="00766DEE"/>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D7916"/>
    <w:rsid w:val="007E04C1"/>
    <w:rsid w:val="007E0747"/>
    <w:rsid w:val="007E0849"/>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4995"/>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CA7C9-1A92-4958-BDD1-8F9BA843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17416</TotalTime>
  <Pages>1</Pages>
  <Words>48683</Words>
  <Characters>277498</Characters>
  <Application>Microsoft Office Word</Application>
  <DocSecurity>0</DocSecurity>
  <Lines>2312</Lines>
  <Paragraphs>651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25</cp:revision>
  <cp:lastPrinted>2020-09-15T00:15:00Z</cp:lastPrinted>
  <dcterms:created xsi:type="dcterms:W3CDTF">2020-09-24T02:48:00Z</dcterms:created>
  <dcterms:modified xsi:type="dcterms:W3CDTF">2020-10-15T17:47:00Z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id="r9tjhZqS"/&gt;&lt;style id="http://www.zotero.org/styles/limnology-and-oceanography" hasBibliography="1" bibliographyStyleHasBeenSet="1"/&gt;&lt;prefs&gt;&lt;pref name="fieldType" value="Field"/&gt;&lt;/prefs&gt;&lt;/data&gt;</vt:lpwstr>
  </property>
</Properties>
</file>