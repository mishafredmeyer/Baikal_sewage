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94ED66" w14:textId="0104D98F" w:rsidR="00715D55" w:rsidRPr="0081508A" w:rsidRDefault="00D8535D">
      <w:pPr>
        <w:rPr>
          <w:rFonts w:ascii="Times New Roman" w:hAnsi="Times New Roman" w:cs="Times New Roman"/>
        </w:rPr>
      </w:pPr>
      <w:r w:rsidRPr="0081508A">
        <w:rPr>
          <w:rFonts w:ascii="Times New Roman" w:hAnsi="Times New Roman" w:cs="Times New Roman"/>
          <w:b/>
        </w:rPr>
        <w:t>Effects of spatially heterogeneous lakeside development on nearshore biotic communities in a large, deep, oligotrophic lake (</w:t>
      </w:r>
      <w:r w:rsidR="00587BE1" w:rsidRPr="0081508A">
        <w:rPr>
          <w:rFonts w:ascii="Times New Roman" w:hAnsi="Times New Roman" w:cs="Times New Roman"/>
          <w:b/>
        </w:rPr>
        <w:t xml:space="preserve">Lake Baikal, </w:t>
      </w:r>
      <w:r w:rsidRPr="0081508A">
        <w:rPr>
          <w:rFonts w:ascii="Times New Roman" w:hAnsi="Times New Roman" w:cs="Times New Roman"/>
          <w:b/>
        </w:rPr>
        <w:t>Siberia)</w:t>
      </w:r>
      <w:r w:rsidRPr="0081508A">
        <w:rPr>
          <w:rFonts w:ascii="Times New Roman" w:hAnsi="Times New Roman" w:cs="Times New Roman"/>
        </w:rPr>
        <w:br/>
      </w:r>
    </w:p>
    <w:p w14:paraId="416459A4" w14:textId="77777777" w:rsidR="00715D55" w:rsidRPr="0081508A" w:rsidRDefault="00D8535D">
      <w:pPr>
        <w:rPr>
          <w:rFonts w:ascii="Times New Roman" w:hAnsi="Times New Roman" w:cs="Times New Roman"/>
        </w:rPr>
      </w:pPr>
      <w:r w:rsidRPr="0081508A">
        <w:rPr>
          <w:rFonts w:ascii="Times New Roman" w:hAnsi="Times New Roman" w:cs="Times New Roman"/>
        </w:rPr>
        <w:t>Michael F. Meyer</w:t>
      </w:r>
      <w:r w:rsidRPr="0081508A">
        <w:rPr>
          <w:rFonts w:ascii="Times New Roman" w:hAnsi="Times New Roman" w:cs="Times New Roman"/>
          <w:vertAlign w:val="superscript"/>
        </w:rPr>
        <w:t>1</w:t>
      </w:r>
      <w:r w:rsidRPr="0081508A">
        <w:rPr>
          <w:rFonts w:ascii="Times New Roman" w:hAnsi="Times New Roman" w:cs="Times New Roman"/>
        </w:rPr>
        <w:t>*</w:t>
      </w:r>
    </w:p>
    <w:p w14:paraId="41CFBE85" w14:textId="77777777" w:rsidR="00715D55" w:rsidRPr="0081508A" w:rsidRDefault="00D8535D">
      <w:pPr>
        <w:rPr>
          <w:rFonts w:ascii="Times New Roman" w:hAnsi="Times New Roman" w:cs="Times New Roman"/>
        </w:rPr>
      </w:pPr>
      <w:r w:rsidRPr="0081508A">
        <w:rPr>
          <w:rFonts w:ascii="Times New Roman" w:hAnsi="Times New Roman" w:cs="Times New Roman"/>
        </w:rPr>
        <w:t>Stephanie E. Hampton</w:t>
      </w:r>
      <w:r w:rsidRPr="0081508A">
        <w:rPr>
          <w:rFonts w:ascii="Times New Roman" w:hAnsi="Times New Roman" w:cs="Times New Roman"/>
          <w:vertAlign w:val="superscript"/>
        </w:rPr>
        <w:t>2</w:t>
      </w:r>
    </w:p>
    <w:p w14:paraId="59CCDB44" w14:textId="305E185F" w:rsidR="00715D55" w:rsidRPr="0081508A" w:rsidRDefault="00D8535D">
      <w:pPr>
        <w:rPr>
          <w:rFonts w:ascii="Times New Roman" w:hAnsi="Times New Roman" w:cs="Times New Roman"/>
          <w:vertAlign w:val="superscript"/>
        </w:rPr>
      </w:pPr>
      <w:r w:rsidRPr="0081508A">
        <w:rPr>
          <w:rFonts w:ascii="Times New Roman" w:hAnsi="Times New Roman" w:cs="Times New Roman"/>
        </w:rPr>
        <w:t>Ted Ozersky</w:t>
      </w:r>
      <w:r w:rsidRPr="0081508A">
        <w:rPr>
          <w:rFonts w:ascii="Times New Roman" w:hAnsi="Times New Roman" w:cs="Times New Roman"/>
          <w:vertAlign w:val="superscript"/>
        </w:rPr>
        <w:t>3</w:t>
      </w:r>
    </w:p>
    <w:p w14:paraId="2304AF93"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Kara H. Woo</w:t>
      </w:r>
      <w:r w:rsidRPr="0081508A">
        <w:rPr>
          <w:rFonts w:ascii="Times New Roman" w:hAnsi="Times New Roman" w:cs="Times New Roman"/>
          <w:vertAlign w:val="superscript"/>
        </w:rPr>
        <w:t>2</w:t>
      </w:r>
    </w:p>
    <w:p w14:paraId="05D05526"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Kirill Shchapov</w:t>
      </w:r>
      <w:r w:rsidRPr="0081508A">
        <w:rPr>
          <w:rFonts w:ascii="Times New Roman" w:hAnsi="Times New Roman" w:cs="Times New Roman"/>
          <w:vertAlign w:val="superscript"/>
        </w:rPr>
        <w:t>3</w:t>
      </w:r>
    </w:p>
    <w:p w14:paraId="245F55DE"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Daniel D. Snow</w:t>
      </w:r>
      <w:r w:rsidRPr="0081508A">
        <w:rPr>
          <w:rFonts w:ascii="Times New Roman" w:hAnsi="Times New Roman" w:cs="Times New Roman"/>
          <w:vertAlign w:val="superscript"/>
        </w:rPr>
        <w:t>4</w:t>
      </w:r>
    </w:p>
    <w:p w14:paraId="786DEEED"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Emma J. Rosi</w:t>
      </w:r>
      <w:r w:rsidRPr="0081508A">
        <w:rPr>
          <w:rFonts w:ascii="Times New Roman" w:hAnsi="Times New Roman" w:cs="Times New Roman"/>
          <w:vertAlign w:val="superscript"/>
        </w:rPr>
        <w:t>5</w:t>
      </w:r>
    </w:p>
    <w:p w14:paraId="2C73ECAA"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Maxim A. Timofeyev</w:t>
      </w:r>
      <w:r w:rsidRPr="0081508A">
        <w:rPr>
          <w:rFonts w:ascii="Times New Roman" w:hAnsi="Times New Roman" w:cs="Times New Roman"/>
          <w:vertAlign w:val="superscript"/>
        </w:rPr>
        <w:t>6</w:t>
      </w:r>
    </w:p>
    <w:p w14:paraId="764B0541" w14:textId="77777777" w:rsidR="00715D55" w:rsidRPr="0081508A" w:rsidRDefault="00D8535D">
      <w:pPr>
        <w:rPr>
          <w:rFonts w:ascii="Times New Roman" w:hAnsi="Times New Roman" w:cs="Times New Roman"/>
          <w:vertAlign w:val="superscript"/>
        </w:rPr>
      </w:pPr>
      <w:proofErr w:type="spellStart"/>
      <w:r w:rsidRPr="0081508A">
        <w:rPr>
          <w:rFonts w:ascii="Times New Roman" w:hAnsi="Times New Roman" w:cs="Times New Roman"/>
        </w:rPr>
        <w:t>Yulia</w:t>
      </w:r>
      <w:proofErr w:type="spellEnd"/>
      <w:r w:rsidRPr="0081508A">
        <w:rPr>
          <w:rFonts w:ascii="Times New Roman" w:hAnsi="Times New Roman" w:cs="Times New Roman"/>
        </w:rPr>
        <w:t xml:space="preserve"> M. Zaitseva</w:t>
      </w:r>
      <w:r w:rsidRPr="0081508A">
        <w:rPr>
          <w:rFonts w:ascii="Times New Roman" w:hAnsi="Times New Roman" w:cs="Times New Roman"/>
          <w:vertAlign w:val="superscript"/>
        </w:rPr>
        <w:t>7</w:t>
      </w:r>
    </w:p>
    <w:p w14:paraId="3715841A"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Dmitry Yu. Karnaukhov</w:t>
      </w:r>
      <w:r w:rsidRPr="0081508A">
        <w:rPr>
          <w:rFonts w:ascii="Times New Roman" w:hAnsi="Times New Roman" w:cs="Times New Roman"/>
          <w:vertAlign w:val="superscript"/>
        </w:rPr>
        <w:t>6</w:t>
      </w:r>
    </w:p>
    <w:p w14:paraId="4F79AC17"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Nina A. Bondarenko</w:t>
      </w:r>
      <w:r w:rsidRPr="0081508A">
        <w:rPr>
          <w:rFonts w:ascii="Times New Roman" w:hAnsi="Times New Roman" w:cs="Times New Roman"/>
          <w:vertAlign w:val="superscript"/>
        </w:rPr>
        <w:t>7</w:t>
      </w:r>
    </w:p>
    <w:p w14:paraId="09CBD59C"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Aaron Galloway</w:t>
      </w:r>
      <w:r w:rsidRPr="0081508A">
        <w:rPr>
          <w:rFonts w:ascii="Times New Roman" w:hAnsi="Times New Roman" w:cs="Times New Roman"/>
          <w:vertAlign w:val="superscript"/>
        </w:rPr>
        <w:t>8</w:t>
      </w:r>
    </w:p>
    <w:p w14:paraId="6BCE80AF" w14:textId="77777777" w:rsidR="00715D55" w:rsidRPr="0081508A" w:rsidRDefault="00D8535D">
      <w:pPr>
        <w:rPr>
          <w:rFonts w:ascii="Times New Roman" w:hAnsi="Times New Roman" w:cs="Times New Roman"/>
        </w:rPr>
      </w:pPr>
      <w:r w:rsidRPr="0081508A">
        <w:rPr>
          <w:rFonts w:ascii="Times New Roman" w:hAnsi="Times New Roman" w:cs="Times New Roman"/>
        </w:rPr>
        <w:t>Julie Schram</w:t>
      </w:r>
      <w:r w:rsidRPr="0081508A">
        <w:rPr>
          <w:rFonts w:ascii="Times New Roman" w:hAnsi="Times New Roman" w:cs="Times New Roman"/>
          <w:vertAlign w:val="superscript"/>
        </w:rPr>
        <w:t>8</w:t>
      </w:r>
    </w:p>
    <w:p w14:paraId="6C2BB08F" w14:textId="258653FB" w:rsidR="00715D55" w:rsidRPr="0081508A" w:rsidRDefault="001F0393">
      <w:pPr>
        <w:rPr>
          <w:rFonts w:ascii="Times New Roman" w:hAnsi="Times New Roman" w:cs="Times New Roman"/>
          <w:sz w:val="24"/>
        </w:rPr>
      </w:pPr>
      <w:r w:rsidRPr="0081508A">
        <w:rPr>
          <w:rFonts w:ascii="Times New Roman" w:hAnsi="Times New Roman" w:cs="Times New Roman"/>
        </w:rPr>
        <w:t>Matthew R. Brousil</w:t>
      </w:r>
      <w:r w:rsidRPr="0081508A">
        <w:rPr>
          <w:rFonts w:ascii="Times New Roman" w:hAnsi="Times New Roman" w:cs="Times New Roman"/>
          <w:sz w:val="24"/>
          <w:vertAlign w:val="superscript"/>
        </w:rPr>
        <w:t>2</w:t>
      </w:r>
    </w:p>
    <w:p w14:paraId="632148DF" w14:textId="77777777" w:rsidR="00715D55" w:rsidRPr="0081508A" w:rsidRDefault="00715D55">
      <w:pPr>
        <w:rPr>
          <w:rFonts w:ascii="Times New Roman" w:hAnsi="Times New Roman" w:cs="Times New Roman"/>
        </w:rPr>
      </w:pPr>
    </w:p>
    <w:p w14:paraId="0EF574A6"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1.</w:t>
      </w:r>
      <w:r w:rsidRPr="0081508A">
        <w:rPr>
          <w:rFonts w:ascii="Times New Roman" w:hAnsi="Times New Roman" w:cs="Times New Roman"/>
        </w:rPr>
        <w:t xml:space="preserve"> School of the Environment, Washington State University, Pullman, WA, USA</w:t>
      </w:r>
    </w:p>
    <w:p w14:paraId="7988AB6A"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2.</w:t>
      </w:r>
      <w:r w:rsidRPr="0081508A">
        <w:rPr>
          <w:rFonts w:ascii="Times New Roman" w:hAnsi="Times New Roman" w:cs="Times New Roman"/>
        </w:rPr>
        <w:t xml:space="preserve"> Center for Environmental Research, Education, and Outreach, Washington State University, </w:t>
      </w:r>
    </w:p>
    <w:p w14:paraId="0B24FAAC" w14:textId="77777777" w:rsidR="00715D55" w:rsidRPr="0081508A" w:rsidRDefault="00D8535D">
      <w:pPr>
        <w:rPr>
          <w:rFonts w:ascii="Times New Roman" w:hAnsi="Times New Roman" w:cs="Times New Roman"/>
        </w:rPr>
      </w:pPr>
      <w:r w:rsidRPr="0081508A">
        <w:rPr>
          <w:rFonts w:ascii="Times New Roman" w:hAnsi="Times New Roman" w:cs="Times New Roman"/>
        </w:rPr>
        <w:t xml:space="preserve">   Pullman, WA, USA</w:t>
      </w:r>
    </w:p>
    <w:p w14:paraId="24B14106"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3.</w:t>
      </w:r>
      <w:r w:rsidRPr="0081508A">
        <w:rPr>
          <w:rFonts w:ascii="Times New Roman" w:hAnsi="Times New Roman" w:cs="Times New Roman"/>
        </w:rPr>
        <w:t xml:space="preserve"> Large Lakes Observatory, University of Minnesota - Duluth, Duluth, MN, USA</w:t>
      </w:r>
    </w:p>
    <w:p w14:paraId="3F1840EC"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4.</w:t>
      </w:r>
      <w:r w:rsidRPr="0081508A">
        <w:rPr>
          <w:rFonts w:ascii="Times New Roman" w:hAnsi="Times New Roman" w:cs="Times New Roman"/>
        </w:rPr>
        <w:t xml:space="preserve"> School of Natural Resources, University of Nebraska-Lincoln, Lincoln, NE, USA</w:t>
      </w:r>
    </w:p>
    <w:p w14:paraId="207F6AFD"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5.</w:t>
      </w:r>
      <w:r w:rsidRPr="0081508A">
        <w:rPr>
          <w:rFonts w:ascii="Times New Roman" w:hAnsi="Times New Roman" w:cs="Times New Roman"/>
        </w:rPr>
        <w:t xml:space="preserve"> Cary Institute of Ecosystem Studies, Millbrook, NY, USA</w:t>
      </w:r>
    </w:p>
    <w:p w14:paraId="533829CD"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6.</w:t>
      </w:r>
      <w:r w:rsidRPr="0081508A">
        <w:rPr>
          <w:rFonts w:ascii="Times New Roman" w:hAnsi="Times New Roman" w:cs="Times New Roman"/>
        </w:rPr>
        <w:t xml:space="preserve"> Biological Research Institute, Irkutsk State University, Irkutsk, Irkutsk Oblast, Russia</w:t>
      </w:r>
    </w:p>
    <w:p w14:paraId="2CA878A9"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7.</w:t>
      </w:r>
      <w:r w:rsidRPr="0081508A">
        <w:rPr>
          <w:rFonts w:ascii="Times New Roman" w:hAnsi="Times New Roman" w:cs="Times New Roman"/>
        </w:rPr>
        <w:t xml:space="preserve"> Limnological Institute SB RAS, Irkutsk, Irkutsk Oblast, Russia</w:t>
      </w:r>
    </w:p>
    <w:p w14:paraId="5629C768"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8.</w:t>
      </w:r>
      <w:r w:rsidRPr="0081508A">
        <w:rPr>
          <w:rFonts w:ascii="Times New Roman" w:hAnsi="Times New Roman" w:cs="Times New Roman"/>
        </w:rPr>
        <w:t xml:space="preserve"> Oregon Institute of Marine Biology, University of Oregon, Charleston, OR, USA</w:t>
      </w:r>
    </w:p>
    <w:p w14:paraId="1BD3BCB9" w14:textId="77777777" w:rsidR="00715D55" w:rsidRPr="0081508A" w:rsidRDefault="00715D55">
      <w:pPr>
        <w:rPr>
          <w:rFonts w:ascii="Times New Roman" w:hAnsi="Times New Roman" w:cs="Times New Roman"/>
        </w:rPr>
      </w:pPr>
    </w:p>
    <w:p w14:paraId="24FBB3D0" w14:textId="77777777" w:rsidR="00715D55" w:rsidRPr="0081508A" w:rsidRDefault="00D8535D">
      <w:pPr>
        <w:rPr>
          <w:rFonts w:ascii="Times New Roman" w:hAnsi="Times New Roman" w:cs="Times New Roman"/>
        </w:rPr>
      </w:pPr>
      <w:r w:rsidRPr="0081508A">
        <w:rPr>
          <w:rFonts w:ascii="Times New Roman" w:hAnsi="Times New Roman" w:cs="Times New Roman"/>
        </w:rPr>
        <w:t xml:space="preserve">*corresponding author: michael.f.meyer@wsu.edu </w:t>
      </w:r>
    </w:p>
    <w:p w14:paraId="672E0BA6" w14:textId="77777777" w:rsidR="00715D55" w:rsidRPr="0081508A" w:rsidRDefault="00715D55">
      <w:pPr>
        <w:rPr>
          <w:rFonts w:ascii="Times New Roman" w:hAnsi="Times New Roman" w:cs="Times New Roman"/>
        </w:rPr>
      </w:pPr>
    </w:p>
    <w:p w14:paraId="6C81DE61" w14:textId="5D92FC0C" w:rsidR="00715D55" w:rsidRPr="0081508A" w:rsidRDefault="00D8535D">
      <w:pPr>
        <w:rPr>
          <w:rFonts w:ascii="Times New Roman" w:hAnsi="Times New Roman" w:cs="Times New Roman"/>
        </w:rPr>
      </w:pPr>
      <w:r w:rsidRPr="0081508A">
        <w:rPr>
          <w:rFonts w:ascii="Times New Roman" w:hAnsi="Times New Roman" w:cs="Times New Roman"/>
          <w:b/>
        </w:rPr>
        <w:t>Keywords</w:t>
      </w:r>
      <w:r w:rsidRPr="0081508A">
        <w:rPr>
          <w:rFonts w:ascii="Times New Roman" w:hAnsi="Times New Roman" w:cs="Times New Roman"/>
        </w:rPr>
        <w:t>:</w:t>
      </w:r>
      <w:r w:rsidR="00C815A8" w:rsidRPr="0081508A">
        <w:rPr>
          <w:rFonts w:ascii="Times New Roman" w:hAnsi="Times New Roman" w:cs="Times New Roman"/>
        </w:rPr>
        <w:t xml:space="preserve"> </w:t>
      </w:r>
      <w:r w:rsidRPr="0081508A">
        <w:rPr>
          <w:rFonts w:ascii="Times New Roman" w:hAnsi="Times New Roman" w:cs="Times New Roman"/>
        </w:rPr>
        <w:t xml:space="preserve">sewage, PPCP, </w:t>
      </w:r>
      <w:r w:rsidR="004361D1" w:rsidRPr="0081508A">
        <w:rPr>
          <w:rFonts w:ascii="Times New Roman" w:hAnsi="Times New Roman" w:cs="Times New Roman"/>
        </w:rPr>
        <w:t>food web</w:t>
      </w:r>
      <w:r w:rsidRPr="0081508A">
        <w:rPr>
          <w:rFonts w:ascii="Times New Roman" w:hAnsi="Times New Roman" w:cs="Times New Roman"/>
        </w:rPr>
        <w:t>s, community ecology, human disturbance</w:t>
      </w:r>
    </w:p>
    <w:p w14:paraId="4D3D31D6" w14:textId="77777777" w:rsidR="00715D55" w:rsidRDefault="00715D55"/>
    <w:p w14:paraId="3FADCFA9" w14:textId="77777777" w:rsidR="00715D55" w:rsidRDefault="00715D55"/>
    <w:p w14:paraId="0A0455F9" w14:textId="77777777" w:rsidR="00715D55" w:rsidRDefault="00D8535D">
      <w:pPr>
        <w:rPr>
          <w:b/>
        </w:rPr>
      </w:pPr>
      <w:r>
        <w:br w:type="page"/>
      </w:r>
    </w:p>
    <w:p w14:paraId="6362E12F" w14:textId="40BAD573" w:rsidR="00715D55" w:rsidRDefault="00D8535D">
      <w:pPr>
        <w:rPr>
          <w:b/>
        </w:rPr>
      </w:pPr>
      <w:r>
        <w:rPr>
          <w:b/>
        </w:rPr>
        <w:lastRenderedPageBreak/>
        <w:t>Abstract (2</w:t>
      </w:r>
      <w:r w:rsidR="0073707F">
        <w:rPr>
          <w:b/>
        </w:rPr>
        <w:t>4</w:t>
      </w:r>
      <w:r w:rsidR="009C5FB5">
        <w:rPr>
          <w:b/>
        </w:rPr>
        <w:t>3</w:t>
      </w:r>
      <w:r>
        <w:rPr>
          <w:b/>
        </w:rPr>
        <w:t>/250 words)</w:t>
      </w:r>
    </w:p>
    <w:p w14:paraId="6365BCF6" w14:textId="77777777" w:rsidR="00715D55" w:rsidRDefault="00715D55"/>
    <w:p w14:paraId="510F10FE" w14:textId="597371C2" w:rsidR="00715D55" w:rsidRDefault="00D438C7">
      <w:bookmarkStart w:id="0" w:name="_Hlk48574389"/>
      <w:r>
        <w:rPr>
          <w:rFonts w:ascii="Times New Roman" w:eastAsia="Times New Roman" w:hAnsi="Times New Roman" w:cs="Times New Roman"/>
          <w:sz w:val="24"/>
          <w:szCs w:val="24"/>
          <w:highlight w:val="white"/>
        </w:rPr>
        <w:t>Clustered</w:t>
      </w:r>
      <w:r w:rsidR="00D8535D">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anthropogenic activity along lake</w:t>
      </w:r>
      <w:r w:rsidR="00B72507">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shores can create</w:t>
      </w:r>
      <w:r w:rsidR="00D8535D">
        <w:rPr>
          <w:rFonts w:ascii="Times New Roman" w:eastAsia="Times New Roman" w:hAnsi="Times New Roman" w:cs="Times New Roman"/>
          <w:sz w:val="24"/>
          <w:szCs w:val="24"/>
          <w:highlight w:val="white"/>
        </w:rPr>
        <w:t xml:space="preserve"> hot spots of disturbance</w:t>
      </w:r>
      <w:r w:rsidR="0073707F">
        <w:rPr>
          <w:rFonts w:ascii="Times New Roman" w:eastAsia="Times New Roman" w:hAnsi="Times New Roman" w:cs="Times New Roman"/>
          <w:sz w:val="24"/>
          <w:szCs w:val="24"/>
          <w:highlight w:val="white"/>
        </w:rPr>
        <w:t xml:space="preserve"> </w:t>
      </w:r>
      <w:r w:rsidR="00E676C1">
        <w:rPr>
          <w:rFonts w:ascii="Times New Roman" w:eastAsia="Times New Roman" w:hAnsi="Times New Roman" w:cs="Times New Roman"/>
          <w:sz w:val="24"/>
          <w:szCs w:val="24"/>
          <w:highlight w:val="white"/>
        </w:rPr>
        <w:t xml:space="preserve">and </w:t>
      </w:r>
      <w:r w:rsidR="0073707F">
        <w:rPr>
          <w:rFonts w:ascii="Times New Roman" w:eastAsia="Times New Roman" w:hAnsi="Times New Roman" w:cs="Times New Roman"/>
          <w:sz w:val="24"/>
          <w:szCs w:val="24"/>
          <w:highlight w:val="white"/>
        </w:rPr>
        <w:t xml:space="preserve">ecological </w:t>
      </w:r>
      <w:r w:rsidR="00E676C1">
        <w:rPr>
          <w:rFonts w:ascii="Times New Roman" w:eastAsia="Times New Roman" w:hAnsi="Times New Roman" w:cs="Times New Roman"/>
          <w:sz w:val="24"/>
          <w:szCs w:val="24"/>
          <w:highlight w:val="white"/>
        </w:rPr>
        <w:t>degradation</w:t>
      </w:r>
      <w:r w:rsidR="00D8535D">
        <w:rPr>
          <w:rFonts w:ascii="Times New Roman" w:eastAsia="Times New Roman" w:hAnsi="Times New Roman" w:cs="Times New Roman"/>
          <w:sz w:val="24"/>
          <w:szCs w:val="24"/>
          <w:highlight w:val="white"/>
        </w:rPr>
        <w:t xml:space="preserve">. Sewage released from lakeside development is a type of high impact disturbance with effects most immediately observed among littoral biota. </w:t>
      </w:r>
      <w:ins w:id="1" w:author="Meyer, Michael Frederick" w:date="2020-07-28T18:27:00Z">
        <w:r w:rsidR="004C08C3">
          <w:rPr>
            <w:rFonts w:ascii="Times New Roman" w:eastAsia="Times New Roman" w:hAnsi="Times New Roman" w:cs="Times New Roman"/>
            <w:sz w:val="24"/>
            <w:szCs w:val="24"/>
            <w:highlight w:val="white"/>
          </w:rPr>
          <w:t xml:space="preserve">For the past decade, </w:t>
        </w:r>
      </w:ins>
      <w:commentRangeStart w:id="2"/>
      <w:r w:rsidR="00D8535D">
        <w:rPr>
          <w:rFonts w:ascii="Times New Roman" w:eastAsia="Times New Roman" w:hAnsi="Times New Roman" w:cs="Times New Roman"/>
          <w:sz w:val="24"/>
          <w:szCs w:val="24"/>
          <w:highlight w:val="white"/>
        </w:rPr>
        <w:t>Lake Baikal</w:t>
      </w:r>
      <w:ins w:id="3" w:author="Meyer, Michael Frederick" w:date="2020-08-17T16:32:00Z">
        <w:r w:rsidR="0048361D">
          <w:rPr>
            <w:rFonts w:ascii="Times New Roman" w:eastAsia="Times New Roman" w:hAnsi="Times New Roman" w:cs="Times New Roman"/>
            <w:sz w:val="24"/>
            <w:szCs w:val="24"/>
            <w:highlight w:val="white"/>
          </w:rPr>
          <w:t xml:space="preserve"> </w:t>
        </w:r>
      </w:ins>
      <w:del w:id="4" w:author="Meyer, Michael Frederick" w:date="2020-07-28T18:27:00Z">
        <w:r w:rsidR="00D8535D" w:rsidDel="004C08C3">
          <w:rPr>
            <w:rFonts w:ascii="Times New Roman" w:eastAsia="Times New Roman" w:hAnsi="Times New Roman" w:cs="Times New Roman"/>
            <w:sz w:val="24"/>
            <w:szCs w:val="24"/>
            <w:highlight w:val="white"/>
          </w:rPr>
          <w:delText xml:space="preserve">, </w:delText>
        </w:r>
        <w:r w:rsidR="00587BE1" w:rsidDel="004C08C3">
          <w:rPr>
            <w:rFonts w:ascii="Times New Roman" w:eastAsia="Times New Roman" w:hAnsi="Times New Roman" w:cs="Times New Roman"/>
            <w:sz w:val="24"/>
            <w:szCs w:val="24"/>
            <w:highlight w:val="white"/>
          </w:rPr>
          <w:delText>a large</w:delText>
        </w:r>
        <w:r w:rsidR="0073707F" w:rsidDel="004C08C3">
          <w:rPr>
            <w:rFonts w:ascii="Times New Roman" w:eastAsia="Times New Roman" w:hAnsi="Times New Roman" w:cs="Times New Roman"/>
            <w:sz w:val="24"/>
            <w:szCs w:val="24"/>
            <w:highlight w:val="white"/>
          </w:rPr>
          <w:delText xml:space="preserve">, </w:delText>
        </w:r>
        <w:r w:rsidR="00587BE1" w:rsidDel="004C08C3">
          <w:rPr>
            <w:rFonts w:ascii="Times New Roman" w:eastAsia="Times New Roman" w:hAnsi="Times New Roman" w:cs="Times New Roman"/>
            <w:sz w:val="24"/>
            <w:szCs w:val="24"/>
            <w:highlight w:val="white"/>
          </w:rPr>
          <w:delText>oligotrophic lake</w:delText>
        </w:r>
        <w:r w:rsidR="00D8535D" w:rsidDel="004C08C3">
          <w:rPr>
            <w:rFonts w:ascii="Times New Roman" w:eastAsia="Times New Roman" w:hAnsi="Times New Roman" w:cs="Times New Roman"/>
            <w:sz w:val="24"/>
            <w:szCs w:val="24"/>
            <w:highlight w:val="white"/>
          </w:rPr>
          <w:delText xml:space="preserve">, </w:delText>
        </w:r>
      </w:del>
      <w:r w:rsidR="00D8535D">
        <w:rPr>
          <w:rFonts w:ascii="Times New Roman" w:eastAsia="Times New Roman" w:hAnsi="Times New Roman" w:cs="Times New Roman"/>
          <w:sz w:val="24"/>
          <w:szCs w:val="24"/>
          <w:highlight w:val="white"/>
        </w:rPr>
        <w:t xml:space="preserve">has been </w:t>
      </w:r>
      <w:r w:rsidR="00A91AE6">
        <w:rPr>
          <w:rFonts w:ascii="Times New Roman" w:eastAsia="Times New Roman" w:hAnsi="Times New Roman" w:cs="Times New Roman"/>
          <w:sz w:val="24"/>
          <w:szCs w:val="24"/>
          <w:highlight w:val="white"/>
        </w:rPr>
        <w:t>experiencing</w:t>
      </w:r>
      <w:r w:rsidR="00D8535D">
        <w:rPr>
          <w:rFonts w:ascii="Times New Roman" w:eastAsia="Times New Roman" w:hAnsi="Times New Roman" w:cs="Times New Roman"/>
          <w:sz w:val="24"/>
          <w:szCs w:val="24"/>
          <w:highlight w:val="white"/>
        </w:rPr>
        <w:t xml:space="preserve"> localized sewage pollution from lakeside settlements</w:t>
      </w:r>
      <w:ins w:id="5" w:author="Meyer, Michael Frederick" w:date="2020-07-28T18:33:00Z">
        <w:r w:rsidR="005D772B">
          <w:rPr>
            <w:rFonts w:ascii="Times New Roman" w:eastAsia="Times New Roman" w:hAnsi="Times New Roman" w:cs="Times New Roman"/>
            <w:sz w:val="24"/>
            <w:szCs w:val="24"/>
            <w:highlight w:val="white"/>
          </w:rPr>
          <w:t>, near which</w:t>
        </w:r>
      </w:ins>
      <w:del w:id="6" w:author="Meyer, Michael Frederick" w:date="2020-07-28T18:33:00Z">
        <w:r w:rsidR="00363613" w:rsidDel="005D772B">
          <w:rPr>
            <w:rFonts w:ascii="Times New Roman" w:eastAsia="Times New Roman" w:hAnsi="Times New Roman" w:cs="Times New Roman"/>
            <w:sz w:val="24"/>
            <w:szCs w:val="24"/>
            <w:highlight w:val="white"/>
          </w:rPr>
          <w:delText>;</w:delText>
        </w:r>
      </w:del>
      <w:r w:rsidR="00363613">
        <w:rPr>
          <w:rFonts w:ascii="Times New Roman" w:eastAsia="Times New Roman" w:hAnsi="Times New Roman" w:cs="Times New Roman"/>
          <w:sz w:val="24"/>
          <w:szCs w:val="24"/>
          <w:highlight w:val="white"/>
        </w:rPr>
        <w:t xml:space="preserve"> increasing filamentous algal abundance </w:t>
      </w:r>
      <w:ins w:id="7" w:author="Meyer, Michael Frederick" w:date="2020-07-28T18:33:00Z">
        <w:r w:rsidR="005D772B">
          <w:rPr>
            <w:rFonts w:ascii="Times New Roman" w:eastAsia="Times New Roman" w:hAnsi="Times New Roman" w:cs="Times New Roman"/>
            <w:sz w:val="24"/>
            <w:szCs w:val="24"/>
            <w:highlight w:val="white"/>
          </w:rPr>
          <w:t xml:space="preserve">has suggested that </w:t>
        </w:r>
      </w:ins>
      <w:del w:id="8" w:author="Meyer, Michael Frederick" w:date="2020-07-28T18:33:00Z">
        <w:r w:rsidR="00363613" w:rsidDel="005D772B">
          <w:rPr>
            <w:rFonts w:ascii="Times New Roman" w:eastAsia="Times New Roman" w:hAnsi="Times New Roman" w:cs="Times New Roman"/>
            <w:sz w:val="24"/>
            <w:szCs w:val="24"/>
            <w:highlight w:val="white"/>
          </w:rPr>
          <w:delText xml:space="preserve">has provided evidence that </w:delText>
        </w:r>
        <w:r w:rsidR="00D8535D" w:rsidDel="005D772B">
          <w:rPr>
            <w:rFonts w:ascii="Times New Roman" w:eastAsia="Times New Roman" w:hAnsi="Times New Roman" w:cs="Times New Roman"/>
            <w:sz w:val="24"/>
            <w:szCs w:val="24"/>
            <w:highlight w:val="white"/>
          </w:rPr>
          <w:delText>nearshore</w:delText>
        </w:r>
      </w:del>
      <w:ins w:id="9" w:author="Meyer, Michael Frederick" w:date="2020-07-28T18:33:00Z">
        <w:r w:rsidR="005D772B">
          <w:rPr>
            <w:rFonts w:ascii="Times New Roman" w:eastAsia="Times New Roman" w:hAnsi="Times New Roman" w:cs="Times New Roman"/>
            <w:sz w:val="24"/>
            <w:szCs w:val="24"/>
            <w:highlight w:val="white"/>
          </w:rPr>
          <w:t xml:space="preserve">littoral </w:t>
        </w:r>
      </w:ins>
      <w:del w:id="10" w:author="Meyer, Michael Frederick" w:date="2020-07-28T18:33:00Z">
        <w:r w:rsidR="00D8535D" w:rsidDel="005D772B">
          <w:rPr>
            <w:rFonts w:ascii="Times New Roman" w:eastAsia="Times New Roman" w:hAnsi="Times New Roman" w:cs="Times New Roman"/>
            <w:sz w:val="24"/>
            <w:szCs w:val="24"/>
            <w:highlight w:val="white"/>
          </w:rPr>
          <w:delText xml:space="preserve"> </w:delText>
        </w:r>
      </w:del>
      <w:r w:rsidR="00D8535D">
        <w:rPr>
          <w:rFonts w:ascii="Times New Roman" w:eastAsia="Times New Roman" w:hAnsi="Times New Roman" w:cs="Times New Roman"/>
          <w:sz w:val="24"/>
          <w:szCs w:val="24"/>
          <w:highlight w:val="white"/>
        </w:rPr>
        <w:t xml:space="preserve">benthic </w:t>
      </w:r>
      <w:r w:rsidR="00106752">
        <w:rPr>
          <w:rFonts w:ascii="Times New Roman" w:eastAsia="Times New Roman" w:hAnsi="Times New Roman" w:cs="Times New Roman"/>
          <w:sz w:val="24"/>
          <w:szCs w:val="24"/>
          <w:highlight w:val="white"/>
        </w:rPr>
        <w:t xml:space="preserve">communities </w:t>
      </w:r>
      <w:del w:id="11" w:author="Meyer, Michael Frederick" w:date="2020-07-28T18:33:00Z">
        <w:r w:rsidR="00363613" w:rsidDel="005D772B">
          <w:rPr>
            <w:rFonts w:ascii="Times New Roman" w:eastAsia="Times New Roman" w:hAnsi="Times New Roman" w:cs="Times New Roman"/>
            <w:sz w:val="24"/>
            <w:szCs w:val="24"/>
            <w:highlight w:val="white"/>
          </w:rPr>
          <w:delText xml:space="preserve">may </w:delText>
        </w:r>
        <w:r w:rsidR="00D8535D" w:rsidDel="005D772B">
          <w:rPr>
            <w:rFonts w:ascii="Times New Roman" w:eastAsia="Times New Roman" w:hAnsi="Times New Roman" w:cs="Times New Roman"/>
            <w:sz w:val="24"/>
            <w:szCs w:val="24"/>
            <w:highlight w:val="white"/>
          </w:rPr>
          <w:delText>be</w:delText>
        </w:r>
      </w:del>
      <w:ins w:id="12" w:author="Meyer, Michael Frederick" w:date="2020-07-28T18:33:00Z">
        <w:r w:rsidR="005D772B">
          <w:rPr>
            <w:rFonts w:ascii="Times New Roman" w:eastAsia="Times New Roman" w:hAnsi="Times New Roman" w:cs="Times New Roman"/>
            <w:sz w:val="24"/>
            <w:szCs w:val="24"/>
            <w:highlight w:val="white"/>
          </w:rPr>
          <w:t>are</w:t>
        </w:r>
      </w:ins>
      <w:r w:rsidR="00D8535D">
        <w:rPr>
          <w:rFonts w:ascii="Times New Roman" w:eastAsia="Times New Roman" w:hAnsi="Times New Roman" w:cs="Times New Roman"/>
          <w:sz w:val="24"/>
          <w:szCs w:val="24"/>
          <w:highlight w:val="white"/>
        </w:rPr>
        <w:t xml:space="preserve"> responding</w:t>
      </w:r>
      <w:del w:id="13" w:author="Meyer, Michael Frederick" w:date="2020-07-28T18:33:00Z">
        <w:r w:rsidR="00363613" w:rsidDel="005D772B">
          <w:rPr>
            <w:rFonts w:ascii="Times New Roman" w:eastAsia="Times New Roman" w:hAnsi="Times New Roman" w:cs="Times New Roman"/>
            <w:sz w:val="24"/>
            <w:szCs w:val="24"/>
            <w:highlight w:val="white"/>
          </w:rPr>
          <w:delText xml:space="preserve"> to sewage inputs</w:delText>
        </w:r>
      </w:del>
      <w:r w:rsidR="00D8535D">
        <w:rPr>
          <w:rFonts w:ascii="Times New Roman" w:eastAsia="Times New Roman" w:hAnsi="Times New Roman" w:cs="Times New Roman"/>
          <w:sz w:val="24"/>
          <w:szCs w:val="24"/>
          <w:highlight w:val="white"/>
        </w:rPr>
        <w:t xml:space="preserve">. </w:t>
      </w:r>
      <w:commentRangeEnd w:id="2"/>
      <w:r w:rsidR="00E676C1">
        <w:rPr>
          <w:rStyle w:val="CommentReference"/>
        </w:rPr>
        <w:commentReference w:id="2"/>
      </w:r>
      <w:commentRangeStart w:id="14"/>
      <w:r w:rsidR="00D8535D">
        <w:rPr>
          <w:rFonts w:ascii="Times New Roman" w:eastAsia="Times New Roman" w:hAnsi="Times New Roman" w:cs="Times New Roman"/>
          <w:sz w:val="24"/>
          <w:szCs w:val="24"/>
          <w:highlight w:val="white"/>
        </w:rPr>
        <w:t>To</w:t>
      </w:r>
      <w:commentRangeEnd w:id="14"/>
      <w:r w:rsidR="00E676C1">
        <w:rPr>
          <w:rStyle w:val="CommentReference"/>
        </w:rPr>
        <w:commentReference w:id="14"/>
      </w:r>
      <w:r w:rsidR="00D8535D">
        <w:rPr>
          <w:rFonts w:ascii="Times New Roman" w:eastAsia="Times New Roman" w:hAnsi="Times New Roman" w:cs="Times New Roman"/>
          <w:sz w:val="24"/>
          <w:szCs w:val="24"/>
          <w:highlight w:val="white"/>
        </w:rPr>
        <w:t xml:space="preserve"> </w:t>
      </w:r>
      <w:del w:id="15" w:author="Meyer, Michael Frederick" w:date="2020-07-28T18:35:00Z">
        <w:r w:rsidR="00106752" w:rsidDel="005D772B">
          <w:rPr>
            <w:rFonts w:ascii="Times New Roman" w:eastAsia="Times New Roman" w:hAnsi="Times New Roman" w:cs="Times New Roman"/>
            <w:sz w:val="24"/>
            <w:szCs w:val="24"/>
            <w:highlight w:val="white"/>
          </w:rPr>
          <w:delText xml:space="preserve">determine </w:delText>
        </w:r>
      </w:del>
      <w:ins w:id="16" w:author="Meyer, Michael Frederick" w:date="2020-07-28T18:36:00Z">
        <w:r w:rsidR="005D772B">
          <w:rPr>
            <w:rFonts w:ascii="Times New Roman" w:eastAsia="Times New Roman" w:hAnsi="Times New Roman" w:cs="Times New Roman"/>
            <w:sz w:val="24"/>
            <w:szCs w:val="24"/>
            <w:highlight w:val="white"/>
          </w:rPr>
          <w:t>explicitly link</w:t>
        </w:r>
      </w:ins>
      <w:del w:id="17" w:author="Meyer, Michael Frederick" w:date="2020-07-28T18:36:00Z">
        <w:r w:rsidR="00D8535D" w:rsidDel="005D772B">
          <w:rPr>
            <w:rFonts w:ascii="Times New Roman" w:eastAsia="Times New Roman" w:hAnsi="Times New Roman" w:cs="Times New Roman"/>
            <w:sz w:val="24"/>
            <w:szCs w:val="24"/>
            <w:highlight w:val="white"/>
          </w:rPr>
          <w:delText xml:space="preserve">the </w:delText>
        </w:r>
        <w:r w:rsidR="008F41D6" w:rsidDel="005D772B">
          <w:rPr>
            <w:rFonts w:ascii="Times New Roman" w:eastAsia="Times New Roman" w:hAnsi="Times New Roman" w:cs="Times New Roman"/>
            <w:sz w:val="24"/>
            <w:szCs w:val="24"/>
            <w:highlight w:val="white"/>
          </w:rPr>
          <w:delText>presence</w:delText>
        </w:r>
        <w:r w:rsidR="00D8535D" w:rsidDel="005D772B">
          <w:rPr>
            <w:rFonts w:ascii="Times New Roman" w:eastAsia="Times New Roman" w:hAnsi="Times New Roman" w:cs="Times New Roman"/>
            <w:sz w:val="24"/>
            <w:szCs w:val="24"/>
            <w:highlight w:val="white"/>
          </w:rPr>
          <w:delText xml:space="preserve"> and </w:delText>
        </w:r>
        <w:r w:rsidR="001F0393" w:rsidDel="005D772B">
          <w:rPr>
            <w:rFonts w:ascii="Times New Roman" w:eastAsia="Times New Roman" w:hAnsi="Times New Roman" w:cs="Times New Roman"/>
            <w:sz w:val="24"/>
            <w:szCs w:val="24"/>
            <w:highlight w:val="white"/>
          </w:rPr>
          <w:delText>magnitude</w:delText>
        </w:r>
        <w:r w:rsidR="00D8535D" w:rsidDel="005D772B">
          <w:rPr>
            <w:rFonts w:ascii="Times New Roman" w:eastAsia="Times New Roman" w:hAnsi="Times New Roman" w:cs="Times New Roman"/>
            <w:sz w:val="24"/>
            <w:szCs w:val="24"/>
            <w:highlight w:val="white"/>
          </w:rPr>
          <w:delText xml:space="preserve"> of</w:delText>
        </w:r>
      </w:del>
      <w:r w:rsidR="00D8535D">
        <w:rPr>
          <w:rFonts w:ascii="Times New Roman" w:eastAsia="Times New Roman" w:hAnsi="Times New Roman" w:cs="Times New Roman"/>
          <w:sz w:val="24"/>
          <w:szCs w:val="24"/>
          <w:highlight w:val="white"/>
        </w:rPr>
        <w:t xml:space="preserve"> sewage release</w:t>
      </w:r>
      <w:r w:rsidR="00C03D31">
        <w:rPr>
          <w:rFonts w:ascii="Times New Roman" w:eastAsia="Times New Roman" w:hAnsi="Times New Roman" w:cs="Times New Roman"/>
          <w:sz w:val="24"/>
          <w:szCs w:val="24"/>
          <w:highlight w:val="white"/>
        </w:rPr>
        <w:t>d</w:t>
      </w:r>
      <w:r w:rsidR="00D8535D">
        <w:rPr>
          <w:rFonts w:ascii="Times New Roman" w:eastAsia="Times New Roman" w:hAnsi="Times New Roman" w:cs="Times New Roman"/>
          <w:sz w:val="24"/>
          <w:szCs w:val="24"/>
          <w:highlight w:val="white"/>
        </w:rPr>
        <w:t xml:space="preserve"> into Lake Baikal</w:t>
      </w:r>
      <w:ins w:id="18" w:author="Meyer, Michael Frederick" w:date="2020-08-17T16:47:00Z">
        <w:r w:rsidR="00FB13BF">
          <w:rPr>
            <w:rFonts w:ascii="Times New Roman" w:eastAsia="Times New Roman" w:hAnsi="Times New Roman" w:cs="Times New Roman"/>
            <w:sz w:val="24"/>
            <w:szCs w:val="24"/>
            <w:highlight w:val="white"/>
          </w:rPr>
          <w:t xml:space="preserve"> with biological </w:t>
        </w:r>
      </w:ins>
      <w:ins w:id="19" w:author="Meyer, Michael Frederick" w:date="2020-08-17T16:48:00Z">
        <w:r w:rsidR="00FB13BF">
          <w:rPr>
            <w:rFonts w:ascii="Times New Roman" w:eastAsia="Times New Roman" w:hAnsi="Times New Roman" w:cs="Times New Roman"/>
            <w:sz w:val="24"/>
            <w:szCs w:val="24"/>
            <w:highlight w:val="white"/>
          </w:rPr>
          <w:t>responses</w:t>
        </w:r>
      </w:ins>
      <w:r w:rsidR="00D8535D">
        <w:rPr>
          <w:rFonts w:ascii="Times New Roman" w:eastAsia="Times New Roman" w:hAnsi="Times New Roman" w:cs="Times New Roman"/>
          <w:sz w:val="24"/>
          <w:szCs w:val="24"/>
          <w:highlight w:val="white"/>
        </w:rPr>
        <w:t xml:space="preserve">, we surveyed a 40-km transect of the southwestern shore for sewage indicators, including pharmaceuticals and personal care products (PPCPs) and microplastics. To examine </w:t>
      </w:r>
      <w:r w:rsidR="00587BE1">
        <w:rPr>
          <w:rFonts w:ascii="Times New Roman" w:eastAsia="Times New Roman" w:hAnsi="Times New Roman" w:cs="Times New Roman"/>
          <w:sz w:val="24"/>
          <w:szCs w:val="24"/>
          <w:highlight w:val="white"/>
        </w:rPr>
        <w:t xml:space="preserve">benthic </w:t>
      </w:r>
      <w:r w:rsidR="00D8535D">
        <w:rPr>
          <w:rFonts w:ascii="Times New Roman" w:eastAsia="Times New Roman" w:hAnsi="Times New Roman" w:cs="Times New Roman"/>
          <w:sz w:val="24"/>
          <w:szCs w:val="24"/>
          <w:highlight w:val="white"/>
        </w:rPr>
        <w:t xml:space="preserve">community responses, periphyton and macroinvertebrate </w:t>
      </w:r>
      <w:r w:rsidR="002A02BE">
        <w:rPr>
          <w:rFonts w:ascii="Times New Roman" w:eastAsia="Times New Roman" w:hAnsi="Times New Roman" w:cs="Times New Roman"/>
          <w:sz w:val="24"/>
          <w:szCs w:val="24"/>
          <w:highlight w:val="white"/>
        </w:rPr>
        <w:t xml:space="preserve">relative </w:t>
      </w:r>
      <w:r w:rsidR="00D8535D">
        <w:rPr>
          <w:rFonts w:ascii="Times New Roman" w:eastAsia="Times New Roman" w:hAnsi="Times New Roman" w:cs="Times New Roman"/>
          <w:sz w:val="24"/>
          <w:szCs w:val="24"/>
          <w:highlight w:val="white"/>
        </w:rPr>
        <w:t xml:space="preserve">abundance as well as </w:t>
      </w:r>
      <w:r w:rsidR="00106752">
        <w:rPr>
          <w:rFonts w:ascii="Times New Roman" w:eastAsia="Times New Roman" w:hAnsi="Times New Roman" w:cs="Times New Roman"/>
          <w:sz w:val="24"/>
          <w:szCs w:val="24"/>
          <w:highlight w:val="white"/>
        </w:rPr>
        <w:t>indicators of food web structure (stable isotopes and fatty acid composition)</w:t>
      </w:r>
      <w:r w:rsidR="00D8535D">
        <w:rPr>
          <w:rFonts w:ascii="Times New Roman" w:eastAsia="Times New Roman" w:hAnsi="Times New Roman" w:cs="Times New Roman"/>
          <w:sz w:val="24"/>
          <w:szCs w:val="24"/>
          <w:highlight w:val="white"/>
        </w:rPr>
        <w:t xml:space="preserve"> were assessed at each littoral site. At all sites</w:t>
      </w:r>
      <w:r w:rsidR="00E479B7">
        <w:rPr>
          <w:rFonts w:ascii="Times New Roman" w:eastAsia="Times New Roman" w:hAnsi="Times New Roman" w:cs="Times New Roman"/>
          <w:sz w:val="24"/>
          <w:szCs w:val="24"/>
          <w:highlight w:val="white"/>
        </w:rPr>
        <w:t>,</w:t>
      </w:r>
      <w:r w:rsidR="00D8535D">
        <w:rPr>
          <w:rFonts w:ascii="Times New Roman" w:eastAsia="Times New Roman" w:hAnsi="Times New Roman" w:cs="Times New Roman"/>
          <w:sz w:val="24"/>
          <w:szCs w:val="24"/>
          <w:highlight w:val="white"/>
        </w:rPr>
        <w:t xml:space="preserve"> PPCPs including caffeine (up to 60 ng/L) and acetaminophen (up to 40 ng/L) were detected in the nearshore water, and concentrations were related</w:t>
      </w:r>
      <w:r w:rsidR="00110977">
        <w:rPr>
          <w:rFonts w:ascii="Times New Roman" w:eastAsia="Times New Roman" w:hAnsi="Times New Roman" w:cs="Times New Roman"/>
          <w:sz w:val="24"/>
          <w:szCs w:val="24"/>
          <w:highlight w:val="white"/>
        </w:rPr>
        <w:t xml:space="preserve"> to</w:t>
      </w:r>
      <w:r w:rsidR="00414172">
        <w:rPr>
          <w:rFonts w:ascii="Times New Roman" w:eastAsia="Times New Roman" w:hAnsi="Times New Roman" w:cs="Times New Roman"/>
          <w:sz w:val="24"/>
          <w:szCs w:val="24"/>
          <w:highlight w:val="white"/>
        </w:rPr>
        <w:t xml:space="preserve"> extent of</w:t>
      </w:r>
      <w:r w:rsidR="00D8535D">
        <w:rPr>
          <w:rFonts w:ascii="Times New Roman" w:eastAsia="Times New Roman" w:hAnsi="Times New Roman" w:cs="Times New Roman"/>
          <w:sz w:val="24"/>
          <w:szCs w:val="24"/>
          <w:highlight w:val="white"/>
        </w:rPr>
        <w:t xml:space="preserve"> </w:t>
      </w:r>
      <w:r w:rsidR="00110977">
        <w:rPr>
          <w:rFonts w:ascii="Times New Roman" w:eastAsia="Times New Roman" w:hAnsi="Times New Roman" w:cs="Times New Roman"/>
          <w:sz w:val="24"/>
          <w:szCs w:val="24"/>
          <w:highlight w:val="white"/>
        </w:rPr>
        <w:t>lakeside development</w:t>
      </w:r>
      <w:r w:rsidR="00D8535D">
        <w:rPr>
          <w:rFonts w:ascii="Times New Roman" w:eastAsia="Times New Roman" w:hAnsi="Times New Roman" w:cs="Times New Roman"/>
          <w:sz w:val="24"/>
          <w:szCs w:val="24"/>
          <w:highlight w:val="white"/>
        </w:rPr>
        <w:t>. Periphyton and macroinvertebrate stable isotope</w:t>
      </w:r>
      <w:r w:rsidR="00F536BA">
        <w:rPr>
          <w:rFonts w:ascii="Times New Roman" w:eastAsia="Times New Roman" w:hAnsi="Times New Roman" w:cs="Times New Roman"/>
          <w:sz w:val="24"/>
          <w:szCs w:val="24"/>
          <w:highlight w:val="white"/>
        </w:rPr>
        <w:t>s</w:t>
      </w:r>
      <w:r w:rsidR="00D8535D">
        <w:rPr>
          <w:rFonts w:ascii="Times New Roman" w:eastAsia="Times New Roman" w:hAnsi="Times New Roman" w:cs="Times New Roman"/>
          <w:sz w:val="24"/>
          <w:szCs w:val="24"/>
          <w:highlight w:val="white"/>
        </w:rPr>
        <w:t xml:space="preserve"> and essential fatty acid compositions suggested that</w:t>
      </w:r>
      <w:r w:rsidR="00110977">
        <w:rPr>
          <w:rFonts w:ascii="Times New Roman" w:eastAsia="Times New Roman" w:hAnsi="Times New Roman" w:cs="Times New Roman"/>
          <w:sz w:val="24"/>
          <w:szCs w:val="24"/>
          <w:highlight w:val="white"/>
        </w:rPr>
        <w:t>,</w:t>
      </w:r>
      <w:r w:rsidR="00D8535D">
        <w:rPr>
          <w:rFonts w:ascii="Times New Roman" w:eastAsia="Times New Roman" w:hAnsi="Times New Roman" w:cs="Times New Roman"/>
          <w:sz w:val="24"/>
          <w:szCs w:val="24"/>
          <w:highlight w:val="white"/>
        </w:rPr>
        <w:t xml:space="preserve"> despite </w:t>
      </w:r>
      <w:r w:rsidR="00F536BA">
        <w:rPr>
          <w:rFonts w:ascii="Times New Roman" w:eastAsia="Times New Roman" w:hAnsi="Times New Roman" w:cs="Times New Roman"/>
          <w:sz w:val="24"/>
          <w:szCs w:val="24"/>
          <w:highlight w:val="white"/>
        </w:rPr>
        <w:t>increased filamentous algae presence near developed sites</w:t>
      </w:r>
      <w:r w:rsidR="00D8535D">
        <w:rPr>
          <w:rFonts w:ascii="Times New Roman" w:eastAsia="Times New Roman" w:hAnsi="Times New Roman" w:cs="Times New Roman"/>
          <w:sz w:val="24"/>
          <w:szCs w:val="24"/>
          <w:highlight w:val="white"/>
        </w:rPr>
        <w:t xml:space="preserve">, the </w:t>
      </w:r>
      <w:r w:rsidR="004361D1">
        <w:rPr>
          <w:rFonts w:ascii="Times New Roman" w:eastAsia="Times New Roman" w:hAnsi="Times New Roman" w:cs="Times New Roman"/>
          <w:sz w:val="24"/>
          <w:szCs w:val="24"/>
          <w:highlight w:val="white"/>
        </w:rPr>
        <w:t>food web</w:t>
      </w:r>
      <w:r w:rsidR="00D8535D">
        <w:rPr>
          <w:rFonts w:ascii="Times New Roman" w:eastAsia="Times New Roman" w:hAnsi="Times New Roman" w:cs="Times New Roman"/>
          <w:sz w:val="24"/>
          <w:szCs w:val="24"/>
          <w:highlight w:val="white"/>
        </w:rPr>
        <w:t xml:space="preserve"> </w:t>
      </w:r>
      <w:del w:id="20" w:author="Meyer, Michael Frederick" w:date="2020-07-28T15:30:00Z">
        <w:r w:rsidR="00D8535D" w:rsidDel="007C5810">
          <w:rPr>
            <w:rFonts w:ascii="Times New Roman" w:eastAsia="Times New Roman" w:hAnsi="Times New Roman" w:cs="Times New Roman"/>
            <w:sz w:val="24"/>
            <w:szCs w:val="24"/>
            <w:highlight w:val="white"/>
          </w:rPr>
          <w:delText>structure remained consistent</w:delText>
        </w:r>
      </w:del>
      <w:ins w:id="21" w:author="Meyer, Michael Frederick" w:date="2020-07-28T15:30:00Z">
        <w:r w:rsidR="007C5810">
          <w:rPr>
            <w:rFonts w:ascii="Times New Roman" w:eastAsia="Times New Roman" w:hAnsi="Times New Roman" w:cs="Times New Roman"/>
            <w:sz w:val="24"/>
            <w:szCs w:val="24"/>
            <w:highlight w:val="white"/>
          </w:rPr>
          <w:t>did not restructure</w:t>
        </w:r>
      </w:ins>
      <w:r w:rsidR="00F536BA">
        <w:rPr>
          <w:rFonts w:ascii="Times New Roman" w:eastAsia="Times New Roman" w:hAnsi="Times New Roman" w:cs="Times New Roman"/>
          <w:sz w:val="24"/>
          <w:szCs w:val="24"/>
          <w:highlight w:val="white"/>
        </w:rPr>
        <w:t>, with amphipods potentially changing behavior</w:t>
      </w:r>
      <w:r w:rsidR="00106752">
        <w:rPr>
          <w:rFonts w:ascii="Times New Roman" w:eastAsia="Times New Roman" w:hAnsi="Times New Roman" w:cs="Times New Roman"/>
          <w:sz w:val="24"/>
          <w:szCs w:val="24"/>
          <w:highlight w:val="white"/>
        </w:rPr>
        <w:t xml:space="preserve"> or metabolism</w:t>
      </w:r>
      <w:r w:rsidR="00F536BA">
        <w:rPr>
          <w:rFonts w:ascii="Times New Roman" w:eastAsia="Times New Roman" w:hAnsi="Times New Roman" w:cs="Times New Roman"/>
          <w:sz w:val="24"/>
          <w:szCs w:val="24"/>
          <w:highlight w:val="white"/>
        </w:rPr>
        <w:t xml:space="preserve"> to compensate for changing periphyton communities</w:t>
      </w:r>
      <w:r w:rsidR="00D8535D">
        <w:rPr>
          <w:rFonts w:ascii="Times New Roman" w:eastAsia="Times New Roman" w:hAnsi="Times New Roman" w:cs="Times New Roman"/>
          <w:sz w:val="24"/>
          <w:szCs w:val="24"/>
          <w:highlight w:val="white"/>
        </w:rPr>
        <w:t>.</w:t>
      </w:r>
      <w:r w:rsidR="002249CB">
        <w:rPr>
          <w:rFonts w:ascii="Times New Roman" w:eastAsia="Times New Roman" w:hAnsi="Times New Roman" w:cs="Times New Roman"/>
          <w:sz w:val="24"/>
          <w:szCs w:val="24"/>
          <w:highlight w:val="white"/>
        </w:rPr>
        <w:t xml:space="preserve"> Together, our results suggest </w:t>
      </w:r>
      <w:r w:rsidR="00BF3FFC">
        <w:rPr>
          <w:rFonts w:ascii="Times New Roman" w:eastAsia="Times New Roman" w:hAnsi="Times New Roman" w:cs="Times New Roman"/>
          <w:sz w:val="24"/>
          <w:szCs w:val="24"/>
          <w:highlight w:val="white"/>
        </w:rPr>
        <w:t xml:space="preserve">that </w:t>
      </w:r>
      <w:r w:rsidR="002249CB">
        <w:rPr>
          <w:rFonts w:ascii="Times New Roman" w:eastAsia="Times New Roman" w:hAnsi="Times New Roman" w:cs="Times New Roman"/>
          <w:sz w:val="24"/>
          <w:szCs w:val="24"/>
          <w:highlight w:val="white"/>
        </w:rPr>
        <w:t>population hot spots can lead to gradients of human disturbance, thereby creating spatial heterogeneity in nearshore, benthic communities.</w:t>
      </w:r>
      <w:r w:rsidR="008F41D6">
        <w:rPr>
          <w:rFonts w:ascii="Times New Roman" w:eastAsia="Times New Roman" w:hAnsi="Times New Roman" w:cs="Times New Roman"/>
          <w:sz w:val="24"/>
          <w:szCs w:val="24"/>
          <w:highlight w:val="white"/>
        </w:rPr>
        <w:t xml:space="preserve"> </w:t>
      </w:r>
      <w:r w:rsidR="00D8535D">
        <w:rPr>
          <w:rFonts w:ascii="Times New Roman" w:eastAsia="Times New Roman" w:hAnsi="Times New Roman" w:cs="Times New Roman"/>
          <w:sz w:val="24"/>
          <w:szCs w:val="24"/>
          <w:highlight w:val="white"/>
        </w:rPr>
        <w:t xml:space="preserve">For Lake Baikal, these results are timely, </w:t>
      </w:r>
      <w:r w:rsidR="006D5521">
        <w:rPr>
          <w:rFonts w:ascii="Times New Roman" w:eastAsia="Times New Roman" w:hAnsi="Times New Roman" w:cs="Times New Roman"/>
          <w:sz w:val="24"/>
          <w:szCs w:val="24"/>
          <w:highlight w:val="white"/>
        </w:rPr>
        <w:t xml:space="preserve">especially </w:t>
      </w:r>
      <w:r w:rsidR="00D8535D">
        <w:rPr>
          <w:rFonts w:ascii="Times New Roman" w:eastAsia="Times New Roman" w:hAnsi="Times New Roman" w:cs="Times New Roman"/>
          <w:sz w:val="24"/>
          <w:szCs w:val="24"/>
          <w:highlight w:val="white"/>
        </w:rPr>
        <w:t>considering growing tourism hot spots (~</w:t>
      </w:r>
      <w:r w:rsidR="002249CB">
        <w:rPr>
          <w:rFonts w:ascii="Times New Roman" w:eastAsia="Times New Roman" w:hAnsi="Times New Roman" w:cs="Times New Roman"/>
          <w:sz w:val="24"/>
          <w:szCs w:val="24"/>
          <w:highlight w:val="white"/>
        </w:rPr>
        <w:t>1.2 million</w:t>
      </w:r>
      <w:r w:rsidR="00D8535D">
        <w:rPr>
          <w:rFonts w:ascii="Times New Roman" w:eastAsia="Times New Roman" w:hAnsi="Times New Roman" w:cs="Times New Roman"/>
          <w:sz w:val="24"/>
          <w:szCs w:val="24"/>
          <w:highlight w:val="white"/>
        </w:rPr>
        <w:t xml:space="preserve"> tourists annually) </w:t>
      </w:r>
      <w:r w:rsidR="002249CB">
        <w:rPr>
          <w:rFonts w:ascii="Times New Roman" w:eastAsia="Times New Roman" w:hAnsi="Times New Roman" w:cs="Times New Roman"/>
          <w:sz w:val="24"/>
          <w:szCs w:val="24"/>
          <w:highlight w:val="white"/>
        </w:rPr>
        <w:t>may heighten risk for future environmental consequences</w:t>
      </w:r>
      <w:r w:rsidR="00D8535D">
        <w:rPr>
          <w:rFonts w:ascii="Times New Roman" w:eastAsia="Times New Roman" w:hAnsi="Times New Roman" w:cs="Times New Roman"/>
          <w:sz w:val="24"/>
          <w:szCs w:val="24"/>
          <w:highlight w:val="white"/>
        </w:rPr>
        <w:t>.</w:t>
      </w:r>
    </w:p>
    <w:bookmarkEnd w:id="0"/>
    <w:p w14:paraId="4A0BC221" w14:textId="77777777" w:rsidR="00715D55" w:rsidRDefault="00715D55"/>
    <w:p w14:paraId="40234E5F" w14:textId="77777777" w:rsidR="00715D55" w:rsidRPr="0081508A" w:rsidRDefault="00D8535D">
      <w:pPr>
        <w:rPr>
          <w:rFonts w:ascii="Times New Roman" w:hAnsi="Times New Roman" w:cs="Times New Roman"/>
        </w:rPr>
      </w:pPr>
      <w:r w:rsidRPr="0081508A">
        <w:rPr>
          <w:rFonts w:ascii="Times New Roman" w:hAnsi="Times New Roman" w:cs="Times New Roman"/>
          <w:b/>
        </w:rPr>
        <w:t>Introduction</w:t>
      </w:r>
    </w:p>
    <w:p w14:paraId="258258F2" w14:textId="77777777" w:rsidR="00715D55" w:rsidRDefault="00715D55"/>
    <w:p w14:paraId="265884D8" w14:textId="45D49C77" w:rsidR="00715D55" w:rsidRDefault="00D8535D" w:rsidP="00150E6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release of treated and untreated wastewater into aquatic ecosystems is </w:t>
      </w:r>
      <w:r w:rsidR="00197C8D">
        <w:rPr>
          <w:rFonts w:ascii="Times New Roman" w:eastAsia="Times New Roman" w:hAnsi="Times New Roman" w:cs="Times New Roman"/>
          <w:sz w:val="24"/>
          <w:szCs w:val="24"/>
        </w:rPr>
        <w:t xml:space="preserve">a </w:t>
      </w:r>
      <w:r w:rsidR="007F226F">
        <w:rPr>
          <w:rFonts w:ascii="Times New Roman" w:eastAsia="Times New Roman" w:hAnsi="Times New Roman" w:cs="Times New Roman"/>
          <w:sz w:val="24"/>
          <w:szCs w:val="24"/>
        </w:rPr>
        <w:t xml:space="preserve">common </w:t>
      </w:r>
      <w:r>
        <w:rPr>
          <w:rFonts w:ascii="Times New Roman" w:eastAsia="Times New Roman" w:hAnsi="Times New Roman" w:cs="Times New Roman"/>
          <w:sz w:val="24"/>
          <w:szCs w:val="24"/>
        </w:rPr>
        <w:t>human disturbance that can introduce pollutants and reshape aquatic ecological communities</w:t>
      </w:r>
      <w:r w:rsidR="00D52D89">
        <w:rPr>
          <w:rFonts w:ascii="Times New Roman" w:eastAsia="Times New Roman" w:hAnsi="Times New Roman" w:cs="Times New Roman"/>
          <w:sz w:val="24"/>
          <w:szCs w:val="24"/>
        </w:rPr>
        <w:t xml:space="preserve"> </w:t>
      </w:r>
      <w:r w:rsidR="00D52D89">
        <w:rPr>
          <w:rFonts w:ascii="Times New Roman" w:eastAsia="Times New Roman" w:hAnsi="Times New Roman" w:cs="Times New Roman"/>
          <w:sz w:val="24"/>
          <w:szCs w:val="24"/>
        </w:rPr>
        <w:fldChar w:fldCharType="begin"/>
      </w:r>
      <w:r w:rsidR="00197C8D">
        <w:rPr>
          <w:rFonts w:ascii="Times New Roman" w:eastAsia="Times New Roman" w:hAnsi="Times New Roman" w:cs="Times New Roman"/>
          <w:sz w:val="24"/>
          <w:szCs w:val="24"/>
        </w:rPr>
        <w:instrText xml:space="preserve"> ADDIN ZOTERO_ITEM CSL_CITATION {"citationID":"ExDm0v7g","properties":{"formattedCitation":"(Hampton et al. 2011)","plainCitation":"(Hampton et al. 2011)","noteIndex":0},"citationItems":[{"id":400,"uris":["http://zotero.org/users/2645460/items/ED9SBAE6"],"uri":["http://zotero.org/users/2645460/items/ED9SBAE6"],"itemData":{"id":400,"type":"article-journal","container-title":"Marine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D52D89">
        <w:rPr>
          <w:rFonts w:ascii="Times New Roman" w:eastAsia="Times New Roman" w:hAnsi="Times New Roman" w:cs="Times New Roman"/>
          <w:sz w:val="24"/>
          <w:szCs w:val="24"/>
        </w:rPr>
        <w:fldChar w:fldCharType="separate"/>
      </w:r>
      <w:r w:rsidR="00197C8D" w:rsidRPr="00197C8D">
        <w:rPr>
          <w:rFonts w:ascii="Times New Roman" w:hAnsi="Times New Roman" w:cs="Times New Roman"/>
          <w:sz w:val="24"/>
        </w:rPr>
        <w:t>(Hampton et al. 2011)</w:t>
      </w:r>
      <w:r w:rsidR="00D52D8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del w:id="22" w:author="Meyer, Michael Frederick" w:date="2020-08-11T16:03:00Z">
        <w:r w:rsidR="002B4310" w:rsidDel="002B4310">
          <w:rPr>
            <w:rFonts w:ascii="Times New Roman" w:eastAsia="Times New Roman" w:hAnsi="Times New Roman" w:cs="Times New Roman"/>
            <w:sz w:val="24"/>
            <w:szCs w:val="24"/>
          </w:rPr>
          <w:delText>Nitr</w:delText>
        </w:r>
        <w:r w:rsidDel="002B4310">
          <w:rPr>
            <w:rFonts w:ascii="Times New Roman" w:eastAsia="Times New Roman" w:hAnsi="Times New Roman" w:cs="Times New Roman"/>
            <w:sz w:val="24"/>
            <w:szCs w:val="24"/>
          </w:rPr>
          <w:delText xml:space="preserve"> </w:delText>
        </w:r>
      </w:del>
      <w:ins w:id="23" w:author="Meyer, Michael Frederick" w:date="2020-08-11T16:03:00Z">
        <w:r w:rsidR="002B4310">
          <w:rPr>
            <w:rFonts w:ascii="Times New Roman" w:eastAsia="Times New Roman" w:hAnsi="Times New Roman" w:cs="Times New Roman"/>
            <w:sz w:val="24"/>
            <w:szCs w:val="24"/>
          </w:rPr>
          <w:t xml:space="preserve">Nitrogen and phosphorus </w:t>
        </w:r>
      </w:ins>
      <w:r>
        <w:rPr>
          <w:rFonts w:ascii="Times New Roman" w:eastAsia="Times New Roman" w:hAnsi="Times New Roman" w:cs="Times New Roman"/>
          <w:sz w:val="24"/>
          <w:szCs w:val="24"/>
        </w:rPr>
        <w:t xml:space="preserve">are among the primary pollutants in sewage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{"citationID":"BYtW9t2t","properties":{"formattedCitation":"(Smith et al. 1999)","plainCitation":"(Smith et al. 1999)","noteIndex":0},"citationItems":[{"id":833,"uris":["http://zotero.org/users/2645460/items/A7I4JKPV"],"uri":["http://zotero.org/users/2645460/items/A7I4JKPV"],"itemData":{"id":833,"type":"article-journal","container-title":"Environmental Pollution","DOI":"10.1016/S0269-7491(99)00091-3","page":"179-196","title":"Eutrophication: impacts of excess nutrient inputs on freshwater, marine, and terrestrial ecosystems","volume":"100","author":[{"family":"Smith","given":"V.H."},{"family":"Tilman","given":"G.D."},{"family":"Nekola","given":"J.C."}],"issued":{"date-parts":[["1999"]]}}}],"schema":"https://github.com/citation-style-language/schema/raw/master/csl-citation.json"}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(Smith et al. 1999)</w:t>
      </w:r>
      <w:r w:rsidR="00D52D8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Although often concentrated in </w:t>
      </w:r>
      <w:del w:id="24" w:author="Meyer, Michael Frederick" w:date="2020-08-25T13:50:00Z">
        <w:r w:rsidDel="009C5FB5">
          <w:rPr>
            <w:rFonts w:ascii="Times New Roman" w:eastAsia="Times New Roman" w:hAnsi="Times New Roman" w:cs="Times New Roman"/>
            <w:sz w:val="24"/>
            <w:szCs w:val="24"/>
          </w:rPr>
          <w:delText>sewage</w:delText>
        </w:r>
      </w:del>
      <w:ins w:id="25" w:author="Meyer, Michael Frederick" w:date="2020-08-25T13:50:00Z">
        <w:r w:rsidR="009C5FB5">
          <w:rPr>
            <w:rFonts w:ascii="Times New Roman" w:eastAsia="Times New Roman" w:hAnsi="Times New Roman" w:cs="Times New Roman"/>
            <w:sz w:val="24"/>
            <w:szCs w:val="24"/>
          </w:rPr>
          <w:t>wastewater</w:t>
        </w:r>
      </w:ins>
      <w:r>
        <w:rPr>
          <w:rFonts w:ascii="Times New Roman" w:eastAsia="Times New Roman" w:hAnsi="Times New Roman" w:cs="Times New Roman"/>
          <w:sz w:val="24"/>
          <w:szCs w:val="24"/>
        </w:rPr>
        <w:t xml:space="preserve">, nutrient </w:t>
      </w:r>
      <w:del w:id="26" w:author="Meyer, Michael Frederick" w:date="2020-08-25T13:50:00Z">
        <w:r w:rsidDel="009C5FB5">
          <w:rPr>
            <w:rFonts w:ascii="Times New Roman" w:eastAsia="Times New Roman" w:hAnsi="Times New Roman" w:cs="Times New Roman"/>
            <w:sz w:val="24"/>
            <w:szCs w:val="24"/>
          </w:rPr>
          <w:delText xml:space="preserve">inputs </w:delText>
        </w:r>
      </w:del>
      <w:r>
        <w:rPr>
          <w:rFonts w:ascii="Times New Roman" w:eastAsia="Times New Roman" w:hAnsi="Times New Roman" w:cs="Times New Roman"/>
          <w:sz w:val="24"/>
          <w:szCs w:val="24"/>
        </w:rPr>
        <w:t xml:space="preserve">can originate from </w:t>
      </w:r>
      <w:r w:rsidR="00BF3FFC">
        <w:rPr>
          <w:rFonts w:ascii="Times New Roman" w:eastAsia="Times New Roman" w:hAnsi="Times New Roman" w:cs="Times New Roman"/>
          <w:sz w:val="24"/>
          <w:szCs w:val="24"/>
        </w:rPr>
        <w:t xml:space="preserve">diverse </w:t>
      </w:r>
      <w:r>
        <w:rPr>
          <w:rFonts w:ascii="Times New Roman" w:eastAsia="Times New Roman" w:hAnsi="Times New Roman" w:cs="Times New Roman"/>
          <w:sz w:val="24"/>
          <w:szCs w:val="24"/>
        </w:rPr>
        <w:t xml:space="preserve">anthropogenic and </w:t>
      </w:r>
      <w:r w:rsidR="00BF3FFC">
        <w:rPr>
          <w:rFonts w:ascii="Times New Roman" w:eastAsia="Times New Roman" w:hAnsi="Times New Roman" w:cs="Times New Roman"/>
          <w:sz w:val="24"/>
          <w:szCs w:val="24"/>
        </w:rPr>
        <w:t xml:space="preserve">natural </w:t>
      </w:r>
      <w:r>
        <w:rPr>
          <w:rFonts w:ascii="Times New Roman" w:eastAsia="Times New Roman" w:hAnsi="Times New Roman" w:cs="Times New Roman"/>
          <w:sz w:val="24"/>
          <w:szCs w:val="24"/>
        </w:rPr>
        <w:t xml:space="preserve">sources, </w:t>
      </w:r>
      <w:r w:rsidR="00106752">
        <w:rPr>
          <w:rFonts w:ascii="Times New Roman" w:eastAsia="Times New Roman" w:hAnsi="Times New Roman" w:cs="Times New Roman"/>
          <w:sz w:val="24"/>
          <w:szCs w:val="24"/>
        </w:rPr>
        <w:t xml:space="preserve">complicating their use as </w:t>
      </w:r>
      <w:r>
        <w:rPr>
          <w:rFonts w:ascii="Times New Roman" w:eastAsia="Times New Roman" w:hAnsi="Times New Roman" w:cs="Times New Roman"/>
          <w:sz w:val="24"/>
          <w:szCs w:val="24"/>
        </w:rPr>
        <w:t xml:space="preserve">sewage </w:t>
      </w:r>
      <w:r w:rsidR="00106752">
        <w:rPr>
          <w:rFonts w:ascii="Times New Roman" w:eastAsia="Times New Roman" w:hAnsi="Times New Roman" w:cs="Times New Roman"/>
          <w:sz w:val="24"/>
          <w:szCs w:val="24"/>
        </w:rPr>
        <w:t>indicators</w:t>
      </w:r>
      <w:r>
        <w:rPr>
          <w:rFonts w:ascii="Times New Roman" w:eastAsia="Times New Roman" w:hAnsi="Times New Roman" w:cs="Times New Roman"/>
          <w:sz w:val="24"/>
          <w:szCs w:val="24"/>
        </w:rPr>
        <w:t xml:space="preserve">. Regardless of the </w:t>
      </w:r>
      <w:del w:id="27" w:author="Meyer, Michael Frederick" w:date="2020-08-11T16:03:00Z">
        <w:r w:rsidDel="002B4310">
          <w:rPr>
            <w:rFonts w:ascii="Times New Roman" w:eastAsia="Times New Roman" w:hAnsi="Times New Roman" w:cs="Times New Roman"/>
            <w:sz w:val="24"/>
            <w:szCs w:val="24"/>
          </w:rPr>
          <w:delText xml:space="preserve">nutrients’ </w:delText>
        </w:r>
      </w:del>
      <w:r>
        <w:rPr>
          <w:rFonts w:ascii="Times New Roman" w:eastAsia="Times New Roman" w:hAnsi="Times New Roman" w:cs="Times New Roman"/>
          <w:sz w:val="24"/>
          <w:szCs w:val="24"/>
        </w:rPr>
        <w:t xml:space="preserve">source, biological </w:t>
      </w:r>
      <w:del w:id="28" w:author="Meyer, Michael Frederick" w:date="2020-08-11T16:05:00Z">
        <w:r w:rsidDel="002B4310">
          <w:rPr>
            <w:rFonts w:ascii="Times New Roman" w:eastAsia="Times New Roman" w:hAnsi="Times New Roman" w:cs="Times New Roman"/>
            <w:sz w:val="24"/>
            <w:szCs w:val="24"/>
          </w:rPr>
          <w:delText xml:space="preserve">responses </w:delText>
        </w:r>
      </w:del>
      <w:ins w:id="29" w:author="Meyer, Michael Frederick" w:date="2020-08-11T16:05:00Z">
        <w:r w:rsidR="002B4310">
          <w:rPr>
            <w:rFonts w:ascii="Times New Roman" w:eastAsia="Times New Roman" w:hAnsi="Times New Roman" w:cs="Times New Roman"/>
            <w:sz w:val="24"/>
            <w:szCs w:val="24"/>
          </w:rPr>
          <w:t>processes</w:t>
        </w:r>
      </w:ins>
      <w:ins w:id="30" w:author="Meyer, Michael Frederick" w:date="2020-08-11T16:04:00Z">
        <w:r w:rsidR="002B4310">
          <w:rPr>
            <w:rFonts w:ascii="Times New Roman" w:eastAsia="Times New Roman" w:hAnsi="Times New Roman" w:cs="Times New Roman"/>
            <w:sz w:val="24"/>
            <w:szCs w:val="24"/>
          </w:rPr>
          <w:t xml:space="preserve"> </w:t>
        </w:r>
      </w:ins>
      <w:del w:id="31" w:author="Meyer, Michael Frederick" w:date="2020-08-11T16:04:00Z">
        <w:r w:rsidDel="002B4310">
          <w:rPr>
            <w:rFonts w:ascii="Times New Roman" w:eastAsia="Times New Roman" w:hAnsi="Times New Roman" w:cs="Times New Roman"/>
            <w:sz w:val="24"/>
            <w:szCs w:val="24"/>
          </w:rPr>
          <w:delText xml:space="preserve">to even slight nutrient increases </w:delText>
        </w:r>
      </w:del>
      <w:r>
        <w:rPr>
          <w:rFonts w:ascii="Times New Roman" w:eastAsia="Times New Roman" w:hAnsi="Times New Roman" w:cs="Times New Roman"/>
          <w:sz w:val="24"/>
          <w:szCs w:val="24"/>
        </w:rPr>
        <w:t xml:space="preserve">can further </w:t>
      </w:r>
      <w:del w:id="32" w:author="Meyer, Michael Frederick" w:date="2020-08-11T16:05:00Z">
        <w:r w:rsidDel="002B4310">
          <w:rPr>
            <w:rFonts w:ascii="Times New Roman" w:eastAsia="Times New Roman" w:hAnsi="Times New Roman" w:cs="Times New Roman"/>
            <w:sz w:val="24"/>
            <w:szCs w:val="24"/>
          </w:rPr>
          <w:delText xml:space="preserve">confound </w:delText>
        </w:r>
      </w:del>
      <w:ins w:id="33" w:author="Meyer, Michael Frederick" w:date="2020-08-11T16:05:00Z">
        <w:r w:rsidR="002B4310">
          <w:rPr>
            <w:rFonts w:ascii="Times New Roman" w:eastAsia="Times New Roman" w:hAnsi="Times New Roman" w:cs="Times New Roman"/>
            <w:sz w:val="24"/>
            <w:szCs w:val="24"/>
          </w:rPr>
          <w:t xml:space="preserve">obfuscate sewage detection </w:t>
        </w:r>
      </w:ins>
      <w:del w:id="34" w:author="Meyer, Michael Frederick" w:date="2020-08-11T16:04:00Z">
        <w:r w:rsidDel="002B4310">
          <w:rPr>
            <w:rFonts w:ascii="Times New Roman" w:eastAsia="Times New Roman" w:hAnsi="Times New Roman" w:cs="Times New Roman"/>
            <w:sz w:val="24"/>
            <w:szCs w:val="24"/>
          </w:rPr>
          <w:delText xml:space="preserve">sewage </w:delText>
        </w:r>
      </w:del>
      <w:del w:id="35" w:author="Meyer, Michael Frederick" w:date="2020-08-11T16:06:00Z">
        <w:r w:rsidDel="002B4310">
          <w:rPr>
            <w:rFonts w:ascii="Times New Roman" w:eastAsia="Times New Roman" w:hAnsi="Times New Roman" w:cs="Times New Roman"/>
            <w:sz w:val="24"/>
            <w:szCs w:val="24"/>
          </w:rPr>
          <w:delText>signals</w:delText>
        </w:r>
      </w:del>
      <w:ins w:id="36" w:author="Meyer, Michael Frederick" w:date="2020-08-10T16:51:00Z">
        <w:r w:rsidR="00612D36">
          <w:rPr>
            <w:rFonts w:ascii="Times New Roman" w:eastAsia="Times New Roman" w:hAnsi="Times New Roman" w:cs="Times New Roman"/>
            <w:sz w:val="24"/>
            <w:szCs w:val="24"/>
          </w:rPr>
          <w:t>, such as</w:t>
        </w:r>
      </w:ins>
      <w:del w:id="37" w:author="Meyer, Michael Frederick" w:date="2020-08-10T16:51:00Z">
        <w:r w:rsidDel="00612D36">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 xml:space="preserve"> </w:t>
      </w:r>
      <w:ins w:id="38" w:author="Meyer, Michael Frederick" w:date="2020-08-10T16:51:00Z">
        <w:r w:rsidR="00612D36">
          <w:rPr>
            <w:rFonts w:ascii="Times New Roman" w:eastAsia="Times New Roman" w:hAnsi="Times New Roman" w:cs="Times New Roman"/>
            <w:sz w:val="24"/>
            <w:szCs w:val="24"/>
          </w:rPr>
          <w:t>b</w:t>
        </w:r>
      </w:ins>
      <w:del w:id="39" w:author="Meyer, Michael Frederick" w:date="2020-08-10T16:51:00Z">
        <w:r w:rsidDel="00612D36">
          <w:rPr>
            <w:rFonts w:ascii="Times New Roman" w:eastAsia="Times New Roman" w:hAnsi="Times New Roman" w:cs="Times New Roman"/>
            <w:sz w:val="24"/>
            <w:szCs w:val="24"/>
          </w:rPr>
          <w:delText>B</w:delText>
        </w:r>
      </w:del>
      <w:r>
        <w:rPr>
          <w:rFonts w:ascii="Times New Roman" w:eastAsia="Times New Roman" w:hAnsi="Times New Roman" w:cs="Times New Roman"/>
          <w:sz w:val="24"/>
          <w:szCs w:val="24"/>
        </w:rPr>
        <w:t>enthic primary producers in nearshore water</w:t>
      </w:r>
      <w:ins w:id="40" w:author="Meyer, Michael Frederick" w:date="2020-08-10T16:52:00Z">
        <w:r w:rsidR="00612D36">
          <w:rPr>
            <w:rFonts w:ascii="Times New Roman" w:eastAsia="Times New Roman" w:hAnsi="Times New Roman" w:cs="Times New Roman"/>
            <w:sz w:val="24"/>
            <w:szCs w:val="24"/>
          </w:rPr>
          <w:t xml:space="preserve"> </w:t>
        </w:r>
      </w:ins>
      <w:del w:id="41" w:author="Meyer, Michael Frederick" w:date="2020-08-10T16:52:00Z">
        <w:r w:rsidDel="00612D36">
          <w:rPr>
            <w:rFonts w:ascii="Times New Roman" w:eastAsia="Times New Roman" w:hAnsi="Times New Roman" w:cs="Times New Roman"/>
            <w:sz w:val="24"/>
            <w:szCs w:val="24"/>
          </w:rPr>
          <w:delText xml:space="preserve">, especially those in oligotrophic lakes, </w:delText>
        </w:r>
      </w:del>
      <w:del w:id="42" w:author="Meyer, Michael Frederick" w:date="2020-08-11T16:06:00Z">
        <w:r w:rsidDel="002B4310">
          <w:rPr>
            <w:rFonts w:ascii="Times New Roman" w:eastAsia="Times New Roman" w:hAnsi="Times New Roman" w:cs="Times New Roman"/>
            <w:sz w:val="24"/>
            <w:szCs w:val="24"/>
          </w:rPr>
          <w:delText xml:space="preserve">can </w:delText>
        </w:r>
      </w:del>
      <w:r>
        <w:rPr>
          <w:rFonts w:ascii="Times New Roman" w:eastAsia="Times New Roman" w:hAnsi="Times New Roman" w:cs="Times New Roman"/>
          <w:sz w:val="24"/>
          <w:szCs w:val="24"/>
        </w:rPr>
        <w:t>assimilat</w:t>
      </w:r>
      <w:ins w:id="43" w:author="Meyer, Michael Frederick" w:date="2020-08-11T16:06:00Z">
        <w:r w:rsidR="002B4310">
          <w:rPr>
            <w:rFonts w:ascii="Times New Roman" w:eastAsia="Times New Roman" w:hAnsi="Times New Roman" w:cs="Times New Roman"/>
            <w:sz w:val="24"/>
            <w:szCs w:val="24"/>
          </w:rPr>
          <w:t>ing</w:t>
        </w:r>
      </w:ins>
      <w:del w:id="44" w:author="Meyer, Michael Frederick" w:date="2020-08-11T16:06:00Z">
        <w:r w:rsidDel="002B4310">
          <w:rPr>
            <w:rFonts w:ascii="Times New Roman" w:eastAsia="Times New Roman" w:hAnsi="Times New Roman" w:cs="Times New Roman"/>
            <w:sz w:val="24"/>
            <w:szCs w:val="24"/>
          </w:rPr>
          <w:delText>e</w:delText>
        </w:r>
      </w:del>
      <w:r>
        <w:rPr>
          <w:rFonts w:ascii="Times New Roman" w:eastAsia="Times New Roman" w:hAnsi="Times New Roman" w:cs="Times New Roman"/>
          <w:sz w:val="24"/>
          <w:szCs w:val="24"/>
        </w:rPr>
        <w:t xml:space="preserve"> nutrients quickly </w:t>
      </w:r>
      <w:del w:id="45" w:author="Meyer, Michael Frederick" w:date="2020-08-10T16:52:00Z">
        <w:r w:rsidDel="00612D36">
          <w:rPr>
            <w:rFonts w:ascii="Times New Roman" w:eastAsia="Times New Roman" w:hAnsi="Times New Roman" w:cs="Times New Roman"/>
            <w:sz w:val="24"/>
            <w:szCs w:val="24"/>
          </w:rPr>
          <w:delText xml:space="preserve">from the water column </w:delText>
        </w:r>
      </w:del>
      <w:r>
        <w:rPr>
          <w:rFonts w:ascii="Times New Roman" w:eastAsia="Times New Roman" w:hAnsi="Times New Roman" w:cs="Times New Roman"/>
          <w:sz w:val="24"/>
          <w:szCs w:val="24"/>
        </w:rPr>
        <w:t xml:space="preserve">(e.g., hours), such that deviation in typical water concentrations </w:t>
      </w:r>
      <w:r w:rsidR="00BD0B70">
        <w:rPr>
          <w:rFonts w:ascii="Times New Roman" w:eastAsia="Times New Roman" w:hAnsi="Times New Roman" w:cs="Times New Roman"/>
          <w:sz w:val="24"/>
          <w:szCs w:val="24"/>
        </w:rPr>
        <w:t xml:space="preserve">may not be </w:t>
      </w:r>
      <w:r>
        <w:rPr>
          <w:rFonts w:ascii="Times New Roman" w:eastAsia="Times New Roman" w:hAnsi="Times New Roman" w:cs="Times New Roman"/>
          <w:sz w:val="24"/>
          <w:szCs w:val="24"/>
        </w:rPr>
        <w:t xml:space="preserve">not observed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{"citationID":"EmM4Bk33","properties":{"formattedCitation":"(Hadwen and Bunn 2005)","plainCitation":"(Hadwen and Bunn 2005)","noteIndex":0},"citationItems":[{"id":404,"uris":["http://zotero.org/users/2645460/items/S63EWKH7"],"uri":["http://zotero.org/users/2645460/items/S63EWKH7"],"itemData":{"id":404,"type":"article-journal","container-title":"Limnology and Oceanography","issue":"4","page":"1096","source":"Google Scholar","title":"Food web responses to low-level nutrient and^ 1^ 5N-tracer additions in the littoral zone of an oligotrophic dune lake","volume":"50","author":[{"family":"Hadwen","given":"Wade L."},{"family":"Bunn","given":"Stuart E."}],"issued":{"date-parts":[["2005"]]}}}],"schema":"https://github.com/citation-style-language/schema/raw/master/csl-citation.json"}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w:t>
      </w:r>
      <w:proofErr w:type="spellStart"/>
      <w:r w:rsidR="00D52D89" w:rsidRPr="00D52D89">
        <w:rPr>
          <w:rFonts w:ascii="Times New Roman" w:hAnsi="Times New Roman" w:cs="Times New Roman"/>
          <w:sz w:val="24"/>
        </w:rPr>
        <w:t>Hadwen</w:t>
      </w:r>
      <w:proofErr w:type="spellEnd"/>
      <w:r w:rsidR="00D52D89" w:rsidRPr="00D52D89">
        <w:rPr>
          <w:rFonts w:ascii="Times New Roman" w:hAnsi="Times New Roman" w:cs="Times New Roman"/>
          <w:sz w:val="24"/>
        </w:rPr>
        <w:t xml:space="preserve"> and Bunn 2005)</w:t>
      </w:r>
      <w:r w:rsidR="00D52D8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ins w:id="46" w:author="Meyer, Michael Frederick" w:date="2020-08-11T16:09:00Z">
        <w:r w:rsidR="00CF1762">
          <w:rPr>
            <w:rFonts w:ascii="Times New Roman" w:eastAsia="Times New Roman" w:hAnsi="Times New Roman" w:cs="Times New Roman"/>
            <w:sz w:val="24"/>
            <w:szCs w:val="24"/>
          </w:rPr>
          <w:t xml:space="preserve"> </w:t>
        </w:r>
      </w:ins>
      <w:ins w:id="47" w:author="Meyer, Michael Frederick" w:date="2020-08-11T17:05:00Z">
        <w:r w:rsidR="000A1879">
          <w:rPr>
            <w:rFonts w:ascii="Times New Roman" w:eastAsia="Times New Roman" w:hAnsi="Times New Roman" w:cs="Times New Roman"/>
            <w:sz w:val="24"/>
            <w:szCs w:val="24"/>
          </w:rPr>
          <w:t xml:space="preserve">Because nutrients come from numerous non-sewage sources, </w:t>
        </w:r>
      </w:ins>
      <w:ins w:id="48" w:author="Meyer, Michael Frederick" w:date="2020-08-11T17:06:00Z">
        <w:r w:rsidR="001B6B08">
          <w:rPr>
            <w:rFonts w:ascii="Times New Roman" w:eastAsia="Times New Roman" w:hAnsi="Times New Roman" w:cs="Times New Roman"/>
            <w:sz w:val="24"/>
            <w:szCs w:val="24"/>
          </w:rPr>
          <w:t xml:space="preserve">certain </w:t>
        </w:r>
      </w:ins>
      <w:ins w:id="49" w:author="Meyer, Michael Frederick" w:date="2020-08-11T17:05:00Z">
        <w:r w:rsidR="000A1879">
          <w:rPr>
            <w:rFonts w:ascii="Times New Roman" w:eastAsia="Times New Roman" w:hAnsi="Times New Roman" w:cs="Times New Roman"/>
            <w:sz w:val="24"/>
            <w:szCs w:val="24"/>
          </w:rPr>
          <w:t>pollutants and sewage indicators consistently associated with human activity</w:t>
        </w:r>
        <w:r w:rsidR="001B6B08">
          <w:rPr>
            <w:rFonts w:ascii="Times New Roman" w:eastAsia="Times New Roman" w:hAnsi="Times New Roman" w:cs="Times New Roman"/>
            <w:sz w:val="24"/>
            <w:szCs w:val="24"/>
          </w:rPr>
          <w:t xml:space="preserve"> </w:t>
        </w:r>
      </w:ins>
      <w:del w:id="50" w:author="Meyer, Michael Frederick" w:date="2020-08-11T17:05:00Z">
        <w:r w:rsidDel="000A1879">
          <w:rPr>
            <w:rFonts w:ascii="Times New Roman" w:eastAsia="Times New Roman" w:hAnsi="Times New Roman" w:cs="Times New Roman"/>
            <w:sz w:val="24"/>
            <w:szCs w:val="24"/>
          </w:rPr>
          <w:delText xml:space="preserve"> </w:delText>
        </w:r>
      </w:del>
      <w:ins w:id="51" w:author="Meyer, Michael Frederick" w:date="2020-08-11T17:05:00Z">
        <w:r w:rsidR="001B6B08">
          <w:rPr>
            <w:rFonts w:ascii="Times New Roman" w:eastAsia="Times New Roman" w:hAnsi="Times New Roman" w:cs="Times New Roman"/>
            <w:sz w:val="24"/>
            <w:szCs w:val="24"/>
          </w:rPr>
          <w:t>have garnered increasing attention for their usefulness as sewage indicators</w:t>
        </w:r>
      </w:ins>
      <w:ins w:id="52" w:author="Meyer, Michael Frederick" w:date="2020-08-11T17:07:00Z">
        <w:r w:rsidR="001B6B08">
          <w:rPr>
            <w:rFonts w:ascii="Times New Roman" w:eastAsia="Times New Roman" w:hAnsi="Times New Roman" w:cs="Times New Roman"/>
            <w:sz w:val="24"/>
            <w:szCs w:val="24"/>
          </w:rPr>
          <w:t>.</w:t>
        </w:r>
      </w:ins>
    </w:p>
    <w:p w14:paraId="2B79569B" w14:textId="77777777" w:rsidR="00FC3707" w:rsidRDefault="00FC3707" w:rsidP="00150E6F">
      <w:pPr>
        <w:rPr>
          <w:rFonts w:ascii="Times New Roman" w:eastAsia="Times New Roman" w:hAnsi="Times New Roman" w:cs="Times New Roman"/>
          <w:sz w:val="24"/>
          <w:szCs w:val="24"/>
        </w:rPr>
      </w:pPr>
    </w:p>
    <w:p w14:paraId="1E62AB8F" w14:textId="036BD641" w:rsidR="00715D55" w:rsidRDefault="00D8535D" w:rsidP="00197C8D">
      <w:pPr>
        <w:rPr>
          <w:rFonts w:ascii="Times New Roman" w:eastAsia="Times New Roman" w:hAnsi="Times New Roman" w:cs="Times New Roman"/>
          <w:sz w:val="24"/>
          <w:szCs w:val="24"/>
        </w:rPr>
      </w:pPr>
      <w:del w:id="53" w:author="Meyer, Michael Frederick" w:date="2020-08-11T17:05:00Z">
        <w:r w:rsidDel="000A1879">
          <w:rPr>
            <w:rFonts w:ascii="Times New Roman" w:eastAsia="Times New Roman" w:hAnsi="Times New Roman" w:cs="Times New Roman"/>
            <w:sz w:val="24"/>
            <w:szCs w:val="24"/>
          </w:rPr>
          <w:lastRenderedPageBreak/>
          <w:delText xml:space="preserve">Because nutrients </w:delText>
        </w:r>
        <w:r w:rsidR="001249C1" w:rsidDel="000A1879">
          <w:rPr>
            <w:rFonts w:ascii="Times New Roman" w:eastAsia="Times New Roman" w:hAnsi="Times New Roman" w:cs="Times New Roman"/>
            <w:sz w:val="24"/>
            <w:szCs w:val="24"/>
          </w:rPr>
          <w:delText>come</w:delText>
        </w:r>
        <w:r w:rsidR="00440246" w:rsidDel="000A1879">
          <w:rPr>
            <w:rFonts w:ascii="Times New Roman" w:eastAsia="Times New Roman" w:hAnsi="Times New Roman" w:cs="Times New Roman"/>
            <w:sz w:val="24"/>
            <w:szCs w:val="24"/>
          </w:rPr>
          <w:delText xml:space="preserve"> from numerous non-sewage sources</w:delText>
        </w:r>
        <w:r w:rsidDel="000A1879">
          <w:rPr>
            <w:rFonts w:ascii="Times New Roman" w:eastAsia="Times New Roman" w:hAnsi="Times New Roman" w:cs="Times New Roman"/>
            <w:sz w:val="24"/>
            <w:szCs w:val="24"/>
          </w:rPr>
          <w:delText xml:space="preserve">, </w:delText>
        </w:r>
        <w:r w:rsidR="009A6AFC" w:rsidDel="000A1879">
          <w:rPr>
            <w:rFonts w:ascii="Times New Roman" w:eastAsia="Times New Roman" w:hAnsi="Times New Roman" w:cs="Times New Roman"/>
            <w:sz w:val="24"/>
            <w:szCs w:val="24"/>
          </w:rPr>
          <w:delText>pollutants consistently associated with human activity</w:delText>
        </w:r>
        <w:r w:rsidR="009A6AFC" w:rsidDel="001B6B08">
          <w:rPr>
            <w:rFonts w:ascii="Times New Roman" w:eastAsia="Times New Roman" w:hAnsi="Times New Roman" w:cs="Times New Roman"/>
            <w:sz w:val="24"/>
            <w:szCs w:val="24"/>
          </w:rPr>
          <w:delText xml:space="preserve">, such as </w:delText>
        </w:r>
      </w:del>
      <w:bookmarkStart w:id="54" w:name="_Hlk43307809"/>
      <w:ins w:id="55" w:author="Meyer, Michael Frederick" w:date="2020-08-11T17:05:00Z">
        <w:r w:rsidR="001B6B08">
          <w:rPr>
            <w:rFonts w:ascii="Times New Roman" w:eastAsia="Times New Roman" w:hAnsi="Times New Roman" w:cs="Times New Roman"/>
            <w:sz w:val="24"/>
            <w:szCs w:val="24"/>
          </w:rPr>
          <w:t>Am</w:t>
        </w:r>
      </w:ins>
      <w:ins w:id="56" w:author="Meyer, Michael Frederick" w:date="2020-08-11T17:06:00Z">
        <w:r w:rsidR="001B6B08">
          <w:rPr>
            <w:rFonts w:ascii="Times New Roman" w:eastAsia="Times New Roman" w:hAnsi="Times New Roman" w:cs="Times New Roman"/>
            <w:sz w:val="24"/>
            <w:szCs w:val="24"/>
          </w:rPr>
          <w:t xml:space="preserve">ong the </w:t>
        </w:r>
      </w:ins>
      <w:ins w:id="57" w:author="Meyer, Michael Frederick" w:date="2020-08-11T17:07:00Z">
        <w:r w:rsidR="001B6B08">
          <w:rPr>
            <w:rFonts w:ascii="Times New Roman" w:eastAsia="Times New Roman" w:hAnsi="Times New Roman" w:cs="Times New Roman"/>
            <w:sz w:val="24"/>
            <w:szCs w:val="24"/>
          </w:rPr>
          <w:t>diverse</w:t>
        </w:r>
      </w:ins>
      <w:ins w:id="58" w:author="Meyer, Michael Frederick" w:date="2020-08-11T17:06:00Z">
        <w:r w:rsidR="001B6B08">
          <w:rPr>
            <w:rFonts w:ascii="Times New Roman" w:eastAsia="Times New Roman" w:hAnsi="Times New Roman" w:cs="Times New Roman"/>
            <w:sz w:val="24"/>
            <w:szCs w:val="24"/>
          </w:rPr>
          <w:t xml:space="preserve"> co-contaminants in sewage, </w:t>
        </w:r>
      </w:ins>
      <w:r w:rsidR="008E397A">
        <w:rPr>
          <w:rFonts w:ascii="Times New Roman" w:eastAsia="Times New Roman" w:hAnsi="Times New Roman" w:cs="Times New Roman"/>
          <w:sz w:val="24"/>
          <w:szCs w:val="24"/>
        </w:rPr>
        <w:t xml:space="preserve">enhanced </w:t>
      </w:r>
      <w:r w:rsidR="00D22D4D">
        <w:rPr>
          <w:rFonts w:ascii="Times New Roman" w:eastAsia="Times New Roman" w:hAnsi="Times New Roman" w:cs="Times New Roman"/>
          <w:sz w:val="24"/>
          <w:szCs w:val="24"/>
          <w:highlight w:val="white"/>
        </w:rPr>
        <w:t>δ</w:t>
      </w:r>
      <w:r w:rsidR="00D22D4D" w:rsidRPr="000E056C">
        <w:rPr>
          <w:rFonts w:ascii="Times New Roman" w:eastAsia="Times New Roman" w:hAnsi="Times New Roman" w:cs="Times New Roman"/>
          <w:sz w:val="24"/>
          <w:szCs w:val="24"/>
          <w:highlight w:val="white"/>
          <w:vertAlign w:val="superscript"/>
        </w:rPr>
        <w:t>15</w:t>
      </w:r>
      <w:r w:rsidR="00D22D4D">
        <w:rPr>
          <w:rFonts w:ascii="Times New Roman" w:eastAsia="Times New Roman" w:hAnsi="Times New Roman" w:cs="Times New Roman"/>
          <w:sz w:val="24"/>
          <w:szCs w:val="24"/>
          <w:highlight w:val="white"/>
        </w:rPr>
        <w:t>N</w:t>
      </w:r>
      <w:bookmarkEnd w:id="54"/>
      <w:r w:rsidR="00D22D4D">
        <w:rPr>
          <w:rFonts w:ascii="Times New Roman" w:eastAsia="Times New Roman" w:hAnsi="Times New Roman" w:cs="Times New Roman"/>
          <w:sz w:val="24"/>
          <w:szCs w:val="24"/>
        </w:rPr>
        <w:t xml:space="preserve"> stable isotope</w:t>
      </w:r>
      <w:r w:rsidR="008E397A">
        <w:rPr>
          <w:rFonts w:ascii="Times New Roman" w:eastAsia="Times New Roman" w:hAnsi="Times New Roman" w:cs="Times New Roman"/>
          <w:sz w:val="24"/>
          <w:szCs w:val="24"/>
        </w:rPr>
        <w:t xml:space="preserve"> signature</w:t>
      </w:r>
      <w:r w:rsidR="00D22D4D">
        <w:rPr>
          <w:rFonts w:ascii="Times New Roman" w:eastAsia="Times New Roman" w:hAnsi="Times New Roman" w:cs="Times New Roman"/>
          <w:sz w:val="24"/>
          <w:szCs w:val="24"/>
        </w:rPr>
        <w:t>s</w:t>
      </w:r>
      <w:r w:rsidR="00EE5D2F">
        <w:rPr>
          <w:rFonts w:ascii="Times New Roman" w:eastAsia="Times New Roman" w:hAnsi="Times New Roman" w:cs="Times New Roman"/>
          <w:sz w:val="24"/>
          <w:szCs w:val="24"/>
        </w:rPr>
        <w:t xml:space="preserve"> </w:t>
      </w:r>
      <w:r w:rsidR="00EE5D2F">
        <w:rPr>
          <w:rFonts w:ascii="Times New Roman" w:eastAsia="Times New Roman" w:hAnsi="Times New Roman" w:cs="Times New Roman"/>
          <w:sz w:val="24"/>
          <w:szCs w:val="24"/>
        </w:rPr>
        <w:fldChar w:fldCharType="begin"/>
      </w:r>
      <w:r w:rsidR="00D242CB">
        <w:rPr>
          <w:rFonts w:ascii="Times New Roman" w:eastAsia="Times New Roman" w:hAnsi="Times New Roman" w:cs="Times New Roman"/>
          <w:sz w:val="24"/>
          <w:szCs w:val="24"/>
        </w:rPr>
        <w:instrText xml:space="preserve"> ADDIN ZOTERO_ITEM CSL_CITATION {"citationID":"nLvhlk0d","properties":{"formattedCitation":"(Costanzo et al. 2001; Camilleri and Ozersky 2019)","plainCitation":"(Costanzo et al. 2001; Camilleri and Ozersky 2019)","noteIndex":0},"citationItems":[{"id":701,"uris":["http://zotero.org/users/2645460/items/TQCV4THG"],"uri":["http://zotero.org/users/2645460/items/TQCV4THG"],"itemData":{"id":701,"type":"article-journal","container-title":"Marine Pollution Bulletin","DOI":"10.1016/S0025-326X(00)00125-9","ISSN":"0025326X","issue":"2","language":"en","page":"149-156","source":"CrossRef","title":"A New Approach for Detecting and Mapping Sewage Impacts","volume":"42","author":[{"family":"Costanzo","given":"S.D."},{"family":"O’Donohue","given":"M.J."},{"family":"Dennison","given":"W.C."},{"family":"Loneragan","given":"N.R."},{"family":"Thomas","given":"M."}],"issued":{"date-parts":[["2001",2]]}}},{"id":3889,"uris":["http://zotero.org/users/2645460/items/GKVHMSD2"],"uri":["http://zotero.org/users/2645460/items/GKVHMSD2"],"itemData":{"id":3889,"type":"article-journal","abstract":"Stable isotope ratios of carbon (δ13C) and nitrogen (δ15N) are frequently used to examine food web structure. Despite periphyton's importance to lake food webs, little is known about spatial variation of periphyton δ13C and δ15N values in the Great Lakes. We present periphyton δ13C and δ15N values from 28 sites the upper Great Lakes, including Lake Superior, the north shore of Lake Michigan, and Green Bay. We also examined variation in periphyton isotope values relative to several water quality parameters (TP, TN, TKN, NO3−, Kd) as well as periphyton C:N. There was a large range in both periphyton δ13C (range = 13.5‰) and δ15N (range = 10.2‰) among sites. Periphyton in more eutrophic sites had more depleted δ13C and more enriched δ15N compared to more oligotrophic sites. Our finding of high variability in periphyton isotope values in the Upper Great Lakes has implications for stable isotope-based reconstructions of food web structure.","container-title":"Journal of Great Lakes Research","DOI":"10.1016/j.jglr.2019.06.003","ISSN":"0380-1330","issue":"5","journalAbbreviation":"Journal of Great Lakes Research","language":"en","page":"986-990","source":"ScienceDirect","title":"Large variation in periphyton δ13C and δ15N values in the upper Great Lakes: Correlates and implications","title-short":"Large variation in periphyton δ13C and δ15N values in the upper Great Lakes","volume":"45","author":[{"family":"Camilleri","given":"Andrew C."},{"family":"Ozersky","given":"Ted"}],"issued":{"date-parts":[["2019",10,1]]}}}],"schema":"https://github.com/citation-style-language/schema/raw/master/csl-citation.json"} </w:instrText>
      </w:r>
      <w:r w:rsidR="00EE5D2F">
        <w:rPr>
          <w:rFonts w:ascii="Times New Roman" w:eastAsia="Times New Roman" w:hAnsi="Times New Roman" w:cs="Times New Roman"/>
          <w:sz w:val="24"/>
          <w:szCs w:val="24"/>
        </w:rPr>
        <w:fldChar w:fldCharType="separate"/>
      </w:r>
      <w:r w:rsidR="00D242CB" w:rsidRPr="00D242CB">
        <w:rPr>
          <w:rFonts w:ascii="Times New Roman" w:hAnsi="Times New Roman" w:cs="Times New Roman"/>
          <w:sz w:val="24"/>
        </w:rPr>
        <w:t xml:space="preserve">(Costanzo et al. 2001; Camilleri and </w:t>
      </w:r>
      <w:proofErr w:type="spellStart"/>
      <w:r w:rsidR="00D242CB" w:rsidRPr="00D242CB">
        <w:rPr>
          <w:rFonts w:ascii="Times New Roman" w:hAnsi="Times New Roman" w:cs="Times New Roman"/>
          <w:sz w:val="24"/>
        </w:rPr>
        <w:t>Ozersky</w:t>
      </w:r>
      <w:proofErr w:type="spellEnd"/>
      <w:r w:rsidR="00D242CB" w:rsidRPr="00D242CB">
        <w:rPr>
          <w:rFonts w:ascii="Times New Roman" w:hAnsi="Times New Roman" w:cs="Times New Roman"/>
          <w:sz w:val="24"/>
        </w:rPr>
        <w:t xml:space="preserve"> 2019)</w:t>
      </w:r>
      <w:r w:rsidR="00EE5D2F">
        <w:rPr>
          <w:rFonts w:ascii="Times New Roman" w:eastAsia="Times New Roman" w:hAnsi="Times New Roman" w:cs="Times New Roman"/>
          <w:sz w:val="24"/>
          <w:szCs w:val="24"/>
        </w:rPr>
        <w:fldChar w:fldCharType="end"/>
      </w:r>
      <w:r w:rsidR="00D22D4D">
        <w:rPr>
          <w:rFonts w:ascii="Times New Roman" w:eastAsia="Times New Roman" w:hAnsi="Times New Roman" w:cs="Times New Roman"/>
          <w:sz w:val="24"/>
          <w:szCs w:val="24"/>
        </w:rPr>
        <w:t xml:space="preserve">, </w:t>
      </w:r>
      <w:r w:rsidR="009A6AFC">
        <w:rPr>
          <w:rFonts w:ascii="Times New Roman" w:eastAsia="Times New Roman" w:hAnsi="Times New Roman" w:cs="Times New Roman"/>
          <w:sz w:val="24"/>
          <w:szCs w:val="24"/>
        </w:rPr>
        <w:t>p</w:t>
      </w:r>
      <w:r>
        <w:rPr>
          <w:rFonts w:ascii="Times New Roman" w:eastAsia="Times New Roman" w:hAnsi="Times New Roman" w:cs="Times New Roman"/>
          <w:sz w:val="24"/>
          <w:szCs w:val="24"/>
        </w:rPr>
        <w:t xml:space="preserve">harmaceuticals and personal care products (PPCPs) </w:t>
      </w:r>
      <w:r w:rsidR="009A6AFC">
        <w:rPr>
          <w:rFonts w:ascii="Times New Roman" w:eastAsia="Times New Roman" w:hAnsi="Times New Roman" w:cs="Times New Roman"/>
          <w:sz w:val="24"/>
          <w:szCs w:val="24"/>
        </w:rPr>
        <w:fldChar w:fldCharType="begin"/>
      </w:r>
      <w:r w:rsidR="009A6AFC">
        <w:rPr>
          <w:rFonts w:ascii="Times New Roman" w:eastAsia="Times New Roman" w:hAnsi="Times New Roman" w:cs="Times New Roman"/>
          <w:sz w:val="24"/>
          <w:szCs w:val="24"/>
        </w:rPr>
        <w:instrText xml:space="preserve"> ADDIN ZOTERO_ITEM CSL_CITATION {"citationID":"xiCq4xVK","properties":{"formattedCitation":"(Rosi-Marshall and Royer 2012)","plainCitation":"(Rosi-Marshall and Royer 2012)","noteIndex":0},"citationItems":[{"id":208,"uris":["http://zotero.org/users/2645460/items/8VZNC8T7"],"uri":["http://zotero.org/users/2645460/items/8VZNC8T7"],"itemData":{"id":208,"type":"article-journal","container-title":"Ecosystems","DOI":"10.1007/s10021-012-9553-z","ISSN":"1432-9840, 1435-0629","issue":"6","language":"en","page":"867-880","source":"CrossRef","title":"Pharmaceutical Compounds and Ecosystem Function: An Emerging Research Challenge for Aquatic Ecologists","title-short":"Pharmaceutical Compounds and Ecosystem Function","volume":"15","author":[{"family":"Rosi-Marshall","given":"Emma J."},{"family":"Royer","given":"Todd V."}],"issued":{"date-parts":[["2012",9]]}}}],"schema":"https://github.com/citation-style-language/schema/raw/master/csl-citation.json"} </w:instrText>
      </w:r>
      <w:r w:rsidR="009A6AFC">
        <w:rPr>
          <w:rFonts w:ascii="Times New Roman" w:eastAsia="Times New Roman" w:hAnsi="Times New Roman" w:cs="Times New Roman"/>
          <w:sz w:val="24"/>
          <w:szCs w:val="24"/>
        </w:rPr>
        <w:fldChar w:fldCharType="separate"/>
      </w:r>
      <w:r w:rsidR="009A6AFC" w:rsidRPr="00D52D89">
        <w:rPr>
          <w:rFonts w:ascii="Times New Roman" w:hAnsi="Times New Roman" w:cs="Times New Roman"/>
          <w:sz w:val="24"/>
        </w:rPr>
        <w:t>(</w:t>
      </w:r>
      <w:proofErr w:type="spellStart"/>
      <w:r w:rsidR="009A6AFC" w:rsidRPr="00D52D89">
        <w:rPr>
          <w:rFonts w:ascii="Times New Roman" w:hAnsi="Times New Roman" w:cs="Times New Roman"/>
          <w:sz w:val="24"/>
        </w:rPr>
        <w:t>Rosi</w:t>
      </w:r>
      <w:proofErr w:type="spellEnd"/>
      <w:r w:rsidR="009A6AFC" w:rsidRPr="00D52D89">
        <w:rPr>
          <w:rFonts w:ascii="Times New Roman" w:hAnsi="Times New Roman" w:cs="Times New Roman"/>
          <w:sz w:val="24"/>
        </w:rPr>
        <w:t>-Marshall and Royer 2012)</w:t>
      </w:r>
      <w:r w:rsidR="009A6AFC">
        <w:rPr>
          <w:rFonts w:ascii="Times New Roman" w:eastAsia="Times New Roman" w:hAnsi="Times New Roman" w:cs="Times New Roman"/>
          <w:sz w:val="24"/>
          <w:szCs w:val="24"/>
        </w:rPr>
        <w:fldChar w:fldCharType="end"/>
      </w:r>
      <w:r w:rsidR="009A6AFC">
        <w:rPr>
          <w:rFonts w:ascii="Times New Roman" w:eastAsia="Times New Roman" w:hAnsi="Times New Roman" w:cs="Times New Roman"/>
          <w:sz w:val="24"/>
          <w:szCs w:val="24"/>
        </w:rPr>
        <w:t xml:space="preserve"> and microplastics </w:t>
      </w:r>
      <w:r w:rsidR="009A6AFC">
        <w:rPr>
          <w:rFonts w:ascii="Times New Roman" w:eastAsia="Times New Roman" w:hAnsi="Times New Roman" w:cs="Times New Roman"/>
          <w:sz w:val="24"/>
          <w:szCs w:val="24"/>
        </w:rPr>
        <w:fldChar w:fldCharType="begin"/>
      </w:r>
      <w:r w:rsidR="009A6AFC">
        <w:rPr>
          <w:rFonts w:ascii="Times New Roman" w:eastAsia="Times New Roman" w:hAnsi="Times New Roman" w:cs="Times New Roman"/>
          <w:sz w:val="24"/>
          <w:szCs w:val="24"/>
        </w:rPr>
        <w:instrText xml:space="preserve"> ADDIN ZOTERO_ITEM CSL_CITATION {"citationID":"30qb6si4","properties":{"formattedCitation":"(Barnes et al. 2009)","plainCitation":"(Barnes et al. 2009)","noteIndex":0},"citationItems":[{"id":2616,"uris":["http://zotero.org/users/2645460/items/NEWSQX3J"],"uri":["http://zotero.org/users/2645460/items/NEWSQX3J"],"itemData":{"id":2616,"type":"article-journal","abstract":"One of the most ubiquitous and long-lasting recent changes to the surface of our planet is the accumulation and fragmentation of plastics. Within just a few decades since mass production of plastic products commenced in the 1950s, plastic debris has accumulated in terrestrial environments, in the open ocean, on shorelines of even the most remote islands and in the deep sea. Annual clean-up operations, costing millions of pounds sterling, are now organized in many countries and on every continent. Here we document global plastics production and the accumulation of plastic waste. While plastics typically constitute approximately 10 per cent of discarded waste, they represent a much greater proportion of the debris accumulating on shorelines., Mega- and macro-plastics have accumulated in the highest densities in the Northern Hemisphere, adjacent to urban centres, in enclosed seas and at water convergences (fronts). We report lower densities on remote island shores, on the continental shelf seabed and the lowest densities (but still a documented presence) in the deep sea and Southern Ocean. The longevity of plastic is estimated to be hundreds to thousands of years, but is likely to be far longer in deep sea and non-surface polar environments. Plastic debris poses considerable threat by choking and starving wildlife, distributing non-native and potentially harmful organisms, absorbing toxic chemicals and degrading to micro-plastics that may subsequently be ingested. Well-established annual surveys on coasts and at sea have shown that trends in mega- and macro-plastic accumulation rates are no longer uniformly increasing: rather stable, increasing and decreasing trends have all been reported. The average size of plastic particles in the environment seems to be decreasing, and the abundance and global distribution of micro-plastic fragments have increased over the last few decades. However, the environmental consequences of such microscopic debris are still poorly understood.","container-title":"Philosophical Transactions of the Royal Society B: Biological Sciences","DOI":"10.1098/rstb.2008.0205","ISSN":"0962-8436","issue":"1526","journalAbbreviation":"Philos Trans R Soc Lond B Biol Sci","note":"PMID: 19528051\nPMCID: PMC2873009","page":"1985-1998","source":"PubMed Central","title":"Accumulation and fragmentation of plastic debris in global environments","volume":"364","author":[{"family":"Barnes","given":"David K. A."},{"family":"Galgani","given":"Francois"},{"family":"Thompson","given":"Richard C."},{"family":"Barlaz","given":"Morton"}],"issued":{"date-parts":[["2009",7,27]]}}}],"schema":"https://github.com/citation-style-language/schema/raw/master/csl-citation.json"} </w:instrText>
      </w:r>
      <w:r w:rsidR="009A6AFC">
        <w:rPr>
          <w:rFonts w:ascii="Times New Roman" w:eastAsia="Times New Roman" w:hAnsi="Times New Roman" w:cs="Times New Roman"/>
          <w:sz w:val="24"/>
          <w:szCs w:val="24"/>
        </w:rPr>
        <w:fldChar w:fldCharType="separate"/>
      </w:r>
      <w:r w:rsidR="009A6AFC" w:rsidRPr="00B24F30">
        <w:rPr>
          <w:rFonts w:ascii="Times New Roman" w:hAnsi="Times New Roman" w:cs="Times New Roman"/>
          <w:sz w:val="24"/>
        </w:rPr>
        <w:t>(Barnes et al. 2009)</w:t>
      </w:r>
      <w:r w:rsidR="009A6AFC">
        <w:rPr>
          <w:rFonts w:ascii="Times New Roman" w:eastAsia="Times New Roman" w:hAnsi="Times New Roman" w:cs="Times New Roman"/>
          <w:sz w:val="24"/>
          <w:szCs w:val="24"/>
        </w:rPr>
        <w:fldChar w:fldCharType="end"/>
      </w:r>
      <w:del w:id="59" w:author="Meyer, Michael Frederick" w:date="2020-08-11T17:06:00Z">
        <w:r w:rsidR="009A6AFC" w:rsidDel="001B6B08">
          <w:rPr>
            <w:rFonts w:ascii="Times New Roman" w:eastAsia="Times New Roman" w:hAnsi="Times New Roman" w:cs="Times New Roman"/>
            <w:sz w:val="24"/>
            <w:szCs w:val="24"/>
          </w:rPr>
          <w:delText>,</w:delText>
        </w:r>
      </w:del>
      <w:ins w:id="60" w:author="Meyer, Michael Frederick" w:date="2020-08-11T17:06:00Z">
        <w:r w:rsidR="001B6B08">
          <w:rPr>
            <w:rFonts w:ascii="Times New Roman" w:eastAsia="Times New Roman" w:hAnsi="Times New Roman" w:cs="Times New Roman"/>
            <w:sz w:val="24"/>
            <w:szCs w:val="24"/>
          </w:rPr>
          <w:t xml:space="preserve"> have broadly been applied in </w:t>
        </w:r>
      </w:ins>
      <w:ins w:id="61" w:author="Meyer, Michael Frederick" w:date="2020-08-11T17:07:00Z">
        <w:r w:rsidR="001B6B08">
          <w:rPr>
            <w:rFonts w:ascii="Times New Roman" w:eastAsia="Times New Roman" w:hAnsi="Times New Roman" w:cs="Times New Roman"/>
            <w:sz w:val="24"/>
            <w:szCs w:val="24"/>
          </w:rPr>
          <w:t>indicate wastewater inputs.</w:t>
        </w:r>
      </w:ins>
      <w:del w:id="62" w:author="Meyer, Michael Frederick" w:date="2020-08-11T17:05:00Z">
        <w:r w:rsidR="009A6AFC" w:rsidDel="001B6B08">
          <w:rPr>
            <w:rFonts w:ascii="Times New Roman" w:eastAsia="Times New Roman" w:hAnsi="Times New Roman" w:cs="Times New Roman"/>
            <w:sz w:val="24"/>
            <w:szCs w:val="24"/>
          </w:rPr>
          <w:delText xml:space="preserve"> </w:delText>
        </w:r>
        <w:r w:rsidDel="001B6B08">
          <w:rPr>
            <w:rFonts w:ascii="Times New Roman" w:eastAsia="Times New Roman" w:hAnsi="Times New Roman" w:cs="Times New Roman"/>
            <w:sz w:val="24"/>
            <w:szCs w:val="24"/>
          </w:rPr>
          <w:delText>have garnered increasing attention for their usefulness as sewage indicators</w:delText>
        </w:r>
      </w:del>
      <w:del w:id="63" w:author="Meyer, Michael Frederick" w:date="2020-08-25T16:37:00Z">
        <w:r w:rsidDel="0088780A">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 xml:space="preserve"> </w:t>
      </w:r>
      <w:r w:rsidR="00811F9F">
        <w:rPr>
          <w:rFonts w:ascii="Times New Roman" w:eastAsia="Times New Roman" w:hAnsi="Times New Roman" w:cs="Times New Roman"/>
          <w:sz w:val="24"/>
          <w:szCs w:val="24"/>
        </w:rPr>
        <w:t xml:space="preserve">Stable isotopes, such as </w:t>
      </w:r>
      <w:r w:rsidR="00811F9F">
        <w:rPr>
          <w:rFonts w:ascii="Times New Roman" w:eastAsia="Times New Roman" w:hAnsi="Times New Roman" w:cs="Times New Roman"/>
          <w:sz w:val="24"/>
          <w:szCs w:val="24"/>
          <w:highlight w:val="white"/>
        </w:rPr>
        <w:t>δ</w:t>
      </w:r>
      <w:r w:rsidR="00811F9F" w:rsidRPr="000E056C">
        <w:rPr>
          <w:rFonts w:ascii="Times New Roman" w:eastAsia="Times New Roman" w:hAnsi="Times New Roman" w:cs="Times New Roman"/>
          <w:sz w:val="24"/>
          <w:szCs w:val="24"/>
          <w:highlight w:val="white"/>
          <w:vertAlign w:val="superscript"/>
        </w:rPr>
        <w:t>15</w:t>
      </w:r>
      <w:r w:rsidR="00811F9F">
        <w:rPr>
          <w:rFonts w:ascii="Times New Roman" w:eastAsia="Times New Roman" w:hAnsi="Times New Roman" w:cs="Times New Roman"/>
          <w:sz w:val="24"/>
          <w:szCs w:val="24"/>
          <w:highlight w:val="white"/>
        </w:rPr>
        <w:t xml:space="preserve">N, have been frequently used to trace sewage pollution </w:t>
      </w:r>
      <w:r w:rsidR="00811F9F">
        <w:rPr>
          <w:rFonts w:ascii="Times New Roman" w:eastAsia="Times New Roman" w:hAnsi="Times New Roman" w:cs="Times New Roman"/>
          <w:sz w:val="24"/>
          <w:szCs w:val="24"/>
          <w:highlight w:val="white"/>
        </w:rPr>
        <w:fldChar w:fldCharType="begin"/>
      </w:r>
      <w:r w:rsidR="00811F9F">
        <w:rPr>
          <w:rFonts w:ascii="Times New Roman" w:eastAsia="Times New Roman" w:hAnsi="Times New Roman" w:cs="Times New Roman"/>
          <w:sz w:val="24"/>
          <w:szCs w:val="24"/>
          <w:highlight w:val="white"/>
        </w:rPr>
        <w:instrText xml:space="preserve"> ADDIN ZOTERO_ITEM CSL_CITATION {"citationID":"XrcecNei","properties":{"formattedCitation":"(Gartner et al. 2002)","plainCitation":"(Gartner et al. 2002)","noteIndex":0},"citationItems":[{"id":3795,"uris":["http://zotero.org/users/2645460/items/6WS7JD46"],"uri":["http://zotero.org/users/2645460/items/6WS7JD46"],"itemData":{"id":3795,"type":"article-journal","abstract":"We examined whether delta(15)N levels of marine biota with different nutrient uptake characteristics can be used to trace the dispersal of sewage effluent in highly mixed, nitrogen-limited waters, and whether they can reveal the dispersal of sewage over different timescales. We hypothesised that macroalgal species with fast uptake rates would display a spatial pattern in 615 N levels reflecting recent sewage dispersal while those with slower rates would provide a signal integrated over a longer time period. Filter-feeding sponges and ascidians were also sampled to see if they reflected patterns in the dispersal of sewage particulate organic matter (POM). A laboratory experiment was performed to test whether the 515 N level of 3 macroalgal species (Ulva australis, Vidalia sp, and Ecklonia radiata) and 2 filter-feeding species (Clathria sp. and Pyura australis) was altered after cultivation in sewage nitrogen. We then sampled each organism along transects radiating away from the outlet of a wastewater treatment plant north of Perth, Western Australia, to determine spatial patterns in delta(15)N. U. australis and Vidalia sp. developed higher isotopic signatures when exposed to low concentrations of sewage nitrogen (1:500 dilution in seawater) for 7 d in the laboratory, U, australis and Vidalia sp. showed an increase of 1.7 and 1.4parts per thousand in treatments respectively. In the field, macroalgae sampled north and south of the sewage outlet generally had higher delta(15)N levels than those sampled west of the outlet and at the reference site, and algae within 500 m of the outfall tended to have lower values than at 1000 m or more from the outfall, These trends are consistent with our current knowledge of plume dynamics: a predominantly northerly drift of effluent as a buoyant plume that tends not to be fully mixed in the water column for the first 500 m. The results confirmed that the delta(15)N signature of macroalgae could be used to trace sewage disposed in well-mixed waters. The strength of the spatial trends varied between algae, with E. radiata, the species with the lowest nutrient uptake rates and affinity, having the least spatial variability. We interpret this as reflecting a wider regional dispersal of sewage in the longer time frame, but a strong northerly drift in the short term, which was reflected in the delta(15)N values of the species with the fastest nitrogen uptake rates. The results were consistent with our hypothesis and are suggestive of a relationship between algal functional form and isotopic signatures that can be applied to determine the dispersal of sewage over different timescales. The delta(15)N values of benthic filter feeders did not provide strong evidence to suggest that they can be used to represent the dispersal of sewage POM, but trends found in the field experiment for Clathria sp. warrant further investigation.","container-title":"Marine Ecology Progress Series","DOI":"10.3354/meps235063","ISSN":"0171-8630","journalAbbreviation":"Mar. Ecol.-Prog. Ser.","language":"English","note":"WOS:000176988400006","page":"63-73","source":"Web of Science","title":"Use of delta N-15 signatures of different functional forms of macroalgae and filter-feeders to reveal temporal and spatial patterns in sewage dispersal","volume":"235","author":[{"family":"Gartner","given":"A."},{"family":"Lavery","given":"P."},{"family":"Smit","given":"A. J."}],"issued":{"date-parts":[["2002"]]}}}],"schema":"https://github.com/citation-style-language/schema/raw/master/csl-citation.json"} </w:instrText>
      </w:r>
      <w:r w:rsidR="00811F9F">
        <w:rPr>
          <w:rFonts w:ascii="Times New Roman" w:eastAsia="Times New Roman" w:hAnsi="Times New Roman" w:cs="Times New Roman"/>
          <w:sz w:val="24"/>
          <w:szCs w:val="24"/>
          <w:highlight w:val="white"/>
        </w:rPr>
        <w:fldChar w:fldCharType="separate"/>
      </w:r>
      <w:r w:rsidR="00811F9F" w:rsidRPr="00F23BF5">
        <w:rPr>
          <w:rFonts w:ascii="Times New Roman" w:hAnsi="Times New Roman" w:cs="Times New Roman"/>
          <w:sz w:val="24"/>
          <w:highlight w:val="white"/>
        </w:rPr>
        <w:t>(Gartner et al. 2002)</w:t>
      </w:r>
      <w:r w:rsidR="00811F9F">
        <w:rPr>
          <w:rFonts w:ascii="Times New Roman" w:eastAsia="Times New Roman" w:hAnsi="Times New Roman" w:cs="Times New Roman"/>
          <w:sz w:val="24"/>
          <w:szCs w:val="24"/>
          <w:highlight w:val="white"/>
        </w:rPr>
        <w:fldChar w:fldCharType="end"/>
      </w:r>
      <w:r w:rsidR="00811F9F">
        <w:rPr>
          <w:rFonts w:ascii="Times New Roman" w:eastAsia="Times New Roman" w:hAnsi="Times New Roman" w:cs="Times New Roman"/>
          <w:sz w:val="24"/>
          <w:szCs w:val="24"/>
          <w:highlight w:val="white"/>
        </w:rPr>
        <w:t xml:space="preserve">, yet their </w:t>
      </w:r>
      <w:r w:rsidR="00A41CC6">
        <w:rPr>
          <w:rFonts w:ascii="Times New Roman" w:eastAsia="Times New Roman" w:hAnsi="Times New Roman" w:cs="Times New Roman"/>
          <w:sz w:val="24"/>
          <w:szCs w:val="24"/>
          <w:highlight w:val="white"/>
        </w:rPr>
        <w:t xml:space="preserve">potential to indicate sewage can be obfuscated by </w:t>
      </w:r>
      <w:r w:rsidR="008E397A">
        <w:rPr>
          <w:rFonts w:ascii="Times New Roman" w:eastAsia="Times New Roman" w:hAnsi="Times New Roman" w:cs="Times New Roman"/>
          <w:sz w:val="24"/>
          <w:szCs w:val="24"/>
          <w:highlight w:val="white"/>
        </w:rPr>
        <w:t xml:space="preserve">complex terrestrial </w:t>
      </w:r>
      <w:r w:rsidR="003E64B9">
        <w:rPr>
          <w:rFonts w:ascii="Times New Roman" w:eastAsia="Times New Roman" w:hAnsi="Times New Roman" w:cs="Times New Roman"/>
          <w:sz w:val="24"/>
          <w:szCs w:val="24"/>
          <w:highlight w:val="white"/>
        </w:rPr>
        <w:fldChar w:fldCharType="begin"/>
      </w:r>
      <w:r w:rsidR="003E64B9">
        <w:rPr>
          <w:rFonts w:ascii="Times New Roman" w:eastAsia="Times New Roman" w:hAnsi="Times New Roman" w:cs="Times New Roman"/>
          <w:sz w:val="24"/>
          <w:szCs w:val="24"/>
          <w:highlight w:val="white"/>
        </w:rPr>
        <w:instrText xml:space="preserve"> ADDIN ZOTERO_ITEM CSL_CITATION {"citationID":"kHVqTOeC","properties":{"formattedCitation":"(Craine et al. 2018)","plainCitation":"(Craine et al. 2018)","noteIndex":0},"citationItems":[{"id":3860,"uris":["http://zotero.org/users/2645460/items/TJAW58TA"],"uri":["http://zotero.org/users/2645460/items/TJAW58TA"],"itemData":{"id":3860,"type":"article-journal","abstract":"Human societies depend on an Earth system that operates within a constrained range of nutrient availability, yet the recent trajectory of terrestrial nitrogen (N) availability is uncertain. Examining patterns of foliar N concentrations and isotope ratios (δ15N) from more than 43,000 samples acquired over 37 years, here we show that foliar N concentration declined by 9% and foliar δ15N declined by 0.6–1.6‰. Examining patterns across different climate spaces, foliar δ15N declined across the entire range of mean annual temperature and mean annual precipitation tested. These results suggest declines in N supply relative to plant demand at the global scale. In all, there are now multiple lines of evidence of declining N availability in many unfertilized terrestrial ecosystems, including declines in δ15N of tree rings and leaves from herbarium samples over the past 75–150 years. These patterns are consistent with the proposed consequences of elevated atmospheric carbon dioxide and longer growing seasons. These declines will limit future terrestrial carbon uptake and increase nutritional stress for herbivores.","container-title":"Nature Ecology &amp; Evolution","DOI":"10.1038/s41559-018-0694-0","ISSN":"2397-334X","issue":"11","language":"en","page":"1735-1744","source":"www.nature.com","title":"Isotopic evidence for oligotrophication of terrestrial ecosystems","volume":"2","author":[{"family":"Craine","given":"Joseph M."},{"family":"Elmore","given":"Andrew J."},{"family":"Wang","given":"Lixin"},{"family":"Aranibar","given":"Julieta"},{"family":"Bauters","given":"Marijn"},{"family":"Boeckx","given":"Pascal"},{"family":"Crowley","given":"Brooke E."},{"family":"Dawes","given":"Melissa A."},{"family":"Delzon","given":"Sylvain"},{"family":"Fajardo","given":"Alex"},{"family":"Fang","given":"Yunting"},{"family":"Fujiyoshi","given":"Lei"},{"family":"Gray","given":"Alan"},{"family":"Guerrieri","given":"Rossella"},{"family":"Gundale","given":"Michael J."},{"family":"Hawke","given":"David J."},{"family":"Hietz","given":"Peter"},{"family":"Jonard","given":"Mathieu"},{"family":"Kearsley","given":"Elizabeth"},{"family":"Kenzo","given":"Tanaka"},{"family":"Makarov","given":"Mikhail"},{"family":"Marañón-Jiménez","given":"Sara"},{"family":"McGlynn","given":"Terrence P."},{"family":"McNeil","given":"Brenden E."},{"family":"Mosher","given":"Stella G."},{"family":"Nelson","given":"David M."},{"family":"Peri","given":"Pablo L."},{"family":"Roggy","given":"Jean Christophe"},{"family":"Sanders-DeMott","given":"Rebecca"},{"family":"Song","given":"Minghua"},{"family":"Szpak","given":"Paul"},{"family":"Templer","given":"Pamela H."},{"family":"Van der Colff","given":"Dewidine"},{"family":"Werner","given":"Christiane"},{"family":"Xu","given":"Xingliang"},{"family":"Yang","given":"Yang"},{"family":"Yu","given":"Guirui"},{"family":"Zmudczyńska-Skarbek","given":"Katarzyna"}],"issued":{"date-parts":[["2018",11]]}}}],"schema":"https://github.com/citation-style-language/schema/raw/master/csl-citation.json"} </w:instrText>
      </w:r>
      <w:r w:rsidR="003E64B9">
        <w:rPr>
          <w:rFonts w:ascii="Times New Roman" w:eastAsia="Times New Roman" w:hAnsi="Times New Roman" w:cs="Times New Roman"/>
          <w:sz w:val="24"/>
          <w:szCs w:val="24"/>
          <w:highlight w:val="white"/>
        </w:rPr>
        <w:fldChar w:fldCharType="separate"/>
      </w:r>
      <w:r w:rsidR="003E64B9" w:rsidRPr="003E64B9">
        <w:rPr>
          <w:rFonts w:ascii="Times New Roman" w:hAnsi="Times New Roman" w:cs="Times New Roman"/>
          <w:sz w:val="24"/>
          <w:highlight w:val="white"/>
        </w:rPr>
        <w:t>(</w:t>
      </w:r>
      <w:proofErr w:type="spellStart"/>
      <w:r w:rsidR="003E64B9" w:rsidRPr="003E64B9">
        <w:rPr>
          <w:rFonts w:ascii="Times New Roman" w:hAnsi="Times New Roman" w:cs="Times New Roman"/>
          <w:sz w:val="24"/>
          <w:highlight w:val="white"/>
        </w:rPr>
        <w:t>Craine</w:t>
      </w:r>
      <w:proofErr w:type="spellEnd"/>
      <w:r w:rsidR="003E64B9" w:rsidRPr="003E64B9">
        <w:rPr>
          <w:rFonts w:ascii="Times New Roman" w:hAnsi="Times New Roman" w:cs="Times New Roman"/>
          <w:sz w:val="24"/>
          <w:highlight w:val="white"/>
        </w:rPr>
        <w:t xml:space="preserve"> et al. 2018)</w:t>
      </w:r>
      <w:r w:rsidR="003E64B9">
        <w:rPr>
          <w:rFonts w:ascii="Times New Roman" w:eastAsia="Times New Roman" w:hAnsi="Times New Roman" w:cs="Times New Roman"/>
          <w:sz w:val="24"/>
          <w:szCs w:val="24"/>
          <w:highlight w:val="white"/>
        </w:rPr>
        <w:fldChar w:fldCharType="end"/>
      </w:r>
      <w:r w:rsidR="003E64B9">
        <w:rPr>
          <w:rFonts w:ascii="Times New Roman" w:eastAsia="Times New Roman" w:hAnsi="Times New Roman" w:cs="Times New Roman"/>
          <w:sz w:val="24"/>
          <w:szCs w:val="24"/>
          <w:highlight w:val="white"/>
        </w:rPr>
        <w:t xml:space="preserve"> </w:t>
      </w:r>
      <w:r w:rsidR="008E397A">
        <w:rPr>
          <w:rFonts w:ascii="Times New Roman" w:eastAsia="Times New Roman" w:hAnsi="Times New Roman" w:cs="Times New Roman"/>
          <w:sz w:val="24"/>
          <w:szCs w:val="24"/>
          <w:highlight w:val="white"/>
        </w:rPr>
        <w:t xml:space="preserve">and </w:t>
      </w:r>
      <w:r w:rsidR="00F23BF5">
        <w:rPr>
          <w:rFonts w:ascii="Times New Roman" w:eastAsia="Times New Roman" w:hAnsi="Times New Roman" w:cs="Times New Roman"/>
          <w:sz w:val="24"/>
          <w:szCs w:val="24"/>
          <w:highlight w:val="white"/>
        </w:rPr>
        <w:t>aquatic</w:t>
      </w:r>
      <w:r w:rsidR="00A41CC6">
        <w:rPr>
          <w:rFonts w:ascii="Times New Roman" w:eastAsia="Times New Roman" w:hAnsi="Times New Roman" w:cs="Times New Roman"/>
          <w:sz w:val="24"/>
          <w:szCs w:val="24"/>
          <w:highlight w:val="white"/>
        </w:rPr>
        <w:t xml:space="preserve"> </w:t>
      </w:r>
      <w:r w:rsidR="00A41CC6">
        <w:rPr>
          <w:rFonts w:ascii="Times New Roman" w:eastAsia="Times New Roman" w:hAnsi="Times New Roman" w:cs="Times New Roman"/>
          <w:sz w:val="24"/>
          <w:szCs w:val="24"/>
          <w:highlight w:val="white"/>
        </w:rPr>
        <w:fldChar w:fldCharType="begin"/>
      </w:r>
      <w:r w:rsidR="003E64B9">
        <w:rPr>
          <w:rFonts w:ascii="Times New Roman" w:eastAsia="Times New Roman" w:hAnsi="Times New Roman" w:cs="Times New Roman"/>
          <w:sz w:val="24"/>
          <w:szCs w:val="24"/>
          <w:highlight w:val="white"/>
        </w:rPr>
        <w:instrText xml:space="preserve"> ADDIN ZOTERO_ITEM CSL_CITATION {"citationID":"UKidJtue","properties":{"formattedCitation":"(Guzzo et al. 2011)","plainCitation":"(Guzzo et al. 2011)","noteIndex":0},"citationItems":[{"id":3858,"uris":["http://zotero.org/users/2645460/items/TA7F8QTE"],"uri":["http://zotero.org/users/2645460/items/TA7F8QTE"],"itemData":{"id":3858,"type":"article-journal","abstract":"Stable isotopes of carbon (δ13C) and nitrogen (δ15N) often have unique values among lake habitats (e.g. benthic, littoral, pelagic), providing a widely used tool for measuring the structure and energy flow in aquatic food webs. However, there has been little recognition of the spatial and temporal variabilities of these isotopes within habitats of aquatic ecosystems. To address this, δ13C and δ15N were measured in seston, zebra mussels (Dreissena polymorpha) and young-of-year (YOY) yellow (Perca flavescens), and white perch (Morone americana) collected from four sites across the offshore habitat of the western basin of Lake Erie during June–September 2009. Values of δ13C and δ15N showed significant spatial and temporal variations, with month accounting for &gt;50% of the variation, for both stable isotopes and all the species except seston. Such variation in isotope values has the potential to significantly influence or confound interpretation of stable isotopes in measures, such as trophic position (TP) which use lower trophic level organisms as their baseline. For example, TP was found to vary up to 0.7 for yellow and white perch (TP = δ15Nfish − δ15Nzebra mussel/diet-tissue fractionation factor) depending on the zebra mussel data used (e.g., from a different location or a different collection month). As the use of stable isotopes continues to move from qualitative to more quantitative measures of trophic structure, food web research must recognize the importance of stable isotopes' variability in lower trophic level organisms, especially in large lake systems.","container-title":"Hydrobiologia","DOI":"10.1007/s10750-011-0794-1","ISSN":"1573-5117","issue":"1","journalAbbreviation":"Hydrobiologia","language":"en","page":"41-53","source":"Springer Link","title":"Spatial and temporal variabilities of δ13C and δ15N within lower trophic levels of a large lake: implications for estimating trophic relationships of consumers","title-short":"Spatial and temporal variabilities of δ13C and δ15N within lower trophic levels of a large lake","volume":"675","author":[{"family":"Guzzo","given":"Matthew M."},{"family":"Haffner","given":"G. Douglas"},{"family":"Sorge","given":"Stuart"},{"family":"Rush","given":"Scott A."},{"family":"Fisk","given":"Aaron T."}],"issued":{"date-parts":[["2011",10,1]]}}}],"schema":"https://github.com/citation-style-language/schema/raw/master/csl-citation.json"} </w:instrText>
      </w:r>
      <w:r w:rsidR="00A41CC6">
        <w:rPr>
          <w:rFonts w:ascii="Times New Roman" w:eastAsia="Times New Roman" w:hAnsi="Times New Roman" w:cs="Times New Roman"/>
          <w:sz w:val="24"/>
          <w:szCs w:val="24"/>
          <w:highlight w:val="white"/>
        </w:rPr>
        <w:fldChar w:fldCharType="separate"/>
      </w:r>
      <w:r w:rsidR="003E64B9" w:rsidRPr="003E64B9">
        <w:rPr>
          <w:rFonts w:ascii="Times New Roman" w:hAnsi="Times New Roman" w:cs="Times New Roman"/>
          <w:sz w:val="24"/>
          <w:highlight w:val="white"/>
        </w:rPr>
        <w:t>(</w:t>
      </w:r>
      <w:proofErr w:type="spellStart"/>
      <w:r w:rsidR="003E64B9" w:rsidRPr="003E64B9">
        <w:rPr>
          <w:rFonts w:ascii="Times New Roman" w:hAnsi="Times New Roman" w:cs="Times New Roman"/>
          <w:sz w:val="24"/>
          <w:highlight w:val="white"/>
        </w:rPr>
        <w:t>Guzzo</w:t>
      </w:r>
      <w:proofErr w:type="spellEnd"/>
      <w:r w:rsidR="003E64B9" w:rsidRPr="003E64B9">
        <w:rPr>
          <w:rFonts w:ascii="Times New Roman" w:hAnsi="Times New Roman" w:cs="Times New Roman"/>
          <w:sz w:val="24"/>
          <w:highlight w:val="white"/>
        </w:rPr>
        <w:t xml:space="preserve"> et al. 2011)</w:t>
      </w:r>
      <w:r w:rsidR="00A41CC6">
        <w:rPr>
          <w:rFonts w:ascii="Times New Roman" w:eastAsia="Times New Roman" w:hAnsi="Times New Roman" w:cs="Times New Roman"/>
          <w:sz w:val="24"/>
          <w:szCs w:val="24"/>
          <w:highlight w:val="white"/>
        </w:rPr>
        <w:fldChar w:fldCharType="end"/>
      </w:r>
      <w:r w:rsidR="003E64B9">
        <w:rPr>
          <w:rFonts w:ascii="Times New Roman" w:eastAsia="Times New Roman" w:hAnsi="Times New Roman" w:cs="Times New Roman"/>
          <w:sz w:val="24"/>
          <w:szCs w:val="24"/>
          <w:highlight w:val="white"/>
        </w:rPr>
        <w:t xml:space="preserve"> processes</w:t>
      </w:r>
      <w:r w:rsidR="00A41CC6">
        <w:rPr>
          <w:rFonts w:ascii="Times New Roman" w:eastAsia="Times New Roman" w:hAnsi="Times New Roman" w:cs="Times New Roman"/>
          <w:sz w:val="24"/>
          <w:szCs w:val="24"/>
          <w:highlight w:val="white"/>
        </w:rPr>
        <w:t>.</w:t>
      </w:r>
      <w:r w:rsidR="00811F9F">
        <w:rPr>
          <w:rFonts w:ascii="Times New Roman" w:eastAsia="Times New Roman" w:hAnsi="Times New Roman" w:cs="Times New Roman"/>
          <w:sz w:val="24"/>
          <w:szCs w:val="24"/>
        </w:rPr>
        <w:t xml:space="preserve"> </w:t>
      </w:r>
      <w:r w:rsidR="006E42C8">
        <w:rPr>
          <w:rFonts w:ascii="Times New Roman" w:eastAsia="Times New Roman" w:hAnsi="Times New Roman" w:cs="Times New Roman"/>
          <w:sz w:val="24"/>
          <w:szCs w:val="24"/>
        </w:rPr>
        <w:t>PPCP stud</w:t>
      </w:r>
      <w:r w:rsidR="00BD0B70">
        <w:rPr>
          <w:rFonts w:ascii="Times New Roman" w:eastAsia="Times New Roman" w:hAnsi="Times New Roman" w:cs="Times New Roman"/>
          <w:sz w:val="24"/>
          <w:szCs w:val="24"/>
        </w:rPr>
        <w:t>ies</w:t>
      </w:r>
      <w:r w:rsidR="006E42C8">
        <w:rPr>
          <w:rFonts w:ascii="Times New Roman" w:eastAsia="Times New Roman" w:hAnsi="Times New Roman" w:cs="Times New Roman"/>
          <w:sz w:val="24"/>
          <w:szCs w:val="24"/>
        </w:rPr>
        <w:t xml:space="preserve"> from continental </w:t>
      </w:r>
      <w:r w:rsidR="006E42C8">
        <w:rPr>
          <w:rFonts w:ascii="Times New Roman" w:eastAsia="Times New Roman" w:hAnsi="Times New Roman" w:cs="Times New Roman"/>
          <w:sz w:val="24"/>
          <w:szCs w:val="24"/>
        </w:rPr>
        <w:fldChar w:fldCharType="begin"/>
      </w:r>
      <w:r w:rsidR="006E42C8">
        <w:rPr>
          <w:rFonts w:ascii="Times New Roman" w:eastAsia="Times New Roman" w:hAnsi="Times New Roman" w:cs="Times New Roman"/>
          <w:sz w:val="24"/>
          <w:szCs w:val="24"/>
        </w:rPr>
        <w:instrText xml:space="preserve"> ADDIN ZOTERO_ITEM CSL_CITATION {"citationID":"e1TCHxiR","properties":{"formattedCitation":"(Kolpin et al. 2002; Focazio et al. 2008; Yang et al. 2018)","plainCitation":"(Kolpin et al. 2002; Focazio et al. 2008; Yang et al. 2018)","noteIndex":0},"citationItems":[{"id":445,"uris":["http://zotero.org/users/2645460/items/P9AG3ITQ"],"uri":["http://zotero.org/users/2645460/items/P9AG3ITQ"],"itemData":{"id":445,"type":"article-journal","container-title":"Environmental Science &amp; Technology","DOI":"10.1021/es011055j","ISSN":"0013-936X, 1520-5851","issue":"6","language":"en","page":"1202-1211","source":"CrossRef","title":"Pharmaceuticals, Hormones, and Other Organic Wastewater Contaminants in U.S. Streams, 1999−2000: A National Reconnaissance","title-short":"Pharmaceuticals, Hormones, and Other Organic Wastewater Contaminants in U.S. Streams, 1999−2000","volume":"36","author":[{"family":"Kolpin","given":"Dana W."},{"family":"Furlong","given":"Edward T."},{"family":"Meyer","given":"Michael T."},{"family":"Thurman","given":"E. Michael"},{"family":"Zaugg","given":"Steven D."},{"family":"Barber","given":"Larry B."},{"family":"Buxton","given":"Herbert T."}],"issued":{"date-parts":[["2002",3]]}}},{"id":682,"uris":["http://zotero.org/users/2645460/items/KDEPNS7Z"],"uri":["http://zotero.org/users/2645460/items/KDEPNS7Z"],"itemData":{"id":682,"type":"article-journal","container-title":"SCIENCE OF THE TOTAL ENVIRONMENT","DOI":"10.1016/j.scitotenv.2008.02.021","ISSN":"0048-9697","issue":"2-3","page":"201-216","title":"A national reconnaissance for pharmaceuticals and other organic wastewater contaminants in the United States - II) Untreated drinking water sources","volume":"402","author":[{"family":"Focazio","given":"Michael J."},{"family":"Kolpin","given":"Dana W."},{"family":"Barnes","given":"Kimberlee K."},{"family":"Furlong","given":"Edward T."},{"family":"Meyer","given":"Michael T."},{"family":"Zaugg","given":"Steven D."},{"family":"Barber","given":"Larry B."},{"family":"Thurman","given":"Michael E."}],"issued":{"date-parts":[["2008",9,1]]}}},{"id":2610,"uris":["http://zotero.org/users/2645460/items/VDAMBXJC"],"uri":["http://zotero.org/users/2645460/items/VDAMBXJC"],"itemData":{"id":2610,"type":"article-journal","abstract":"Lakes are an important source of freshwater, containing nearly 90% of the liquid surface fresh water worldwide. Long retention times in lakes mean pollutants from discharges slowly circulate around the lakes and may lead to high ecological risk for ecosystem and human health. In recent decades, antibiotics and antibiotic resistance genes (ARGs) have been regarded as emerging pollutants. The occurrence and distribution of antibiotics and ARGs in global freshwater lakes are summarized to show the pollution level of antibiotics and ARGs and to identify some of the potential risks to ecosystem and human health. Fifty-seven antibiotics were reported at least once in the studied lakes. Our meta-analysis shows that sulfamethoxazole, sulfamerazine, sulfameter, tetracycline, oxytetracycline, erythromycin, and roxithromycin were found at high concentrations in both lake water and lake sediment. There is no significant difference in the concentration of sulfonamides in lake water from China and that from other countries worldwide; however, there was a significant difference in quinolones. Erythromycin had the lowest predicted hazardous concentration for 5% of the species (HC5) and the highest ecological risk in lakes. There was no significant difference in the concentration of sulfonamide resistance genes (sul1 and sul2) in lake water and river water. There is surprisingly limited research on the role of aquatic biota in propagation of ARGs in freshwater lakes. As an environment that is susceptible to cumulative build-up of pollutants, lakes provide an important environment to study the fate of antibiotics and transport of ARGs with a broad range of niches including bacterial community, aquatic plants and animals.","container-title":"Environment International","DOI":"10.1016/j.envint.2018.04.011","ISSN":"0160-4120","journalAbbreviation":"Environment International","language":"en","page":"60-73","source":"ScienceDirect","title":"Antibiotics and antibiotic resistance genes in global lakes: A review and meta-analysis","title-short":"Antibiotics and antibiotic resistance genes in global lakes","volume":"116","author":[{"family":"Yang","given":"Yuyi"},{"family":"Song","given":"Wenjuan"},{"family":"Lin","given":"Hui"},{"family":"Wang","given":"Weibo"},{"family":"Du","given":"Linna"},{"family":"Xing","given":"Wei"}],"issued":{"date-parts":[["2018",7,1]]}}}],"schema":"https://github.com/citation-style-language/schema/raw/master/csl-citation.json"} </w:instrText>
      </w:r>
      <w:r w:rsidR="006E42C8">
        <w:rPr>
          <w:rFonts w:ascii="Times New Roman" w:eastAsia="Times New Roman" w:hAnsi="Times New Roman" w:cs="Times New Roman"/>
          <w:sz w:val="24"/>
          <w:szCs w:val="24"/>
        </w:rPr>
        <w:fldChar w:fldCharType="separate"/>
      </w:r>
      <w:r w:rsidR="006E42C8" w:rsidRPr="00D52D89">
        <w:rPr>
          <w:rFonts w:ascii="Times New Roman" w:hAnsi="Times New Roman" w:cs="Times New Roman"/>
          <w:sz w:val="24"/>
        </w:rPr>
        <w:t>(</w:t>
      </w:r>
      <w:proofErr w:type="spellStart"/>
      <w:r w:rsidR="006E42C8" w:rsidRPr="00D52D89">
        <w:rPr>
          <w:rFonts w:ascii="Times New Roman" w:hAnsi="Times New Roman" w:cs="Times New Roman"/>
          <w:sz w:val="24"/>
        </w:rPr>
        <w:t>Kolpin</w:t>
      </w:r>
      <w:proofErr w:type="spellEnd"/>
      <w:r w:rsidR="006E42C8" w:rsidRPr="00D52D89">
        <w:rPr>
          <w:rFonts w:ascii="Times New Roman" w:hAnsi="Times New Roman" w:cs="Times New Roman"/>
          <w:sz w:val="24"/>
        </w:rPr>
        <w:t xml:space="preserve"> et al. 2002; </w:t>
      </w:r>
      <w:proofErr w:type="spellStart"/>
      <w:r w:rsidR="006E42C8" w:rsidRPr="00D52D89">
        <w:rPr>
          <w:rFonts w:ascii="Times New Roman" w:hAnsi="Times New Roman" w:cs="Times New Roman"/>
          <w:sz w:val="24"/>
        </w:rPr>
        <w:t>Focazio</w:t>
      </w:r>
      <w:proofErr w:type="spellEnd"/>
      <w:r w:rsidR="006E42C8" w:rsidRPr="00D52D89">
        <w:rPr>
          <w:rFonts w:ascii="Times New Roman" w:hAnsi="Times New Roman" w:cs="Times New Roman"/>
          <w:sz w:val="24"/>
        </w:rPr>
        <w:t xml:space="preserve"> et al. 2008; Yang et al. 2018)</w:t>
      </w:r>
      <w:r w:rsidR="006E42C8">
        <w:rPr>
          <w:rFonts w:ascii="Times New Roman" w:eastAsia="Times New Roman" w:hAnsi="Times New Roman" w:cs="Times New Roman"/>
          <w:sz w:val="24"/>
          <w:szCs w:val="24"/>
        </w:rPr>
        <w:fldChar w:fldCharType="end"/>
      </w:r>
      <w:r w:rsidR="006E42C8">
        <w:rPr>
          <w:rFonts w:ascii="Times New Roman" w:eastAsia="Times New Roman" w:hAnsi="Times New Roman" w:cs="Times New Roman"/>
          <w:sz w:val="24"/>
          <w:szCs w:val="24"/>
        </w:rPr>
        <w:t xml:space="preserve"> to </w:t>
      </w:r>
      <w:ins w:id="64" w:author="Meyer, Michael Frederick" w:date="2020-08-12T12:07:00Z">
        <w:r w:rsidR="00D216F1">
          <w:rPr>
            <w:rFonts w:ascii="Times New Roman" w:eastAsia="Times New Roman" w:hAnsi="Times New Roman" w:cs="Times New Roman"/>
            <w:sz w:val="24"/>
            <w:szCs w:val="24"/>
          </w:rPr>
          <w:t xml:space="preserve">soil </w:t>
        </w:r>
      </w:ins>
      <w:r w:rsidR="006E42C8">
        <w:rPr>
          <w:rFonts w:ascii="Times New Roman" w:eastAsia="Times New Roman" w:hAnsi="Times New Roman" w:cs="Times New Roman"/>
          <w:sz w:val="24"/>
          <w:szCs w:val="24"/>
        </w:rPr>
        <w:t xml:space="preserve">pore </w:t>
      </w:r>
      <w:ins w:id="65" w:author="Meyer, Michael Frederick" w:date="2020-08-12T12:07:00Z">
        <w:r w:rsidR="00D216F1">
          <w:rPr>
            <w:rFonts w:ascii="Times New Roman" w:eastAsia="Times New Roman" w:hAnsi="Times New Roman" w:cs="Times New Roman"/>
            <w:sz w:val="24"/>
            <w:szCs w:val="24"/>
          </w:rPr>
          <w:t xml:space="preserve">water </w:t>
        </w:r>
      </w:ins>
      <w:r w:rsidR="006E42C8">
        <w:rPr>
          <w:rFonts w:ascii="Times New Roman" w:eastAsia="Times New Roman" w:hAnsi="Times New Roman" w:cs="Times New Roman"/>
          <w:sz w:val="24"/>
          <w:szCs w:val="24"/>
        </w:rPr>
        <w:fldChar w:fldCharType="begin"/>
      </w:r>
      <w:r w:rsidR="006E42C8">
        <w:rPr>
          <w:rFonts w:ascii="Times New Roman" w:eastAsia="Times New Roman" w:hAnsi="Times New Roman" w:cs="Times New Roman"/>
          <w:sz w:val="24"/>
          <w:szCs w:val="24"/>
        </w:rPr>
        <w:instrText xml:space="preserve"> ADDIN ZOTERO_ITEM CSL_CITATION {"citationID":"48CnjCeO","properties":{"formattedCitation":"(Yang et al. 2016)","plainCitation":"(Yang et al. 2016)","noteIndex":0},"citationItems":[{"id":2613,"uris":["http://zotero.org/users/2645460/items/S4EFYAUN"],"uri":["http://zotero.org/users/2645460/items/S4EFYAUN"],"itemData":{"id":2613,"type":"article-journal","abstract":"Septic systems, a common type of onsite wastewater treatment systems, can be an important source of micropollutants in the environment. We investigated the fate and mass balance of 17 micropollutants, including wastewater markers, hormones, pharmaceuticals and personal care products (PPCPs) in the drainfield of a septic system. Drainfields were replicated in lysimeters (1.5m length, 0.9m width, 0.9m height) and managed similar to the field practice. In each lysimeter, a drip line dispersed 9L of septic tank effluent (STE) per day (equivalent to 32.29L/m2 per day). Fourteen micropollutants in the STE and 12 in the leachate from drainfields were detected over eight months. Concentrations of most micropollutants in the leachate were low (&lt;200ng/L) when compared to STE because &gt;85% of the added micropollutants except for sucralose were attenuated in the drainfield. We discovered that sorption was the key mechanism for retention of carbamazepine and partially for sulfamethoxazole, whereas microbial degradation likely attenuated acetaminophen in the drainfield. This data suggests that sorption and microbial degradation limited transport of micropollutants from the drainfields. However, the leaching of small amounts of micropollutants indicate that septic systems are hot-spots of micropollutants in the environment and a better understanding of micropollutants in septic systems is needed to protect groundwater quality.","container-title":"Science of The Total Environment","DOI":"10.1016/j.scitotenv.2016.06.043","ISSN":"0048-9697","journalAbbreviation":"Science of The Total Environment","language":"en","page":"1535-1544","source":"ScienceDirect","title":"Septic systems as hot-spots of pollutants in the environment: Fate and mass balance of micropollutants in septic drainfields","title-short":"Septic systems as hot-spots of pollutants in the environment","volume":"566-567","author":[{"family":"Yang","given":"Yun-Ya"},{"family":"Toor","given":"Gurpal S."},{"family":"Wilson","given":"P. Chris"},{"family":"Williams","given":"Clinton F."}],"issued":{"date-parts":[["2016",10,1]]}}}],"schema":"https://github.com/citation-style-language/schema/raw/master/csl-citation.json"} </w:instrText>
      </w:r>
      <w:r w:rsidR="006E42C8">
        <w:rPr>
          <w:rFonts w:ascii="Times New Roman" w:eastAsia="Times New Roman" w:hAnsi="Times New Roman" w:cs="Times New Roman"/>
          <w:sz w:val="24"/>
          <w:szCs w:val="24"/>
        </w:rPr>
        <w:fldChar w:fldCharType="separate"/>
      </w:r>
      <w:r w:rsidR="006E42C8" w:rsidRPr="00B24F30">
        <w:rPr>
          <w:rFonts w:ascii="Times New Roman" w:hAnsi="Times New Roman" w:cs="Times New Roman"/>
          <w:sz w:val="24"/>
        </w:rPr>
        <w:t>(Yang et al. 2016)</w:t>
      </w:r>
      <w:r w:rsidR="006E42C8">
        <w:rPr>
          <w:rFonts w:ascii="Times New Roman" w:eastAsia="Times New Roman" w:hAnsi="Times New Roman" w:cs="Times New Roman"/>
          <w:sz w:val="24"/>
          <w:szCs w:val="24"/>
        </w:rPr>
        <w:fldChar w:fldCharType="end"/>
      </w:r>
      <w:r w:rsidR="006E42C8">
        <w:rPr>
          <w:rFonts w:ascii="Times New Roman" w:eastAsia="Times New Roman" w:hAnsi="Times New Roman" w:cs="Times New Roman"/>
          <w:sz w:val="24"/>
          <w:szCs w:val="24"/>
        </w:rPr>
        <w:t xml:space="preserve"> scales, have shown that PPCP concentrations tend to be greatest closer to their source</w:t>
      </w:r>
      <w:ins w:id="66" w:author="Meyer, Michael Frederick" w:date="2020-07-28T15:34:00Z">
        <w:r w:rsidR="007C5810">
          <w:rPr>
            <w:rFonts w:ascii="Times New Roman" w:eastAsia="Times New Roman" w:hAnsi="Times New Roman" w:cs="Times New Roman"/>
            <w:sz w:val="24"/>
            <w:szCs w:val="24"/>
          </w:rPr>
          <w:t xml:space="preserve"> and decrease over space (</w:t>
        </w:r>
        <w:proofErr w:type="spellStart"/>
        <w:r w:rsidR="007C5810">
          <w:rPr>
            <w:rFonts w:ascii="Times New Roman" w:eastAsia="Times New Roman" w:hAnsi="Times New Roman" w:cs="Times New Roman"/>
            <w:sz w:val="24"/>
            <w:szCs w:val="24"/>
          </w:rPr>
          <w:t>Bendz</w:t>
        </w:r>
        <w:proofErr w:type="spellEnd"/>
        <w:r w:rsidR="007C5810">
          <w:rPr>
            <w:rFonts w:ascii="Times New Roman" w:eastAsia="Times New Roman" w:hAnsi="Times New Roman" w:cs="Times New Roman"/>
            <w:sz w:val="24"/>
            <w:szCs w:val="24"/>
          </w:rPr>
          <w:t xml:space="preserve"> et al., 2005)</w:t>
        </w:r>
      </w:ins>
      <w:ins w:id="67" w:author="Meyer, Michael Frederick" w:date="2020-07-28T15:35:00Z">
        <w:r w:rsidR="007C5810">
          <w:rPr>
            <w:rFonts w:ascii="Times New Roman" w:eastAsia="Times New Roman" w:hAnsi="Times New Roman" w:cs="Times New Roman"/>
            <w:sz w:val="24"/>
            <w:szCs w:val="24"/>
          </w:rPr>
          <w:t xml:space="preserve"> </w:t>
        </w:r>
      </w:ins>
      <w:ins w:id="68" w:author="Meyer, Michael Frederick" w:date="2020-07-28T15:34:00Z">
        <w:r w:rsidR="007C5810">
          <w:rPr>
            <w:rFonts w:ascii="Times New Roman" w:eastAsia="Times New Roman" w:hAnsi="Times New Roman" w:cs="Times New Roman"/>
            <w:sz w:val="24"/>
            <w:szCs w:val="24"/>
          </w:rPr>
          <w:t>and time.</w:t>
        </w:r>
      </w:ins>
      <w:ins w:id="69" w:author="Meyer, Michael Frederick" w:date="2020-07-28T15:35:00Z">
        <w:r w:rsidR="007C5810">
          <w:rPr>
            <w:rFonts w:ascii="Times New Roman" w:eastAsia="Times New Roman" w:hAnsi="Times New Roman" w:cs="Times New Roman"/>
            <w:sz w:val="24"/>
            <w:szCs w:val="24"/>
          </w:rPr>
          <w:t xml:space="preserve"> </w:t>
        </w:r>
      </w:ins>
      <w:del w:id="70" w:author="Meyer, Michael Frederick" w:date="2020-07-28T15:35:00Z">
        <w:r w:rsidDel="007C5810">
          <w:rPr>
            <w:rFonts w:ascii="Times New Roman" w:eastAsia="Times New Roman" w:hAnsi="Times New Roman" w:cs="Times New Roman"/>
            <w:sz w:val="24"/>
            <w:szCs w:val="24"/>
          </w:rPr>
          <w:delText xml:space="preserve"> </w:delText>
        </w:r>
      </w:del>
      <w:r w:rsidR="00F0668B">
        <w:rPr>
          <w:rFonts w:ascii="Times New Roman" w:eastAsia="Times New Roman" w:hAnsi="Times New Roman" w:cs="Times New Roman"/>
          <w:sz w:val="24"/>
          <w:szCs w:val="24"/>
        </w:rPr>
        <w:t>M</w:t>
      </w:r>
      <w:r>
        <w:rPr>
          <w:rFonts w:ascii="Times New Roman" w:eastAsia="Times New Roman" w:hAnsi="Times New Roman" w:cs="Times New Roman"/>
          <w:sz w:val="24"/>
          <w:szCs w:val="24"/>
        </w:rPr>
        <w:t xml:space="preserve">icroplastics (plastic debris up to 5 mm in size) also have been used to detect sewage pollution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{"citationID":"PcYK1sQB","properties":{"formattedCitation":"(Li et al. 2018)","plainCitation":"(Li et al. 2018)","noteIndex":0},"citationItems":[{"id":2619,"uris":["http://zotero.org/users/2645460/items/4YG5W6CF"],"uri":["http://zotero.org/users/2645460/items/4YG5W6CF"],"itemData":{"id":2619,"type":"article-journal","abstract":"Global contamination of the marine environment by plastic has led to the discovery of microplastics in a range of marine species, including those for human consumption. In this study, the presence of microplastics and other anthropogenic debris in seawater and mussels (Mytilus edulis) from coastal waters of the U.K., as well as supermarket sources, was investigated. These were detected in all samples from all sites with spatial differences observed. Seawater samples taken from 6 locations (in triplicates) displayed 3.5 ± 2.0 debris items/L on average (range: 1.5–6.7 items/L). In wild mussels sampled from 8 locations around the U.K. coastal environment, the number of total debris items varied from 0.7 to 2.9 items/g of tissue and from 1.1 to 6.4 items/individual. For the supermarket bought mussels, the abundance of microplastics was significantly higher in pre-cooked mussels (1.4 items/g) compared with mussels supplied live (0.9 items/g). Micro-FT-IR spectroscopy was conducted on 136 randomly selected samples, with 94 items characterized. The spectra found that 50% of these debris items characterized were microplastic, with an additional 37% made up of rayon and cotton fibers. The microplastic levels detected in the supermarket bought mussels present a route for human exposure and suggests that their quantification be included as food safety management measures as well as for environmental monitoring health measures.","container-title":"Environmental Pollution","DOI":"10.1016/j.envpol.2018.05.038","ISSN":"0269-7491","journalAbbreviation":"Environmental Pollution","language":"en","page":"35-44","source":"ScienceDirect","title":"Microplastics in mussels sampled from coastal waters and supermarkets in the United Kingdom","volume":"241","author":[{"family":"Li","given":"Jiana"},{"family":"Green","given":"Christopher"},{"family":"Reynolds","given":"Alan"},{"family":"Shi","given":"Huahong"},{"family":"Rotchell","given":"Jeanette M."}],"issued":{"date-parts":[["2018",10,1]]}}}],"schema":"https://github.com/citation-style-language/schema/raw/master/csl-citation.json"}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(Li et al. 2018)</w:t>
      </w:r>
      <w:r w:rsidR="00B24F30">
        <w:rPr>
          <w:rFonts w:ascii="Times New Roman" w:eastAsia="Times New Roman" w:hAnsi="Times New Roman" w:cs="Times New Roman"/>
          <w:sz w:val="24"/>
          <w:szCs w:val="24"/>
        </w:rPr>
        <w:fldChar w:fldCharType="end"/>
      </w:r>
      <w:r w:rsidR="00B24F3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along gradients of increasing human</w:t>
      </w:r>
      <w:r w:rsidR="009A6AFC">
        <w:rPr>
          <w:rFonts w:ascii="Times New Roman" w:eastAsia="Times New Roman" w:hAnsi="Times New Roman" w:cs="Times New Roman"/>
          <w:sz w:val="24"/>
          <w:szCs w:val="24"/>
        </w:rPr>
        <w:t xml:space="preserve"> </w:t>
      </w:r>
      <w:r w:rsidR="00357C12">
        <w:rPr>
          <w:rFonts w:ascii="Times New Roman" w:eastAsia="Times New Roman" w:hAnsi="Times New Roman" w:cs="Times New Roman"/>
          <w:sz w:val="24"/>
          <w:szCs w:val="24"/>
        </w:rPr>
        <w:t>population density</w:t>
      </w:r>
      <w:r>
        <w:rPr>
          <w:rFonts w:ascii="Times New Roman" w:eastAsia="Times New Roman" w:hAnsi="Times New Roman" w:cs="Times New Roman"/>
          <w:sz w:val="24"/>
          <w:szCs w:val="24"/>
        </w:rPr>
        <w:t xml:space="preserve">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{"citationID":"dtmcJARD","properties":{"formattedCitation":"(Klein et al. 2015)","plainCitation":"(Klein et al. 2015)","noteIndex":0},"citationItems":[{"id":2622,"uris":["http://zotero.org/users/2645460/items/2J4AQ64X"],"uri":["http://zotero.org/users/2645460/items/2J4AQ64X"],"itemData":{"id":2622,"type":"article-journal","abstract":"Plastic debris is one of the most significant organic pollutants in the aquatic environment. Because of properties such as buoyancy and extreme durability, synthetic polymers are present in rivers, lakes, and oceans and accumulate in sediments all over the world. However, freshwater sediments have attracted less attention than the investigation of sediments in marine ecosystems. For this reason, river shore sediments of the rivers Rhine and Main in the Rhine-Main area in Germany were analyzed. The sample locations comprised shore sediment of a large European river (Rhine) and a river characterized by industrial influence (Main) in areas with varying population sizes as well as sites in proximity to nature reserves. All sediments analyzed contained microplastic particles (&lt;5 mm) with mass fractions of up to 1 g kg–1 or 4000 particles kg–1. Analysis of the plastics by infrared spectroscopy showed a large abundance of polyethylene, polypropylene, and polystyrene, which covered more than 75% of all polymer types identified in the sediment. Short distance transport of plastic particles from the tributary to the main stream could be confirmed by the identification of pellets, which were separated from shore sediment samples of both rivers. This systematic study shows the emerging pollution of inland river sediments with microplastics and, as a consequence thereof, underlines the importance of rivers as vectors of transport of microplastics into the ocean.","container-title":"Environmental Science &amp; Technology","DOI":"10.1021/acs.est.5b00492","ISSN":"0013-936X","issue":"10","journalAbbreviation":"Environ. Sci. Technol.","page":"6070-6076","source":"ACS Publications","title":"Occurrence and Spatial Distribution of Microplastics in River Shore Sediments of the Rhine-Main Area in Germany","volume":"49","author":[{"family":"Klein","given":"Sascha"},{"family":"Worch","given":"Eckhard"},{"family":"Knepper","given":"Thomas P."}],"issued":{"date-parts":[["2015",5,19]]}}}],"schema":"https://github.com/citation-style-language/schema/raw/master/csl-citation.json"}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(Klein et al. 2015)</w:t>
      </w:r>
      <w:r w:rsidR="00B24F3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F0668B">
        <w:rPr>
          <w:rFonts w:ascii="Times New Roman" w:eastAsia="Times New Roman" w:hAnsi="Times New Roman" w:cs="Times New Roman"/>
          <w:sz w:val="24"/>
          <w:szCs w:val="24"/>
        </w:rPr>
        <w:t xml:space="preserve">Microplastics </w:t>
      </w:r>
      <w:r>
        <w:rPr>
          <w:rFonts w:ascii="Times New Roman" w:eastAsia="Times New Roman" w:hAnsi="Times New Roman" w:cs="Times New Roman"/>
          <w:sz w:val="24"/>
          <w:szCs w:val="24"/>
        </w:rPr>
        <w:t xml:space="preserve">are resistant to degradation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{"citationID":"5qYrrcLK","properties":{"formattedCitation":"(Barnes et al. 2009)","plainCitation":"(Barnes et al. 2009)","noteIndex":0},"citationItems":[{"id":2616,"uris":["http://zotero.org/users/2645460/items/NEWSQX3J"],"uri":["http://zotero.org/users/2645460/items/NEWSQX3J"],"itemData":{"id":2616,"type":"article-journal","abstract":"One of the most ubiquitous and long-lasting recent changes to the surface of our planet is the accumulation and fragmentation of plastics. Within just a few decades since mass production of plastic products commenced in the 1950s, plastic debris has accumulated in terrestrial environments, in the open ocean, on shorelines of even the most remote islands and in the deep sea. Annual clean-up operations, costing millions of pounds sterling, are now organized in many countries and on every continent. Here we document global plastics production and the accumulation of plastic waste. While plastics typically constitute approximately 10 per cent of discarded waste, they represent a much greater proportion of the debris accumulating on shorelines., Mega- and macro-plastics have accumulated in the highest densities in the Northern Hemisphere, adjacent to urban centres, in enclosed seas and at water convergences (fronts). We report lower densities on remote island shores, on the continental shelf seabed and the lowest densities (but still a documented presence) in the deep sea and Southern Ocean. The longevity of plastic is estimated to be hundreds to thousands of years, but is likely to be far longer in deep sea and non-surface polar environments. Plastic debris poses considerable threat by choking and starving wildlife, distributing non-native and potentially harmful organisms, absorbing toxic chemicals and degrading to micro-plastics that may subsequently be ingested. Well-established annual surveys on coasts and at sea have shown that trends in mega- and macro-plastic accumulation rates are no longer uniformly increasing: rather stable, increasing and decreasing trends have all been reported. The average size of plastic particles in the environment seems to be decreasing, and the abundance and global distribution of micro-plastic fragments have increased over the last few decades. However, the environmental consequences of such microscopic debris are still poorly understood.","container-title":"Philosophical Transactions of the Royal Society B: Biological Sciences","DOI":"10.1098/rstb.2008.0205","ISSN":"0962-8436","issue":"1526","journalAbbreviation":"Philos Trans R Soc Lond B Biol Sci","note":"PMID: 19528051\nPMCID: PMC2873009","page":"1985-1998","source":"PubMed Central","title":"Accumulation and fragmentation of plastic debris in global environments","volume":"364","author":[{"family":"Barnes","given":"David K. A."},{"family":"Galgani","given":"Francois"},{"family":"Thompson","given":"Richard C."},{"family":"Barlaz","given":"Morton"}],"issued":{"date-parts":[["2009",7,27]]}}}],"schema":"https://github.com/citation-style-language/schema/raw/master/csl-citation.json"}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(Barnes et al. 2009)</w:t>
      </w:r>
      <w:r w:rsidR="00B24F3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providing a signal over a longer time frame than many PPCPs and nutrients in sewage.</w:t>
      </w:r>
      <w:r w:rsidR="00E86FF8">
        <w:rPr>
          <w:rFonts w:ascii="Times New Roman" w:eastAsia="Times New Roman" w:hAnsi="Times New Roman" w:cs="Times New Roman"/>
          <w:sz w:val="24"/>
          <w:szCs w:val="24"/>
        </w:rPr>
        <w:t xml:space="preserve"> </w:t>
      </w:r>
      <w:del w:id="71" w:author="Meyer, Michael Frederick" w:date="2020-08-11T17:10:00Z">
        <w:r w:rsidR="00E86FF8" w:rsidDel="001B6B08">
          <w:rPr>
            <w:rFonts w:ascii="Times New Roman" w:eastAsia="Times New Roman" w:hAnsi="Times New Roman" w:cs="Times New Roman"/>
            <w:sz w:val="24"/>
            <w:szCs w:val="24"/>
          </w:rPr>
          <w:delText xml:space="preserve">As a result of </w:delText>
        </w:r>
        <w:r w:rsidR="00F0668B" w:rsidDel="001B6B08">
          <w:rPr>
            <w:rFonts w:ascii="Times New Roman" w:eastAsia="Times New Roman" w:hAnsi="Times New Roman" w:cs="Times New Roman"/>
            <w:sz w:val="24"/>
            <w:szCs w:val="24"/>
          </w:rPr>
          <w:delText>their</w:delText>
        </w:r>
        <w:r w:rsidR="00E86FF8" w:rsidDel="001B6B08">
          <w:rPr>
            <w:rFonts w:ascii="Times New Roman" w:eastAsia="Times New Roman" w:hAnsi="Times New Roman" w:cs="Times New Roman"/>
            <w:sz w:val="24"/>
            <w:szCs w:val="24"/>
          </w:rPr>
          <w:delText xml:space="preserve"> consistent association with sewage, co-located</w:delText>
        </w:r>
      </w:del>
      <w:ins w:id="72" w:author="Meyer, Michael Frederick" w:date="2020-08-11T17:10:00Z">
        <w:r w:rsidR="001B6B08">
          <w:rPr>
            <w:rFonts w:ascii="Times New Roman" w:eastAsia="Times New Roman" w:hAnsi="Times New Roman" w:cs="Times New Roman"/>
            <w:sz w:val="24"/>
            <w:szCs w:val="24"/>
          </w:rPr>
          <w:t>Aside from</w:t>
        </w:r>
      </w:ins>
      <w:r w:rsidR="00E86FF8">
        <w:rPr>
          <w:rFonts w:ascii="Times New Roman" w:eastAsia="Times New Roman" w:hAnsi="Times New Roman" w:cs="Times New Roman"/>
          <w:sz w:val="24"/>
          <w:szCs w:val="24"/>
        </w:rPr>
        <w:t xml:space="preserve"> </w:t>
      </w:r>
      <w:r w:rsidR="003E64B9">
        <w:rPr>
          <w:rFonts w:ascii="Times New Roman" w:eastAsia="Times New Roman" w:hAnsi="Times New Roman" w:cs="Times New Roman"/>
          <w:sz w:val="24"/>
          <w:szCs w:val="24"/>
          <w:highlight w:val="white"/>
        </w:rPr>
        <w:t>δ</w:t>
      </w:r>
      <w:r w:rsidR="003E64B9" w:rsidRPr="000E056C">
        <w:rPr>
          <w:rFonts w:ascii="Times New Roman" w:eastAsia="Times New Roman" w:hAnsi="Times New Roman" w:cs="Times New Roman"/>
          <w:sz w:val="24"/>
          <w:szCs w:val="24"/>
          <w:highlight w:val="white"/>
          <w:vertAlign w:val="superscript"/>
        </w:rPr>
        <w:t>15</w:t>
      </w:r>
      <w:r w:rsidR="003E64B9">
        <w:rPr>
          <w:rFonts w:ascii="Times New Roman" w:eastAsia="Times New Roman" w:hAnsi="Times New Roman" w:cs="Times New Roman"/>
          <w:sz w:val="24"/>
          <w:szCs w:val="24"/>
          <w:highlight w:val="white"/>
        </w:rPr>
        <w:t>N</w:t>
      </w:r>
      <w:r w:rsidR="003E64B9">
        <w:rPr>
          <w:rFonts w:ascii="Times New Roman" w:eastAsia="Times New Roman" w:hAnsi="Times New Roman" w:cs="Times New Roman"/>
          <w:sz w:val="24"/>
          <w:szCs w:val="24"/>
        </w:rPr>
        <w:t xml:space="preserve">, </w:t>
      </w:r>
      <w:r w:rsidR="00E86FF8">
        <w:rPr>
          <w:rFonts w:ascii="Times New Roman" w:eastAsia="Times New Roman" w:hAnsi="Times New Roman" w:cs="Times New Roman"/>
          <w:sz w:val="24"/>
          <w:szCs w:val="24"/>
        </w:rPr>
        <w:t>PPCP</w:t>
      </w:r>
      <w:r w:rsidR="003E64B9">
        <w:rPr>
          <w:rFonts w:ascii="Times New Roman" w:eastAsia="Times New Roman" w:hAnsi="Times New Roman" w:cs="Times New Roman"/>
          <w:sz w:val="24"/>
          <w:szCs w:val="24"/>
        </w:rPr>
        <w:t>,</w:t>
      </w:r>
      <w:r w:rsidR="00E86FF8">
        <w:rPr>
          <w:rFonts w:ascii="Times New Roman" w:eastAsia="Times New Roman" w:hAnsi="Times New Roman" w:cs="Times New Roman"/>
          <w:sz w:val="24"/>
          <w:szCs w:val="24"/>
        </w:rPr>
        <w:t xml:space="preserve"> and microplastic measurements </w:t>
      </w:r>
      <w:del w:id="73" w:author="Meyer, Michael Frederick" w:date="2020-08-11T17:10:00Z">
        <w:r w:rsidR="00E86FF8" w:rsidDel="001B6B08">
          <w:rPr>
            <w:rFonts w:ascii="Times New Roman" w:eastAsia="Times New Roman" w:hAnsi="Times New Roman" w:cs="Times New Roman"/>
            <w:sz w:val="24"/>
            <w:szCs w:val="24"/>
          </w:rPr>
          <w:delText xml:space="preserve">can </w:delText>
        </w:r>
        <w:r w:rsidR="00BD0B70" w:rsidDel="001B6B08">
          <w:rPr>
            <w:rFonts w:ascii="Times New Roman" w:eastAsia="Times New Roman" w:hAnsi="Times New Roman" w:cs="Times New Roman"/>
            <w:sz w:val="24"/>
            <w:szCs w:val="24"/>
          </w:rPr>
          <w:delText xml:space="preserve">be used to </w:delText>
        </w:r>
      </w:del>
      <w:r w:rsidR="00BD0B70">
        <w:rPr>
          <w:rFonts w:ascii="Times New Roman" w:eastAsia="Times New Roman" w:hAnsi="Times New Roman" w:cs="Times New Roman"/>
          <w:sz w:val="24"/>
          <w:szCs w:val="24"/>
        </w:rPr>
        <w:t>infer</w:t>
      </w:r>
      <w:ins w:id="74" w:author="Meyer, Michael Frederick" w:date="2020-08-11T17:10:00Z">
        <w:r w:rsidR="001B6B08">
          <w:rPr>
            <w:rFonts w:ascii="Times New Roman" w:eastAsia="Times New Roman" w:hAnsi="Times New Roman" w:cs="Times New Roman"/>
            <w:sz w:val="24"/>
            <w:szCs w:val="24"/>
          </w:rPr>
          <w:t>ring</w:t>
        </w:r>
      </w:ins>
      <w:r w:rsidR="00BD0B70">
        <w:rPr>
          <w:rFonts w:ascii="Times New Roman" w:eastAsia="Times New Roman" w:hAnsi="Times New Roman" w:cs="Times New Roman"/>
          <w:sz w:val="24"/>
          <w:szCs w:val="24"/>
        </w:rPr>
        <w:t xml:space="preserve"> </w:t>
      </w:r>
      <w:r w:rsidR="00F0668B">
        <w:rPr>
          <w:rFonts w:ascii="Times New Roman" w:eastAsia="Times New Roman" w:hAnsi="Times New Roman" w:cs="Times New Roman"/>
          <w:sz w:val="24"/>
          <w:szCs w:val="24"/>
        </w:rPr>
        <w:t>the</w:t>
      </w:r>
      <w:r w:rsidR="00E86FF8">
        <w:rPr>
          <w:rFonts w:ascii="Times New Roman" w:eastAsia="Times New Roman" w:hAnsi="Times New Roman" w:cs="Times New Roman"/>
          <w:sz w:val="24"/>
          <w:szCs w:val="24"/>
        </w:rPr>
        <w:t xml:space="preserve"> spatial extent </w:t>
      </w:r>
      <w:r w:rsidR="00F0668B">
        <w:rPr>
          <w:rFonts w:ascii="Times New Roman" w:eastAsia="Times New Roman" w:hAnsi="Times New Roman" w:cs="Times New Roman"/>
          <w:sz w:val="24"/>
          <w:szCs w:val="24"/>
        </w:rPr>
        <w:t xml:space="preserve">and timing </w:t>
      </w:r>
      <w:r w:rsidR="00E86FF8">
        <w:rPr>
          <w:rFonts w:ascii="Times New Roman" w:eastAsia="Times New Roman" w:hAnsi="Times New Roman" w:cs="Times New Roman"/>
          <w:sz w:val="24"/>
          <w:szCs w:val="24"/>
        </w:rPr>
        <w:t xml:space="preserve">of sewage pollution </w:t>
      </w:r>
      <w:r w:rsidR="00EC3D3F">
        <w:rPr>
          <w:rFonts w:ascii="Times New Roman" w:eastAsia="Times New Roman" w:hAnsi="Times New Roman" w:cs="Times New Roman"/>
          <w:sz w:val="24"/>
          <w:szCs w:val="24"/>
        </w:rPr>
        <w:t>in</w:t>
      </w:r>
      <w:r w:rsidR="00E86FF8">
        <w:rPr>
          <w:rFonts w:ascii="Times New Roman" w:eastAsia="Times New Roman" w:hAnsi="Times New Roman" w:cs="Times New Roman"/>
          <w:sz w:val="24"/>
          <w:szCs w:val="24"/>
        </w:rPr>
        <w:t xml:space="preserve"> an ecosystem</w:t>
      </w:r>
      <w:ins w:id="75" w:author="Meyer, Michael Frederick" w:date="2020-08-11T17:10:00Z">
        <w:r w:rsidR="001B6B08">
          <w:rPr>
            <w:rFonts w:ascii="Times New Roman" w:eastAsia="Times New Roman" w:hAnsi="Times New Roman" w:cs="Times New Roman"/>
            <w:sz w:val="24"/>
            <w:szCs w:val="24"/>
          </w:rPr>
          <w:t xml:space="preserve">, they can also be associated with various </w:t>
        </w:r>
      </w:ins>
      <w:ins w:id="76" w:author="Meyer, Michael Frederick" w:date="2020-08-11T17:11:00Z">
        <w:r w:rsidR="001B6B08">
          <w:rPr>
            <w:rFonts w:ascii="Times New Roman" w:eastAsia="Times New Roman" w:hAnsi="Times New Roman" w:cs="Times New Roman"/>
            <w:sz w:val="24"/>
            <w:szCs w:val="24"/>
          </w:rPr>
          <w:t>biological responses. Al</w:t>
        </w:r>
      </w:ins>
      <w:ins w:id="77" w:author="Meyer, Michael Frederick" w:date="2020-08-11T17:12:00Z">
        <w:r w:rsidR="001B6B08">
          <w:rPr>
            <w:rFonts w:ascii="Times New Roman" w:eastAsia="Times New Roman" w:hAnsi="Times New Roman" w:cs="Times New Roman"/>
            <w:sz w:val="24"/>
            <w:szCs w:val="24"/>
          </w:rPr>
          <w:t>though concentrations observed in ecosystems tend not to be leth</w:t>
        </w:r>
      </w:ins>
      <w:ins w:id="78" w:author="Meyer, Michael Frederick" w:date="2020-08-11T17:13:00Z">
        <w:r w:rsidR="001B6B08">
          <w:rPr>
            <w:rFonts w:ascii="Times New Roman" w:eastAsia="Times New Roman" w:hAnsi="Times New Roman" w:cs="Times New Roman"/>
            <w:sz w:val="24"/>
            <w:szCs w:val="24"/>
          </w:rPr>
          <w:t xml:space="preserve">al, their presence and concentrations can be associated with disrupting ecological processes, such as </w:t>
        </w:r>
      </w:ins>
      <w:ins w:id="79" w:author="Meyer, Michael Frederick" w:date="2020-08-11T17:14:00Z">
        <w:r w:rsidR="001B6B08">
          <w:rPr>
            <w:rFonts w:ascii="Times New Roman" w:eastAsia="Times New Roman" w:hAnsi="Times New Roman" w:cs="Times New Roman"/>
            <w:sz w:val="24"/>
            <w:szCs w:val="24"/>
          </w:rPr>
          <w:t xml:space="preserve">accelerating dragonfly maturation (Lee et al., 2016) </w:t>
        </w:r>
      </w:ins>
      <w:ins w:id="80" w:author="Meyer, Michael Frederick" w:date="2020-08-11T17:13:00Z">
        <w:r w:rsidR="001B6B08">
          <w:rPr>
            <w:rFonts w:ascii="Times New Roman" w:eastAsia="Times New Roman" w:hAnsi="Times New Roman" w:cs="Times New Roman"/>
            <w:sz w:val="24"/>
            <w:szCs w:val="24"/>
          </w:rPr>
          <w:t>and decreasing primary produc</w:t>
        </w:r>
      </w:ins>
      <w:ins w:id="81" w:author="Meyer, Michael Frederick" w:date="2020-08-11T17:14:00Z">
        <w:r w:rsidR="001B6B08">
          <w:rPr>
            <w:rFonts w:ascii="Times New Roman" w:eastAsia="Times New Roman" w:hAnsi="Times New Roman" w:cs="Times New Roman"/>
            <w:sz w:val="24"/>
            <w:szCs w:val="24"/>
          </w:rPr>
          <w:t>tion in biofilms (</w:t>
        </w:r>
        <w:proofErr w:type="spellStart"/>
        <w:r w:rsidR="001B6B08">
          <w:rPr>
            <w:rFonts w:ascii="Times New Roman" w:eastAsia="Times New Roman" w:hAnsi="Times New Roman" w:cs="Times New Roman"/>
            <w:sz w:val="24"/>
            <w:szCs w:val="24"/>
          </w:rPr>
          <w:t>Rosi</w:t>
        </w:r>
        <w:proofErr w:type="spellEnd"/>
        <w:r w:rsidR="001B6B08">
          <w:rPr>
            <w:rFonts w:ascii="Times New Roman" w:eastAsia="Times New Roman" w:hAnsi="Times New Roman" w:cs="Times New Roman"/>
            <w:sz w:val="24"/>
            <w:szCs w:val="24"/>
          </w:rPr>
          <w:t>-Marshal et al., 2013).</w:t>
        </w:r>
      </w:ins>
      <w:del w:id="82" w:author="Meyer, Michael Frederick" w:date="2020-08-11T17:10:00Z">
        <w:r w:rsidR="00E86FF8" w:rsidDel="001B6B08">
          <w:rPr>
            <w:rFonts w:ascii="Times New Roman" w:eastAsia="Times New Roman" w:hAnsi="Times New Roman" w:cs="Times New Roman"/>
            <w:sz w:val="24"/>
            <w:szCs w:val="24"/>
          </w:rPr>
          <w:delText xml:space="preserve">. </w:delText>
        </w:r>
      </w:del>
    </w:p>
    <w:p w14:paraId="46AD94F0" w14:textId="77777777" w:rsidR="00B55E36" w:rsidRDefault="00B55E36" w:rsidP="00197C8D">
      <w:pPr>
        <w:rPr>
          <w:rFonts w:ascii="Times New Roman" w:eastAsia="Times New Roman" w:hAnsi="Times New Roman" w:cs="Times New Roman"/>
          <w:sz w:val="24"/>
          <w:szCs w:val="24"/>
        </w:rPr>
      </w:pPr>
    </w:p>
    <w:p w14:paraId="4A5C5508" w14:textId="5720A463" w:rsidR="00715D55" w:rsidRDefault="001A7B89" w:rsidP="00B55E36">
      <w:pPr>
        <w:rPr>
          <w:rFonts w:ascii="Times New Roman" w:eastAsia="Times New Roman" w:hAnsi="Times New Roman" w:cs="Times New Roman"/>
          <w:sz w:val="24"/>
          <w:szCs w:val="24"/>
        </w:rPr>
      </w:pPr>
      <w:ins w:id="83" w:author="Meyer, Michael Frederick" w:date="2020-08-11T17:15:00Z">
        <w:r>
          <w:rPr>
            <w:rFonts w:ascii="Times New Roman" w:eastAsia="Times New Roman" w:hAnsi="Times New Roman" w:cs="Times New Roman"/>
            <w:sz w:val="24"/>
            <w:szCs w:val="24"/>
          </w:rPr>
          <w:t xml:space="preserve">When entering aquatic environments, </w:t>
        </w:r>
      </w:ins>
      <w:del w:id="84" w:author="Meyer, Michael Frederick" w:date="2020-08-11T17:15:00Z">
        <w:r w:rsidR="00BD0B70" w:rsidDel="001A7B89">
          <w:rPr>
            <w:rFonts w:ascii="Times New Roman" w:eastAsia="Times New Roman" w:hAnsi="Times New Roman" w:cs="Times New Roman"/>
            <w:sz w:val="24"/>
            <w:szCs w:val="24"/>
          </w:rPr>
          <w:delText>T</w:delText>
        </w:r>
      </w:del>
      <w:ins w:id="85" w:author="Meyer, Michael Frederick" w:date="2020-08-11T17:15:00Z">
        <w:r>
          <w:rPr>
            <w:rFonts w:ascii="Times New Roman" w:eastAsia="Times New Roman" w:hAnsi="Times New Roman" w:cs="Times New Roman"/>
            <w:sz w:val="24"/>
            <w:szCs w:val="24"/>
          </w:rPr>
          <w:t>t</w:t>
        </w:r>
      </w:ins>
      <w:r w:rsidR="00BD0B70">
        <w:rPr>
          <w:rFonts w:ascii="Times New Roman" w:eastAsia="Times New Roman" w:hAnsi="Times New Roman" w:cs="Times New Roman"/>
          <w:sz w:val="24"/>
          <w:szCs w:val="24"/>
        </w:rPr>
        <w:t xml:space="preserve">he effects of sewage pollution </w:t>
      </w:r>
      <w:r w:rsidR="00DF07BD">
        <w:rPr>
          <w:rFonts w:ascii="Times New Roman" w:eastAsia="Times New Roman" w:hAnsi="Times New Roman" w:cs="Times New Roman"/>
          <w:sz w:val="24"/>
          <w:szCs w:val="24"/>
        </w:rPr>
        <w:t xml:space="preserve">are </w:t>
      </w:r>
      <w:r w:rsidR="00BD0B70">
        <w:rPr>
          <w:rFonts w:ascii="Times New Roman" w:eastAsia="Times New Roman" w:hAnsi="Times New Roman" w:cs="Times New Roman"/>
          <w:sz w:val="24"/>
          <w:szCs w:val="24"/>
        </w:rPr>
        <w:t xml:space="preserve">frequently </w:t>
      </w:r>
      <w:r w:rsidR="00DF07BD">
        <w:rPr>
          <w:rFonts w:ascii="Times New Roman" w:eastAsia="Times New Roman" w:hAnsi="Times New Roman" w:cs="Times New Roman"/>
          <w:sz w:val="24"/>
          <w:szCs w:val="24"/>
        </w:rPr>
        <w:t xml:space="preserve">first </w:t>
      </w:r>
      <w:r w:rsidR="00BD0B70">
        <w:rPr>
          <w:rFonts w:ascii="Times New Roman" w:eastAsia="Times New Roman" w:hAnsi="Times New Roman" w:cs="Times New Roman"/>
          <w:sz w:val="24"/>
          <w:szCs w:val="24"/>
        </w:rPr>
        <w:t xml:space="preserve">seen </w:t>
      </w:r>
      <w:r w:rsidR="00DF07BD">
        <w:rPr>
          <w:rFonts w:ascii="Times New Roman" w:eastAsia="Times New Roman" w:hAnsi="Times New Roman" w:cs="Times New Roman"/>
          <w:sz w:val="24"/>
          <w:szCs w:val="24"/>
        </w:rPr>
        <w:t xml:space="preserve">in </w:t>
      </w:r>
      <w:r w:rsidR="00C03D31">
        <w:rPr>
          <w:rFonts w:ascii="Times New Roman" w:eastAsia="Times New Roman" w:hAnsi="Times New Roman" w:cs="Times New Roman"/>
          <w:sz w:val="24"/>
          <w:szCs w:val="24"/>
        </w:rPr>
        <w:t xml:space="preserve">nearshore </w:t>
      </w:r>
      <w:r w:rsidR="00BD0B70">
        <w:rPr>
          <w:rFonts w:ascii="Times New Roman" w:eastAsia="Times New Roman" w:hAnsi="Times New Roman" w:cs="Times New Roman"/>
          <w:sz w:val="24"/>
          <w:szCs w:val="24"/>
        </w:rPr>
        <w:t xml:space="preserve">benthic </w:t>
      </w:r>
      <w:r w:rsidR="00DF7AD2">
        <w:rPr>
          <w:rFonts w:ascii="Times New Roman" w:eastAsia="Times New Roman" w:hAnsi="Times New Roman" w:cs="Times New Roman"/>
          <w:sz w:val="24"/>
          <w:szCs w:val="24"/>
        </w:rPr>
        <w:t>communities</w:t>
      </w:r>
      <w:r w:rsidR="00BD0B70">
        <w:rPr>
          <w:rFonts w:ascii="Times New Roman" w:eastAsia="Times New Roman" w:hAnsi="Times New Roman" w:cs="Times New Roman"/>
          <w:sz w:val="24"/>
          <w:szCs w:val="24"/>
        </w:rPr>
        <w:t xml:space="preserve"> where increased nutrients alter algal </w:t>
      </w:r>
      <w:r w:rsidR="007C5810">
        <w:rPr>
          <w:rFonts w:ascii="Times New Roman" w:eastAsia="Times New Roman" w:hAnsi="Times New Roman" w:cs="Times New Roman"/>
          <w:sz w:val="24"/>
          <w:szCs w:val="24"/>
        </w:rPr>
        <w:t>species composition</w:t>
      </w:r>
      <w:r w:rsidR="003E64B9">
        <w:rPr>
          <w:rFonts w:ascii="Times New Roman" w:eastAsia="Times New Roman" w:hAnsi="Times New Roman" w:cs="Times New Roman"/>
          <w:sz w:val="24"/>
          <w:szCs w:val="24"/>
        </w:rPr>
        <w:t xml:space="preserve">, </w:t>
      </w:r>
      <w:r w:rsidR="00BD0B70">
        <w:rPr>
          <w:rFonts w:ascii="Times New Roman" w:eastAsia="Times New Roman" w:hAnsi="Times New Roman" w:cs="Times New Roman"/>
          <w:sz w:val="24"/>
          <w:szCs w:val="24"/>
        </w:rPr>
        <w:t>abundance</w:t>
      </w:r>
      <w:r w:rsidR="003E64B9">
        <w:rPr>
          <w:rFonts w:ascii="Times New Roman" w:eastAsia="Times New Roman" w:hAnsi="Times New Roman" w:cs="Times New Roman"/>
          <w:sz w:val="24"/>
          <w:szCs w:val="24"/>
        </w:rPr>
        <w:t>, and nutritional quality</w:t>
      </w:r>
      <w:del w:id="86" w:author="Meyer, Michael Frederick" w:date="2020-08-25T16:44:00Z">
        <w:r w:rsidR="00D8535D" w:rsidDel="00C93C7A">
          <w:rPr>
            <w:rFonts w:ascii="Times New Roman" w:eastAsia="Times New Roman" w:hAnsi="Times New Roman" w:cs="Times New Roman"/>
            <w:sz w:val="24"/>
            <w:szCs w:val="24"/>
          </w:rPr>
          <w:delText xml:space="preserve"> </w:delText>
        </w:r>
        <w:r w:rsidR="00F07CCB" w:rsidDel="00C93C7A">
          <w:rPr>
            <w:rFonts w:ascii="Times New Roman" w:eastAsia="Times New Roman" w:hAnsi="Times New Roman" w:cs="Times New Roman"/>
            <w:sz w:val="24"/>
            <w:szCs w:val="24"/>
          </w:rPr>
          <w:delText>as well as</w:delText>
        </w:r>
        <w:r w:rsidR="00BD0B70" w:rsidDel="00C93C7A">
          <w:rPr>
            <w:rFonts w:ascii="Times New Roman" w:eastAsia="Times New Roman" w:hAnsi="Times New Roman" w:cs="Times New Roman"/>
            <w:sz w:val="24"/>
            <w:szCs w:val="24"/>
          </w:rPr>
          <w:delText xml:space="preserve"> </w:delText>
        </w:r>
        <w:r w:rsidR="007C5810" w:rsidDel="00C93C7A">
          <w:rPr>
            <w:rFonts w:ascii="Times New Roman" w:eastAsia="Times New Roman" w:hAnsi="Times New Roman" w:cs="Times New Roman"/>
            <w:sz w:val="24"/>
            <w:szCs w:val="24"/>
          </w:rPr>
          <w:delText>trophic structure</w:delText>
        </w:r>
      </w:del>
      <w:r w:rsidR="00D8535D">
        <w:rPr>
          <w:rFonts w:ascii="Times New Roman" w:eastAsia="Times New Roman" w:hAnsi="Times New Roman" w:cs="Times New Roman"/>
          <w:sz w:val="24"/>
          <w:szCs w:val="24"/>
        </w:rPr>
        <w:t>. Increased filamentous alga</w:t>
      </w:r>
      <w:r w:rsidR="00F07CCB">
        <w:rPr>
          <w:rFonts w:ascii="Times New Roman" w:eastAsia="Times New Roman" w:hAnsi="Times New Roman" w:cs="Times New Roman"/>
          <w:sz w:val="24"/>
          <w:szCs w:val="24"/>
        </w:rPr>
        <w:t>l</w:t>
      </w:r>
      <w:r w:rsidR="00D8535D">
        <w:rPr>
          <w:rFonts w:ascii="Times New Roman" w:eastAsia="Times New Roman" w:hAnsi="Times New Roman" w:cs="Times New Roman"/>
          <w:sz w:val="24"/>
          <w:szCs w:val="24"/>
        </w:rPr>
        <w:t xml:space="preserve"> </w:t>
      </w:r>
      <w:r w:rsidR="00CB3C43">
        <w:rPr>
          <w:rFonts w:ascii="Times New Roman" w:eastAsia="Times New Roman" w:hAnsi="Times New Roman" w:cs="Times New Roman"/>
          <w:sz w:val="24"/>
          <w:szCs w:val="24"/>
        </w:rPr>
        <w:t>abundance, for example,</w:t>
      </w:r>
      <w:r w:rsidR="00D8535D">
        <w:rPr>
          <w:rFonts w:ascii="Times New Roman" w:eastAsia="Times New Roman" w:hAnsi="Times New Roman" w:cs="Times New Roman"/>
          <w:sz w:val="24"/>
          <w:szCs w:val="24"/>
        </w:rPr>
        <w:t xml:space="preserve"> has been frequently observed in areas suspected of sewage pollution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{"citationID":"u3DTOKna","properties":{"formattedCitation":"(Rosenberger et al. 2008; Hampton et al. 2011)","plainCitation":"(Rosenberger et al. 2008; Hampton et al. 2011)","noteIndex":0},"citationItems":[{"id":313,"uris":["http://zotero.org/users/2645460/items/N9NPSZZU"],"uri":["http://zotero.org/users/2645460/items/N9NPSZZU"],"itemData":{"id":313,"type":"article-journal","container-title":"Freshwater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(Rosenberger et al. 2008; Hampton et al. 2011)</w:t>
      </w:r>
      <w:r w:rsidR="00B417BC">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likely due to benthic filamentous algae efficiently </w:t>
      </w:r>
      <w:r w:rsidR="00DF07BD">
        <w:rPr>
          <w:rFonts w:ascii="Times New Roman" w:eastAsia="Times New Roman" w:hAnsi="Times New Roman" w:cs="Times New Roman"/>
          <w:sz w:val="24"/>
          <w:szCs w:val="24"/>
        </w:rPr>
        <w:t xml:space="preserve">taking up </w:t>
      </w:r>
      <w:r w:rsidR="00D8535D">
        <w:rPr>
          <w:rFonts w:ascii="Times New Roman" w:eastAsia="Times New Roman" w:hAnsi="Times New Roman" w:cs="Times New Roman"/>
          <w:sz w:val="24"/>
          <w:szCs w:val="24"/>
        </w:rPr>
        <w:t xml:space="preserve">nutrients from the water column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{"citationID":"PCCTUKEj","properties":{"formattedCitation":"(Hadwen and Bunn 2005; Andersson and Brunberg 2006)","plainCitation":"(Hadwen and Bunn 2005; Andersson and Brunberg 2006)","noteIndex":0},"citationItems":[{"id":404,"uris":["http://zotero.org/users/2645460/items/S63EWKH7"],"uri":["http://zotero.org/users/2645460/items/S63EWKH7"],"itemData":{"id":404,"type":"article-journal","container-title":"Limnology and Oceanography","issue":"4","page":"1096","source":"Google Scholar","title":"Food web responses to low-level nutrient and^ 1^ 5N-tracer additions in the littoral zone of an oligotrophic dune lake","volume":"50","author":[{"family":"Hadwen","given":"Wade L."},{"family":"Bunn","given":"Stuart E."}],"issued":{"date-parts":[["2005"]]}}},{"id":417,"uris":["http://zotero.org/users/2645460/items/3Z32C5IP"],"uri":["http://zotero.org/users/2645460/items/3Z32C5IP"],"itemData":{"id":417,"type":"article-journal","container-title":"Aquatic Sciences","DOI":"10.1007/s00027-006-0805-x","ISSN":"1015-1621, 1420-9055","issue":"2","language":"en","page":"172-180","source":"CrossRef","title":"Inorganic nutrient acquisition in a shallow clearwater lake – dominance of benthic microbiota","volume":"68","author":[{"family":"Andersson","given":"Eva"},{"family":"Brunberg","given":"Anna-Kristina"}],"issued":{"date-parts":[["2006",6]]}}}],"schema":"https://github.com/citation-style-language/schema/raw/master/csl-citation.json"}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w:t>
      </w:r>
      <w:proofErr w:type="spellStart"/>
      <w:r w:rsidR="00B417BC" w:rsidRPr="00B417BC">
        <w:rPr>
          <w:rFonts w:ascii="Times New Roman" w:hAnsi="Times New Roman" w:cs="Times New Roman"/>
          <w:sz w:val="24"/>
        </w:rPr>
        <w:t>Hadwen</w:t>
      </w:r>
      <w:proofErr w:type="spellEnd"/>
      <w:r w:rsidR="00B417BC" w:rsidRPr="00B417BC">
        <w:rPr>
          <w:rFonts w:ascii="Times New Roman" w:hAnsi="Times New Roman" w:cs="Times New Roman"/>
          <w:sz w:val="24"/>
        </w:rPr>
        <w:t xml:space="preserve"> and Bunn 2005; Andersson and </w:t>
      </w:r>
      <w:proofErr w:type="spellStart"/>
      <w:r w:rsidR="00B417BC" w:rsidRPr="00B417BC">
        <w:rPr>
          <w:rFonts w:ascii="Times New Roman" w:hAnsi="Times New Roman" w:cs="Times New Roman"/>
          <w:sz w:val="24"/>
        </w:rPr>
        <w:t>Brunberg</w:t>
      </w:r>
      <w:proofErr w:type="spellEnd"/>
      <w:r w:rsidR="00B417BC" w:rsidRPr="00B417BC">
        <w:rPr>
          <w:rFonts w:ascii="Times New Roman" w:hAnsi="Times New Roman" w:cs="Times New Roman"/>
          <w:sz w:val="24"/>
        </w:rPr>
        <w:t xml:space="preserve"> 2006)</w:t>
      </w:r>
      <w:r w:rsidR="00B417BC">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With a changing resource base, grazing macroinvertebrate communities may </w:t>
      </w:r>
      <w:r w:rsidR="00DF07BD">
        <w:rPr>
          <w:rFonts w:ascii="Times New Roman" w:eastAsia="Times New Roman" w:hAnsi="Times New Roman" w:cs="Times New Roman"/>
          <w:sz w:val="24"/>
          <w:szCs w:val="24"/>
        </w:rPr>
        <w:t xml:space="preserve">also </w:t>
      </w:r>
      <w:r w:rsidR="00D8535D">
        <w:rPr>
          <w:rFonts w:ascii="Times New Roman" w:eastAsia="Times New Roman" w:hAnsi="Times New Roman" w:cs="Times New Roman"/>
          <w:sz w:val="24"/>
          <w:szCs w:val="24"/>
        </w:rPr>
        <w:t xml:space="preserve">shift to include more detritivores or species capable of consuming filamentous algae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{"citationID":"lr0dauoZ","properties":{"formattedCitation":"(Rosenberger et al. 2008)","plainCitation":"(Rosenberger et al. 2008)","noteIndex":0},"citationItems":[{"id":313,"uris":["http://zotero.org/users/2645460/items/N9NPSZZU"],"uri":["http://zotero.org/users/2645460/items/N9NPSZZU"],"itemData":{"id":313,"type":"article-journal","container-title":"Freshwater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(Rosenberger et al. 2008)</w:t>
      </w:r>
      <w:r w:rsidR="00B417BC">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commentRangeStart w:id="87"/>
      <w:del w:id="88" w:author="Meyer, Michael Frederick" w:date="2020-08-10T14:03:00Z">
        <w:r w:rsidR="006B3ABE" w:rsidDel="000A2580">
          <w:rPr>
            <w:rFonts w:ascii="Times New Roman" w:eastAsia="Times New Roman" w:hAnsi="Times New Roman" w:cs="Times New Roman"/>
            <w:sz w:val="24"/>
            <w:szCs w:val="24"/>
          </w:rPr>
          <w:delText>In addition to</w:delText>
        </w:r>
        <w:r w:rsidR="00D8535D" w:rsidDel="000A2580">
          <w:rPr>
            <w:rFonts w:ascii="Times New Roman" w:eastAsia="Times New Roman" w:hAnsi="Times New Roman" w:cs="Times New Roman"/>
            <w:sz w:val="24"/>
            <w:szCs w:val="24"/>
          </w:rPr>
          <w:delText xml:space="preserve"> the physical difficulty </w:delText>
        </w:r>
        <w:r w:rsidR="006B3ABE" w:rsidDel="000A2580">
          <w:rPr>
            <w:rFonts w:ascii="Times New Roman" w:eastAsia="Times New Roman" w:hAnsi="Times New Roman" w:cs="Times New Roman"/>
            <w:sz w:val="24"/>
            <w:szCs w:val="24"/>
          </w:rPr>
          <w:delText xml:space="preserve">grazers may experience in </w:delText>
        </w:r>
        <w:r w:rsidR="00D8535D" w:rsidDel="000A2580">
          <w:rPr>
            <w:rFonts w:ascii="Times New Roman" w:eastAsia="Times New Roman" w:hAnsi="Times New Roman" w:cs="Times New Roman"/>
            <w:sz w:val="24"/>
            <w:szCs w:val="24"/>
          </w:rPr>
          <w:delText>consum</w:delText>
        </w:r>
        <w:r w:rsidR="006B3ABE" w:rsidDel="000A2580">
          <w:rPr>
            <w:rFonts w:ascii="Times New Roman" w:eastAsia="Times New Roman" w:hAnsi="Times New Roman" w:cs="Times New Roman"/>
            <w:sz w:val="24"/>
            <w:szCs w:val="24"/>
          </w:rPr>
          <w:delText>ing</w:delText>
        </w:r>
        <w:r w:rsidR="00D8535D" w:rsidDel="000A2580">
          <w:rPr>
            <w:rFonts w:ascii="Times New Roman" w:eastAsia="Times New Roman" w:hAnsi="Times New Roman" w:cs="Times New Roman"/>
            <w:sz w:val="24"/>
            <w:szCs w:val="24"/>
          </w:rPr>
          <w:delText xml:space="preserve"> filamentous algae</w:delText>
        </w:r>
      </w:del>
      <w:ins w:id="89" w:author="Meyer, Michael Frederick" w:date="2020-08-10T14:06:00Z">
        <w:r w:rsidR="006A6955">
          <w:rPr>
            <w:rFonts w:ascii="Times New Roman" w:eastAsia="Times New Roman" w:hAnsi="Times New Roman" w:cs="Times New Roman"/>
            <w:sz w:val="24"/>
            <w:szCs w:val="24"/>
          </w:rPr>
          <w:t xml:space="preserve">Even though </w:t>
        </w:r>
      </w:ins>
      <w:ins w:id="90" w:author="Meyer, Michael Frederick" w:date="2020-08-10T14:03:00Z">
        <w:r w:rsidR="000A2580">
          <w:rPr>
            <w:rFonts w:ascii="Times New Roman" w:eastAsia="Times New Roman" w:hAnsi="Times New Roman" w:cs="Times New Roman"/>
            <w:sz w:val="24"/>
            <w:szCs w:val="24"/>
          </w:rPr>
          <w:t>it may be physically difficult for grazers to consume filamentous algae</w:t>
        </w:r>
      </w:ins>
      <w:r w:rsidR="00BF09EC">
        <w:rPr>
          <w:rFonts w:ascii="Times New Roman" w:eastAsia="Times New Roman" w:hAnsi="Times New Roman" w:cs="Times New Roman"/>
          <w:sz w:val="24"/>
          <w:szCs w:val="24"/>
        </w:rPr>
        <w:t xml:space="preserve"> </w:t>
      </w:r>
      <w:r w:rsidR="00BF09EC">
        <w:rPr>
          <w:rFonts w:ascii="Times New Roman" w:eastAsia="Times New Roman" w:hAnsi="Times New Roman" w:cs="Times New Roman"/>
          <w:sz w:val="24"/>
          <w:szCs w:val="24"/>
        </w:rPr>
        <w:fldChar w:fldCharType="begin"/>
      </w:r>
      <w:r w:rsidR="00BF09EC">
        <w:rPr>
          <w:rFonts w:ascii="Times New Roman" w:eastAsia="Times New Roman" w:hAnsi="Times New Roman" w:cs="Times New Roman"/>
          <w:sz w:val="24"/>
          <w:szCs w:val="24"/>
        </w:rPr>
        <w:instrText xml:space="preserve"> ADDIN ZOTERO_ITEM CSL_CITATION {"citationID":"BaFEkZMR","properties":{"formattedCitation":"(Mazzella and Russo 1989)","plainCitation":"(Mazzella and Russo 1989)","noteIndex":0},"citationItems":[{"id":2702,"uris":["http://zotero.org/users/2645460/items/PPNKFL8T"],"uri":["http://zotero.org/users/2645460/items/PPNKFL8T"],"itemData":{"id":2702,"type":"paper-conference","abstract":"Abstract The temporal and spatial patterns of the molluscs Gibbula ardens (L., 1758) and G. umbilicaris (Von Salis, 1793), which inhabit beds of Posidonia oceanica (L.) Delile indicated that these species occupy well-differentiated niches. To understand better this niche differentiation, the effect of the grazing activity of the two Gibbula species (Mollusca, Archaeogastropoda) on the epiphytic community (micro- and macroglora) of P. oceanica leaves was studied by scanning electron microscopy (SEM). The epiphytic community differs along the leaf axis according to leaf age: the basal (youngest) part is colonized by bacteria and diatoms, ageing tissues by encrusting soft and calcareous algae, and the tips (oldest part) by an upright layer on the encrusting layer. The large variety of periphyton components growing on the leaves represents a diversified food source for the herbivorous molluscs. G. ardens seems to prefer bacteria and diatoms, and seldom feeds on calcareous encrusting algae; G. umbilicaris seems to feed preferentially on erect macroalgae and seldom on soft encrusting species. Feeding habits are in accordance with species spatial arrangement along the leaves and the spatio-temporal distribution in the meadow.","DOI":"10.1016/0304-3770(89)90007-7","source":"Semantic Scholar","title":"Grazing effect of two Gibbula species (Mollusca, Archaeogastropoda) on the epiphytic community of Posidonia oceanica leaves","author":[{"family":"Mazzella","given":"Lucia"},{"family":"Russo","given":"Giovanni Fulvio"}],"issued":{"date-parts":[["1989"]]}}}],"schema":"https://github.com/citation-style-language/schema/raw/master/csl-citation.json"} </w:instrText>
      </w:r>
      <w:r w:rsidR="00BF09EC">
        <w:rPr>
          <w:rFonts w:ascii="Times New Roman" w:eastAsia="Times New Roman" w:hAnsi="Times New Roman" w:cs="Times New Roman"/>
          <w:sz w:val="24"/>
          <w:szCs w:val="24"/>
        </w:rPr>
        <w:fldChar w:fldCharType="separate"/>
      </w:r>
      <w:r w:rsidR="00BF09EC" w:rsidRPr="00BF09EC">
        <w:rPr>
          <w:rFonts w:ascii="Times New Roman" w:hAnsi="Times New Roman" w:cs="Times New Roman"/>
          <w:sz w:val="24"/>
        </w:rPr>
        <w:t>(Mazzella and Russo 1989)</w:t>
      </w:r>
      <w:r w:rsidR="00BF09EC">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del w:id="91" w:author="Meyer, Michael Frederick" w:date="2020-08-10T14:04:00Z">
        <w:r w:rsidR="00D8535D" w:rsidDel="006A6955">
          <w:rPr>
            <w:rFonts w:ascii="Times New Roman" w:eastAsia="Times New Roman" w:hAnsi="Times New Roman" w:cs="Times New Roman"/>
            <w:sz w:val="24"/>
            <w:szCs w:val="24"/>
          </w:rPr>
          <w:delText xml:space="preserve">there </w:delText>
        </w:r>
        <w:r w:rsidR="006B3ABE" w:rsidDel="006A6955">
          <w:rPr>
            <w:rFonts w:ascii="Times New Roman" w:eastAsia="Times New Roman" w:hAnsi="Times New Roman" w:cs="Times New Roman"/>
            <w:sz w:val="24"/>
            <w:szCs w:val="24"/>
          </w:rPr>
          <w:delText xml:space="preserve">also </w:delText>
        </w:r>
        <w:r w:rsidR="00D8535D" w:rsidDel="006A6955">
          <w:rPr>
            <w:rFonts w:ascii="Times New Roman" w:eastAsia="Times New Roman" w:hAnsi="Times New Roman" w:cs="Times New Roman"/>
            <w:sz w:val="24"/>
            <w:szCs w:val="24"/>
          </w:rPr>
          <w:delText xml:space="preserve">may be </w:delText>
        </w:r>
        <w:r w:rsidR="00BF09EC" w:rsidDel="006A6955">
          <w:rPr>
            <w:rFonts w:ascii="Times New Roman" w:eastAsia="Times New Roman" w:hAnsi="Times New Roman" w:cs="Times New Roman"/>
            <w:sz w:val="24"/>
            <w:szCs w:val="24"/>
          </w:rPr>
          <w:delText>changes</w:delText>
        </w:r>
        <w:r w:rsidR="00D8535D" w:rsidDel="006A6955">
          <w:rPr>
            <w:rFonts w:ascii="Times New Roman" w:eastAsia="Times New Roman" w:hAnsi="Times New Roman" w:cs="Times New Roman"/>
            <w:sz w:val="24"/>
            <w:szCs w:val="24"/>
          </w:rPr>
          <w:delText xml:space="preserve"> in nutritional quality, as filamentous algae</w:delText>
        </w:r>
      </w:del>
      <w:ins w:id="92" w:author="Meyer, Michael Frederick" w:date="2020-08-10T14:04:00Z">
        <w:r w:rsidR="006A6955">
          <w:rPr>
            <w:rFonts w:ascii="Times New Roman" w:eastAsia="Times New Roman" w:hAnsi="Times New Roman" w:cs="Times New Roman"/>
            <w:sz w:val="24"/>
            <w:szCs w:val="24"/>
          </w:rPr>
          <w:t xml:space="preserve"> filamentous algal taxa</w:t>
        </w:r>
      </w:ins>
      <w:r w:rsidR="00D8535D">
        <w:rPr>
          <w:rFonts w:ascii="Times New Roman" w:eastAsia="Times New Roman" w:hAnsi="Times New Roman" w:cs="Times New Roman"/>
          <w:sz w:val="24"/>
          <w:szCs w:val="24"/>
        </w:rPr>
        <w:t xml:space="preserve"> tend to contain a different mixture of essential fatty acids </w:t>
      </w:r>
      <w:r w:rsidR="00CB3C43">
        <w:rPr>
          <w:rFonts w:ascii="Times New Roman" w:eastAsia="Times New Roman" w:hAnsi="Times New Roman" w:cs="Times New Roman"/>
          <w:sz w:val="24"/>
          <w:szCs w:val="24"/>
        </w:rPr>
        <w:t xml:space="preserve">(EFAs) </w:t>
      </w:r>
      <w:r w:rsidR="00D8535D">
        <w:rPr>
          <w:rFonts w:ascii="Times New Roman" w:eastAsia="Times New Roman" w:hAnsi="Times New Roman" w:cs="Times New Roman"/>
          <w:sz w:val="24"/>
          <w:szCs w:val="24"/>
        </w:rPr>
        <w:t xml:space="preserve">in comparison to diatoms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{"citationID":"KmK7tfxa","properties":{"formattedCitation":"(Kelly and Scheibling 2012)","plainCitation":"(Kelly and Scheibling 2012)","noteIndex":0},"citationItems":[{"id":2629,"uris":["http://zotero.org/users/2645460/items/YZ887EMI"],"uri":["http://zotero.org/users/2645460/items/YZ887EMI"],"itemData":{"id":2629,"type":"article-journal","abstract":"Fatty acid (FA) analysis is a well-established tool for studying trophic interactions in marine habitats. However, its application to benthic food webs poses 2 particular challenges. First, unlike pelagic zooplankton, benthic consumers have access to different sizes and functional groups of primary producers and may consume a highly mixed diet. Classes of benthic primary producers are distinct in their overall FA composition, but most do not possess unique marker FAs that can be used to identify their contribution to higher trophic levels. Second, unlike mammalian predators, benthic invertebrates have the capacity to significantly modify their dietary FAs and thereby obscure markers for food sources. Controlled feeding studies have been used to distinguish dietary tracer FAs from those that are modified by the consumer in several benthic invertebrates, but more such studies are needed. Despite these challenges, FAs have been used to study trophic structure in a variety of benthic habitats including the deep sea, polar regions, estuaries, and the rocky subtidal zone. However, the complexity of benthic food webs and lack of unique markers impose uncertainties in the interpretation of FA data from field studies. Multivariate analyses are necessary for analyzing FA datasets, although univariate tests can be useful for comparing levels of informative FAs among food sources and consumers. Combining FA analysis with other lines of evidence, such as stable isotope analysis, offers a more reliable approach to examining trophic interactions in benthic systems.","container-title":"Marine Ecology Progress Series","DOI":"10.3354/meps09559","ISSN":"0171-8630, 1616-1599","language":"en","page":"1-22","source":"www.int-res.com","title":"Fatty acids as dietary tracers in benthic food webs","volume":"446","author":[{"family":"Kelly","given":"Jennifer R."},{"family":"Scheibling","given":"Robert E."}],"issued":{"date-parts":[["2012",2,2]]}}}],"schema":"https://github.com/citation-style-language/schema/raw/master/csl-citation.json"}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 xml:space="preserve">(Kelly and </w:t>
      </w:r>
      <w:proofErr w:type="spellStart"/>
      <w:r w:rsidR="00B417BC" w:rsidRPr="00B417BC">
        <w:rPr>
          <w:rFonts w:ascii="Times New Roman" w:hAnsi="Times New Roman" w:cs="Times New Roman"/>
          <w:sz w:val="24"/>
        </w:rPr>
        <w:t>Scheibling</w:t>
      </w:r>
      <w:proofErr w:type="spellEnd"/>
      <w:r w:rsidR="00B417BC" w:rsidRPr="00B417BC">
        <w:rPr>
          <w:rFonts w:ascii="Times New Roman" w:hAnsi="Times New Roman" w:cs="Times New Roman"/>
          <w:sz w:val="24"/>
        </w:rPr>
        <w:t xml:space="preserve"> 2012)</w:t>
      </w:r>
      <w:r w:rsidR="00B417BC">
        <w:rPr>
          <w:rFonts w:ascii="Times New Roman" w:eastAsia="Times New Roman" w:hAnsi="Times New Roman" w:cs="Times New Roman"/>
          <w:sz w:val="24"/>
          <w:szCs w:val="24"/>
        </w:rPr>
        <w:fldChar w:fldCharType="end"/>
      </w:r>
      <w:ins w:id="93" w:author="Meyer, Michael Frederick" w:date="2020-07-28T15:37:00Z">
        <w:r w:rsidR="007C5810">
          <w:rPr>
            <w:rFonts w:ascii="Times New Roman" w:eastAsia="Times New Roman" w:hAnsi="Times New Roman" w:cs="Times New Roman"/>
            <w:sz w:val="24"/>
            <w:szCs w:val="24"/>
          </w:rPr>
          <w:t xml:space="preserve">, </w:t>
        </w:r>
        <w:r w:rsidR="007C5810" w:rsidRPr="007C5810">
          <w:rPr>
            <w:rFonts w:ascii="Times New Roman" w:eastAsia="Times New Roman" w:hAnsi="Times New Roman" w:cs="Times New Roman"/>
            <w:sz w:val="24"/>
            <w:szCs w:val="24"/>
          </w:rPr>
          <w:t>which dominate periphyton communities in unimpacted ecosystems</w:t>
        </w:r>
      </w:ins>
      <w:r w:rsidR="00D8535D">
        <w:rPr>
          <w:rFonts w:ascii="Times New Roman" w:eastAsia="Times New Roman" w:hAnsi="Times New Roman" w:cs="Times New Roman"/>
          <w:sz w:val="24"/>
          <w:szCs w:val="24"/>
        </w:rPr>
        <w:t xml:space="preserve">. </w:t>
      </w:r>
      <w:commentRangeEnd w:id="87"/>
      <w:r w:rsidR="00DF07BD">
        <w:rPr>
          <w:rStyle w:val="CommentReference"/>
        </w:rPr>
        <w:commentReference w:id="87"/>
      </w:r>
      <w:commentRangeStart w:id="94"/>
      <w:r w:rsidR="00CB3C43">
        <w:rPr>
          <w:rFonts w:ascii="Times New Roman" w:eastAsia="Times New Roman" w:hAnsi="Times New Roman" w:cs="Times New Roman"/>
          <w:sz w:val="24"/>
          <w:szCs w:val="24"/>
        </w:rPr>
        <w:t xml:space="preserve">In particular, the EFAs 18:3ω3 and 18:4ω3 are commonly associated with filamentous algae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{"citationID":"EwvCAwff","properties":{"formattedCitation":"(Taipale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1A1BBB">
        <w:rPr>
          <w:rFonts w:ascii="Times New Roman" w:hAnsi="Times New Roman" w:cs="Times New Roman"/>
          <w:sz w:val="24"/>
        </w:rPr>
        <w:t>(Taipale et al. 2013)</w:t>
      </w:r>
      <w:r w:rsidR="00CB3C43">
        <w:rPr>
          <w:rFonts w:ascii="Times New Roman" w:eastAsia="Times New Roman" w:hAnsi="Times New Roman" w:cs="Times New Roman"/>
          <w:sz w:val="24"/>
          <w:szCs w:val="24"/>
        </w:rPr>
        <w:fldChar w:fldCharType="end"/>
      </w:r>
      <w:r w:rsidR="00CB3C43">
        <w:rPr>
          <w:rFonts w:ascii="Times New Roman" w:eastAsia="Times New Roman" w:hAnsi="Times New Roman" w:cs="Times New Roman"/>
          <w:sz w:val="24"/>
          <w:szCs w:val="24"/>
        </w:rPr>
        <w:t xml:space="preserve">, whereas 20:5ω3, and 22:6ω3 are more associated with diatoms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{"citationID":"LIBCUURr","properties":{"formattedCitation":"(Taipale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1A1BBB">
        <w:rPr>
          <w:rFonts w:ascii="Times New Roman" w:hAnsi="Times New Roman" w:cs="Times New Roman"/>
          <w:sz w:val="24"/>
        </w:rPr>
        <w:t>(Taipale et al. 2013)</w:t>
      </w:r>
      <w:r w:rsidR="00CB3C43">
        <w:rPr>
          <w:rFonts w:ascii="Times New Roman" w:eastAsia="Times New Roman" w:hAnsi="Times New Roman" w:cs="Times New Roman"/>
          <w:sz w:val="24"/>
          <w:szCs w:val="24"/>
        </w:rPr>
        <w:fldChar w:fldCharType="end"/>
      </w:r>
      <w:r w:rsidR="00CB3C43">
        <w:rPr>
          <w:rFonts w:ascii="Times New Roman" w:eastAsia="Times New Roman" w:hAnsi="Times New Roman" w:cs="Times New Roman"/>
          <w:sz w:val="24"/>
          <w:szCs w:val="24"/>
        </w:rPr>
        <w:t xml:space="preserve">. </w:t>
      </w:r>
      <w:del w:id="95" w:author="Meyer, Michael Frederick" w:date="2020-08-10T14:05:00Z">
        <w:r w:rsidR="00CB3C43" w:rsidDel="006A6955">
          <w:rPr>
            <w:rFonts w:ascii="Times New Roman" w:eastAsia="Times New Roman" w:hAnsi="Times New Roman" w:cs="Times New Roman"/>
            <w:sz w:val="24"/>
            <w:szCs w:val="24"/>
          </w:rPr>
          <w:delText xml:space="preserve">All EFAs are critical to maintaining cellular membrane fluidity especially in cold environments </w:delText>
        </w:r>
        <w:r w:rsidR="00CB3C43" w:rsidDel="006A6955">
          <w:rPr>
            <w:rFonts w:ascii="Times New Roman" w:eastAsia="Times New Roman" w:hAnsi="Times New Roman" w:cs="Times New Roman"/>
            <w:sz w:val="24"/>
            <w:szCs w:val="24"/>
          </w:rPr>
          <w:fldChar w:fldCharType="begin"/>
        </w:r>
        <w:r w:rsidR="00CB3C43" w:rsidDel="006A6955">
          <w:rPr>
            <w:rFonts w:ascii="Times New Roman" w:eastAsia="Times New Roman" w:hAnsi="Times New Roman" w:cs="Times New Roman"/>
            <w:sz w:val="24"/>
            <w:szCs w:val="24"/>
          </w:rPr>
          <w:delInstrText xml:space="preserve"> ADDIN ZOTERO_ITEM CSL_CITATION {"citationID":"2drVW06G","properties":{"formattedCitation":"(Nichols et al. 1993)","plainCitation":"(Nichols et al. 1993)","noteIndex":0},"citationItems":[{"id":2665,"uris":["http://zotero.org/users/2645460/items/6XFALLHG"],"uri":["http://zotero.org/users/2645460/items/6XFALLHG"],"itemData":{"id":2665,"type":"article-journal","abstract":"Thirty eight strains of Antarctic bacteria were screened for the ability to produce polyunsaturated fatty acids(PUFA). Five strainscontainedeicosapentaenoicacid( 2 0 5 ~ 3in) the rangeoftraceto 3,3%oftotalfatty acids, and up to 1.4mg g-’dry weight. Thirteen strains produced polyunsaturatesincluding 18:206,18:3~3,18:4~a3nd 20:406 in the range of trace to 7.0% of total fatty acids. Although the data set is currently small, the proportion of Antarctic strains found to producePUFA’s is higherthan that found fortemperate marinebacteria (and is similar to that recorded for barophilic bacteria). This suggests that the Antarctic environment has naturally selected for bacterialstrainscapableof maintainingmembrane lipidfluidityby theproductionof PUFA. Theseresultshighlight the potential of Antarctic bacteria for possible considerationin the industrialproduction of PUFA. The fatty acid composition of Flectobacillus glomeratus is reported and discussed in relation to other closely related Antarctic flavobacteria. Fatty acid composition is also shown to represent an important chemotaxonomic tool to aid with the identification of Antarctic bacteria.","container-title":"Antarctic Science","DOI":"10.1017/S0954102093000215","ISSN":"0954-1020, 1365-2079","issue":"2","journalAbbreviation":"Antartic science","language":"en","page":"149-160","source":"DOI.org (Crossref)","title":"Polyunsaturated fatty acids in Antarctic bacteria","volume":"5","author":[{"family":"Nichols","given":"David S."},{"family":"Nichols","given":"Peter D."},{"family":"McMeekin","given":"Tom A."}],"issued":{"date-parts":[["1993",6]]}}}],"schema":"https://github.com/citation-style-language/schema/raw/master/csl-citation.json"} </w:delInstrText>
        </w:r>
        <w:r w:rsidR="00CB3C43" w:rsidDel="006A6955">
          <w:rPr>
            <w:rFonts w:ascii="Times New Roman" w:eastAsia="Times New Roman" w:hAnsi="Times New Roman" w:cs="Times New Roman"/>
            <w:sz w:val="24"/>
            <w:szCs w:val="24"/>
          </w:rPr>
          <w:fldChar w:fldCharType="separate"/>
        </w:r>
        <w:r w:rsidR="00CB3C43" w:rsidRPr="001A1BBB" w:rsidDel="006A6955">
          <w:rPr>
            <w:rFonts w:ascii="Times New Roman" w:hAnsi="Times New Roman" w:cs="Times New Roman"/>
            <w:sz w:val="24"/>
          </w:rPr>
          <w:delText>(Nichols et al. 1993)</w:delText>
        </w:r>
        <w:r w:rsidR="00CB3C43" w:rsidDel="006A6955">
          <w:rPr>
            <w:rFonts w:ascii="Times New Roman" w:eastAsia="Times New Roman" w:hAnsi="Times New Roman" w:cs="Times New Roman"/>
            <w:sz w:val="24"/>
            <w:szCs w:val="24"/>
          </w:rPr>
          <w:fldChar w:fldCharType="end"/>
        </w:r>
        <w:r w:rsidR="00CB3C43" w:rsidDel="006A6955">
          <w:rPr>
            <w:rFonts w:ascii="Times New Roman" w:eastAsia="Times New Roman" w:hAnsi="Times New Roman" w:cs="Times New Roman"/>
            <w:sz w:val="24"/>
            <w:szCs w:val="24"/>
          </w:rPr>
          <w:delText xml:space="preserve">, yet longer chain EFAs are generally more beneficial. </w:delText>
        </w:r>
      </w:del>
      <w:del w:id="96" w:author="Meyer, Michael Frederick" w:date="2020-08-10T14:07:00Z">
        <w:r w:rsidR="00CB3C43" w:rsidDel="006A6955">
          <w:rPr>
            <w:rFonts w:ascii="Times New Roman" w:eastAsia="Times New Roman" w:hAnsi="Times New Roman" w:cs="Times New Roman"/>
            <w:sz w:val="24"/>
            <w:szCs w:val="24"/>
          </w:rPr>
          <w:delText xml:space="preserve">Additionally, EFAs are largely synthesized by </w:delText>
        </w:r>
        <w:r w:rsidR="00CB3C43" w:rsidDel="006A6955">
          <w:rPr>
            <w:rFonts w:ascii="Times New Roman" w:eastAsia="Times New Roman" w:hAnsi="Times New Roman" w:cs="Times New Roman"/>
            <w:sz w:val="24"/>
            <w:szCs w:val="24"/>
          </w:rPr>
          <w:lastRenderedPageBreak/>
          <w:delText>primary producers, each species of which</w:delText>
        </w:r>
      </w:del>
      <w:ins w:id="97" w:author="Meyer, Michael Frederick" w:date="2020-08-10T14:07:00Z">
        <w:r w:rsidR="006A6955">
          <w:rPr>
            <w:rFonts w:ascii="Times New Roman" w:eastAsia="Times New Roman" w:hAnsi="Times New Roman" w:cs="Times New Roman"/>
            <w:sz w:val="24"/>
            <w:szCs w:val="24"/>
          </w:rPr>
          <w:t>While primary producers</w:t>
        </w:r>
      </w:ins>
      <w:r w:rsidR="00CB3C43">
        <w:rPr>
          <w:rFonts w:ascii="Times New Roman" w:eastAsia="Times New Roman" w:hAnsi="Times New Roman" w:cs="Times New Roman"/>
          <w:sz w:val="24"/>
          <w:szCs w:val="24"/>
        </w:rPr>
        <w:t xml:space="preserve"> usually </w:t>
      </w:r>
      <w:del w:id="98" w:author="Meyer, Michael Frederick" w:date="2020-08-10T14:07:00Z">
        <w:r w:rsidR="00CB3C43" w:rsidDel="006A6955">
          <w:rPr>
            <w:rFonts w:ascii="Times New Roman" w:eastAsia="Times New Roman" w:hAnsi="Times New Roman" w:cs="Times New Roman"/>
            <w:sz w:val="24"/>
            <w:szCs w:val="24"/>
          </w:rPr>
          <w:delText xml:space="preserve">produces </w:delText>
        </w:r>
      </w:del>
      <w:ins w:id="99" w:author="Meyer, Michael Frederick" w:date="2020-08-10T14:07:00Z">
        <w:r w:rsidR="006A6955">
          <w:rPr>
            <w:rFonts w:ascii="Times New Roman" w:eastAsia="Times New Roman" w:hAnsi="Times New Roman" w:cs="Times New Roman"/>
            <w:sz w:val="24"/>
            <w:szCs w:val="24"/>
          </w:rPr>
          <w:t xml:space="preserve">maintain </w:t>
        </w:r>
      </w:ins>
      <w:r w:rsidR="00CB3C43">
        <w:rPr>
          <w:rFonts w:ascii="Times New Roman" w:eastAsia="Times New Roman" w:hAnsi="Times New Roman" w:cs="Times New Roman"/>
          <w:sz w:val="24"/>
          <w:szCs w:val="24"/>
        </w:rPr>
        <w:t xml:space="preserve">a consistent EFA signature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{"citationID":"lD3rYUSJ","properties":{"formattedCitation":"(Taipale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7E0849">
        <w:rPr>
          <w:rFonts w:ascii="Times New Roman" w:hAnsi="Times New Roman" w:cs="Times New Roman"/>
          <w:sz w:val="24"/>
        </w:rPr>
        <w:t>(Taipale et al. 2013)</w:t>
      </w:r>
      <w:r w:rsidR="00CB3C43">
        <w:rPr>
          <w:rFonts w:ascii="Times New Roman" w:eastAsia="Times New Roman" w:hAnsi="Times New Roman" w:cs="Times New Roman"/>
          <w:sz w:val="24"/>
          <w:szCs w:val="24"/>
        </w:rPr>
        <w:fldChar w:fldCharType="end"/>
      </w:r>
      <w:ins w:id="100" w:author="Meyer, Michael Frederick" w:date="2020-08-10T14:07:00Z">
        <w:r w:rsidR="006A6955">
          <w:rPr>
            <w:rFonts w:ascii="Times New Roman" w:eastAsia="Times New Roman" w:hAnsi="Times New Roman" w:cs="Times New Roman"/>
            <w:sz w:val="24"/>
            <w:szCs w:val="24"/>
          </w:rPr>
          <w:t>,</w:t>
        </w:r>
      </w:ins>
      <w:del w:id="101" w:author="Meyer, Michael Frederick" w:date="2020-08-10T14:07:00Z">
        <w:r w:rsidR="00CB3C43" w:rsidDel="006A6955">
          <w:rPr>
            <w:rFonts w:ascii="Times New Roman" w:eastAsia="Times New Roman" w:hAnsi="Times New Roman" w:cs="Times New Roman"/>
            <w:sz w:val="24"/>
            <w:szCs w:val="24"/>
          </w:rPr>
          <w:delText>.</w:delText>
        </w:r>
      </w:del>
      <w:r w:rsidR="00CB3C43">
        <w:rPr>
          <w:rFonts w:ascii="Times New Roman" w:eastAsia="Times New Roman" w:hAnsi="Times New Roman" w:cs="Times New Roman"/>
          <w:sz w:val="24"/>
          <w:szCs w:val="24"/>
        </w:rPr>
        <w:t xml:space="preserve"> </w:t>
      </w:r>
      <w:ins w:id="102" w:author="Meyer, Michael Frederick" w:date="2020-08-10T14:07:00Z">
        <w:r w:rsidR="006A6955">
          <w:rPr>
            <w:rFonts w:ascii="Times New Roman" w:eastAsia="Times New Roman" w:hAnsi="Times New Roman" w:cs="Times New Roman"/>
            <w:sz w:val="24"/>
            <w:szCs w:val="24"/>
          </w:rPr>
          <w:t>c</w:t>
        </w:r>
      </w:ins>
      <w:del w:id="103" w:author="Meyer, Michael Frederick" w:date="2020-08-10T14:07:00Z">
        <w:r w:rsidR="00CB3C43" w:rsidDel="006A6955">
          <w:rPr>
            <w:rFonts w:ascii="Times New Roman" w:eastAsia="Times New Roman" w:hAnsi="Times New Roman" w:cs="Times New Roman"/>
            <w:sz w:val="24"/>
            <w:szCs w:val="24"/>
          </w:rPr>
          <w:delText>C</w:delText>
        </w:r>
      </w:del>
      <w:r w:rsidR="00CB3C43">
        <w:rPr>
          <w:rFonts w:ascii="Times New Roman" w:eastAsia="Times New Roman" w:hAnsi="Times New Roman" w:cs="Times New Roman"/>
          <w:sz w:val="24"/>
          <w:szCs w:val="24"/>
        </w:rPr>
        <w:t>onsumers</w:t>
      </w:r>
      <w:del w:id="104" w:author="Meyer, Michael Frederick" w:date="2020-08-10T14:07:00Z">
        <w:r w:rsidR="00CB3C43" w:rsidDel="006A6955">
          <w:rPr>
            <w:rFonts w:ascii="Times New Roman" w:eastAsia="Times New Roman" w:hAnsi="Times New Roman" w:cs="Times New Roman"/>
            <w:sz w:val="24"/>
            <w:szCs w:val="24"/>
          </w:rPr>
          <w:delText>, however,</w:delText>
        </w:r>
      </w:del>
      <w:r w:rsidR="00CB3C43">
        <w:rPr>
          <w:rFonts w:ascii="Times New Roman" w:eastAsia="Times New Roman" w:hAnsi="Times New Roman" w:cs="Times New Roman"/>
          <w:sz w:val="24"/>
          <w:szCs w:val="24"/>
        </w:rPr>
        <w:t xml:space="preserve"> can acquire EFAs by grazing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{"citationID":"MhljKwv6","properties":{"formattedCitation":"(Dalsgaard et al. 2003)","plainCitation":"(Dalsgaard et al. 2003)","noteIndex":0},"citationItems":[{"id":2678,"uris":["http://zotero.org/users/2645460/items/QN5QLPJN"],"uri":["http://zotero.org/users/2645460/items/QN5QLPJN"],"itemData":{"id":2678,"type":"chapter","container-title":"Advances in Marine Biology","ISBN":"978-0-12-026146-8","language":"en","note":"DOI: 10.1016/S0065-2881(03)46005-7","page":"225-340","publisher":"Elsevier","source":"DOI.org (Crossref)","title":"Fatty acid trophic markers in the pelagic marine environment","URL":"https://linkinghub.elsevier.com/retrieve/pii/S0065288103460057","volume":"46","author":[{"family":"Dalsgaard","given":"Johanne"},{"family":"St. John","given":"Michael"},{"family":"Kattner","given":"Gerhard"},{"family":"Müller-Navarra","given":"Dörthe"},{"family":"Hagen","given":"Wilhelm"}],"accessed":{"date-parts":[["2020",2,10]]},"issued":{"date-parts":[["2003"]]}}}],"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7E0849">
        <w:rPr>
          <w:rFonts w:ascii="Times New Roman" w:hAnsi="Times New Roman" w:cs="Times New Roman"/>
          <w:sz w:val="24"/>
        </w:rPr>
        <w:t>(Dalsgaard et al. 2003)</w:t>
      </w:r>
      <w:r w:rsidR="00CB3C43">
        <w:rPr>
          <w:rFonts w:ascii="Times New Roman" w:eastAsia="Times New Roman" w:hAnsi="Times New Roman" w:cs="Times New Roman"/>
          <w:sz w:val="24"/>
          <w:szCs w:val="24"/>
        </w:rPr>
        <w:fldChar w:fldCharType="end"/>
      </w:r>
      <w:r w:rsidR="00CB3C43">
        <w:rPr>
          <w:rFonts w:ascii="Times New Roman" w:eastAsia="Times New Roman" w:hAnsi="Times New Roman" w:cs="Times New Roman"/>
          <w:sz w:val="24"/>
          <w:szCs w:val="24"/>
        </w:rPr>
        <w:t xml:space="preserve"> or upgrading EFAs </w:t>
      </w:r>
      <w:del w:id="105" w:author="Meyer, Michael Frederick" w:date="2020-08-25T16:46:00Z">
        <w:r w:rsidR="00CB3C43" w:rsidDel="00C93C7A">
          <w:rPr>
            <w:rFonts w:ascii="Times New Roman" w:eastAsia="Times New Roman" w:hAnsi="Times New Roman" w:cs="Times New Roman"/>
            <w:sz w:val="24"/>
            <w:szCs w:val="24"/>
          </w:rPr>
          <w:delText xml:space="preserve">at their own energetic expense </w:delText>
        </w:r>
      </w:del>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{"citationID":"kcHJkwlq","properties":{"formattedCitation":"(Sargent and Falk-Petersen 1988; Dalsgaard et al. 2003)","plainCitation":"(Sargent and Falk-Petersen 1988; Dalsgaard et al. 2003)","noteIndex":0},"citationItems":[{"id":2680,"uris":["http://zotero.org/users/2645460/items/CRDVK9CI"],"uri":["http://zotero.org/users/2645460/items/CRDVK9CI"],"itemData":{"id":2680,"type":"article-journal","container-title":"Hydrobiologia","DOI":"10.1007/BF00026297","ISSN":"0018-8158, 1573-5117","issue":"1","journalAbbreviation":"Hydrobiologia","language":"en","page":"101-114","source":"DOI.org (Crossref)","title":"The lipid biochemistry of calanoid copepods","volume":"167-168","author":[{"family":"Sargent","given":"J. R."},{"family":"Falk-Petersen","given":"S."}],"issued":{"date-parts":[["1988",10]]}}},{"id":2678,"uris":["http://zotero.org/users/2645460/items/QN5QLPJN"],"uri":["http://zotero.org/users/2645460/items/QN5QLPJN"],"itemData":{"id":2678,"type":"chapter","container-title":"Advances in Marine Biology","ISBN":"978-0-12-026146-8","language":"en","note":"DOI: 10.1016/S0065-2881(03)46005-7","page":"225-340","publisher":"Elsevier","source":"DOI.org (Crossref)","title":"Fatty acid trophic markers in the pelagic marine environment","URL":"https://linkinghub.elsevier.com/retrieve/pii/S0065288103460057","volume":"46","author":[{"family":"Dalsgaard","given":"Johanne"},{"family":"St. John","given":"Michael"},{"family":"Kattner","given":"Gerhard"},{"family":"Müller-Navarra","given":"Dörthe"},{"family":"Hagen","given":"Wilhelm"}],"accessed":{"date-parts":[["2020",2,10]]},"issued":{"date-parts":[["2003"]]}}}],"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7E0849">
        <w:rPr>
          <w:rFonts w:ascii="Times New Roman" w:hAnsi="Times New Roman" w:cs="Times New Roman"/>
          <w:sz w:val="24"/>
        </w:rPr>
        <w:t>(Sargent and Falk-Petersen 1988; Dalsgaard et al. 2003)</w:t>
      </w:r>
      <w:r w:rsidR="00CB3C43">
        <w:rPr>
          <w:rFonts w:ascii="Times New Roman" w:eastAsia="Times New Roman" w:hAnsi="Times New Roman" w:cs="Times New Roman"/>
          <w:sz w:val="24"/>
          <w:szCs w:val="24"/>
        </w:rPr>
        <w:fldChar w:fldCharType="end"/>
      </w:r>
      <w:r w:rsidR="00CB3C43">
        <w:rPr>
          <w:rFonts w:ascii="Times New Roman" w:eastAsia="Times New Roman" w:hAnsi="Times New Roman" w:cs="Times New Roman"/>
          <w:sz w:val="24"/>
          <w:szCs w:val="24"/>
        </w:rPr>
        <w:t>.</w:t>
      </w:r>
      <w:r w:rsidR="005B362F">
        <w:rPr>
          <w:rFonts w:ascii="Times New Roman" w:eastAsia="Times New Roman" w:hAnsi="Times New Roman" w:cs="Times New Roman"/>
          <w:sz w:val="24"/>
          <w:szCs w:val="24"/>
        </w:rPr>
        <w:t xml:space="preserve"> </w:t>
      </w:r>
      <w:commentRangeEnd w:id="94"/>
      <w:r w:rsidR="00DF07BD">
        <w:rPr>
          <w:rStyle w:val="CommentReference"/>
        </w:rPr>
        <w:commentReference w:id="94"/>
      </w:r>
      <w:r w:rsidR="005B362F">
        <w:rPr>
          <w:rFonts w:ascii="Times New Roman" w:eastAsia="Times New Roman" w:hAnsi="Times New Roman" w:cs="Times New Roman"/>
          <w:sz w:val="24"/>
          <w:szCs w:val="24"/>
        </w:rPr>
        <w:t xml:space="preserve">In either event, comparing consumer fatty acid compositions to </w:t>
      </w:r>
      <w:r w:rsidR="00DF07BD">
        <w:rPr>
          <w:rFonts w:ascii="Times New Roman" w:eastAsia="Times New Roman" w:hAnsi="Times New Roman" w:cs="Times New Roman"/>
          <w:sz w:val="24"/>
          <w:szCs w:val="24"/>
        </w:rPr>
        <w:t xml:space="preserve">those of </w:t>
      </w:r>
      <w:r w:rsidR="005B362F">
        <w:rPr>
          <w:rFonts w:ascii="Times New Roman" w:eastAsia="Times New Roman" w:hAnsi="Times New Roman" w:cs="Times New Roman"/>
          <w:sz w:val="24"/>
          <w:szCs w:val="24"/>
        </w:rPr>
        <w:t xml:space="preserve">potential </w:t>
      </w:r>
      <w:r w:rsidR="00DF07BD">
        <w:rPr>
          <w:rFonts w:ascii="Times New Roman" w:eastAsia="Times New Roman" w:hAnsi="Times New Roman" w:cs="Times New Roman"/>
          <w:sz w:val="24"/>
          <w:szCs w:val="24"/>
        </w:rPr>
        <w:t xml:space="preserve">food sources </w:t>
      </w:r>
      <w:r w:rsidR="005B362F">
        <w:rPr>
          <w:rFonts w:ascii="Times New Roman" w:eastAsia="Times New Roman" w:hAnsi="Times New Roman" w:cs="Times New Roman"/>
          <w:sz w:val="24"/>
          <w:szCs w:val="24"/>
        </w:rPr>
        <w:t>can be used to infer how grazing patterns change with increasing sewage pollution</w:t>
      </w:r>
      <w:r w:rsidR="00D8535D">
        <w:rPr>
          <w:rFonts w:ascii="Times New Roman" w:eastAsia="Times New Roman" w:hAnsi="Times New Roman" w:cs="Times New Roman"/>
          <w:sz w:val="24"/>
          <w:szCs w:val="24"/>
        </w:rPr>
        <w:t>.</w:t>
      </w:r>
    </w:p>
    <w:p w14:paraId="68053036" w14:textId="77777777" w:rsidR="00B55E36" w:rsidRDefault="00B55E36" w:rsidP="00B55E36">
      <w:pPr>
        <w:rPr>
          <w:rFonts w:ascii="Times New Roman" w:eastAsia="Times New Roman" w:hAnsi="Times New Roman" w:cs="Times New Roman"/>
          <w:sz w:val="24"/>
          <w:szCs w:val="24"/>
        </w:rPr>
      </w:pPr>
    </w:p>
    <w:p w14:paraId="5336E3B4" w14:textId="0486BF70" w:rsidR="00715D55" w:rsidRDefault="00D8535D" w:rsidP="00B55E36">
      <w:pPr>
        <w:rPr>
          <w:rFonts w:ascii="Times New Roman" w:eastAsia="Times New Roman" w:hAnsi="Times New Roman" w:cs="Times New Roman"/>
          <w:sz w:val="24"/>
          <w:szCs w:val="24"/>
        </w:rPr>
      </w:pPr>
      <w:r>
        <w:rPr>
          <w:rFonts w:ascii="Times New Roman" w:eastAsia="Times New Roman" w:hAnsi="Times New Roman" w:cs="Times New Roman"/>
          <w:sz w:val="24"/>
          <w:szCs w:val="24"/>
        </w:rPr>
        <w:t>To investigate</w:t>
      </w:r>
      <w:r w:rsidR="00FA2CB7">
        <w:rPr>
          <w:rFonts w:ascii="Times New Roman" w:eastAsia="Times New Roman" w:hAnsi="Times New Roman" w:cs="Times New Roman"/>
          <w:sz w:val="24"/>
          <w:szCs w:val="24"/>
        </w:rPr>
        <w:t xml:space="preserve"> lake</w:t>
      </w:r>
      <w:r>
        <w:rPr>
          <w:rFonts w:ascii="Times New Roman" w:eastAsia="Times New Roman" w:hAnsi="Times New Roman" w:cs="Times New Roman"/>
          <w:sz w:val="24"/>
          <w:szCs w:val="24"/>
        </w:rPr>
        <w:t xml:space="preserve"> </w:t>
      </w:r>
      <w:r w:rsidR="00FA2CB7">
        <w:rPr>
          <w:rFonts w:ascii="Times New Roman" w:eastAsia="Times New Roman" w:hAnsi="Times New Roman" w:cs="Times New Roman"/>
          <w:sz w:val="24"/>
          <w:szCs w:val="24"/>
        </w:rPr>
        <w:t xml:space="preserve">littoral </w:t>
      </w:r>
      <w:r>
        <w:rPr>
          <w:rFonts w:ascii="Times New Roman" w:eastAsia="Times New Roman" w:hAnsi="Times New Roman" w:cs="Times New Roman"/>
          <w:sz w:val="24"/>
          <w:szCs w:val="24"/>
        </w:rPr>
        <w:t>community responses to sewage pollution, we surveyed 40</w:t>
      </w:r>
      <w:r w:rsidR="005B362F">
        <w:rPr>
          <w:rFonts w:ascii="Times New Roman" w:eastAsia="Times New Roman" w:hAnsi="Times New Roman" w:cs="Times New Roman"/>
          <w:sz w:val="24"/>
          <w:szCs w:val="24"/>
        </w:rPr>
        <w:t xml:space="preserve"> </w:t>
      </w:r>
      <w:r w:rsidR="00F07CCB">
        <w:rPr>
          <w:rFonts w:ascii="Times New Roman" w:eastAsia="Times New Roman" w:hAnsi="Times New Roman" w:cs="Times New Roman"/>
          <w:sz w:val="24"/>
          <w:szCs w:val="24"/>
        </w:rPr>
        <w:t xml:space="preserve">km </w:t>
      </w:r>
      <w:r w:rsidR="005B362F">
        <w:rPr>
          <w:rFonts w:ascii="Times New Roman" w:eastAsia="Times New Roman" w:hAnsi="Times New Roman" w:cs="Times New Roman"/>
          <w:sz w:val="24"/>
          <w:szCs w:val="24"/>
        </w:rPr>
        <w:t>of Lake Baikal’s s</w:t>
      </w:r>
      <w:r>
        <w:rPr>
          <w:rFonts w:ascii="Times New Roman" w:eastAsia="Times New Roman" w:hAnsi="Times New Roman" w:cs="Times New Roman"/>
          <w:sz w:val="24"/>
          <w:szCs w:val="24"/>
        </w:rPr>
        <w:t xml:space="preserve">horeline for indicators of sewage pollution and metrics of benthic community composition and structure. Located in Siberia, Lake Baikal is the oldest, most voluminous, and deepest freshwater lake in the world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{"citationID":"sAxSTqnS","properties":{"formattedCitation":"(Hampton et al. 2018)","plainCitation":"(Hampton et al. 2018)","noteIndex":0},"citationItems":[{"id":2634,"uris":["http://zotero.org/users/2645460/items/P5INRCG8"],"uri":["http://zotero.org/users/2645460/items/P5INRCG8"],"itemData":{"id":2634,"type":"article-journal","abstract":"Ancient lakes are among the best archivists of past environmental change, having experienced more than one full glacial cycle, a wide range of climatic conditions, tectonic events, and long association with human settlements. These lakes not only record long histories of environmental variation and human activity in their sediments, but also harbor very high levels of biodiversity and endemism. Yet, ancient lakes are faced with a familiar suite of anthropogenic threats, which may degrade the unusual properties that make them especially valuable to science and society. In all ancient lakes for which data exist, significant warming of surface waters has occurred, with a broad range of consequences. Eutrophication threatens both native species assemblages and regional economies reliant on clean surface water, fisheries, and tourism. Where sewage contributes nutrients and heavy metals, one can anticipate the occurrence of less understood emerging contaminants, such as pharmaceuticals, personal care products, and microplastics that negatively affect lake biota and water quality. Human populations continue to increase in most of the ancient lakes’ watersheds, which will exacerbate these concerns. Further, human alterations of hydrology, including those produced through climate change, have altered lake levels. Co-occurring with these impacts have been intentional and unintentional species introductions, altering biodiversity. Given that the distinctive character of each ancient lake is strongly linked to age, there may be few options to remediate losses of species or other ecosystem damage associated with modern ecological change, heightening the imperative for understanding these systems.","container-title":"Limnology and Oceanography","DOI":"10.1002/lno.10938","ISSN":"1939-5590","issue":"5","language":"en","page":"2277-2304","source":"Wiley Online Library","title":"Recent ecological change in ancient lakes","volume":"63","author":[{"family":"Hampton","given":"Stephanie E."},{"family":"McGowan","given":"Suzanne"},{"family":"Ozersky","given":"Ted"},{"family":"Virdis","given":"Salvatore G. P."},{"family":"Vu","given":"Tuong Thuy"},{"family":"Spanbauer","given":"Trisha L."},{"family":"Kraemer","given":"Benjamin M."},{"family":"Swann","given":"George"},{"family":"Mackay","given":"Anson W."},{"family":"Powers","given":"Stephen M."},{"family":"Meyer","given":"Michael F."},{"family":"Labou","given":"Stephanie G."},{"family":"O'Reilly","given":"Catherine M."},{"family":"DiCarlo","given":"Morgan"},{"family":"Galloway","given":"Aaron W. E."},{"family":"Fritz","given":"Sherilyn C."}],"issued":{"date-parts":[["2018"]]}}}],"schema":"https://github.com/citation-style-language/schema/raw/master/csl-citation.json"}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(Hampton et al. 2018)</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with the majority of Baikal’s </w:t>
      </w:r>
      <w:r w:rsidR="001910E2">
        <w:rPr>
          <w:rFonts w:ascii="Times New Roman" w:eastAsia="Times New Roman" w:hAnsi="Times New Roman" w:cs="Times New Roman"/>
          <w:sz w:val="24"/>
          <w:szCs w:val="24"/>
        </w:rPr>
        <w:t xml:space="preserve">biodiversity </w:t>
      </w:r>
      <w:r>
        <w:rPr>
          <w:rFonts w:ascii="Times New Roman" w:eastAsia="Times New Roman" w:hAnsi="Times New Roman" w:cs="Times New Roman"/>
          <w:sz w:val="24"/>
          <w:szCs w:val="24"/>
        </w:rPr>
        <w:t xml:space="preserve">occurring in the littoral zone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{"citationID":"zmg4ydS6","properties":{"formattedCitation":"(Kozhova and Izmest\\uc0\\u8217{}eva 1998)","plainCitation":"(Kozhova and Izmest’eva 1998)","noteIndex":0},"citationItems":[{"id":1669,"uris":["http://zotero.org/groups/332527/items/CSGDQN7D"],"uri":["http://zotero.org/groups/332527/items/CSGDQN7D"],"itemData":{"id":1669,"type":"book","number-of-pages":"447","publisher":"Backhuys Publishers","title":"Lake Baikal: Evolution and Biodiversity","author":[{"family":"Kozhova","given":"O.M."},{"family":"Izmest’eva","given":"L.R."}],"issued":{"date-parts":[["1998"]]}}}],"schema":"https://github.com/citation-style-language/schema/raw/master/csl-citation.json"}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szCs w:val="24"/>
        </w:rPr>
        <w:t>(</w:t>
      </w:r>
      <w:proofErr w:type="spellStart"/>
      <w:r w:rsidR="00B417BC" w:rsidRPr="00B417BC">
        <w:rPr>
          <w:rFonts w:ascii="Times New Roman" w:hAnsi="Times New Roman" w:cs="Times New Roman"/>
          <w:sz w:val="24"/>
          <w:szCs w:val="24"/>
        </w:rPr>
        <w:t>Kozhova</w:t>
      </w:r>
      <w:proofErr w:type="spellEnd"/>
      <w:r w:rsidR="00B417BC" w:rsidRPr="00B417BC">
        <w:rPr>
          <w:rFonts w:ascii="Times New Roman" w:hAnsi="Times New Roman" w:cs="Times New Roman"/>
          <w:sz w:val="24"/>
          <w:szCs w:val="24"/>
        </w:rPr>
        <w:t xml:space="preserve"> and </w:t>
      </w:r>
      <w:proofErr w:type="spellStart"/>
      <w:r w:rsidR="00B417BC" w:rsidRPr="00B417BC">
        <w:rPr>
          <w:rFonts w:ascii="Times New Roman" w:hAnsi="Times New Roman" w:cs="Times New Roman"/>
          <w:sz w:val="24"/>
          <w:szCs w:val="24"/>
        </w:rPr>
        <w:t>Izmest’eva</w:t>
      </w:r>
      <w:proofErr w:type="spellEnd"/>
      <w:r w:rsidR="00B417BC" w:rsidRPr="00B417BC">
        <w:rPr>
          <w:rFonts w:ascii="Times New Roman" w:hAnsi="Times New Roman" w:cs="Times New Roman"/>
          <w:sz w:val="24"/>
          <w:szCs w:val="24"/>
        </w:rPr>
        <w:t xml:space="preserve"> 1998)</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01150B" w:rsidRPr="009B7513">
        <w:rPr>
          <w:rFonts w:ascii="Times New Roman" w:eastAsia="Times New Roman" w:hAnsi="Times New Roman" w:cs="Times New Roman"/>
          <w:sz w:val="24"/>
          <w:szCs w:val="24"/>
        </w:rPr>
        <w:t>While</w:t>
      </w:r>
      <w:r w:rsidR="0001150B">
        <w:rPr>
          <w:rFonts w:ascii="Times New Roman" w:eastAsia="Times New Roman" w:hAnsi="Times New Roman" w:cs="Times New Roman"/>
          <w:sz w:val="24"/>
          <w:szCs w:val="24"/>
        </w:rPr>
        <w:t xml:space="preserve"> Lake Baikal’s pelagic zone is generally ultra-oligotrophic </w:t>
      </w:r>
      <w:r w:rsidR="0001150B">
        <w:rPr>
          <w:rFonts w:ascii="Times New Roman" w:eastAsia="Times New Roman" w:hAnsi="Times New Roman" w:cs="Times New Roman"/>
          <w:sz w:val="24"/>
          <w:szCs w:val="24"/>
        </w:rPr>
        <w:fldChar w:fldCharType="begin"/>
      </w:r>
      <w:r w:rsidR="00E93AB8">
        <w:rPr>
          <w:rFonts w:ascii="Times New Roman" w:eastAsia="Times New Roman" w:hAnsi="Times New Roman" w:cs="Times New Roman"/>
          <w:sz w:val="24"/>
          <w:szCs w:val="24"/>
        </w:rPr>
        <w:instrText xml:space="preserve"> ADDIN ZOTERO_ITEM CSL_CITATION {"citationID":"FUUSsy40","properties":{"formattedCitation":"(Yoshida et al. 2003; O\\uc0\\u8217{}Donnell et al. 2017)","plainCitation":"(Yoshida et al. 2003; O’Donnell et al. 2017)","noteIndex":0},"citationItems":[{"id":3881,"uris":["http://zotero.org/users/2645460/items/L4W8ZTL6"],"uri":["http://zotero.org/users/2645460/items/L4W8ZTL6"],"itemData":{"id":3881,"type":"article-journal","abstract":"We measured primary production by phytoplankton in the south basin of Lake Baikal, Russia, by in situ 13Cbicarbonate incubations within the period March–October in two consecutive years (1999 and 2000). Primary production was highest in the subsurface layer, possibly due to near-surface photoinhibition of photosynthesis, even under 0.8 m of ice cover in March. Areal primary production varied from 79 mg C mϪ2 dayϪ1 (March) to 424 mg C mϪ2 dayϪ1 (August), and annual primary production was roughly estimated as 75 g C mϪ2 yearϪ1, both of which are within the lower range of previous estimates. Size fractionation measurements revealed that phytoplankton in the Ͻ20 µm fraction accounted for 72%, 96%, and 85% of total primary production in March, August, and October, respectively. The contribution of picophytoplankton (Ͻ2 µm) to total primary production ranged from 41% to 62%. A large fraction (82%–98%) of particulate organic carbon was associated with particles in the Ͻ20 µm fraction. These results suggest that nano- and picophytoplankton play an important role as primary producers in the pelagic ecosystem of Lake Baikal.","container-title":"Limnology","DOI":"10.1007/s10201-002-0089-3","ISSN":"1439-8621, 1439-863X","issue":"1","journalAbbreviation":"Limnology","language":"en","page":"53-62","source":"DOI.org (Crossref)","title":"Seasonal dynamics of primary production in the pelagic zone of southern Lake Baikal","volume":"4","author":[{"family":"Yoshida","given":"T."},{"family":"Sekino","given":"T."},{"family":"Genkai-Kato","given":"M."},{"family":"Logacheva","given":"N. P."},{"family":"Bondarenko","given":"N. A."},{"family":"Kawabata","given":"Z."},{"family":"Khodzher","given":"T. V."},{"family":"Melnik","given":"N. G."},{"family":"Hino","given":"S."},{"family":"Nozaki","given":"K."},{"family":"Nishimura","given":"Y."},{"family":"Nagata","given":"T."},{"family":"Higashi","given":"M."},{"family":"Nakanishi","given":"M."}],"issued":{"date-parts":[["2003",4,1]]}}},{"id":3882,"uris":["http://zotero.org/users/2645460/items/6J9KZDGX"],"uri":["http://zotero.org/users/2645460/items/6J9KZDGX"],"itemData":{"id":3882,"type":"article-journal","abstract":"Lake Baikal, Siberia, is the most biodiverse freshwater lake on Earth. However, despite decades of painstaking limnological research on Baikal, broad spatial data on nutrient (nitrogen (N), phosphorus (P), silica (Si)) concentrations and temperature are sparse, as is our understanding of the bottom-up factors that limit phytoplankton in the lake. Earlier studies have suggested both N and P as limiting nutrients in Baikal, but the evidence, mostly based on elemental ratios, is limited and somewhat conflicting. We present experimental evidence that N and P co-limit phytoplankton productivity in some areas of Baikal during summer, along with the results of a comprehensive spatial survey of surface temperature, nutrients and chlorophyll a (Chl a) in Lake Baikal that support the experimental finding of colimitation. Surface water incubations from two trophically contrasting locations revealed co-limitation by N and P, as well as a positive effect of temperature (fluorescence after 5 d was </w:instrText>
      </w:r>
      <w:r w:rsidR="00E93AB8">
        <w:rPr>
          <w:rFonts w:ascii="Cambria Math" w:eastAsia="Times New Roman" w:hAnsi="Cambria Math" w:cs="Cambria Math"/>
          <w:sz w:val="24"/>
          <w:szCs w:val="24"/>
        </w:rPr>
        <w:instrText>∼</w:instrText>
      </w:r>
      <w:r w:rsidR="00E93AB8">
        <w:rPr>
          <w:rFonts w:ascii="Times New Roman" w:eastAsia="Times New Roman" w:hAnsi="Times New Roman" w:cs="Times New Roman"/>
          <w:sz w:val="24"/>
          <w:szCs w:val="24"/>
        </w:rPr>
        <w:instrText xml:space="preserve">10% higher at 15°C than at 10°C). In a linear model of the survey data (26 sampling locations), N, P, and their interaction (N × P) were all significant predictors of Chl a concentration, indicating that either N or P (or both) may limit summer phytoplankton, depending on location. In contrast to the incubation experiments, temperature was not a significant predictor of Chl a concentration across the 26 sites we sampled. Lake Baikal is undergoing rapid warming and increased nutrient loading, which may boost phytoplankton productivity in the lake; however, the magnitude of this response will depend on ratios of soluble N and P inputs.","container-title":"Limnology and Oceanography","DOI":"10.1002/lno.10505","ISSN":"1939-5590","issue":"4","language":"en","page":"1383-1392","source":"Wiley Online Library","title":"Nitrogen and phosphorus colimitation of phytoplankton in Lake Baikal: Insights from a spatial survey and nutrient enrichment experiments","title-short":"Nitrogen and phosphorus colimitation of phytoplankton in Lake Baikal","volume":"62","author":[{"family":"O'Donnell","given":"Daniel R."},{"family":"Wilburn","given":"Paul"},{"family":"Silow","given":"Eugene A."},{"family":"Yampolsky","given":"Lev Y."},{"family":"Litchman","given":"Elena"}],"issued":{"date-parts":[["2017"]]}}}],"schema":"https://github.com/citation-style-language/schema/raw/master/csl-citation.json"} </w:instrText>
      </w:r>
      <w:r w:rsidR="0001150B">
        <w:rPr>
          <w:rFonts w:ascii="Times New Roman" w:eastAsia="Times New Roman" w:hAnsi="Times New Roman" w:cs="Times New Roman"/>
          <w:sz w:val="24"/>
          <w:szCs w:val="24"/>
        </w:rPr>
        <w:fldChar w:fldCharType="separate"/>
      </w:r>
      <w:r w:rsidR="00E93AB8" w:rsidRPr="00E93AB8">
        <w:rPr>
          <w:rFonts w:ascii="Times New Roman" w:hAnsi="Times New Roman" w:cs="Times New Roman"/>
          <w:sz w:val="24"/>
          <w:szCs w:val="24"/>
        </w:rPr>
        <w:t>(Yoshida et al. 2003; O’Donnell et al. 2017)</w:t>
      </w:r>
      <w:r w:rsidR="0001150B">
        <w:rPr>
          <w:rFonts w:ascii="Times New Roman" w:eastAsia="Times New Roman" w:hAnsi="Times New Roman" w:cs="Times New Roman"/>
          <w:sz w:val="24"/>
          <w:szCs w:val="24"/>
        </w:rPr>
        <w:fldChar w:fldCharType="end"/>
      </w:r>
      <w:r w:rsidR="0001150B">
        <w:rPr>
          <w:rFonts w:ascii="Times New Roman" w:eastAsia="Times New Roman" w:hAnsi="Times New Roman" w:cs="Times New Roman"/>
          <w:sz w:val="24"/>
          <w:szCs w:val="24"/>
        </w:rPr>
        <w:t xml:space="preserve">, </w:t>
      </w:r>
      <w:r w:rsidR="00FA2CB7">
        <w:rPr>
          <w:rFonts w:ascii="Times New Roman" w:eastAsia="Times New Roman" w:hAnsi="Times New Roman" w:cs="Times New Roman"/>
          <w:sz w:val="24"/>
          <w:szCs w:val="24"/>
        </w:rPr>
        <w:t>littoral</w:t>
      </w:r>
      <w:r w:rsidR="0001150B">
        <w:rPr>
          <w:rFonts w:ascii="Times New Roman" w:eastAsia="Times New Roman" w:hAnsi="Times New Roman" w:cs="Times New Roman"/>
          <w:sz w:val="24"/>
          <w:szCs w:val="24"/>
        </w:rPr>
        <w:t xml:space="preserve"> areas abutting lakeside settlements have </w:t>
      </w:r>
      <w:r w:rsidR="00FA2CB7">
        <w:rPr>
          <w:rFonts w:ascii="Times New Roman" w:eastAsia="Times New Roman" w:hAnsi="Times New Roman" w:cs="Times New Roman"/>
          <w:sz w:val="24"/>
          <w:szCs w:val="24"/>
        </w:rPr>
        <w:t xml:space="preserve">recently </w:t>
      </w:r>
      <w:r w:rsidR="0001150B">
        <w:rPr>
          <w:rFonts w:ascii="Times New Roman" w:eastAsia="Times New Roman" w:hAnsi="Times New Roman" w:cs="Times New Roman"/>
          <w:sz w:val="24"/>
          <w:szCs w:val="24"/>
        </w:rPr>
        <w:t xml:space="preserve">shown distinct signs of eutrophication </w:t>
      </w:r>
      <w:r w:rsidR="0001150B">
        <w:rPr>
          <w:rFonts w:ascii="Times New Roman" w:eastAsia="Times New Roman" w:hAnsi="Times New Roman" w:cs="Times New Roman"/>
          <w:sz w:val="24"/>
          <w:szCs w:val="24"/>
        </w:rPr>
        <w:fldChar w:fldCharType="begin"/>
      </w:r>
      <w:r w:rsidR="0001150B">
        <w:rPr>
          <w:rFonts w:ascii="Times New Roman" w:eastAsia="Times New Roman" w:hAnsi="Times New Roman" w:cs="Times New Roman"/>
          <w:sz w:val="24"/>
          <w:szCs w:val="24"/>
        </w:rPr>
        <w:instrText xml:space="preserve"> ADDIN ZOTERO_ITEM CSL_CITATION {"citationID":"U91d73SH","properties":{"formattedCitation":"(Timoshkin et al. 2016)","plainCitation":"(Timoshkin et al. 2016)","noteIndex":0},"citationItems":[{"id":5,"uris":["http://zotero.org/users/2645460/items/NFAXQ2W2"],"uri":["http://zotero.org/users/2645460/items/NFAXQ2W2"],"itemData":{"id":5,"type":"article-journal","container-title":"Journal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01150B">
        <w:rPr>
          <w:rFonts w:ascii="Times New Roman" w:eastAsia="Times New Roman" w:hAnsi="Times New Roman" w:cs="Times New Roman"/>
          <w:sz w:val="24"/>
          <w:szCs w:val="24"/>
        </w:rPr>
        <w:fldChar w:fldCharType="separate"/>
      </w:r>
      <w:r w:rsidR="0001150B" w:rsidRPr="00B417BC">
        <w:rPr>
          <w:rFonts w:ascii="Times New Roman" w:hAnsi="Times New Roman" w:cs="Times New Roman"/>
          <w:sz w:val="24"/>
        </w:rPr>
        <w:t>(</w:t>
      </w:r>
      <w:proofErr w:type="spellStart"/>
      <w:r w:rsidR="0001150B" w:rsidRPr="00B417BC">
        <w:rPr>
          <w:rFonts w:ascii="Times New Roman" w:hAnsi="Times New Roman" w:cs="Times New Roman"/>
          <w:sz w:val="24"/>
        </w:rPr>
        <w:t>Timoshkin</w:t>
      </w:r>
      <w:proofErr w:type="spellEnd"/>
      <w:r w:rsidR="0001150B" w:rsidRPr="00B417BC">
        <w:rPr>
          <w:rFonts w:ascii="Times New Roman" w:hAnsi="Times New Roman" w:cs="Times New Roman"/>
          <w:sz w:val="24"/>
        </w:rPr>
        <w:t xml:space="preserve"> et al. 2016)</w:t>
      </w:r>
      <w:r w:rsidR="0001150B">
        <w:rPr>
          <w:rFonts w:ascii="Times New Roman" w:eastAsia="Times New Roman" w:hAnsi="Times New Roman" w:cs="Times New Roman"/>
          <w:sz w:val="24"/>
          <w:szCs w:val="24"/>
        </w:rPr>
        <w:fldChar w:fldCharType="end"/>
      </w:r>
      <w:r w:rsidR="0001150B">
        <w:rPr>
          <w:rFonts w:ascii="Times New Roman" w:eastAsia="Times New Roman" w:hAnsi="Times New Roman" w:cs="Times New Roman"/>
          <w:sz w:val="24"/>
          <w:szCs w:val="24"/>
        </w:rPr>
        <w:t>. M</w:t>
      </w:r>
      <w:r>
        <w:rPr>
          <w:rFonts w:ascii="Times New Roman" w:eastAsia="Times New Roman" w:hAnsi="Times New Roman" w:cs="Times New Roman"/>
          <w:sz w:val="24"/>
          <w:szCs w:val="24"/>
        </w:rPr>
        <w:t>uch of Lake Baikal’s shoreline lack</w:t>
      </w:r>
      <w:r w:rsidR="0001150B">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human development and Baikal’s watershed </w:t>
      </w:r>
      <w:r w:rsidR="0001150B">
        <w:rPr>
          <w:rFonts w:ascii="Times New Roman" w:eastAsia="Times New Roman" w:hAnsi="Times New Roman" w:cs="Times New Roman"/>
          <w:sz w:val="24"/>
          <w:szCs w:val="24"/>
        </w:rPr>
        <w:t xml:space="preserve">is </w:t>
      </w:r>
      <w:r>
        <w:rPr>
          <w:rFonts w:ascii="Times New Roman" w:eastAsia="Times New Roman" w:hAnsi="Times New Roman" w:cs="Times New Roman"/>
          <w:sz w:val="24"/>
          <w:szCs w:val="24"/>
        </w:rPr>
        <w:t>largely roadless and unpopulated (Moore et al. 2009)</w:t>
      </w:r>
      <w:r w:rsidR="00B55E3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B55E36">
        <w:rPr>
          <w:rFonts w:ascii="Times New Roman" w:eastAsia="Times New Roman" w:hAnsi="Times New Roman" w:cs="Times New Roman"/>
          <w:sz w:val="24"/>
          <w:szCs w:val="24"/>
        </w:rPr>
        <w:t xml:space="preserve">Despite </w:t>
      </w:r>
      <w:r w:rsidR="00FA2CB7">
        <w:rPr>
          <w:rFonts w:ascii="Times New Roman" w:eastAsia="Times New Roman" w:hAnsi="Times New Roman" w:cs="Times New Roman"/>
          <w:sz w:val="24"/>
          <w:szCs w:val="24"/>
        </w:rPr>
        <w:t>low levels of</w:t>
      </w:r>
      <w:r w:rsidR="00B55E36">
        <w:rPr>
          <w:rFonts w:ascii="Times New Roman" w:eastAsia="Times New Roman" w:hAnsi="Times New Roman" w:cs="Times New Roman"/>
          <w:sz w:val="24"/>
          <w:szCs w:val="24"/>
        </w:rPr>
        <w:t xml:space="preserve"> human development,</w:t>
      </w:r>
      <w:r w:rsidR="0001150B">
        <w:rPr>
          <w:rFonts w:ascii="Times New Roman" w:eastAsia="Times New Roman" w:hAnsi="Times New Roman" w:cs="Times New Roman"/>
          <w:sz w:val="24"/>
          <w:szCs w:val="24"/>
        </w:rPr>
        <w:t xml:space="preserve"> </w:t>
      </w:r>
      <w:ins w:id="106" w:author="Meyer, Michael Frederick" w:date="2020-08-25T16:50:00Z">
        <w:r w:rsidR="00B126B2">
          <w:rPr>
            <w:rFonts w:ascii="Times New Roman" w:eastAsia="Times New Roman" w:hAnsi="Times New Roman" w:cs="Times New Roman"/>
            <w:sz w:val="24"/>
            <w:szCs w:val="24"/>
          </w:rPr>
          <w:t xml:space="preserve">increased </w:t>
        </w:r>
      </w:ins>
      <w:r w:rsidR="00D77EA1">
        <w:rPr>
          <w:rFonts w:ascii="Times New Roman" w:eastAsia="Times New Roman" w:hAnsi="Times New Roman" w:cs="Times New Roman"/>
          <w:sz w:val="24"/>
          <w:szCs w:val="24"/>
        </w:rPr>
        <w:t xml:space="preserve">filamentous algal </w:t>
      </w:r>
      <w:del w:id="107" w:author="Meyer, Michael Frederick" w:date="2020-08-25T16:50:00Z">
        <w:r w:rsidDel="00B126B2">
          <w:rPr>
            <w:rFonts w:ascii="Times New Roman" w:eastAsia="Times New Roman" w:hAnsi="Times New Roman" w:cs="Times New Roman"/>
            <w:sz w:val="24"/>
            <w:szCs w:val="24"/>
          </w:rPr>
          <w:delText xml:space="preserve">blooms </w:delText>
        </w:r>
      </w:del>
      <w:ins w:id="108" w:author="Meyer, Michael Frederick" w:date="2020-08-25T16:50:00Z">
        <w:r w:rsidR="00B126B2">
          <w:rPr>
            <w:rFonts w:ascii="Times New Roman" w:eastAsia="Times New Roman" w:hAnsi="Times New Roman" w:cs="Times New Roman"/>
            <w:sz w:val="24"/>
            <w:szCs w:val="24"/>
          </w:rPr>
          <w:t>abundance</w:t>
        </w:r>
        <w:r w:rsidR="00B126B2">
          <w:rPr>
            <w:rFonts w:ascii="Times New Roman" w:eastAsia="Times New Roman" w:hAnsi="Times New Roman" w:cs="Times New Roman"/>
            <w:sz w:val="24"/>
            <w:szCs w:val="24"/>
          </w:rPr>
          <w:t xml:space="preserve"> </w:t>
        </w:r>
      </w:ins>
      <w:del w:id="109" w:author="Meyer, Michael Frederick" w:date="2020-08-25T16:50:00Z">
        <w:r w:rsidR="005613D8" w:rsidDel="00B126B2">
          <w:rPr>
            <w:rFonts w:ascii="Times New Roman" w:eastAsia="Times New Roman" w:hAnsi="Times New Roman" w:cs="Times New Roman"/>
            <w:sz w:val="24"/>
            <w:szCs w:val="24"/>
          </w:rPr>
          <w:delText xml:space="preserve">have </w:delText>
        </w:r>
        <w:r w:rsidR="00FA2CB7" w:rsidDel="00B126B2">
          <w:rPr>
            <w:rFonts w:ascii="Times New Roman" w:eastAsia="Times New Roman" w:hAnsi="Times New Roman" w:cs="Times New Roman"/>
            <w:sz w:val="24"/>
            <w:szCs w:val="24"/>
          </w:rPr>
          <w:delText xml:space="preserve">begun </w:delText>
        </w:r>
        <w:r w:rsidR="005613D8" w:rsidDel="00B126B2">
          <w:rPr>
            <w:rFonts w:ascii="Times New Roman" w:eastAsia="Times New Roman" w:hAnsi="Times New Roman" w:cs="Times New Roman"/>
            <w:sz w:val="24"/>
            <w:szCs w:val="24"/>
          </w:rPr>
          <w:delText>occurring</w:delText>
        </w:r>
      </w:del>
      <w:ins w:id="110" w:author="Meyer, Michael Frederick" w:date="2020-08-25T16:50:00Z">
        <w:r w:rsidR="00B126B2">
          <w:rPr>
            <w:rFonts w:ascii="Times New Roman" w:eastAsia="Times New Roman" w:hAnsi="Times New Roman" w:cs="Times New Roman"/>
            <w:sz w:val="24"/>
            <w:szCs w:val="24"/>
          </w:rPr>
          <w:t>has been noted</w:t>
        </w:r>
      </w:ins>
      <w:r w:rsidR="005613D8">
        <w:rPr>
          <w:rFonts w:ascii="Times New Roman" w:eastAsia="Times New Roman" w:hAnsi="Times New Roman" w:cs="Times New Roman"/>
          <w:sz w:val="24"/>
          <w:szCs w:val="24"/>
        </w:rPr>
        <w:t xml:space="preserve"> throughout the lake since 2010 </w:t>
      </w:r>
      <w:r w:rsidR="00B417BC">
        <w:rPr>
          <w:rFonts w:ascii="Times New Roman" w:eastAsia="Times New Roman" w:hAnsi="Times New Roman" w:cs="Times New Roman"/>
          <w:sz w:val="24"/>
          <w:szCs w:val="24"/>
        </w:rPr>
        <w:fldChar w:fldCharType="begin"/>
      </w:r>
      <w:r w:rsidR="0001150B">
        <w:rPr>
          <w:rFonts w:ascii="Times New Roman" w:eastAsia="Times New Roman" w:hAnsi="Times New Roman" w:cs="Times New Roman"/>
          <w:sz w:val="24"/>
          <w:szCs w:val="24"/>
        </w:rPr>
        <w:instrText xml:space="preserve"> ADDIN ZOTERO_ITEM CSL_CITATION {"citationID":"WeDsMqk1","properties":{"formattedCitation":"(Kravtsova et al. 2014; Timoshkin et al. 2016; Volkova et al. 2018)","plainCitation":"(Kravtsova et al. 2014; Timoshkin et al. 2016; Volkova et al. 2018)","noteIndex":0},"citationItems":[{"id":2843,"uris":["http://zotero.org/users/2645460/items/SLSEK3RD"],"uri":["http://zotero.org/users/2645460/items/SLSEK3RD"],"itemData":{"id":2843,"type":"article-journal","abstract":"For the ﬁrst time, species of the genus Spirogyra, non-typical of the open nearshore waters of Lake Baikal, formed algal mats with Ulothrix zonata, Ulothrix tenerrima, and Ulothrix tenuissima near the village of Listvyanka, Russia. Normally widely distributed in the 0- to 1.5-m depth range, the growth of U. zonata was now evident and dominant (63% of the biomass) in the 2- to 5-m depth range. The overgrowth of the lake bottom by ﬁlamentous green algae, changes in distributional boundaries, the emergence and mass development of species of the genus Spirogyra, the presence of the eutrophic diatom indicator Fragilaria capucina var. vaucheriae, elevated abundances of coliform bacteria, and elevated levels of nutrients suggest an early stage of cultural eutrophication in the nearshore of Lake Baikal near Listvyanka, a popular tourist destination. The unusual abundance of Fragilaria associated with the ﬁlamentous green algae consisted of long-ribbon colonies of F. capucina var. vaucheriae, a eutrophic species, wound around the ﬁlamentous green algae, enhancing the dense algae mats. Historically dominant species, such as Didymosphenia geminata, Tetraspora cylindrica var. bullosa, and Draparnaldioides baicalensis typically observed at deeper depths of Lake Baikal, are now subdominants or minor species in the nearshore along the shoreline near Listvyanka.","container-title":"Journal of Great Lakes Research","DOI":"10.1016/j.jglr.2014.02.019","ISSN":"03801330","issue":"2","journalAbbreviation":"Journal of Great Lakes Research","language":"en","page":"441-448","source":"DOI.org (Crossref)","title":"Nearshore benthic blooms of filamentous green algae in Lake Baikal","volume":"40","author":[{"family":"Kravtsova","given":"Lyubov S."},{"family":"Izhboldina","given":"Lyudmila A."},{"family":"Khanaev","given":"Igor V."},{"family":"Pomazkina","given":"Galina V."},{"family":"Rodionova","given":"Elena V."},{"family":"Domysheva","given":"Valentina M."},{"family":"Sakirko","given":"Mariya V."},{"family":"Tomberg","given":"Irina V."},{"family":"Kostornova","given":"Tatyana Ya."},{"family":"Kravchenko","given":"Olga S."},{"family":"Kupchinsky","given":"Aleksander B."}],"issued":{"date-parts":[["2014",6]]}}},{"id":5,"uris":["http://zotero.org/users/2645460/items/NFAXQ2W2"],"uri":["http://zotero.org/users/2645460/items/NFAXQ2W2"],"itemData":{"id":5,"type":"article-journal","container-title":"Journal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Anatol'yevich"}],"issued":{"date-parts":[["2018",5]]}}}],"schema":"https://github.com/citation-style-language/schema/raw/master/csl-citation.json"} </w:instrText>
      </w:r>
      <w:r w:rsidR="00B417BC">
        <w:rPr>
          <w:rFonts w:ascii="Times New Roman" w:eastAsia="Times New Roman" w:hAnsi="Times New Roman" w:cs="Times New Roman"/>
          <w:sz w:val="24"/>
          <w:szCs w:val="24"/>
        </w:rPr>
        <w:fldChar w:fldCharType="separate"/>
      </w:r>
      <w:r w:rsidR="0001150B" w:rsidRPr="0001150B">
        <w:rPr>
          <w:rFonts w:ascii="Times New Roman" w:hAnsi="Times New Roman" w:cs="Times New Roman"/>
          <w:sz w:val="24"/>
        </w:rPr>
        <w:t>(</w:t>
      </w:r>
      <w:proofErr w:type="spellStart"/>
      <w:r w:rsidR="0001150B" w:rsidRPr="0001150B">
        <w:rPr>
          <w:rFonts w:ascii="Times New Roman" w:hAnsi="Times New Roman" w:cs="Times New Roman"/>
          <w:sz w:val="24"/>
        </w:rPr>
        <w:t>Kravtsova</w:t>
      </w:r>
      <w:proofErr w:type="spellEnd"/>
      <w:r w:rsidR="0001150B" w:rsidRPr="0001150B">
        <w:rPr>
          <w:rFonts w:ascii="Times New Roman" w:hAnsi="Times New Roman" w:cs="Times New Roman"/>
          <w:sz w:val="24"/>
        </w:rPr>
        <w:t xml:space="preserve"> et al. 2014; </w:t>
      </w:r>
      <w:proofErr w:type="spellStart"/>
      <w:r w:rsidR="0001150B" w:rsidRPr="0001150B">
        <w:rPr>
          <w:rFonts w:ascii="Times New Roman" w:hAnsi="Times New Roman" w:cs="Times New Roman"/>
          <w:sz w:val="24"/>
        </w:rPr>
        <w:t>Timoshkin</w:t>
      </w:r>
      <w:proofErr w:type="spellEnd"/>
      <w:r w:rsidR="0001150B" w:rsidRPr="0001150B">
        <w:rPr>
          <w:rFonts w:ascii="Times New Roman" w:hAnsi="Times New Roman" w:cs="Times New Roman"/>
          <w:sz w:val="24"/>
        </w:rPr>
        <w:t xml:space="preserve"> et al. 2016; Volkova et al. 2018)</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5613D8">
        <w:rPr>
          <w:rFonts w:ascii="Times New Roman" w:eastAsia="Times New Roman" w:hAnsi="Times New Roman" w:cs="Times New Roman"/>
          <w:sz w:val="24"/>
          <w:szCs w:val="24"/>
        </w:rPr>
        <w:t xml:space="preserve">While </w:t>
      </w:r>
      <w:ins w:id="111" w:author="Meyer, Michael Frederick" w:date="2020-08-10T14:10:00Z">
        <w:r w:rsidR="006A6955">
          <w:rPr>
            <w:rFonts w:ascii="Times New Roman" w:eastAsia="Times New Roman" w:hAnsi="Times New Roman" w:cs="Times New Roman"/>
            <w:sz w:val="24"/>
            <w:szCs w:val="24"/>
          </w:rPr>
          <w:t xml:space="preserve">increased </w:t>
        </w:r>
      </w:ins>
      <w:proofErr w:type="spellStart"/>
      <w:r w:rsidR="005613D8">
        <w:rPr>
          <w:rFonts w:ascii="Times New Roman" w:eastAsia="Times New Roman" w:hAnsi="Times New Roman" w:cs="Times New Roman"/>
          <w:i/>
          <w:sz w:val="24"/>
          <w:szCs w:val="24"/>
        </w:rPr>
        <w:t>Ulothrix</w:t>
      </w:r>
      <w:proofErr w:type="spellEnd"/>
      <w:r w:rsidR="005613D8">
        <w:rPr>
          <w:rFonts w:ascii="Times New Roman" w:eastAsia="Times New Roman" w:hAnsi="Times New Roman" w:cs="Times New Roman"/>
          <w:i/>
          <w:sz w:val="24"/>
          <w:szCs w:val="24"/>
        </w:rPr>
        <w:t xml:space="preserve"> </w:t>
      </w:r>
      <w:r w:rsidR="005613D8">
        <w:rPr>
          <w:rFonts w:ascii="Times New Roman" w:eastAsia="Times New Roman" w:hAnsi="Times New Roman" w:cs="Times New Roman"/>
          <w:sz w:val="24"/>
          <w:szCs w:val="24"/>
        </w:rPr>
        <w:t xml:space="preserve">spp. </w:t>
      </w:r>
      <w:ins w:id="112" w:author="Meyer, Michael Frederick" w:date="2020-08-10T14:10:00Z">
        <w:r w:rsidR="006A6955">
          <w:rPr>
            <w:rFonts w:ascii="Times New Roman" w:eastAsia="Times New Roman" w:hAnsi="Times New Roman" w:cs="Times New Roman"/>
            <w:sz w:val="24"/>
            <w:szCs w:val="24"/>
          </w:rPr>
          <w:t xml:space="preserve">abundance </w:t>
        </w:r>
      </w:ins>
      <w:del w:id="113" w:author="Meyer, Michael Frederick" w:date="2020-08-10T14:10:00Z">
        <w:r w:rsidR="005613D8" w:rsidDel="006A6955">
          <w:rPr>
            <w:rFonts w:ascii="Times New Roman" w:eastAsia="Times New Roman" w:hAnsi="Times New Roman" w:cs="Times New Roman"/>
            <w:sz w:val="24"/>
            <w:szCs w:val="24"/>
          </w:rPr>
          <w:delText xml:space="preserve">blooms </w:delText>
        </w:r>
      </w:del>
      <w:r w:rsidR="009B7513">
        <w:rPr>
          <w:rFonts w:ascii="Times New Roman" w:eastAsia="Times New Roman" w:hAnsi="Times New Roman" w:cs="Times New Roman"/>
          <w:sz w:val="24"/>
          <w:szCs w:val="24"/>
        </w:rPr>
        <w:t>historically occur</w:t>
      </w:r>
      <w:ins w:id="114" w:author="Meyer, Michael Frederick" w:date="2020-08-10T14:10:00Z">
        <w:r w:rsidR="006A6955">
          <w:rPr>
            <w:rFonts w:ascii="Times New Roman" w:eastAsia="Times New Roman" w:hAnsi="Times New Roman" w:cs="Times New Roman"/>
            <w:sz w:val="24"/>
            <w:szCs w:val="24"/>
          </w:rPr>
          <w:t>s</w:t>
        </w:r>
      </w:ins>
      <w:r w:rsidR="009B7513">
        <w:rPr>
          <w:rFonts w:ascii="Times New Roman" w:eastAsia="Times New Roman" w:hAnsi="Times New Roman" w:cs="Times New Roman"/>
          <w:sz w:val="24"/>
          <w:szCs w:val="24"/>
        </w:rPr>
        <w:t xml:space="preserve"> in late summer </w:t>
      </w:r>
      <w:r w:rsidR="009B7513">
        <w:rPr>
          <w:rFonts w:ascii="Times New Roman" w:eastAsia="Times New Roman" w:hAnsi="Times New Roman" w:cs="Times New Roman"/>
          <w:sz w:val="24"/>
          <w:szCs w:val="24"/>
        </w:rPr>
        <w:fldChar w:fldCharType="begin"/>
      </w:r>
      <w:r w:rsidR="009B7513">
        <w:rPr>
          <w:rFonts w:ascii="Times New Roman" w:eastAsia="Times New Roman" w:hAnsi="Times New Roman" w:cs="Times New Roman"/>
          <w:sz w:val="24"/>
          <w:szCs w:val="24"/>
        </w:rPr>
        <w:instrText xml:space="preserve"> ADDIN ZOTERO_ITEM CSL_CITATION {"citationID":"GctYo23x","properties":{"formattedCitation":"(Kozhov 1963; Kozhova and Izmest\\uc0\\u8217{}eva 1998)","plainCitation":"(Kozhov 1963; Kozhova and Izmest’eva 1998)","noteIndex":0},"citationItems":[{"id":1670,"uris":["http://zotero.org/groups/332527/items/QAJQINVH"],"uri":["http://zotero.org/groups/332527/items/QAJQINVH"],"itemData":{"id":1670,"type":"book","number-of-pages":"344","publisher":"Springer Science &amp; Business Media","title":"Lake Baikal and its Life","author":[{"family":"Kozhov","given":"M.M."}],"issued":{"date-parts":[["1963"]]}}},{"id":1669,"uris":["http://zotero.org/groups/332527/items/CSGDQN7D"],"uri":["http://zotero.org/groups/332527/items/CSGDQN7D"],"itemData":{"id":1669,"type":"book","number-of-pages":"447","publisher":"Backhuys Publishers","title":"Lake Baikal: Evolution and Biodiversity","author":[{"family":"Kozhova","given":"O.M."},{"family":"Izmest’eva","given":"L.R."}],"issued":{"date-parts":[["1998"]]}}}],"schema":"https://github.com/citation-style-language/schema/raw/master/csl-citation.json"} </w:instrText>
      </w:r>
      <w:r w:rsidR="009B7513">
        <w:rPr>
          <w:rFonts w:ascii="Times New Roman" w:eastAsia="Times New Roman" w:hAnsi="Times New Roman" w:cs="Times New Roman"/>
          <w:sz w:val="24"/>
          <w:szCs w:val="24"/>
        </w:rPr>
        <w:fldChar w:fldCharType="separate"/>
      </w:r>
      <w:r w:rsidR="009B7513" w:rsidRPr="009B7513">
        <w:rPr>
          <w:rFonts w:ascii="Times New Roman" w:hAnsi="Times New Roman" w:cs="Times New Roman"/>
          <w:sz w:val="24"/>
          <w:szCs w:val="24"/>
        </w:rPr>
        <w:t>(</w:t>
      </w:r>
      <w:proofErr w:type="spellStart"/>
      <w:r w:rsidR="009B7513" w:rsidRPr="009B7513">
        <w:rPr>
          <w:rFonts w:ascii="Times New Roman" w:hAnsi="Times New Roman" w:cs="Times New Roman"/>
          <w:sz w:val="24"/>
          <w:szCs w:val="24"/>
        </w:rPr>
        <w:t>Kozhov</w:t>
      </w:r>
      <w:proofErr w:type="spellEnd"/>
      <w:r w:rsidR="009B7513" w:rsidRPr="009B7513">
        <w:rPr>
          <w:rFonts w:ascii="Times New Roman" w:hAnsi="Times New Roman" w:cs="Times New Roman"/>
          <w:sz w:val="24"/>
          <w:szCs w:val="24"/>
        </w:rPr>
        <w:t xml:space="preserve"> 1963; </w:t>
      </w:r>
      <w:proofErr w:type="spellStart"/>
      <w:r w:rsidR="009B7513" w:rsidRPr="009B7513">
        <w:rPr>
          <w:rFonts w:ascii="Times New Roman" w:hAnsi="Times New Roman" w:cs="Times New Roman"/>
          <w:sz w:val="24"/>
          <w:szCs w:val="24"/>
        </w:rPr>
        <w:t>Kozhova</w:t>
      </w:r>
      <w:proofErr w:type="spellEnd"/>
      <w:r w:rsidR="009B7513" w:rsidRPr="009B7513">
        <w:rPr>
          <w:rFonts w:ascii="Times New Roman" w:hAnsi="Times New Roman" w:cs="Times New Roman"/>
          <w:sz w:val="24"/>
          <w:szCs w:val="24"/>
        </w:rPr>
        <w:t xml:space="preserve"> and </w:t>
      </w:r>
      <w:proofErr w:type="spellStart"/>
      <w:r w:rsidR="009B7513" w:rsidRPr="009B7513">
        <w:rPr>
          <w:rFonts w:ascii="Times New Roman" w:hAnsi="Times New Roman" w:cs="Times New Roman"/>
          <w:sz w:val="24"/>
          <w:szCs w:val="24"/>
        </w:rPr>
        <w:t>Izmest’eva</w:t>
      </w:r>
      <w:proofErr w:type="spellEnd"/>
      <w:r w:rsidR="009B7513" w:rsidRPr="009B7513">
        <w:rPr>
          <w:rFonts w:ascii="Times New Roman" w:hAnsi="Times New Roman" w:cs="Times New Roman"/>
          <w:sz w:val="24"/>
          <w:szCs w:val="24"/>
        </w:rPr>
        <w:t xml:space="preserve"> 1998)</w:t>
      </w:r>
      <w:r w:rsidR="009B7513">
        <w:rPr>
          <w:rFonts w:ascii="Times New Roman" w:eastAsia="Times New Roman" w:hAnsi="Times New Roman" w:cs="Times New Roman"/>
          <w:sz w:val="24"/>
          <w:szCs w:val="24"/>
        </w:rPr>
        <w:fldChar w:fldCharType="end"/>
      </w:r>
      <w:r w:rsidR="009B7513">
        <w:rPr>
          <w:rFonts w:ascii="Times New Roman" w:eastAsia="Times New Roman" w:hAnsi="Times New Roman" w:cs="Times New Roman"/>
          <w:sz w:val="24"/>
          <w:szCs w:val="24"/>
        </w:rPr>
        <w:t>,</w:t>
      </w:r>
      <w:r w:rsidR="00C345FA">
        <w:rPr>
          <w:rFonts w:ascii="Times New Roman" w:eastAsia="Times New Roman" w:hAnsi="Times New Roman" w:cs="Times New Roman"/>
          <w:sz w:val="24"/>
          <w:szCs w:val="24"/>
        </w:rPr>
        <w:t xml:space="preserve"> recent observations of</w:t>
      </w:r>
      <w:r w:rsidR="009B7513">
        <w:rPr>
          <w:rFonts w:ascii="Times New Roman" w:eastAsia="Times New Roman" w:hAnsi="Times New Roman" w:cs="Times New Roman"/>
          <w:sz w:val="24"/>
          <w:szCs w:val="24"/>
        </w:rPr>
        <w:t xml:space="preserve"> </w:t>
      </w:r>
      <w:r w:rsidR="009B7513" w:rsidRPr="0001150B">
        <w:rPr>
          <w:rFonts w:ascii="Times New Roman" w:eastAsia="Times New Roman" w:hAnsi="Times New Roman" w:cs="Times New Roman"/>
          <w:i/>
          <w:sz w:val="24"/>
          <w:szCs w:val="24"/>
        </w:rPr>
        <w:t>Spirogyra</w:t>
      </w:r>
      <w:r w:rsidR="009B7513">
        <w:rPr>
          <w:rFonts w:ascii="Times New Roman" w:eastAsia="Times New Roman" w:hAnsi="Times New Roman" w:cs="Times New Roman"/>
          <w:sz w:val="24"/>
          <w:szCs w:val="24"/>
        </w:rPr>
        <w:t xml:space="preserve"> spp.</w:t>
      </w:r>
      <w:r w:rsidR="0001150B">
        <w:rPr>
          <w:rFonts w:ascii="Times New Roman" w:eastAsia="Times New Roman" w:hAnsi="Times New Roman" w:cs="Times New Roman"/>
          <w:sz w:val="24"/>
          <w:szCs w:val="24"/>
        </w:rPr>
        <w:t xml:space="preserve"> abundance </w:t>
      </w:r>
      <w:r w:rsidR="00C345FA">
        <w:rPr>
          <w:rFonts w:ascii="Times New Roman" w:eastAsia="Times New Roman" w:hAnsi="Times New Roman" w:cs="Times New Roman"/>
          <w:sz w:val="24"/>
          <w:szCs w:val="24"/>
        </w:rPr>
        <w:t xml:space="preserve">at </w:t>
      </w:r>
      <w:r w:rsidR="0001150B">
        <w:rPr>
          <w:rFonts w:ascii="Times New Roman" w:eastAsia="Times New Roman" w:hAnsi="Times New Roman" w:cs="Times New Roman"/>
          <w:sz w:val="24"/>
          <w:szCs w:val="24"/>
        </w:rPr>
        <w:t xml:space="preserve">unprecedented </w:t>
      </w:r>
      <w:r w:rsidR="00C345FA">
        <w:rPr>
          <w:rFonts w:ascii="Times New Roman" w:eastAsia="Times New Roman" w:hAnsi="Times New Roman" w:cs="Times New Roman"/>
          <w:sz w:val="24"/>
          <w:szCs w:val="24"/>
        </w:rPr>
        <w:t xml:space="preserve">levels are </w:t>
      </w:r>
      <w:r w:rsidR="00394A8C">
        <w:rPr>
          <w:rFonts w:ascii="Times New Roman" w:eastAsia="Times New Roman" w:hAnsi="Times New Roman" w:cs="Times New Roman"/>
          <w:sz w:val="24"/>
          <w:szCs w:val="24"/>
        </w:rPr>
        <w:t xml:space="preserve">thought to be associated with increased </w:t>
      </w:r>
      <w:r w:rsidR="00D77EA1">
        <w:rPr>
          <w:rFonts w:ascii="Times New Roman" w:eastAsia="Times New Roman" w:hAnsi="Times New Roman" w:cs="Times New Roman"/>
          <w:sz w:val="24"/>
          <w:szCs w:val="24"/>
        </w:rPr>
        <w:t xml:space="preserve">nearshore </w:t>
      </w:r>
      <w:r w:rsidR="00394A8C">
        <w:rPr>
          <w:rFonts w:ascii="Times New Roman" w:eastAsia="Times New Roman" w:hAnsi="Times New Roman" w:cs="Times New Roman"/>
          <w:sz w:val="24"/>
          <w:szCs w:val="24"/>
        </w:rPr>
        <w:t xml:space="preserve">nutrient concentrations </w:t>
      </w:r>
      <w:r w:rsidR="00394A8C">
        <w:rPr>
          <w:rFonts w:ascii="Times New Roman" w:eastAsia="Times New Roman" w:hAnsi="Times New Roman" w:cs="Times New Roman"/>
          <w:sz w:val="24"/>
          <w:szCs w:val="24"/>
        </w:rPr>
        <w:fldChar w:fldCharType="begin"/>
      </w:r>
      <w:r w:rsidR="00D77EA1">
        <w:rPr>
          <w:rFonts w:ascii="Times New Roman" w:eastAsia="Times New Roman" w:hAnsi="Times New Roman" w:cs="Times New Roman"/>
          <w:sz w:val="24"/>
          <w:szCs w:val="24"/>
        </w:rPr>
        <w:instrText xml:space="preserve"> ADDIN ZOTERO_ITEM CSL_CITATION {"citationID":"3vFbsHuW","properties":{"formattedCitation":"(Volkova et al. 2018; Ozersky et al. 2018)","plainCitation":"(Volkova et al. 2018; Ozersky et al. 2018)","noteIndex":0},"citationItems":[{"id":2841,"uris":["http://zotero.org/users/2645460/items/QWMY7X2N"],"uri":["http://zotero.org/users/2645460/items/QWMY7X2N"],"itemData":{"id":2841,"type":"article-journal","abstract":"Some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Anatol'yevich"}],"issued":{"date-parts":[["2018",5]]}}},{"id":2845,"uris":["http://zotero.org/users/2645460/items/SBQ9MFHH"],"uri":["http://zotero.org/users/2645460/items/SBQ9MFHH"],"itemData":{"id":2845,"type":"article-journal","abstract":"Lake Baikal, one of the world’s largest and most biologically diverse lakes, has recently begun to experience uncharacteristic nuisance blooms of ﬁlamentous benthic algae. To contribute to understanding the causes of these blooms, we deployed nutrient-diffusing substrata (NDS) at 10 sites varying in shoreline land use in the southwestern portion of the lake. Our objectives were to assess the nature of nutrient limitation of benthic algae in Lake Baikal, the relationship between land use and limitation status, and the effect of enrichment on algal community composition. Algal biomass measured as chlorophyll a (Chl a) responded strongly to nutrient enrichment and showed serial limitation by N and P at all sites. Chl a levels were ~2 and 4Â higher on N- and N1P-amended NDS, respectively, than on unenriched controls. Periphyton biomass varied signiﬁcantly among sites, but differences in periphyton biomass and nutrient limitation status were not related to shoreline land use. The taxonomic composition of periphyton varied signiﬁcantly among landuse categories, nutrient treatments, and sites. The ﬁlamentous green alga Stigeoclonium tenue, which has been associated with recently observed nuisance blooms in Lake Baikal, tended to be most abundant on N- and N1P-amended NDS. The results of our study demonstrate strong nutrient limitation of the periphyton in Lake Baikal and highlight the potential value of improved nutrient controls for addressing benthic algal blooms in the lake.","container-title":"Freshwater Science","DOI":"10.1086/699408","ISSN":"2161-9549, 2161-9565","issue":"3","journalAbbreviation":"Freshwater Science","language":"en","page":"472-482","source":"DOI.org (Crossref)","title":"Nutrient limitation of benthic algae in Lake Baikal, Russia","volume":"37","author":[{"family":"Ozersky","given":"Ted"},{"family":"Volkova","given":"Ekaterina A."},{"family":"Bondarenko","given":"Nina A."},{"family":"Timoshkin","given":"Oleg A."},{"family":"Malnik","given":"Valery V."},{"family":"Domysheva","given":"Valentina M."},{"family":"Hampton","given":"Stephanie E."}],"issued":{"date-parts":[["2018",9]]}}}],"schema":"https://github.com/citation-style-language/schema/raw/master/csl-citation.json"} </w:instrText>
      </w:r>
      <w:r w:rsidR="00394A8C">
        <w:rPr>
          <w:rFonts w:ascii="Times New Roman" w:eastAsia="Times New Roman" w:hAnsi="Times New Roman" w:cs="Times New Roman"/>
          <w:sz w:val="24"/>
          <w:szCs w:val="24"/>
        </w:rPr>
        <w:fldChar w:fldCharType="separate"/>
      </w:r>
      <w:r w:rsidR="00D77EA1" w:rsidRPr="00D77EA1">
        <w:rPr>
          <w:rFonts w:ascii="Times New Roman" w:hAnsi="Times New Roman" w:cs="Times New Roman"/>
          <w:sz w:val="24"/>
        </w:rPr>
        <w:t xml:space="preserve">(Volkova et al. 2018; </w:t>
      </w:r>
      <w:proofErr w:type="spellStart"/>
      <w:r w:rsidR="00D77EA1" w:rsidRPr="00D77EA1">
        <w:rPr>
          <w:rFonts w:ascii="Times New Roman" w:hAnsi="Times New Roman" w:cs="Times New Roman"/>
          <w:sz w:val="24"/>
        </w:rPr>
        <w:t>Ozersky</w:t>
      </w:r>
      <w:proofErr w:type="spellEnd"/>
      <w:r w:rsidR="00D77EA1" w:rsidRPr="00D77EA1">
        <w:rPr>
          <w:rFonts w:ascii="Times New Roman" w:hAnsi="Times New Roman" w:cs="Times New Roman"/>
          <w:sz w:val="24"/>
        </w:rPr>
        <w:t xml:space="preserve"> et al. 2018)</w:t>
      </w:r>
      <w:r w:rsidR="00394A8C">
        <w:rPr>
          <w:rFonts w:ascii="Times New Roman" w:eastAsia="Times New Roman" w:hAnsi="Times New Roman" w:cs="Times New Roman"/>
          <w:sz w:val="24"/>
          <w:szCs w:val="24"/>
        </w:rPr>
        <w:fldChar w:fldCharType="end"/>
      </w:r>
      <w:r w:rsidR="00394A8C">
        <w:rPr>
          <w:rFonts w:ascii="Times New Roman" w:eastAsia="Times New Roman" w:hAnsi="Times New Roman" w:cs="Times New Roman"/>
          <w:sz w:val="24"/>
          <w:szCs w:val="24"/>
        </w:rPr>
        <w:t>.</w:t>
      </w:r>
      <w:r w:rsidR="0078508F">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Timoshkin</w:t>
      </w:r>
      <w:proofErr w:type="spellEnd"/>
      <w:r>
        <w:rPr>
          <w:rFonts w:ascii="Times New Roman" w:eastAsia="Times New Roman" w:hAnsi="Times New Roman" w:cs="Times New Roman"/>
          <w:sz w:val="24"/>
          <w:szCs w:val="24"/>
        </w:rPr>
        <w:t xml:space="preserve"> et al. (2016, 2018) present compelling </w:t>
      </w:r>
      <w:r w:rsidR="00FA2CB7">
        <w:rPr>
          <w:rFonts w:ascii="Times New Roman" w:eastAsia="Times New Roman" w:hAnsi="Times New Roman" w:cs="Times New Roman"/>
          <w:sz w:val="24"/>
          <w:szCs w:val="24"/>
        </w:rPr>
        <w:t xml:space="preserve">evidence </w:t>
      </w:r>
      <w:r>
        <w:rPr>
          <w:rFonts w:ascii="Times New Roman" w:eastAsia="Times New Roman" w:hAnsi="Times New Roman" w:cs="Times New Roman"/>
          <w:sz w:val="24"/>
          <w:szCs w:val="24"/>
        </w:rPr>
        <w:t>that inadequa</w:t>
      </w:r>
      <w:r w:rsidR="00C345FA">
        <w:rPr>
          <w:rFonts w:ascii="Times New Roman" w:eastAsia="Times New Roman" w:hAnsi="Times New Roman" w:cs="Times New Roman"/>
          <w:sz w:val="24"/>
          <w:szCs w:val="24"/>
        </w:rPr>
        <w:t>te</w:t>
      </w:r>
      <w:r>
        <w:rPr>
          <w:rFonts w:ascii="Times New Roman" w:eastAsia="Times New Roman" w:hAnsi="Times New Roman" w:cs="Times New Roman"/>
          <w:sz w:val="24"/>
          <w:szCs w:val="24"/>
        </w:rPr>
        <w:t xml:space="preserve"> wastewater management </w:t>
      </w:r>
      <w:r w:rsidR="00FA2CB7">
        <w:rPr>
          <w:rFonts w:ascii="Times New Roman" w:eastAsia="Times New Roman" w:hAnsi="Times New Roman" w:cs="Times New Roman"/>
          <w:sz w:val="24"/>
          <w:szCs w:val="24"/>
        </w:rPr>
        <w:t xml:space="preserve">in </w:t>
      </w:r>
      <w:r>
        <w:rPr>
          <w:rFonts w:ascii="Times New Roman" w:eastAsia="Times New Roman" w:hAnsi="Times New Roman" w:cs="Times New Roman"/>
          <w:sz w:val="24"/>
          <w:szCs w:val="24"/>
        </w:rPr>
        <w:t xml:space="preserve">lakeside settlements </w:t>
      </w:r>
      <w:r w:rsidR="00FA2CB7">
        <w:rPr>
          <w:rFonts w:ascii="Times New Roman" w:eastAsia="Times New Roman" w:hAnsi="Times New Roman" w:cs="Times New Roman"/>
          <w:sz w:val="24"/>
          <w:szCs w:val="24"/>
        </w:rPr>
        <w:t>is</w:t>
      </w:r>
      <w:r>
        <w:rPr>
          <w:rFonts w:ascii="Times New Roman" w:eastAsia="Times New Roman" w:hAnsi="Times New Roman" w:cs="Times New Roman"/>
          <w:sz w:val="24"/>
          <w:szCs w:val="24"/>
        </w:rPr>
        <w:t xml:space="preserve"> the main driver of nearshore </w:t>
      </w:r>
      <w:r w:rsidR="005F7A18">
        <w:rPr>
          <w:rFonts w:ascii="Times New Roman" w:eastAsia="Times New Roman" w:hAnsi="Times New Roman" w:cs="Times New Roman"/>
          <w:sz w:val="24"/>
          <w:szCs w:val="24"/>
        </w:rPr>
        <w:t>algal blooms</w:t>
      </w:r>
      <w:ins w:id="115" w:author="Meyer, Michael Frederick" w:date="2020-08-10T14:11:00Z">
        <w:r w:rsidR="0011768D">
          <w:rPr>
            <w:rFonts w:ascii="Times New Roman" w:eastAsia="Times New Roman" w:hAnsi="Times New Roman" w:cs="Times New Roman"/>
            <w:sz w:val="24"/>
            <w:szCs w:val="24"/>
          </w:rPr>
          <w:t>.</w:t>
        </w:r>
      </w:ins>
      <w:del w:id="116" w:author="Meyer, Michael Frederick" w:date="2020-08-10T14:11:00Z">
        <w:r w:rsidDel="0011768D">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 xml:space="preserve"> </w:t>
      </w:r>
      <w:del w:id="117" w:author="Meyer, Michael Frederick" w:date="2020-08-10T14:13:00Z">
        <w:r w:rsidDel="0011768D">
          <w:rPr>
            <w:rFonts w:ascii="Times New Roman" w:eastAsia="Times New Roman" w:hAnsi="Times New Roman" w:cs="Times New Roman"/>
            <w:sz w:val="24"/>
            <w:szCs w:val="24"/>
          </w:rPr>
          <w:delText>motivat</w:delText>
        </w:r>
      </w:del>
      <w:del w:id="118" w:author="Meyer, Michael Frederick" w:date="2020-08-10T14:12:00Z">
        <w:r w:rsidDel="0011768D">
          <w:rPr>
            <w:rFonts w:ascii="Times New Roman" w:eastAsia="Times New Roman" w:hAnsi="Times New Roman" w:cs="Times New Roman"/>
            <w:sz w:val="24"/>
            <w:szCs w:val="24"/>
          </w:rPr>
          <w:delText>ing</w:delText>
        </w:r>
      </w:del>
      <w:del w:id="119" w:author="Meyer, Michael Frederick" w:date="2020-08-10T14:13:00Z">
        <w:r w:rsidDel="0011768D">
          <w:rPr>
            <w:rFonts w:ascii="Times New Roman" w:eastAsia="Times New Roman" w:hAnsi="Times New Roman" w:cs="Times New Roman"/>
            <w:sz w:val="24"/>
            <w:szCs w:val="24"/>
          </w:rPr>
          <w:delText xml:space="preserve"> further research that might identify the extent to which sewage is altering nearshore communities.</w:delText>
        </w:r>
      </w:del>
    </w:p>
    <w:p w14:paraId="789E8C41" w14:textId="77777777" w:rsidR="00B55E36" w:rsidRDefault="00B55E36" w:rsidP="00B55E36">
      <w:pPr>
        <w:rPr>
          <w:rFonts w:ascii="Times New Roman" w:eastAsia="Times New Roman" w:hAnsi="Times New Roman" w:cs="Times New Roman"/>
          <w:sz w:val="24"/>
          <w:szCs w:val="24"/>
        </w:rPr>
      </w:pPr>
    </w:p>
    <w:p w14:paraId="2BDB9244" w14:textId="47D1DF7A" w:rsidR="00357863" w:rsidRDefault="00375241" w:rsidP="00B55E36">
      <w:pPr>
        <w:rPr>
          <w:rFonts w:ascii="Times New Roman" w:eastAsia="Times New Roman" w:hAnsi="Times New Roman" w:cs="Times New Roman"/>
          <w:sz w:val="24"/>
          <w:szCs w:val="24"/>
        </w:rPr>
      </w:pPr>
      <w:commentRangeStart w:id="120"/>
      <w:r>
        <w:rPr>
          <w:rFonts w:ascii="Times New Roman" w:eastAsia="Times New Roman" w:hAnsi="Times New Roman" w:cs="Times New Roman"/>
          <w:sz w:val="24"/>
          <w:szCs w:val="24"/>
        </w:rPr>
        <w:t xml:space="preserve">Given the </w:t>
      </w:r>
      <w:r w:rsidR="00CA6980">
        <w:rPr>
          <w:rFonts w:ascii="Times New Roman" w:eastAsia="Times New Roman" w:hAnsi="Times New Roman" w:cs="Times New Roman"/>
          <w:sz w:val="24"/>
          <w:szCs w:val="24"/>
        </w:rPr>
        <w:t xml:space="preserve">growing evidence </w:t>
      </w:r>
      <w:del w:id="121" w:author="Meyer, Michael Frederick" w:date="2020-08-10T14:13:00Z">
        <w:r w:rsidDel="0011768D">
          <w:rPr>
            <w:rFonts w:ascii="Times New Roman" w:eastAsia="Times New Roman" w:hAnsi="Times New Roman" w:cs="Times New Roman"/>
            <w:sz w:val="24"/>
            <w:szCs w:val="24"/>
          </w:rPr>
          <w:delText xml:space="preserve">in </w:delText>
        </w:r>
      </w:del>
      <w:ins w:id="122" w:author="Meyer, Michael Frederick" w:date="2020-08-10T14:13:00Z">
        <w:r w:rsidR="0011768D">
          <w:rPr>
            <w:rFonts w:ascii="Times New Roman" w:eastAsia="Times New Roman" w:hAnsi="Times New Roman" w:cs="Times New Roman"/>
            <w:sz w:val="24"/>
            <w:szCs w:val="24"/>
          </w:rPr>
          <w:t xml:space="preserve">that </w:t>
        </w:r>
      </w:ins>
      <w:r>
        <w:rPr>
          <w:rFonts w:ascii="Times New Roman" w:eastAsia="Times New Roman" w:hAnsi="Times New Roman" w:cs="Times New Roman"/>
          <w:sz w:val="24"/>
          <w:szCs w:val="24"/>
        </w:rPr>
        <w:t>Baikal’s nearshore periphyton communities</w:t>
      </w:r>
      <w:r w:rsidR="00357863">
        <w:rPr>
          <w:rFonts w:ascii="Times New Roman" w:eastAsia="Times New Roman" w:hAnsi="Times New Roman" w:cs="Times New Roman"/>
          <w:sz w:val="24"/>
          <w:szCs w:val="24"/>
        </w:rPr>
        <w:t xml:space="preserve"> </w:t>
      </w:r>
      <w:del w:id="123" w:author="Meyer, Michael Frederick" w:date="2020-08-10T14:13:00Z">
        <w:r w:rsidR="00357863" w:rsidDel="0011768D">
          <w:rPr>
            <w:rFonts w:ascii="Times New Roman" w:eastAsia="Times New Roman" w:hAnsi="Times New Roman" w:cs="Times New Roman"/>
            <w:sz w:val="24"/>
            <w:szCs w:val="24"/>
          </w:rPr>
          <w:delText>near lakeside settlements</w:delText>
        </w:r>
        <w:r w:rsidR="00C03D31" w:rsidDel="0011768D">
          <w:rPr>
            <w:rFonts w:ascii="Times New Roman" w:eastAsia="Times New Roman" w:hAnsi="Times New Roman" w:cs="Times New Roman"/>
            <w:sz w:val="24"/>
            <w:szCs w:val="24"/>
          </w:rPr>
          <w:delText xml:space="preserve"> </w:delText>
        </w:r>
      </w:del>
      <w:r w:rsidR="00C03D31">
        <w:rPr>
          <w:rFonts w:ascii="Times New Roman" w:eastAsia="Times New Roman" w:hAnsi="Times New Roman" w:cs="Times New Roman"/>
          <w:sz w:val="24"/>
          <w:szCs w:val="24"/>
        </w:rPr>
        <w:t>are responding to sewage inputs</w:t>
      </w:r>
      <w:r w:rsidR="00D8535D">
        <w:rPr>
          <w:rFonts w:ascii="Times New Roman" w:eastAsia="Times New Roman" w:hAnsi="Times New Roman" w:cs="Times New Roman"/>
          <w:sz w:val="24"/>
          <w:szCs w:val="24"/>
        </w:rPr>
        <w:t xml:space="preserve">, </w:t>
      </w:r>
      <w:r w:rsidR="00CA6980">
        <w:rPr>
          <w:rFonts w:ascii="Times New Roman" w:eastAsia="Times New Roman" w:hAnsi="Times New Roman" w:cs="Times New Roman"/>
          <w:sz w:val="24"/>
          <w:szCs w:val="24"/>
        </w:rPr>
        <w:t xml:space="preserve">our overarching </w:t>
      </w:r>
      <w:r w:rsidR="0078508F">
        <w:rPr>
          <w:rFonts w:ascii="Times New Roman" w:eastAsia="Times New Roman" w:hAnsi="Times New Roman" w:cs="Times New Roman"/>
          <w:sz w:val="24"/>
          <w:szCs w:val="24"/>
        </w:rPr>
        <w:t xml:space="preserve">goal was </w:t>
      </w:r>
      <w:r w:rsidR="00926704">
        <w:rPr>
          <w:rFonts w:ascii="Times New Roman" w:eastAsia="Times New Roman" w:hAnsi="Times New Roman" w:cs="Times New Roman"/>
          <w:sz w:val="24"/>
          <w:szCs w:val="24"/>
        </w:rPr>
        <w:t xml:space="preserve">to understand how </w:t>
      </w:r>
      <w:r>
        <w:rPr>
          <w:rFonts w:ascii="Times New Roman" w:eastAsia="Times New Roman" w:hAnsi="Times New Roman" w:cs="Times New Roman"/>
          <w:sz w:val="24"/>
          <w:szCs w:val="24"/>
        </w:rPr>
        <w:t xml:space="preserve">littoral benthic </w:t>
      </w:r>
      <w:r w:rsidR="0078508F">
        <w:rPr>
          <w:rFonts w:ascii="Times New Roman" w:eastAsia="Times New Roman" w:hAnsi="Times New Roman" w:cs="Times New Roman"/>
          <w:sz w:val="24"/>
          <w:szCs w:val="24"/>
        </w:rPr>
        <w:t xml:space="preserve">community composition and </w:t>
      </w:r>
      <w:del w:id="124" w:author="Meyer, Michael Frederick" w:date="2020-08-10T14:14:00Z">
        <w:r w:rsidR="00CA6980" w:rsidDel="001F7017">
          <w:rPr>
            <w:rFonts w:ascii="Times New Roman" w:eastAsia="Times New Roman" w:hAnsi="Times New Roman" w:cs="Times New Roman"/>
            <w:sz w:val="24"/>
            <w:szCs w:val="24"/>
          </w:rPr>
          <w:delText>interactions</w:delText>
        </w:r>
        <w:r w:rsidR="00926704" w:rsidDel="001F7017">
          <w:rPr>
            <w:rFonts w:ascii="Times New Roman" w:eastAsia="Times New Roman" w:hAnsi="Times New Roman" w:cs="Times New Roman"/>
            <w:sz w:val="24"/>
            <w:szCs w:val="24"/>
          </w:rPr>
          <w:delText xml:space="preserve"> </w:delText>
        </w:r>
      </w:del>
      <w:ins w:id="125" w:author="Meyer, Michael Frederick" w:date="2020-08-10T14:14:00Z">
        <w:r w:rsidR="001F7017">
          <w:rPr>
            <w:rFonts w:ascii="Times New Roman" w:eastAsia="Times New Roman" w:hAnsi="Times New Roman" w:cs="Times New Roman"/>
            <w:sz w:val="24"/>
            <w:szCs w:val="24"/>
          </w:rPr>
          <w:t xml:space="preserve">structure </w:t>
        </w:r>
      </w:ins>
      <w:r w:rsidR="00926704">
        <w:rPr>
          <w:rFonts w:ascii="Times New Roman" w:eastAsia="Times New Roman" w:hAnsi="Times New Roman" w:cs="Times New Roman"/>
          <w:sz w:val="24"/>
          <w:szCs w:val="24"/>
        </w:rPr>
        <w:t xml:space="preserve">may </w:t>
      </w:r>
      <w:ins w:id="126" w:author="Meyer, Michael Frederick" w:date="2020-08-10T14:14:00Z">
        <w:r w:rsidR="001F7017">
          <w:rPr>
            <w:rFonts w:ascii="Times New Roman" w:eastAsia="Times New Roman" w:hAnsi="Times New Roman" w:cs="Times New Roman"/>
            <w:sz w:val="24"/>
            <w:szCs w:val="24"/>
          </w:rPr>
          <w:t xml:space="preserve">likewise </w:t>
        </w:r>
      </w:ins>
      <w:r w:rsidR="00926704">
        <w:rPr>
          <w:rFonts w:ascii="Times New Roman" w:eastAsia="Times New Roman" w:hAnsi="Times New Roman" w:cs="Times New Roman"/>
          <w:sz w:val="24"/>
          <w:szCs w:val="24"/>
        </w:rPr>
        <w:t xml:space="preserve">be </w:t>
      </w:r>
      <w:del w:id="127" w:author="Meyer, Michael Frederick" w:date="2020-08-10T14:14:00Z">
        <w:r w:rsidR="00926704" w:rsidDel="001F7017">
          <w:rPr>
            <w:rFonts w:ascii="Times New Roman" w:eastAsia="Times New Roman" w:hAnsi="Times New Roman" w:cs="Times New Roman"/>
            <w:sz w:val="24"/>
            <w:szCs w:val="24"/>
          </w:rPr>
          <w:delText xml:space="preserve">changing near </w:delText>
        </w:r>
        <w:r w:rsidR="0078508F" w:rsidDel="001F7017">
          <w:rPr>
            <w:rFonts w:ascii="Times New Roman" w:eastAsia="Times New Roman" w:hAnsi="Times New Roman" w:cs="Times New Roman"/>
            <w:sz w:val="24"/>
            <w:szCs w:val="24"/>
          </w:rPr>
          <w:delText>areas with sewage pollution</w:delText>
        </w:r>
      </w:del>
      <w:ins w:id="128" w:author="Meyer, Michael Frederick" w:date="2020-08-10T14:14:00Z">
        <w:r w:rsidR="001F7017">
          <w:rPr>
            <w:rFonts w:ascii="Times New Roman" w:eastAsia="Times New Roman" w:hAnsi="Times New Roman" w:cs="Times New Roman"/>
            <w:sz w:val="24"/>
            <w:szCs w:val="24"/>
          </w:rPr>
          <w:t>responding</w:t>
        </w:r>
      </w:ins>
      <w:r w:rsidR="00926704">
        <w:rPr>
          <w:rFonts w:ascii="Times New Roman" w:eastAsia="Times New Roman" w:hAnsi="Times New Roman" w:cs="Times New Roman"/>
          <w:sz w:val="24"/>
          <w:szCs w:val="24"/>
        </w:rPr>
        <w:t xml:space="preserve">. </w:t>
      </w:r>
      <w:commentRangeEnd w:id="120"/>
      <w:r w:rsidR="00FA2CB7">
        <w:rPr>
          <w:rStyle w:val="CommentReference"/>
        </w:rPr>
        <w:commentReference w:id="120"/>
      </w:r>
      <w:r w:rsidR="00FA2CB7">
        <w:rPr>
          <w:rFonts w:ascii="Times New Roman" w:eastAsia="Times New Roman" w:hAnsi="Times New Roman" w:cs="Times New Roman"/>
          <w:sz w:val="24"/>
          <w:szCs w:val="24"/>
        </w:rPr>
        <w:t>We had three specific objectives</w:t>
      </w:r>
      <w:r w:rsidR="00357863">
        <w:rPr>
          <w:rFonts w:ascii="Times New Roman" w:eastAsia="Times New Roman" w:hAnsi="Times New Roman" w:cs="Times New Roman"/>
          <w:sz w:val="24"/>
          <w:szCs w:val="24"/>
        </w:rPr>
        <w:t>:</w:t>
      </w:r>
    </w:p>
    <w:p w14:paraId="6A3CCAEE" w14:textId="43229FA4" w:rsidR="00357863" w:rsidRDefault="00357863" w:rsidP="00357863">
      <w:pPr>
        <w:pStyle w:val="ListParagraph"/>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identify areas of sewage pollution using </w:t>
      </w:r>
      <w:r w:rsidR="00E61E5E">
        <w:rPr>
          <w:rFonts w:ascii="Times New Roman" w:eastAsia="Times New Roman" w:hAnsi="Times New Roman" w:cs="Times New Roman"/>
          <w:sz w:val="24"/>
          <w:szCs w:val="24"/>
        </w:rPr>
        <w:t>robust</w:t>
      </w:r>
      <w:r>
        <w:rPr>
          <w:rFonts w:ascii="Times New Roman" w:eastAsia="Times New Roman" w:hAnsi="Times New Roman" w:cs="Times New Roman"/>
          <w:sz w:val="24"/>
          <w:szCs w:val="24"/>
        </w:rPr>
        <w:t xml:space="preserve"> </w:t>
      </w:r>
      <w:r w:rsidR="004E481A">
        <w:rPr>
          <w:rFonts w:ascii="Times New Roman" w:eastAsia="Times New Roman" w:hAnsi="Times New Roman" w:cs="Times New Roman"/>
          <w:sz w:val="24"/>
          <w:szCs w:val="24"/>
        </w:rPr>
        <w:t>indicators,</w:t>
      </w:r>
    </w:p>
    <w:p w14:paraId="1B8FC010" w14:textId="138C0AA1" w:rsidR="00357863" w:rsidRDefault="00C2668C" w:rsidP="00357863">
      <w:pPr>
        <w:pStyle w:val="ListParagraph"/>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assess the relationship between </w:t>
      </w:r>
      <w:r w:rsidR="004E481A">
        <w:rPr>
          <w:rFonts w:ascii="Times New Roman" w:eastAsia="Times New Roman" w:hAnsi="Times New Roman" w:cs="Times New Roman"/>
          <w:sz w:val="24"/>
          <w:szCs w:val="24"/>
        </w:rPr>
        <w:t xml:space="preserve">sewage indicators </w:t>
      </w:r>
      <w:r>
        <w:rPr>
          <w:rFonts w:ascii="Times New Roman" w:eastAsia="Times New Roman" w:hAnsi="Times New Roman" w:cs="Times New Roman"/>
          <w:sz w:val="24"/>
          <w:szCs w:val="24"/>
        </w:rPr>
        <w:t>and</w:t>
      </w:r>
      <w:r w:rsidR="004E481A">
        <w:rPr>
          <w:rFonts w:ascii="Times New Roman" w:eastAsia="Times New Roman" w:hAnsi="Times New Roman" w:cs="Times New Roman"/>
          <w:sz w:val="24"/>
          <w:szCs w:val="24"/>
        </w:rPr>
        <w:t xml:space="preserve"> littoral benthic periphyton and macroinvertebrate community composition, and</w:t>
      </w:r>
    </w:p>
    <w:p w14:paraId="5E6E3EB8" w14:textId="7AA4B9C7" w:rsidR="004E481A" w:rsidRPr="004E481A" w:rsidRDefault="004E481A" w:rsidP="004E481A">
      <w:pPr>
        <w:pStyle w:val="ListParagraph"/>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evaluate how food webs may restructure with increasing sewage</w:t>
      </w:r>
      <w:r w:rsidR="00C2668C">
        <w:rPr>
          <w:rFonts w:ascii="Times New Roman" w:eastAsia="Times New Roman" w:hAnsi="Times New Roman" w:cs="Times New Roman"/>
          <w:sz w:val="24"/>
          <w:szCs w:val="24"/>
        </w:rPr>
        <w:t xml:space="preserve"> pollution</w:t>
      </w:r>
      <w:r>
        <w:rPr>
          <w:rFonts w:ascii="Times New Roman" w:eastAsia="Times New Roman" w:hAnsi="Times New Roman" w:cs="Times New Roman"/>
          <w:sz w:val="24"/>
          <w:szCs w:val="24"/>
        </w:rPr>
        <w:t xml:space="preserve">. </w:t>
      </w:r>
    </w:p>
    <w:p w14:paraId="7BCA5B63" w14:textId="6355297B" w:rsidR="00715D55" w:rsidRPr="00357863" w:rsidRDefault="00D72E69" w:rsidP="00357863">
      <w:pPr>
        <w:rPr>
          <w:rFonts w:ascii="Times New Roman" w:eastAsia="Times New Roman" w:hAnsi="Times New Roman" w:cs="Times New Roman"/>
          <w:sz w:val="24"/>
          <w:szCs w:val="24"/>
        </w:rPr>
      </w:pPr>
      <w:r w:rsidRPr="00357863">
        <w:rPr>
          <w:rFonts w:ascii="Times New Roman" w:eastAsia="Times New Roman" w:hAnsi="Times New Roman" w:cs="Times New Roman"/>
          <w:sz w:val="24"/>
          <w:szCs w:val="24"/>
        </w:rPr>
        <w:t>W</w:t>
      </w:r>
      <w:r w:rsidR="00D8535D" w:rsidRPr="00357863">
        <w:rPr>
          <w:rFonts w:ascii="Times New Roman" w:eastAsia="Times New Roman" w:hAnsi="Times New Roman" w:cs="Times New Roman"/>
          <w:sz w:val="24"/>
          <w:szCs w:val="24"/>
        </w:rPr>
        <w:t>e hypothesized that (1) sewage indicators, such as PPCP concentrations</w:t>
      </w:r>
      <w:r w:rsidR="004A1C07">
        <w:rPr>
          <w:rFonts w:ascii="Times New Roman" w:eastAsia="Times New Roman" w:hAnsi="Times New Roman" w:cs="Times New Roman"/>
          <w:sz w:val="24"/>
          <w:szCs w:val="24"/>
        </w:rPr>
        <w:t xml:space="preserve">, </w:t>
      </w:r>
      <w:r w:rsidR="004A1C07">
        <w:rPr>
          <w:rFonts w:ascii="Times New Roman" w:eastAsia="Times New Roman" w:hAnsi="Times New Roman" w:cs="Times New Roman"/>
          <w:sz w:val="24"/>
          <w:szCs w:val="24"/>
          <w:highlight w:val="white"/>
        </w:rPr>
        <w:t>δ</w:t>
      </w:r>
      <w:r w:rsidR="004A1C07" w:rsidRPr="000E056C">
        <w:rPr>
          <w:rFonts w:ascii="Times New Roman" w:eastAsia="Times New Roman" w:hAnsi="Times New Roman" w:cs="Times New Roman"/>
          <w:sz w:val="24"/>
          <w:szCs w:val="24"/>
          <w:highlight w:val="white"/>
          <w:vertAlign w:val="superscript"/>
        </w:rPr>
        <w:t>15</w:t>
      </w:r>
      <w:r w:rsidR="004A1C07">
        <w:rPr>
          <w:rFonts w:ascii="Times New Roman" w:eastAsia="Times New Roman" w:hAnsi="Times New Roman" w:cs="Times New Roman"/>
          <w:sz w:val="24"/>
          <w:szCs w:val="24"/>
          <w:highlight w:val="white"/>
        </w:rPr>
        <w:t>N</w:t>
      </w:r>
      <w:r w:rsidR="004A1C07">
        <w:rPr>
          <w:rFonts w:ascii="Times New Roman" w:eastAsia="Times New Roman" w:hAnsi="Times New Roman" w:cs="Times New Roman"/>
          <w:sz w:val="24"/>
          <w:szCs w:val="24"/>
        </w:rPr>
        <w:t>,</w:t>
      </w:r>
      <w:r w:rsidR="00D8535D" w:rsidRPr="00357863">
        <w:rPr>
          <w:rFonts w:ascii="Times New Roman" w:eastAsia="Times New Roman" w:hAnsi="Times New Roman" w:cs="Times New Roman"/>
          <w:sz w:val="24"/>
          <w:szCs w:val="24"/>
        </w:rPr>
        <w:t xml:space="preserve"> and microplastic densities, would increase with increasing population density and proximity of lakeside development; (2) an increasing sewage signal would </w:t>
      </w:r>
      <w:r w:rsidR="00443249" w:rsidRPr="00357863">
        <w:rPr>
          <w:rFonts w:ascii="Times New Roman" w:eastAsia="Times New Roman" w:hAnsi="Times New Roman" w:cs="Times New Roman"/>
          <w:sz w:val="24"/>
          <w:szCs w:val="24"/>
        </w:rPr>
        <w:t>correlate with increased dominance of</w:t>
      </w:r>
      <w:r w:rsidR="00D8535D" w:rsidRPr="00357863">
        <w:rPr>
          <w:rFonts w:ascii="Times New Roman" w:eastAsia="Times New Roman" w:hAnsi="Times New Roman" w:cs="Times New Roman"/>
          <w:sz w:val="24"/>
          <w:szCs w:val="24"/>
        </w:rPr>
        <w:t xml:space="preserve"> filamentous </w:t>
      </w:r>
      <w:r w:rsidR="00443249" w:rsidRPr="00357863">
        <w:rPr>
          <w:rFonts w:ascii="Times New Roman" w:eastAsia="Times New Roman" w:hAnsi="Times New Roman" w:cs="Times New Roman"/>
          <w:sz w:val="24"/>
          <w:szCs w:val="24"/>
        </w:rPr>
        <w:t>benthic algae</w:t>
      </w:r>
      <w:r w:rsidR="00D8535D" w:rsidRPr="00357863">
        <w:rPr>
          <w:rFonts w:ascii="Times New Roman" w:eastAsia="Times New Roman" w:hAnsi="Times New Roman" w:cs="Times New Roman"/>
          <w:sz w:val="24"/>
          <w:szCs w:val="24"/>
        </w:rPr>
        <w:t>; and (3) increasing filamentous algae abundance</w:t>
      </w:r>
      <w:r w:rsidR="00FA07C4" w:rsidRPr="00357863">
        <w:rPr>
          <w:rFonts w:ascii="Times New Roman" w:eastAsia="Times New Roman" w:hAnsi="Times New Roman" w:cs="Times New Roman"/>
          <w:sz w:val="24"/>
          <w:szCs w:val="24"/>
        </w:rPr>
        <w:t xml:space="preserve"> </w:t>
      </w:r>
      <w:r w:rsidR="00E61E5E">
        <w:rPr>
          <w:rFonts w:ascii="Times New Roman" w:eastAsia="Times New Roman" w:hAnsi="Times New Roman" w:cs="Times New Roman"/>
          <w:sz w:val="24"/>
          <w:szCs w:val="24"/>
        </w:rPr>
        <w:t>would</w:t>
      </w:r>
      <w:r w:rsidR="00E61E5E" w:rsidRPr="00357863">
        <w:rPr>
          <w:rFonts w:ascii="Times New Roman" w:eastAsia="Times New Roman" w:hAnsi="Times New Roman" w:cs="Times New Roman"/>
          <w:sz w:val="24"/>
          <w:szCs w:val="24"/>
        </w:rPr>
        <w:t xml:space="preserve"> </w:t>
      </w:r>
      <w:r w:rsidR="00FA07C4" w:rsidRPr="00357863">
        <w:rPr>
          <w:rFonts w:ascii="Times New Roman" w:eastAsia="Times New Roman" w:hAnsi="Times New Roman" w:cs="Times New Roman"/>
          <w:sz w:val="24"/>
          <w:szCs w:val="24"/>
        </w:rPr>
        <w:t xml:space="preserve">result in changes in the </w:t>
      </w:r>
      <w:r w:rsidR="008A5647">
        <w:rPr>
          <w:rFonts w:ascii="Times New Roman" w:eastAsia="Times New Roman" w:hAnsi="Times New Roman" w:cs="Times New Roman"/>
          <w:sz w:val="24"/>
          <w:szCs w:val="24"/>
        </w:rPr>
        <w:t>abundance</w:t>
      </w:r>
      <w:r w:rsidR="00FA07C4" w:rsidRPr="00357863">
        <w:rPr>
          <w:rFonts w:ascii="Times New Roman" w:eastAsia="Times New Roman" w:hAnsi="Times New Roman" w:cs="Times New Roman"/>
          <w:sz w:val="24"/>
          <w:szCs w:val="24"/>
        </w:rPr>
        <w:t xml:space="preserve"> of different</w:t>
      </w:r>
      <w:r w:rsidR="00C2668C">
        <w:rPr>
          <w:rFonts w:ascii="Times New Roman" w:eastAsia="Times New Roman" w:hAnsi="Times New Roman" w:cs="Times New Roman"/>
          <w:sz w:val="24"/>
          <w:szCs w:val="24"/>
        </w:rPr>
        <w:t xml:space="preserve"> macroinvertebrate</w:t>
      </w:r>
      <w:r w:rsidR="00FA07C4" w:rsidRPr="00357863">
        <w:rPr>
          <w:rFonts w:ascii="Times New Roman" w:eastAsia="Times New Roman" w:hAnsi="Times New Roman" w:cs="Times New Roman"/>
          <w:sz w:val="24"/>
          <w:szCs w:val="24"/>
        </w:rPr>
        <w:t xml:space="preserve"> feeding guilds</w:t>
      </w:r>
      <w:r w:rsidR="008A5647">
        <w:rPr>
          <w:rFonts w:ascii="Times New Roman" w:eastAsia="Times New Roman" w:hAnsi="Times New Roman" w:cs="Times New Roman"/>
          <w:sz w:val="24"/>
          <w:szCs w:val="24"/>
        </w:rPr>
        <w:t xml:space="preserve">, </w:t>
      </w:r>
      <w:r w:rsidR="00DF77C2" w:rsidRPr="00357863">
        <w:rPr>
          <w:rFonts w:ascii="Times New Roman" w:eastAsia="Times New Roman" w:hAnsi="Times New Roman" w:cs="Times New Roman"/>
          <w:sz w:val="24"/>
          <w:szCs w:val="24"/>
        </w:rPr>
        <w:t xml:space="preserve">reflected in </w:t>
      </w:r>
      <w:r w:rsidR="008A5647">
        <w:rPr>
          <w:rFonts w:ascii="Times New Roman" w:eastAsia="Times New Roman" w:hAnsi="Times New Roman" w:cs="Times New Roman"/>
          <w:sz w:val="24"/>
          <w:szCs w:val="24"/>
        </w:rPr>
        <w:t xml:space="preserve">community composition </w:t>
      </w:r>
      <w:r w:rsidR="00C2668C">
        <w:rPr>
          <w:rFonts w:ascii="Times New Roman" w:eastAsia="Times New Roman" w:hAnsi="Times New Roman" w:cs="Times New Roman"/>
          <w:sz w:val="24"/>
          <w:szCs w:val="24"/>
        </w:rPr>
        <w:t>and</w:t>
      </w:r>
      <w:r w:rsidR="008A5647">
        <w:rPr>
          <w:rFonts w:ascii="Times New Roman" w:eastAsia="Times New Roman" w:hAnsi="Times New Roman" w:cs="Times New Roman"/>
          <w:sz w:val="24"/>
          <w:szCs w:val="24"/>
        </w:rPr>
        <w:t xml:space="preserve"> </w:t>
      </w:r>
      <w:r w:rsidR="00DF77C2" w:rsidRPr="00357863">
        <w:rPr>
          <w:rFonts w:ascii="Times New Roman" w:eastAsia="Times New Roman" w:hAnsi="Times New Roman" w:cs="Times New Roman"/>
          <w:sz w:val="24"/>
          <w:szCs w:val="24"/>
        </w:rPr>
        <w:t xml:space="preserve">dietary tracers such as </w:t>
      </w:r>
      <w:r w:rsidR="004A1C07">
        <w:rPr>
          <w:rFonts w:ascii="Times New Roman" w:eastAsia="Times New Roman" w:hAnsi="Times New Roman" w:cs="Times New Roman"/>
          <w:sz w:val="24"/>
          <w:szCs w:val="24"/>
        </w:rPr>
        <w:t xml:space="preserve">carbon and nitrogen </w:t>
      </w:r>
      <w:r w:rsidR="00DF77C2" w:rsidRPr="00357863">
        <w:rPr>
          <w:rFonts w:ascii="Times New Roman" w:eastAsia="Times New Roman" w:hAnsi="Times New Roman" w:cs="Times New Roman"/>
          <w:sz w:val="24"/>
          <w:szCs w:val="24"/>
        </w:rPr>
        <w:t>stable isotopes and fatty acids</w:t>
      </w:r>
      <w:r w:rsidR="00D8535D" w:rsidRPr="00357863">
        <w:rPr>
          <w:rFonts w:ascii="Times New Roman" w:eastAsia="Times New Roman" w:hAnsi="Times New Roman" w:cs="Times New Roman"/>
          <w:sz w:val="24"/>
          <w:szCs w:val="24"/>
        </w:rPr>
        <w:t xml:space="preserve">. </w:t>
      </w:r>
    </w:p>
    <w:p w14:paraId="1D20CD7E" w14:textId="77777777" w:rsidR="00715D55" w:rsidRDefault="00715D55">
      <w:pPr>
        <w:ind w:firstLine="720"/>
        <w:rPr>
          <w:rFonts w:ascii="Times New Roman" w:eastAsia="Times New Roman" w:hAnsi="Times New Roman" w:cs="Times New Roman"/>
          <w:sz w:val="24"/>
          <w:szCs w:val="24"/>
        </w:rPr>
      </w:pPr>
    </w:p>
    <w:p w14:paraId="0E781D3D" w14:textId="77777777" w:rsidR="00715D55" w:rsidRDefault="00D8535D">
      <w:pPr>
        <w:rPr>
          <w:rFonts w:ascii="Times New Roman" w:eastAsia="Times New Roman" w:hAnsi="Times New Roman" w:cs="Times New Roman"/>
          <w:b/>
          <w:sz w:val="24"/>
          <w:szCs w:val="24"/>
        </w:rPr>
      </w:pPr>
      <w:r>
        <w:rPr>
          <w:b/>
        </w:rPr>
        <w:t xml:space="preserve"> </w:t>
      </w:r>
      <w:r>
        <w:rPr>
          <w:rFonts w:ascii="Times New Roman" w:eastAsia="Times New Roman" w:hAnsi="Times New Roman" w:cs="Times New Roman"/>
          <w:b/>
          <w:sz w:val="24"/>
          <w:szCs w:val="24"/>
        </w:rPr>
        <w:t>Methods</w:t>
      </w:r>
    </w:p>
    <w:p w14:paraId="3106650F" w14:textId="77777777" w:rsidR="00715D55" w:rsidRDefault="00715D55">
      <w:pPr>
        <w:rPr>
          <w:rFonts w:ascii="Times New Roman" w:eastAsia="Times New Roman" w:hAnsi="Times New Roman" w:cs="Times New Roman"/>
          <w:b/>
          <w:sz w:val="24"/>
          <w:szCs w:val="24"/>
        </w:rPr>
      </w:pPr>
      <w:bookmarkStart w:id="129" w:name="_Hlk48576761"/>
    </w:p>
    <w:p w14:paraId="7247C938" w14:textId="773BFEDC" w:rsidR="007E6282" w:rsidRDefault="00D8535D" w:rsidP="007E6282">
      <w:pPr>
        <w:pStyle w:val="ListParagraph"/>
        <w:numPr>
          <w:ilvl w:val="0"/>
          <w:numId w:val="2"/>
        </w:numPr>
        <w:rPr>
          <w:rFonts w:ascii="Times New Roman" w:eastAsia="Times New Roman" w:hAnsi="Times New Roman" w:cs="Times New Roman"/>
          <w:i/>
          <w:sz w:val="24"/>
          <w:szCs w:val="24"/>
        </w:rPr>
      </w:pPr>
      <w:r w:rsidRPr="007E6282">
        <w:rPr>
          <w:rFonts w:ascii="Times New Roman" w:eastAsia="Times New Roman" w:hAnsi="Times New Roman" w:cs="Times New Roman"/>
          <w:i/>
          <w:sz w:val="24"/>
          <w:szCs w:val="24"/>
        </w:rPr>
        <w:t>Site description</w:t>
      </w:r>
    </w:p>
    <w:p w14:paraId="53AD3AFA" w14:textId="77777777" w:rsidR="007E6282" w:rsidRPr="007E6282" w:rsidRDefault="007E6282" w:rsidP="007E6282">
      <w:pPr>
        <w:rPr>
          <w:rFonts w:ascii="Times New Roman" w:eastAsia="Times New Roman" w:hAnsi="Times New Roman" w:cs="Times New Roman"/>
          <w:i/>
          <w:sz w:val="24"/>
          <w:szCs w:val="24"/>
        </w:rPr>
      </w:pPr>
    </w:p>
    <w:p w14:paraId="59707E75" w14:textId="4AFD97F5" w:rsidR="007E6282" w:rsidRDefault="00D8535D" w:rsidP="007E6282">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vast majority of Lake Baikal’s 2,000-km shoreline lacks lakeside development</w:t>
      </w:r>
      <w:r w:rsidR="00B417BC">
        <w:rPr>
          <w:rFonts w:ascii="Times New Roman" w:eastAsia="Times New Roman" w:hAnsi="Times New Roman" w:cs="Times New Roman"/>
          <w:sz w:val="24"/>
          <w:szCs w:val="24"/>
        </w:rPr>
        <w:t xml:space="preserve"> </w:t>
      </w:r>
      <w:r w:rsidR="00B417BC">
        <w:rPr>
          <w:rFonts w:ascii="Times New Roman" w:eastAsia="Times New Roman" w:hAnsi="Times New Roman" w:cs="Times New Roman"/>
          <w:sz w:val="24"/>
          <w:szCs w:val="24"/>
        </w:rPr>
        <w:fldChar w:fldCharType="begin"/>
      </w:r>
      <w:r w:rsidR="00147D1A">
        <w:rPr>
          <w:rFonts w:ascii="Times New Roman" w:eastAsia="Times New Roman" w:hAnsi="Times New Roman" w:cs="Times New Roman"/>
          <w:sz w:val="24"/>
          <w:szCs w:val="24"/>
        </w:rPr>
        <w:instrText xml:space="preserve"> ADDIN ZOTERO_ITEM CSL_CITATION {"citationID":"XS45zE9h","properties":{"formattedCitation":"(Moore et al. 2009; Timoshkin et al. 2016)","plainCitation":"(Moore et al. 2009; Timoshkin et al. 2016)","noteIndex":0},"citationItems":[{"id":31,"uris":["http://zotero.org/users/2645460/items/6PZMRVBD"],"uri":["http://zotero.org/users/2645460/items/6PZMRVBD"],"itemData":{"id":31,"type":"article-journal","container-title":"Bioscience","DOI":"10.1525/bio.2009.59.5.8","ISSN":"0006-3568","issue":"5","note":"WOS:000265618500008","page":"405-417","title":"Climate Change and the World's \"Sacred Sea\"-Lake Baikal, Siberia","volume":"59","author":[{"family":"Moore","given":"Marianne V."},{"family":"Hampton","given":"Stephanie E."},{"family":"Izmest'eva","given":"Lyubov R."},{"family":"Silow","given":"Eugene A."},{"family":"Peshkova","given":"Ekaterina V."},{"family":"Pavlov","given":"Boris K."}],"issued":{"date-parts":[["2009",5]]}}},{"id":5,"uris":["http://zotero.org/users/2645460/items/NFAXQ2W2"],"uri":["http://zotero.org/users/2645460/items/NFAXQ2W2"],"itemData":{"id":5,"type":"article-journal","container-title":"Journal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B417BC">
        <w:rPr>
          <w:rFonts w:ascii="Times New Roman" w:eastAsia="Times New Roman" w:hAnsi="Times New Roman" w:cs="Times New Roman"/>
          <w:sz w:val="24"/>
          <w:szCs w:val="24"/>
        </w:rPr>
        <w:fldChar w:fldCharType="separate"/>
      </w:r>
      <w:r w:rsidR="00147D1A" w:rsidRPr="00147D1A">
        <w:rPr>
          <w:rFonts w:ascii="Times New Roman" w:hAnsi="Times New Roman" w:cs="Times New Roman"/>
          <w:sz w:val="24"/>
        </w:rPr>
        <w:t xml:space="preserve">(Moore et al. 2009; </w:t>
      </w:r>
      <w:proofErr w:type="spellStart"/>
      <w:r w:rsidR="00147D1A" w:rsidRPr="00147D1A">
        <w:rPr>
          <w:rFonts w:ascii="Times New Roman" w:hAnsi="Times New Roman" w:cs="Times New Roman"/>
          <w:sz w:val="24"/>
        </w:rPr>
        <w:t>Timoshkin</w:t>
      </w:r>
      <w:proofErr w:type="spellEnd"/>
      <w:r w:rsidR="00147D1A" w:rsidRPr="00147D1A">
        <w:rPr>
          <w:rFonts w:ascii="Times New Roman" w:hAnsi="Times New Roman" w:cs="Times New Roman"/>
          <w:sz w:val="24"/>
        </w:rPr>
        <w:t xml:space="preserve"> et al. 2016)</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Our study focused on a 40-km </w:t>
      </w:r>
      <w:r w:rsidR="0028782C">
        <w:rPr>
          <w:rFonts w:ascii="Times New Roman" w:eastAsia="Times New Roman" w:hAnsi="Times New Roman" w:cs="Times New Roman"/>
          <w:sz w:val="24"/>
          <w:szCs w:val="24"/>
        </w:rPr>
        <w:t xml:space="preserve">section </w:t>
      </w:r>
      <w:r>
        <w:rPr>
          <w:rFonts w:ascii="Times New Roman" w:eastAsia="Times New Roman" w:hAnsi="Times New Roman" w:cs="Times New Roman"/>
          <w:sz w:val="24"/>
          <w:szCs w:val="24"/>
        </w:rPr>
        <w:t xml:space="preserve">of Baikal’s southwestern shoreline, </w:t>
      </w:r>
      <w:r w:rsidR="00414172">
        <w:rPr>
          <w:rFonts w:ascii="Times New Roman" w:eastAsia="Times New Roman" w:hAnsi="Times New Roman" w:cs="Times New Roman"/>
          <w:sz w:val="24"/>
          <w:szCs w:val="24"/>
        </w:rPr>
        <w:t>which included three settlements of different size</w:t>
      </w:r>
      <w:r w:rsidR="00147D1A">
        <w:rPr>
          <w:rFonts w:ascii="Times New Roman" w:eastAsia="Times New Roman" w:hAnsi="Times New Roman" w:cs="Times New Roman"/>
          <w:sz w:val="24"/>
          <w:szCs w:val="24"/>
        </w:rPr>
        <w:t xml:space="preserve"> (Figure 1)</w:t>
      </w:r>
      <w:r w:rsidR="00E42EE1">
        <w:rPr>
          <w:rFonts w:ascii="Times New Roman" w:eastAsia="Times New Roman" w:hAnsi="Times New Roman" w:cs="Times New Roman"/>
          <w:sz w:val="24"/>
          <w:szCs w:val="24"/>
        </w:rPr>
        <w:t>.</w:t>
      </w:r>
      <w:r w:rsidR="00497A12">
        <w:rPr>
          <w:rFonts w:ascii="Times New Roman" w:eastAsia="Times New Roman" w:hAnsi="Times New Roman" w:cs="Times New Roman"/>
          <w:sz w:val="24"/>
          <w:szCs w:val="24"/>
        </w:rPr>
        <w:t xml:space="preserve"> </w:t>
      </w:r>
      <w:ins w:id="130" w:author="Meyer, Michael Frederick" w:date="2020-08-10T14:19:00Z">
        <w:r w:rsidR="001F7017">
          <w:rPr>
            <w:rFonts w:ascii="Times New Roman" w:eastAsia="Times New Roman" w:hAnsi="Times New Roman" w:cs="Times New Roman"/>
            <w:sz w:val="24"/>
            <w:szCs w:val="24"/>
          </w:rPr>
          <w:t>From 19 through 23 August 20</w:t>
        </w:r>
      </w:ins>
      <w:ins w:id="131" w:author="Meyer, Michael Frederick" w:date="2020-08-10T14:20:00Z">
        <w:r w:rsidR="001F7017">
          <w:rPr>
            <w:rFonts w:ascii="Times New Roman" w:eastAsia="Times New Roman" w:hAnsi="Times New Roman" w:cs="Times New Roman"/>
            <w:sz w:val="24"/>
            <w:szCs w:val="24"/>
          </w:rPr>
          <w:t xml:space="preserve">15, </w:t>
        </w:r>
      </w:ins>
      <w:del w:id="132" w:author="Meyer, Michael Frederick" w:date="2020-08-10T14:20:00Z">
        <w:r w:rsidR="00497A12" w:rsidDel="001F7017">
          <w:rPr>
            <w:rFonts w:ascii="Times New Roman" w:eastAsia="Times New Roman" w:hAnsi="Times New Roman" w:cs="Times New Roman"/>
            <w:sz w:val="24"/>
            <w:szCs w:val="24"/>
          </w:rPr>
          <w:delText>W</w:delText>
        </w:r>
      </w:del>
      <w:ins w:id="133" w:author="Meyer, Michael Frederick" w:date="2020-08-10T14:20:00Z">
        <w:r w:rsidR="001F7017">
          <w:rPr>
            <w:rFonts w:ascii="Times New Roman" w:eastAsia="Times New Roman" w:hAnsi="Times New Roman" w:cs="Times New Roman"/>
            <w:sz w:val="24"/>
            <w:szCs w:val="24"/>
          </w:rPr>
          <w:t>w</w:t>
        </w:r>
      </w:ins>
      <w:r w:rsidR="007E6282">
        <w:rPr>
          <w:rFonts w:ascii="Times New Roman" w:eastAsia="Times New Roman" w:hAnsi="Times New Roman" w:cs="Times New Roman"/>
          <w:sz w:val="24"/>
          <w:szCs w:val="24"/>
        </w:rPr>
        <w:t>e sampled 14 littoral and 3 pelagic locations along our 40-km transect. Littoral locations were chosen to capture a range of sites with varying degrees of adjacent shoreline development – from “developed”</w:t>
      </w:r>
      <w:r w:rsidR="000D4AC4">
        <w:rPr>
          <w:rFonts w:ascii="Times New Roman" w:eastAsia="Times New Roman" w:hAnsi="Times New Roman" w:cs="Times New Roman"/>
          <w:sz w:val="24"/>
          <w:szCs w:val="24"/>
        </w:rPr>
        <w:t xml:space="preserve"> (along the waterfront of human settlements)</w:t>
      </w:r>
      <w:r w:rsidR="007E6282">
        <w:rPr>
          <w:rFonts w:ascii="Times New Roman" w:eastAsia="Times New Roman" w:hAnsi="Times New Roman" w:cs="Times New Roman"/>
          <w:sz w:val="24"/>
          <w:szCs w:val="24"/>
        </w:rPr>
        <w:t xml:space="preserve"> </w:t>
      </w:r>
      <w:r w:rsidR="000D4AC4">
        <w:rPr>
          <w:rFonts w:ascii="Times New Roman" w:eastAsia="Times New Roman" w:hAnsi="Times New Roman" w:cs="Times New Roman"/>
          <w:sz w:val="24"/>
          <w:szCs w:val="24"/>
        </w:rPr>
        <w:t xml:space="preserve">to “undeveloped” </w:t>
      </w:r>
      <w:r w:rsidR="007E6282">
        <w:rPr>
          <w:rFonts w:ascii="Times New Roman" w:eastAsia="Times New Roman" w:hAnsi="Times New Roman" w:cs="Times New Roman"/>
          <w:sz w:val="24"/>
          <w:szCs w:val="24"/>
        </w:rPr>
        <w:t xml:space="preserve">(no </w:t>
      </w:r>
      <w:r w:rsidR="000D4AC4">
        <w:rPr>
          <w:rFonts w:ascii="Times New Roman" w:eastAsia="Times New Roman" w:hAnsi="Times New Roman" w:cs="Times New Roman"/>
          <w:sz w:val="24"/>
          <w:szCs w:val="24"/>
        </w:rPr>
        <w:t xml:space="preserve">adjacent </w:t>
      </w:r>
      <w:r w:rsidR="007E6282">
        <w:rPr>
          <w:rFonts w:ascii="Times New Roman" w:eastAsia="Times New Roman" w:hAnsi="Times New Roman" w:cs="Times New Roman"/>
          <w:sz w:val="24"/>
          <w:szCs w:val="24"/>
        </w:rPr>
        <w:t>human settlements and complete forest cover)</w:t>
      </w:r>
      <w:r w:rsidR="00C03D31">
        <w:rPr>
          <w:rFonts w:ascii="Times New Roman" w:eastAsia="Times New Roman" w:hAnsi="Times New Roman" w:cs="Times New Roman"/>
          <w:sz w:val="24"/>
          <w:szCs w:val="24"/>
        </w:rPr>
        <w:t xml:space="preserve"> (Figure 1; Figure 2; Table 1)</w:t>
      </w:r>
      <w:r w:rsidR="007E6282">
        <w:rPr>
          <w:rFonts w:ascii="Times New Roman" w:eastAsia="Times New Roman" w:hAnsi="Times New Roman" w:cs="Times New Roman"/>
          <w:sz w:val="24"/>
          <w:szCs w:val="24"/>
        </w:rPr>
        <w:t>. Pelagic sites were located 2 to 5 km offshore from each of the developed sites</w:t>
      </w:r>
      <w:r w:rsidR="0028782C">
        <w:rPr>
          <w:rFonts w:ascii="Times New Roman" w:eastAsia="Times New Roman" w:hAnsi="Times New Roman" w:cs="Times New Roman"/>
          <w:sz w:val="24"/>
          <w:szCs w:val="24"/>
        </w:rPr>
        <w:t xml:space="preserve"> in water depths of </w:t>
      </w:r>
      <w:r w:rsidR="000718B9">
        <w:rPr>
          <w:rFonts w:ascii="Times New Roman" w:eastAsia="Times New Roman" w:hAnsi="Times New Roman" w:cs="Times New Roman"/>
          <w:sz w:val="24"/>
          <w:szCs w:val="24"/>
        </w:rPr>
        <w:t>900 to 1,400</w:t>
      </w:r>
      <w:r w:rsidR="0028782C">
        <w:rPr>
          <w:rFonts w:ascii="Times New Roman" w:eastAsia="Times New Roman" w:hAnsi="Times New Roman" w:cs="Times New Roman"/>
          <w:sz w:val="24"/>
          <w:szCs w:val="24"/>
        </w:rPr>
        <w:t xml:space="preserve"> m</w:t>
      </w:r>
      <w:r w:rsidR="007E6282">
        <w:rPr>
          <w:rFonts w:ascii="Times New Roman" w:eastAsia="Times New Roman" w:hAnsi="Times New Roman" w:cs="Times New Roman"/>
          <w:sz w:val="24"/>
          <w:szCs w:val="24"/>
        </w:rPr>
        <w:t xml:space="preserve"> (Figure 1; Table 1). Littoral sites were sampled at </w:t>
      </w:r>
      <w:r w:rsidR="00147D1A">
        <w:rPr>
          <w:rFonts w:ascii="Times New Roman" w:eastAsia="Times New Roman" w:hAnsi="Times New Roman" w:cs="Times New Roman"/>
          <w:sz w:val="24"/>
          <w:szCs w:val="24"/>
        </w:rPr>
        <w:t xml:space="preserve">approximately </w:t>
      </w:r>
      <w:r w:rsidR="007E6282">
        <w:rPr>
          <w:rFonts w:ascii="Times New Roman" w:eastAsia="Times New Roman" w:hAnsi="Times New Roman" w:cs="Times New Roman"/>
          <w:sz w:val="24"/>
          <w:szCs w:val="24"/>
        </w:rPr>
        <w:t xml:space="preserve">the same depth (~1.25 m) </w:t>
      </w:r>
      <w:r w:rsidR="0028782C">
        <w:rPr>
          <w:rFonts w:ascii="Times New Roman" w:eastAsia="Times New Roman" w:hAnsi="Times New Roman" w:cs="Times New Roman"/>
          <w:sz w:val="24"/>
          <w:szCs w:val="24"/>
        </w:rPr>
        <w:t xml:space="preserve">at a distance of </w:t>
      </w:r>
      <w:r w:rsidR="000718B9">
        <w:rPr>
          <w:rFonts w:ascii="Times New Roman" w:eastAsia="Times New Roman" w:hAnsi="Times New Roman" w:cs="Times New Roman"/>
          <w:sz w:val="24"/>
          <w:szCs w:val="24"/>
        </w:rPr>
        <w:t xml:space="preserve">8.9 to 20.75 </w:t>
      </w:r>
      <w:r w:rsidR="0028782C">
        <w:rPr>
          <w:rFonts w:ascii="Times New Roman" w:eastAsia="Times New Roman" w:hAnsi="Times New Roman" w:cs="Times New Roman"/>
          <w:sz w:val="24"/>
          <w:szCs w:val="24"/>
        </w:rPr>
        <w:t>m from shore</w:t>
      </w:r>
      <w:r w:rsidR="007E6282">
        <w:rPr>
          <w:rFonts w:ascii="Times New Roman" w:eastAsia="Times New Roman" w:hAnsi="Times New Roman" w:cs="Times New Roman"/>
          <w:sz w:val="24"/>
          <w:szCs w:val="24"/>
        </w:rPr>
        <w:t xml:space="preserve"> (Table 1). At each site, air temperature was measured with a mercury thermometer and photographs were taken of the substrate and the shoreline.</w:t>
      </w:r>
    </w:p>
    <w:p w14:paraId="38C88236" w14:textId="77777777" w:rsidR="00147D1A" w:rsidRDefault="00147D1A" w:rsidP="007E6282">
      <w:pPr>
        <w:rPr>
          <w:rFonts w:ascii="Times New Roman" w:eastAsia="Times New Roman" w:hAnsi="Times New Roman" w:cs="Times New Roman"/>
          <w:sz w:val="24"/>
          <w:szCs w:val="24"/>
        </w:rPr>
      </w:pPr>
    </w:p>
    <w:p w14:paraId="53BBF2BF" w14:textId="725965E9" w:rsidR="00715D55" w:rsidRDefault="007E6282" w:rsidP="00147D1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Along our 40-km transect, there were three lakeside settlements. </w:t>
      </w:r>
      <w:r w:rsidR="00D8535D">
        <w:rPr>
          <w:rFonts w:ascii="Times New Roman" w:eastAsia="Times New Roman" w:hAnsi="Times New Roman" w:cs="Times New Roman"/>
          <w:sz w:val="24"/>
          <w:szCs w:val="24"/>
        </w:rPr>
        <w:t xml:space="preserve">The largest, </w:t>
      </w:r>
      <w:proofErr w:type="spellStart"/>
      <w:r w:rsidR="00D8535D">
        <w:rPr>
          <w:rFonts w:ascii="Times New Roman" w:eastAsia="Times New Roman" w:hAnsi="Times New Roman" w:cs="Times New Roman"/>
          <w:sz w:val="24"/>
          <w:szCs w:val="24"/>
        </w:rPr>
        <w:t>Listvyanka</w:t>
      </w:r>
      <w:proofErr w:type="spellEnd"/>
      <w:r w:rsidR="00D8535D">
        <w:rPr>
          <w:rFonts w:ascii="Times New Roman" w:eastAsia="Times New Roman" w:hAnsi="Times New Roman" w:cs="Times New Roman"/>
          <w:sz w:val="24"/>
          <w:szCs w:val="24"/>
        </w:rPr>
        <w:t xml:space="preserve">, is </w:t>
      </w:r>
      <w:ins w:id="134" w:author="Meyer, Michael Frederick" w:date="2020-08-11T17:17:00Z">
        <w:r w:rsidR="001A7B89">
          <w:rPr>
            <w:rFonts w:ascii="Times New Roman" w:eastAsia="Times New Roman" w:hAnsi="Times New Roman" w:cs="Times New Roman"/>
            <w:sz w:val="24"/>
            <w:szCs w:val="24"/>
          </w:rPr>
          <w:t>adjacent to Baikal’s only surface outflo</w:t>
        </w:r>
      </w:ins>
      <w:ins w:id="135" w:author="Meyer, Michael Frederick" w:date="2020-08-11T17:18:00Z">
        <w:r w:rsidR="001A7B89">
          <w:rPr>
            <w:rFonts w:ascii="Times New Roman" w:eastAsia="Times New Roman" w:hAnsi="Times New Roman" w:cs="Times New Roman"/>
            <w:sz w:val="24"/>
            <w:szCs w:val="24"/>
          </w:rPr>
          <w:t xml:space="preserve">w. </w:t>
        </w:r>
        <w:proofErr w:type="spellStart"/>
        <w:r w:rsidR="001A7B89">
          <w:rPr>
            <w:rFonts w:ascii="Times New Roman" w:eastAsia="Times New Roman" w:hAnsi="Times New Roman" w:cs="Times New Roman"/>
            <w:sz w:val="24"/>
            <w:szCs w:val="24"/>
          </w:rPr>
          <w:t>Listvyanka</w:t>
        </w:r>
        <w:proofErr w:type="spellEnd"/>
        <w:r w:rsidR="001A7B89">
          <w:rPr>
            <w:rFonts w:ascii="Times New Roman" w:eastAsia="Times New Roman" w:hAnsi="Times New Roman" w:cs="Times New Roman"/>
            <w:sz w:val="24"/>
            <w:szCs w:val="24"/>
          </w:rPr>
          <w:t xml:space="preserve"> is </w:t>
        </w:r>
      </w:ins>
      <w:r w:rsidR="00D8535D">
        <w:rPr>
          <w:rFonts w:ascii="Times New Roman" w:eastAsia="Times New Roman" w:hAnsi="Times New Roman" w:cs="Times New Roman"/>
          <w:sz w:val="24"/>
          <w:szCs w:val="24"/>
        </w:rPr>
        <w:t xml:space="preserve">primarily a tourist town with approximately 1,963 permanent residents, although tourism can contribute significantly to the town’s population with </w:t>
      </w:r>
      <w:r w:rsidR="009F5671">
        <w:rPr>
          <w:rFonts w:ascii="Times New Roman" w:eastAsia="Times New Roman" w:hAnsi="Times New Roman" w:cs="Times New Roman"/>
          <w:sz w:val="24"/>
          <w:szCs w:val="24"/>
        </w:rPr>
        <w:t>1.2 million</w:t>
      </w:r>
      <w:r w:rsidR="00D8535D">
        <w:rPr>
          <w:rFonts w:ascii="Times New Roman" w:eastAsia="Times New Roman" w:hAnsi="Times New Roman" w:cs="Times New Roman"/>
          <w:sz w:val="24"/>
          <w:szCs w:val="24"/>
        </w:rPr>
        <w:t xml:space="preserve"> </w:t>
      </w:r>
      <w:r w:rsidR="00414172">
        <w:rPr>
          <w:rFonts w:ascii="Times New Roman" w:eastAsia="Times New Roman" w:hAnsi="Times New Roman" w:cs="Times New Roman"/>
          <w:sz w:val="24"/>
          <w:szCs w:val="24"/>
        </w:rPr>
        <w:t xml:space="preserve">visitors </w:t>
      </w:r>
      <w:r w:rsidR="00D8535D">
        <w:rPr>
          <w:rFonts w:ascii="Times New Roman" w:eastAsia="Times New Roman" w:hAnsi="Times New Roman" w:cs="Times New Roman"/>
          <w:sz w:val="24"/>
          <w:szCs w:val="24"/>
        </w:rPr>
        <w:t xml:space="preserve">over the course of the year </w:t>
      </w:r>
      <w:r w:rsidR="006F1DAD">
        <w:rPr>
          <w:rFonts w:ascii="Times New Roman" w:eastAsia="Times New Roman" w:hAnsi="Times New Roman" w:cs="Times New Roman"/>
          <w:sz w:val="24"/>
          <w:szCs w:val="24"/>
        </w:rPr>
        <w:fldChar w:fldCharType="begin"/>
      </w:r>
      <w:r w:rsidR="006F1DAD">
        <w:rPr>
          <w:rFonts w:ascii="Times New Roman" w:eastAsia="Times New Roman" w:hAnsi="Times New Roman" w:cs="Times New Roman"/>
          <w:sz w:val="24"/>
          <w:szCs w:val="24"/>
        </w:rPr>
        <w:instrText xml:space="preserve"> ADDIN ZOTERO_ITEM CSL_CITATION {"citationID":"7marE7oD","properties":{"formattedCitation":"(Interfax-Tourism 2018)","plainCitation":"(Interfax-Tourism 2018)","noteIndex":0},"citationItems":[{"id":3786,"uris":["http://zotero.org/users/2645460/items/JSTKHQEI"],"uri":["http://zotero.org/users/2645460/items/JSTKHQEI"],"itemData":{"id":3786,"type":"article-newspaper","abstract":"ИРКУТСК. 25 ОКТЯБРЯ. ИНТЕРФАКС-СИБИРЬ - Количество туристов, посетивших Иркутскую область и озеро Байкал в январе-сентябре 2018 года, выросло на 4,7% в сравнении с аналогичным периодом прошлого года, до 1,2 млн человек, сообщила руководитель Агентства по туризму Иркутской области Екатерина Сливина.","container-title":"Interfax-Tourism","language":"Russian","title":"Байкал с января по август 2018 года посетили 1,2 миллиона туристов (1.2 million tourists vistied Baikal from January through August 2018)","URL":"https://tourism.interfax.ru/ru/news/articles/53449/","author":[{"family":"Interfax-Tourism","given":""}],"accessed":{"date-parts":[["2020",6,9]]},"issued":{"date-parts":[["2018",10,25]]}}}],"schema":"https://github.com/citation-style-language/schema/raw/master/csl-citation.json"} </w:instrText>
      </w:r>
      <w:r w:rsidR="006F1DAD">
        <w:rPr>
          <w:rFonts w:ascii="Times New Roman" w:eastAsia="Times New Roman" w:hAnsi="Times New Roman" w:cs="Times New Roman"/>
          <w:sz w:val="24"/>
          <w:szCs w:val="24"/>
        </w:rPr>
        <w:fldChar w:fldCharType="separate"/>
      </w:r>
      <w:r w:rsidR="006F1DAD" w:rsidRPr="006F1DAD">
        <w:rPr>
          <w:rFonts w:ascii="Times New Roman" w:hAnsi="Times New Roman" w:cs="Times New Roman"/>
          <w:sz w:val="24"/>
        </w:rPr>
        <w:t>(Interfax-Tourism 2018)</w:t>
      </w:r>
      <w:r w:rsidR="006F1DAD">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414172">
        <w:rPr>
          <w:rFonts w:ascii="Times New Roman" w:eastAsia="Times New Roman" w:hAnsi="Times New Roman" w:cs="Times New Roman"/>
          <w:sz w:val="24"/>
          <w:szCs w:val="24"/>
        </w:rPr>
        <w:t>The other</w:t>
      </w:r>
      <w:r w:rsidR="00D8535D">
        <w:rPr>
          <w:rFonts w:ascii="Times New Roman" w:eastAsia="Times New Roman" w:hAnsi="Times New Roman" w:cs="Times New Roman"/>
          <w:sz w:val="24"/>
          <w:szCs w:val="24"/>
        </w:rPr>
        <w:t xml:space="preserve"> two </w:t>
      </w:r>
      <w:r w:rsidR="00414172">
        <w:rPr>
          <w:rFonts w:ascii="Times New Roman" w:eastAsia="Times New Roman" w:hAnsi="Times New Roman" w:cs="Times New Roman"/>
          <w:sz w:val="24"/>
          <w:szCs w:val="24"/>
        </w:rPr>
        <w:t>settlements are the</w:t>
      </w:r>
      <w:r w:rsidR="00D8535D">
        <w:rPr>
          <w:rFonts w:ascii="Times New Roman" w:eastAsia="Times New Roman" w:hAnsi="Times New Roman" w:cs="Times New Roman"/>
          <w:sz w:val="24"/>
          <w:szCs w:val="24"/>
        </w:rPr>
        <w:t xml:space="preserve"> villages Bolshie </w:t>
      </w:r>
      <w:proofErr w:type="spellStart"/>
      <w:r w:rsidR="00D8535D">
        <w:rPr>
          <w:rFonts w:ascii="Times New Roman" w:eastAsia="Times New Roman" w:hAnsi="Times New Roman" w:cs="Times New Roman"/>
          <w:sz w:val="24"/>
          <w:szCs w:val="24"/>
        </w:rPr>
        <w:t>Koty</w:t>
      </w:r>
      <w:proofErr w:type="spellEnd"/>
      <w:r w:rsidR="00D8535D">
        <w:rPr>
          <w:rFonts w:ascii="Times New Roman" w:eastAsia="Times New Roman" w:hAnsi="Times New Roman" w:cs="Times New Roman"/>
          <w:sz w:val="24"/>
          <w:szCs w:val="24"/>
        </w:rPr>
        <w:t xml:space="preserve"> and </w:t>
      </w:r>
      <w:proofErr w:type="spellStart"/>
      <w:r w:rsidR="00D8535D">
        <w:rPr>
          <w:rFonts w:ascii="Times New Roman" w:eastAsia="Times New Roman" w:hAnsi="Times New Roman" w:cs="Times New Roman"/>
          <w:sz w:val="24"/>
          <w:szCs w:val="24"/>
        </w:rPr>
        <w:t>Bolshoe</w:t>
      </w:r>
      <w:proofErr w:type="spellEnd"/>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Goloustnoe</w:t>
      </w:r>
      <w:proofErr w:type="spellEnd"/>
      <w:r w:rsidR="000D4AC4">
        <w:rPr>
          <w:rFonts w:ascii="Times New Roman" w:eastAsia="Times New Roman" w:hAnsi="Times New Roman" w:cs="Times New Roman"/>
          <w:sz w:val="24"/>
          <w:szCs w:val="24"/>
        </w:rPr>
        <w:t>, which</w:t>
      </w:r>
      <w:r w:rsidR="009F5671">
        <w:rPr>
          <w:rFonts w:ascii="Times New Roman" w:eastAsia="Times New Roman" w:hAnsi="Times New Roman" w:cs="Times New Roman"/>
          <w:sz w:val="24"/>
          <w:szCs w:val="24"/>
        </w:rPr>
        <w:t xml:space="preserve"> have approximately 80 and 600 permanent residents, respectively</w:t>
      </w:r>
      <w:r w:rsidR="00D8535D">
        <w:rPr>
          <w:rFonts w:ascii="Times New Roman" w:eastAsia="Times New Roman" w:hAnsi="Times New Roman" w:cs="Times New Roman"/>
          <w:sz w:val="24"/>
          <w:szCs w:val="24"/>
        </w:rPr>
        <w:t xml:space="preserve">. Bolshie </w:t>
      </w:r>
      <w:proofErr w:type="spellStart"/>
      <w:r w:rsidR="00D8535D">
        <w:rPr>
          <w:rFonts w:ascii="Times New Roman" w:eastAsia="Times New Roman" w:hAnsi="Times New Roman" w:cs="Times New Roman"/>
          <w:sz w:val="24"/>
          <w:szCs w:val="24"/>
        </w:rPr>
        <w:t>Koty</w:t>
      </w:r>
      <w:proofErr w:type="spellEnd"/>
      <w:r w:rsidR="00D8535D">
        <w:rPr>
          <w:rFonts w:ascii="Times New Roman" w:eastAsia="Times New Roman" w:hAnsi="Times New Roman" w:cs="Times New Roman"/>
          <w:sz w:val="24"/>
          <w:szCs w:val="24"/>
        </w:rPr>
        <w:t xml:space="preserve"> </w:t>
      </w:r>
      <w:r w:rsidR="00833288">
        <w:rPr>
          <w:rFonts w:ascii="Times New Roman" w:eastAsia="Times New Roman" w:hAnsi="Times New Roman" w:cs="Times New Roman"/>
          <w:sz w:val="24"/>
          <w:szCs w:val="24"/>
        </w:rPr>
        <w:t xml:space="preserve">is home to </w:t>
      </w:r>
      <w:r w:rsidR="00D8535D">
        <w:rPr>
          <w:rFonts w:ascii="Times New Roman" w:eastAsia="Times New Roman" w:hAnsi="Times New Roman" w:cs="Times New Roman"/>
          <w:sz w:val="24"/>
          <w:szCs w:val="24"/>
        </w:rPr>
        <w:t>two field research stations</w:t>
      </w:r>
      <w:r w:rsidR="00905270">
        <w:rPr>
          <w:rFonts w:ascii="Times New Roman" w:eastAsia="Times New Roman" w:hAnsi="Times New Roman" w:cs="Times New Roman"/>
          <w:sz w:val="24"/>
          <w:szCs w:val="24"/>
        </w:rPr>
        <w:t xml:space="preserve"> and several small </w:t>
      </w:r>
      <w:r w:rsidR="000D4AC4">
        <w:rPr>
          <w:rFonts w:ascii="Times New Roman" w:eastAsia="Times New Roman" w:hAnsi="Times New Roman" w:cs="Times New Roman"/>
          <w:sz w:val="24"/>
          <w:szCs w:val="24"/>
        </w:rPr>
        <w:t>tourist accommodations</w:t>
      </w:r>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Bolshoe</w:t>
      </w:r>
      <w:proofErr w:type="spellEnd"/>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Goloustnoe</w:t>
      </w:r>
      <w:proofErr w:type="spellEnd"/>
      <w:r w:rsidR="00D8535D">
        <w:rPr>
          <w:rFonts w:ascii="Times New Roman" w:eastAsia="Times New Roman" w:hAnsi="Times New Roman" w:cs="Times New Roman"/>
          <w:sz w:val="24"/>
          <w:szCs w:val="24"/>
        </w:rPr>
        <w:t xml:space="preserve"> </w:t>
      </w:r>
      <w:r w:rsidR="0028782C">
        <w:rPr>
          <w:rFonts w:ascii="Times New Roman" w:eastAsia="Times New Roman" w:hAnsi="Times New Roman" w:cs="Times New Roman"/>
          <w:sz w:val="24"/>
          <w:szCs w:val="24"/>
        </w:rPr>
        <w:t xml:space="preserve">has several hotels and tourist camps </w:t>
      </w:r>
      <w:r w:rsidR="00557610">
        <w:rPr>
          <w:rFonts w:ascii="Times New Roman" w:eastAsia="Times New Roman" w:hAnsi="Times New Roman" w:cs="Times New Roman"/>
          <w:sz w:val="24"/>
          <w:szCs w:val="24"/>
        </w:rPr>
        <w:t>(</w:t>
      </w:r>
      <w:proofErr w:type="spellStart"/>
      <w:r w:rsidR="00D8535D">
        <w:rPr>
          <w:rFonts w:ascii="Times New Roman" w:eastAsia="Times New Roman" w:hAnsi="Times New Roman" w:cs="Times New Roman"/>
          <w:sz w:val="24"/>
          <w:szCs w:val="24"/>
        </w:rPr>
        <w:t>IrkutskStat</w:t>
      </w:r>
      <w:proofErr w:type="spellEnd"/>
      <w:r w:rsidR="00D8535D">
        <w:rPr>
          <w:rFonts w:ascii="Times New Roman" w:eastAsia="Times New Roman" w:hAnsi="Times New Roman" w:cs="Times New Roman"/>
          <w:sz w:val="24"/>
          <w:szCs w:val="24"/>
        </w:rPr>
        <w:t xml:space="preserve">, 2012). </w:t>
      </w:r>
    </w:p>
    <w:p w14:paraId="097E7FDD" w14:textId="5285B6E0" w:rsidR="007E6282" w:rsidRDefault="007E6282" w:rsidP="007E6282">
      <w:pPr>
        <w:rPr>
          <w:rFonts w:ascii="Times New Roman" w:eastAsia="Times New Roman" w:hAnsi="Times New Roman" w:cs="Times New Roman"/>
          <w:sz w:val="24"/>
          <w:szCs w:val="24"/>
        </w:rPr>
      </w:pPr>
    </w:p>
    <w:p w14:paraId="489D70A8" w14:textId="133F32BD" w:rsidR="007E6282" w:rsidRDefault="007E6282" w:rsidP="007E6282">
      <w:pPr>
        <w:rPr>
          <w:rFonts w:ascii="Times New Roman" w:eastAsia="Times New Roman" w:hAnsi="Times New Roman" w:cs="Times New Roman"/>
          <w:i/>
          <w:sz w:val="24"/>
          <w:szCs w:val="24"/>
        </w:rPr>
      </w:pPr>
      <w:bookmarkStart w:id="136" w:name="_Hlk49177464"/>
      <w:r>
        <w:rPr>
          <w:rFonts w:ascii="Times New Roman" w:eastAsia="Times New Roman" w:hAnsi="Times New Roman" w:cs="Times New Roman"/>
          <w:i/>
          <w:sz w:val="24"/>
          <w:szCs w:val="24"/>
        </w:rPr>
        <w:t>Inverse</w:t>
      </w:r>
      <w:r w:rsidR="009F5671">
        <w:rPr>
          <w:rFonts w:ascii="Times New Roman" w:eastAsia="Times New Roman" w:hAnsi="Times New Roman" w:cs="Times New Roman"/>
          <w:i/>
          <w:sz w:val="24"/>
          <w:szCs w:val="24"/>
        </w:rPr>
        <w:t xml:space="preserve"> </w:t>
      </w:r>
      <w:r>
        <w:rPr>
          <w:rFonts w:ascii="Times New Roman" w:eastAsia="Times New Roman" w:hAnsi="Times New Roman" w:cs="Times New Roman"/>
          <w:i/>
          <w:sz w:val="24"/>
          <w:szCs w:val="24"/>
        </w:rPr>
        <w:t xml:space="preserve">distance </w:t>
      </w:r>
      <w:r w:rsidR="009F5671">
        <w:rPr>
          <w:rFonts w:ascii="Times New Roman" w:eastAsia="Times New Roman" w:hAnsi="Times New Roman" w:cs="Times New Roman"/>
          <w:i/>
          <w:sz w:val="24"/>
          <w:szCs w:val="24"/>
        </w:rPr>
        <w:t xml:space="preserve">weighted </w:t>
      </w:r>
      <w:r w:rsidR="00673CE2">
        <w:rPr>
          <w:rFonts w:ascii="Times New Roman" w:eastAsia="Times New Roman" w:hAnsi="Times New Roman" w:cs="Times New Roman"/>
          <w:i/>
          <w:sz w:val="24"/>
          <w:szCs w:val="24"/>
        </w:rPr>
        <w:t xml:space="preserve">(IDW) </w:t>
      </w:r>
      <w:r>
        <w:rPr>
          <w:rFonts w:ascii="Times New Roman" w:eastAsia="Times New Roman" w:hAnsi="Times New Roman" w:cs="Times New Roman"/>
          <w:i/>
          <w:sz w:val="24"/>
          <w:szCs w:val="24"/>
        </w:rPr>
        <w:t>population calculation</w:t>
      </w:r>
      <w:r w:rsidR="002E06DD">
        <w:rPr>
          <w:rFonts w:ascii="Times New Roman" w:eastAsia="Times New Roman" w:hAnsi="Times New Roman" w:cs="Times New Roman"/>
          <w:i/>
          <w:sz w:val="24"/>
          <w:szCs w:val="24"/>
        </w:rPr>
        <w:t xml:space="preserve"> for each sampling location</w:t>
      </w:r>
      <w:r>
        <w:rPr>
          <w:rFonts w:ascii="Times New Roman" w:eastAsia="Times New Roman" w:hAnsi="Times New Roman" w:cs="Times New Roman"/>
          <w:i/>
          <w:sz w:val="24"/>
          <w:szCs w:val="24"/>
        </w:rPr>
        <w:t xml:space="preserve"> </w:t>
      </w:r>
    </w:p>
    <w:bookmarkEnd w:id="136"/>
    <w:p w14:paraId="1B99AB93" w14:textId="77777777" w:rsidR="009F5671" w:rsidRPr="007E6282" w:rsidRDefault="009F5671" w:rsidP="007E6282">
      <w:pPr>
        <w:rPr>
          <w:rFonts w:ascii="Times New Roman" w:eastAsia="Times New Roman" w:hAnsi="Times New Roman" w:cs="Times New Roman"/>
          <w:i/>
          <w:sz w:val="24"/>
          <w:szCs w:val="24"/>
        </w:rPr>
      </w:pPr>
    </w:p>
    <w:p w14:paraId="632ACAB1" w14:textId="09A90BF0" w:rsidR="00AE6372" w:rsidRDefault="0028782C" w:rsidP="00C33FF9">
      <w:pPr>
        <w:rPr>
          <w:rFonts w:ascii="Times New Roman" w:eastAsia="Times New Roman" w:hAnsi="Times New Roman" w:cs="Times New Roman"/>
          <w:sz w:val="24"/>
          <w:szCs w:val="24"/>
        </w:rPr>
      </w:pPr>
      <w:r>
        <w:rPr>
          <w:rFonts w:ascii="Times New Roman" w:eastAsia="Times New Roman" w:hAnsi="Times New Roman" w:cs="Times New Roman"/>
          <w:sz w:val="24"/>
          <w:szCs w:val="24"/>
        </w:rPr>
        <w:t>W</w:t>
      </w:r>
      <w:r w:rsidR="00F01527">
        <w:rPr>
          <w:rFonts w:ascii="Times New Roman" w:eastAsia="Times New Roman" w:hAnsi="Times New Roman" w:cs="Times New Roman"/>
          <w:sz w:val="24"/>
          <w:szCs w:val="24"/>
        </w:rPr>
        <w:t>e recognized that sewage indicator concentrations</w:t>
      </w:r>
      <w:r>
        <w:rPr>
          <w:rFonts w:ascii="Times New Roman" w:eastAsia="Times New Roman" w:hAnsi="Times New Roman" w:cs="Times New Roman"/>
          <w:sz w:val="24"/>
          <w:szCs w:val="24"/>
        </w:rPr>
        <w:t xml:space="preserve"> at each sampling location</w:t>
      </w:r>
      <w:r w:rsidR="00F01527">
        <w:rPr>
          <w:rFonts w:ascii="Times New Roman" w:eastAsia="Times New Roman" w:hAnsi="Times New Roman" w:cs="Times New Roman"/>
          <w:sz w:val="24"/>
          <w:szCs w:val="24"/>
        </w:rPr>
        <w:t xml:space="preserve"> may be related to a sampling location’s </w:t>
      </w:r>
      <w:ins w:id="137" w:author="Meyer, Michael Frederick" w:date="2020-08-10T14:17:00Z">
        <w:r w:rsidR="001F7017">
          <w:rPr>
            <w:rFonts w:ascii="Times New Roman" w:eastAsia="Times New Roman" w:hAnsi="Times New Roman" w:cs="Times New Roman"/>
            <w:sz w:val="24"/>
            <w:szCs w:val="24"/>
          </w:rPr>
          <w:t xml:space="preserve">spatial </w:t>
        </w:r>
      </w:ins>
      <w:r w:rsidR="00F01527">
        <w:rPr>
          <w:rFonts w:ascii="Times New Roman" w:eastAsia="Times New Roman" w:hAnsi="Times New Roman" w:cs="Times New Roman"/>
          <w:sz w:val="24"/>
          <w:szCs w:val="24"/>
        </w:rPr>
        <w:t xml:space="preserve">position relative to </w:t>
      </w:r>
      <w:del w:id="138" w:author="Meyer, Michael Frederick" w:date="2020-08-10T14:17:00Z">
        <w:r w:rsidR="000D4AC4" w:rsidDel="001F7017">
          <w:rPr>
            <w:rFonts w:ascii="Times New Roman" w:eastAsia="Times New Roman" w:hAnsi="Times New Roman" w:cs="Times New Roman"/>
            <w:sz w:val="24"/>
            <w:szCs w:val="24"/>
          </w:rPr>
          <w:delText xml:space="preserve">both </w:delText>
        </w:r>
      </w:del>
      <w:r w:rsidR="009F5671">
        <w:rPr>
          <w:rFonts w:ascii="Times New Roman" w:eastAsia="Times New Roman" w:hAnsi="Times New Roman" w:cs="Times New Roman"/>
          <w:sz w:val="24"/>
          <w:szCs w:val="24"/>
        </w:rPr>
        <w:t xml:space="preserve">the size and proximity of </w:t>
      </w:r>
      <w:r w:rsidR="00F01527">
        <w:rPr>
          <w:rFonts w:ascii="Times New Roman" w:eastAsia="Times New Roman" w:hAnsi="Times New Roman" w:cs="Times New Roman"/>
          <w:sz w:val="24"/>
          <w:szCs w:val="24"/>
        </w:rPr>
        <w:t xml:space="preserve">neighboring </w:t>
      </w:r>
      <w:del w:id="139" w:author="Meyer, Michael Frederick" w:date="2020-08-10T14:18:00Z">
        <w:r w:rsidR="00F01527" w:rsidDel="001F7017">
          <w:rPr>
            <w:rFonts w:ascii="Times New Roman" w:eastAsia="Times New Roman" w:hAnsi="Times New Roman" w:cs="Times New Roman"/>
            <w:sz w:val="24"/>
            <w:szCs w:val="24"/>
          </w:rPr>
          <w:delText xml:space="preserve">lakeside </w:delText>
        </w:r>
      </w:del>
      <w:r w:rsidR="00F01527">
        <w:rPr>
          <w:rFonts w:ascii="Times New Roman" w:eastAsia="Times New Roman" w:hAnsi="Times New Roman" w:cs="Times New Roman"/>
          <w:sz w:val="24"/>
          <w:szCs w:val="24"/>
        </w:rPr>
        <w:t>develo</w:t>
      </w:r>
      <w:r w:rsidR="00147D1A">
        <w:rPr>
          <w:rFonts w:ascii="Times New Roman" w:eastAsia="Times New Roman" w:hAnsi="Times New Roman" w:cs="Times New Roman"/>
          <w:sz w:val="24"/>
          <w:szCs w:val="24"/>
        </w:rPr>
        <w:t>p</w:t>
      </w:r>
      <w:del w:id="140" w:author="Meyer, Michael Frederick" w:date="2020-08-10T14:18:00Z">
        <w:r w:rsidR="00147D1A" w:rsidDel="001F7017">
          <w:rPr>
            <w:rFonts w:ascii="Times New Roman" w:eastAsia="Times New Roman" w:hAnsi="Times New Roman" w:cs="Times New Roman"/>
            <w:sz w:val="24"/>
            <w:szCs w:val="24"/>
          </w:rPr>
          <w:delText>ed</w:delText>
        </w:r>
      </w:del>
      <w:ins w:id="141" w:author="Meyer, Michael Frederick" w:date="2020-08-10T14:18:00Z">
        <w:r w:rsidR="001F7017">
          <w:rPr>
            <w:rFonts w:ascii="Times New Roman" w:eastAsia="Times New Roman" w:hAnsi="Times New Roman" w:cs="Times New Roman"/>
            <w:sz w:val="24"/>
            <w:szCs w:val="24"/>
          </w:rPr>
          <w:t>ments</w:t>
        </w:r>
      </w:ins>
      <w:del w:id="142" w:author="Meyer, Michael Frederick" w:date="2020-08-10T14:18:00Z">
        <w:r w:rsidR="00147D1A" w:rsidDel="001F7017">
          <w:rPr>
            <w:rFonts w:ascii="Times New Roman" w:eastAsia="Times New Roman" w:hAnsi="Times New Roman" w:cs="Times New Roman"/>
            <w:sz w:val="24"/>
            <w:szCs w:val="24"/>
          </w:rPr>
          <w:delText xml:space="preserve"> sites</w:delText>
        </w:r>
      </w:del>
      <w:r w:rsidR="00D8535D">
        <w:rPr>
          <w:rFonts w:ascii="Times New Roman" w:eastAsia="Times New Roman" w:hAnsi="Times New Roman" w:cs="Times New Roman"/>
          <w:sz w:val="24"/>
          <w:szCs w:val="24"/>
        </w:rPr>
        <w:t>.</w:t>
      </w:r>
      <w:r w:rsidR="00C33FF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Therefore, w</w:t>
      </w:r>
      <w:r w:rsidR="00673CE2">
        <w:rPr>
          <w:rFonts w:ascii="Times New Roman" w:eastAsia="Times New Roman" w:hAnsi="Times New Roman" w:cs="Times New Roman"/>
          <w:sz w:val="24"/>
          <w:szCs w:val="24"/>
        </w:rPr>
        <w:t>e, created the inverse distance weighted (IDW) population metric</w:t>
      </w:r>
      <w:r w:rsidR="00191FD0">
        <w:rPr>
          <w:rFonts w:ascii="Times New Roman" w:eastAsia="Times New Roman" w:hAnsi="Times New Roman" w:cs="Times New Roman"/>
          <w:sz w:val="24"/>
          <w:szCs w:val="24"/>
        </w:rPr>
        <w:t xml:space="preserve"> to </w:t>
      </w:r>
      <w:r>
        <w:rPr>
          <w:rFonts w:ascii="Times New Roman" w:eastAsia="Times New Roman" w:hAnsi="Times New Roman" w:cs="Times New Roman"/>
          <w:sz w:val="24"/>
          <w:szCs w:val="24"/>
        </w:rPr>
        <w:t>summarize</w:t>
      </w:r>
      <w:r w:rsidR="000D4AC4">
        <w:rPr>
          <w:rFonts w:ascii="Times New Roman" w:eastAsia="Times New Roman" w:hAnsi="Times New Roman" w:cs="Times New Roman"/>
          <w:sz w:val="24"/>
          <w:szCs w:val="24"/>
        </w:rPr>
        <w:t xml:space="preserve"> </w:t>
      </w:r>
      <w:r w:rsidR="00191FD0">
        <w:rPr>
          <w:rFonts w:ascii="Times New Roman" w:eastAsia="Times New Roman" w:hAnsi="Times New Roman" w:cs="Times New Roman"/>
          <w:sz w:val="24"/>
          <w:szCs w:val="24"/>
        </w:rPr>
        <w:t xml:space="preserve">information about human population size, density, </w:t>
      </w:r>
      <w:r w:rsidR="00147D1A">
        <w:rPr>
          <w:rFonts w:ascii="Times New Roman" w:eastAsia="Times New Roman" w:hAnsi="Times New Roman" w:cs="Times New Roman"/>
          <w:sz w:val="24"/>
          <w:szCs w:val="24"/>
        </w:rPr>
        <w:t xml:space="preserve">and </w:t>
      </w:r>
      <w:r w:rsidR="00191FD0">
        <w:rPr>
          <w:rFonts w:ascii="Times New Roman" w:eastAsia="Times New Roman" w:hAnsi="Times New Roman" w:cs="Times New Roman"/>
          <w:sz w:val="24"/>
          <w:szCs w:val="24"/>
        </w:rPr>
        <w:t>location along the shoreline</w:t>
      </w:r>
      <w:r w:rsidR="00673CE2">
        <w:rPr>
          <w:rFonts w:ascii="Times New Roman" w:eastAsia="Times New Roman" w:hAnsi="Times New Roman" w:cs="Times New Roman"/>
          <w:sz w:val="24"/>
          <w:szCs w:val="24"/>
        </w:rPr>
        <w:t xml:space="preserve"> </w:t>
      </w:r>
      <w:r w:rsidR="00191FD0">
        <w:rPr>
          <w:rFonts w:ascii="Times New Roman" w:eastAsia="Times New Roman" w:hAnsi="Times New Roman" w:cs="Times New Roman"/>
          <w:sz w:val="24"/>
          <w:szCs w:val="24"/>
        </w:rPr>
        <w:t xml:space="preserve">as well as distance between developed sites and sampling locations. </w:t>
      </w:r>
      <w:r>
        <w:rPr>
          <w:rFonts w:ascii="Times New Roman" w:eastAsia="Times New Roman" w:hAnsi="Times New Roman" w:cs="Times New Roman"/>
          <w:sz w:val="24"/>
          <w:szCs w:val="24"/>
        </w:rPr>
        <w:t xml:space="preserve">The </w:t>
      </w:r>
      <w:r w:rsidR="00191FD0">
        <w:rPr>
          <w:rFonts w:ascii="Times New Roman" w:eastAsia="Times New Roman" w:hAnsi="Times New Roman" w:cs="Times New Roman"/>
          <w:sz w:val="24"/>
          <w:szCs w:val="24"/>
        </w:rPr>
        <w:t xml:space="preserve">IDW metric </w:t>
      </w:r>
      <w:r w:rsidR="00673CE2">
        <w:rPr>
          <w:rFonts w:ascii="Times New Roman" w:eastAsia="Times New Roman" w:hAnsi="Times New Roman" w:cs="Times New Roman"/>
          <w:sz w:val="24"/>
          <w:szCs w:val="24"/>
        </w:rPr>
        <w:t>reflects the idea that sewage pollution should be positively related to increasing human density and inversely related with distance from densely populated areas (</w:t>
      </w:r>
      <w:proofErr w:type="spellStart"/>
      <w:r w:rsidR="00673CE2">
        <w:rPr>
          <w:rFonts w:ascii="Times New Roman" w:eastAsia="Times New Roman" w:hAnsi="Times New Roman" w:cs="Times New Roman"/>
          <w:sz w:val="24"/>
          <w:szCs w:val="24"/>
        </w:rPr>
        <w:t>sensu</w:t>
      </w:r>
      <w:proofErr w:type="spellEnd"/>
      <w:r w:rsidR="00673CE2">
        <w:rPr>
          <w:rFonts w:ascii="Times New Roman" w:eastAsia="Times New Roman" w:hAnsi="Times New Roman" w:cs="Times New Roman"/>
          <w:sz w:val="24"/>
          <w:szCs w:val="24"/>
        </w:rPr>
        <w:t xml:space="preserve"> </w:t>
      </w:r>
      <w:proofErr w:type="spellStart"/>
      <w:r w:rsidR="00673CE2">
        <w:rPr>
          <w:rFonts w:ascii="Times New Roman" w:eastAsia="Times New Roman" w:hAnsi="Times New Roman" w:cs="Times New Roman"/>
          <w:sz w:val="24"/>
          <w:szCs w:val="24"/>
        </w:rPr>
        <w:t>Bendz</w:t>
      </w:r>
      <w:proofErr w:type="spellEnd"/>
      <w:r w:rsidR="00673CE2">
        <w:rPr>
          <w:rFonts w:ascii="Times New Roman" w:eastAsia="Times New Roman" w:hAnsi="Times New Roman" w:cs="Times New Roman"/>
          <w:sz w:val="24"/>
          <w:szCs w:val="24"/>
        </w:rPr>
        <w:t xml:space="preserve"> et al., 2005). </w:t>
      </w:r>
      <w:r w:rsidR="00F01527">
        <w:rPr>
          <w:rFonts w:ascii="Times New Roman" w:eastAsia="Times New Roman" w:hAnsi="Times New Roman" w:cs="Times New Roman"/>
          <w:sz w:val="24"/>
          <w:szCs w:val="24"/>
        </w:rPr>
        <w:t xml:space="preserve">Additionally, </w:t>
      </w:r>
      <w:proofErr w:type="spellStart"/>
      <w:r w:rsidR="00BC1A91">
        <w:rPr>
          <w:rFonts w:ascii="Times New Roman" w:eastAsia="Times New Roman" w:hAnsi="Times New Roman" w:cs="Times New Roman"/>
          <w:sz w:val="24"/>
          <w:szCs w:val="24"/>
        </w:rPr>
        <w:t>Timoshkin</w:t>
      </w:r>
      <w:proofErr w:type="spellEnd"/>
      <w:r w:rsidR="00BC1A91">
        <w:rPr>
          <w:rFonts w:ascii="Times New Roman" w:eastAsia="Times New Roman" w:hAnsi="Times New Roman" w:cs="Times New Roman"/>
          <w:sz w:val="24"/>
          <w:szCs w:val="24"/>
        </w:rPr>
        <w:t xml:space="preserve"> et al. (2018) noted that sewage into Baikal’s nearshore largely enters through </w:t>
      </w:r>
      <w:r w:rsidR="00557610">
        <w:rPr>
          <w:rFonts w:ascii="Times New Roman" w:eastAsia="Times New Roman" w:hAnsi="Times New Roman" w:cs="Times New Roman"/>
          <w:sz w:val="24"/>
          <w:szCs w:val="24"/>
        </w:rPr>
        <w:t>groundwater-lake</w:t>
      </w:r>
      <w:r w:rsidR="00BC1A91">
        <w:rPr>
          <w:rFonts w:ascii="Times New Roman" w:eastAsia="Times New Roman" w:hAnsi="Times New Roman" w:cs="Times New Roman"/>
          <w:sz w:val="24"/>
          <w:szCs w:val="24"/>
        </w:rPr>
        <w:t xml:space="preserve"> connections, implying that locations with more direct</w:t>
      </w:r>
      <w:r w:rsidR="00B97CFE">
        <w:rPr>
          <w:rFonts w:ascii="Times New Roman" w:eastAsia="Times New Roman" w:hAnsi="Times New Roman" w:cs="Times New Roman"/>
          <w:sz w:val="24"/>
          <w:szCs w:val="24"/>
        </w:rPr>
        <w:t>ly adjacent</w:t>
      </w:r>
      <w:r w:rsidR="00BC1A91">
        <w:rPr>
          <w:rFonts w:ascii="Times New Roman" w:eastAsia="Times New Roman" w:hAnsi="Times New Roman" w:cs="Times New Roman"/>
          <w:sz w:val="24"/>
          <w:szCs w:val="24"/>
        </w:rPr>
        <w:t xml:space="preserve"> shoreline development should experience higher sewage concentrations in the lake</w:t>
      </w:r>
      <w:r w:rsidR="00BC24F4">
        <w:rPr>
          <w:rFonts w:ascii="Times New Roman" w:eastAsia="Times New Roman" w:hAnsi="Times New Roman" w:cs="Times New Roman"/>
          <w:sz w:val="24"/>
          <w:szCs w:val="24"/>
        </w:rPr>
        <w:t xml:space="preserve">. </w:t>
      </w:r>
      <w:r w:rsidR="00250FD8">
        <w:rPr>
          <w:rFonts w:ascii="Times New Roman" w:eastAsia="Times New Roman" w:hAnsi="Times New Roman" w:cs="Times New Roman"/>
          <w:sz w:val="24"/>
          <w:szCs w:val="24"/>
        </w:rPr>
        <w:t xml:space="preserve">Acknowledging that nearshore PPCP concentrations were likely positively proportional to a </w:t>
      </w:r>
      <w:r w:rsidR="00250FD8">
        <w:rPr>
          <w:rFonts w:ascii="Times New Roman" w:eastAsia="Times New Roman" w:hAnsi="Times New Roman" w:cs="Times New Roman"/>
          <w:sz w:val="24"/>
          <w:szCs w:val="24"/>
        </w:rPr>
        <w:lastRenderedPageBreak/>
        <w:t>developed location’s shoreline length, we scale</w:t>
      </w:r>
      <w:r w:rsidR="00685120">
        <w:rPr>
          <w:rFonts w:ascii="Times New Roman" w:eastAsia="Times New Roman" w:hAnsi="Times New Roman" w:cs="Times New Roman"/>
          <w:sz w:val="24"/>
          <w:szCs w:val="24"/>
        </w:rPr>
        <w:t>d</w:t>
      </w:r>
      <w:r w:rsidR="00250FD8">
        <w:rPr>
          <w:rFonts w:ascii="Times New Roman" w:eastAsia="Times New Roman" w:hAnsi="Times New Roman" w:cs="Times New Roman"/>
          <w:sz w:val="24"/>
          <w:szCs w:val="24"/>
        </w:rPr>
        <w:t xml:space="preserve"> a developed site</w:t>
      </w:r>
      <w:r w:rsidR="00C03D31">
        <w:rPr>
          <w:rFonts w:ascii="Times New Roman" w:eastAsia="Times New Roman" w:hAnsi="Times New Roman" w:cs="Times New Roman"/>
          <w:sz w:val="24"/>
          <w:szCs w:val="24"/>
        </w:rPr>
        <w:t>’</w:t>
      </w:r>
      <w:r w:rsidR="00250FD8">
        <w:rPr>
          <w:rFonts w:ascii="Times New Roman" w:eastAsia="Times New Roman" w:hAnsi="Times New Roman" w:cs="Times New Roman"/>
          <w:sz w:val="24"/>
          <w:szCs w:val="24"/>
        </w:rPr>
        <w:t xml:space="preserve">s population density by its shoreline length. </w:t>
      </w:r>
      <w:r w:rsidR="00BC24F4">
        <w:rPr>
          <w:rFonts w:ascii="Times New Roman" w:eastAsia="Times New Roman" w:hAnsi="Times New Roman" w:cs="Times New Roman"/>
          <w:sz w:val="24"/>
          <w:szCs w:val="24"/>
        </w:rPr>
        <w:t>Scaling a developed site’s population density by its shoreline length also represents the idea that sewage-associated pollutants, such as PPCPs (</w:t>
      </w:r>
      <w:proofErr w:type="spellStart"/>
      <w:r w:rsidR="00BC24F4" w:rsidRPr="004943CA">
        <w:rPr>
          <w:rFonts w:ascii="Times New Roman" w:eastAsia="Times New Roman" w:hAnsi="Times New Roman" w:cs="Times New Roman"/>
          <w:sz w:val="24"/>
          <w:szCs w:val="24"/>
        </w:rPr>
        <w:t>Karnjanapiboonwong</w:t>
      </w:r>
      <w:proofErr w:type="spellEnd"/>
      <w:r w:rsidR="00BC24F4">
        <w:rPr>
          <w:rFonts w:ascii="Times New Roman" w:eastAsia="Times New Roman" w:hAnsi="Times New Roman" w:cs="Times New Roman"/>
          <w:sz w:val="24"/>
          <w:szCs w:val="24"/>
        </w:rPr>
        <w:t xml:space="preserve"> et al., 2010) and nutrients (de Vries, 1972), can </w:t>
      </w:r>
      <w:r w:rsidR="00EA5EAE">
        <w:rPr>
          <w:rFonts w:ascii="Times New Roman" w:eastAsia="Times New Roman" w:hAnsi="Times New Roman" w:cs="Times New Roman"/>
          <w:sz w:val="24"/>
          <w:szCs w:val="24"/>
        </w:rPr>
        <w:t>be</w:t>
      </w:r>
      <w:r w:rsidR="00BC24F4">
        <w:rPr>
          <w:rFonts w:ascii="Times New Roman" w:eastAsia="Times New Roman" w:hAnsi="Times New Roman" w:cs="Times New Roman"/>
          <w:sz w:val="24"/>
          <w:szCs w:val="24"/>
        </w:rPr>
        <w:t xml:space="preserve"> removed via the soil matrix </w:t>
      </w:r>
      <w:proofErr w:type="spellStart"/>
      <w:r w:rsidR="00BC24F4">
        <w:rPr>
          <w:rFonts w:ascii="Times New Roman" w:eastAsia="Times New Roman" w:hAnsi="Times New Roman" w:cs="Times New Roman"/>
          <w:sz w:val="24"/>
          <w:szCs w:val="24"/>
        </w:rPr>
        <w:t>en</w:t>
      </w:r>
      <w:proofErr w:type="spellEnd"/>
      <w:r w:rsidR="00BC24F4">
        <w:rPr>
          <w:rFonts w:ascii="Times New Roman" w:eastAsia="Times New Roman" w:hAnsi="Times New Roman" w:cs="Times New Roman"/>
          <w:sz w:val="24"/>
          <w:szCs w:val="24"/>
        </w:rPr>
        <w:t xml:space="preserve"> route to the lake.</w:t>
      </w:r>
    </w:p>
    <w:p w14:paraId="5E86A23E" w14:textId="77777777" w:rsidR="00147D1A" w:rsidRDefault="00147D1A" w:rsidP="00147D1A">
      <w:pPr>
        <w:rPr>
          <w:rFonts w:ascii="Times New Roman" w:eastAsia="Times New Roman" w:hAnsi="Times New Roman" w:cs="Times New Roman"/>
          <w:sz w:val="24"/>
          <w:szCs w:val="24"/>
        </w:rPr>
      </w:pPr>
    </w:p>
    <w:p w14:paraId="69750C84" w14:textId="36F35B92" w:rsidR="00525154" w:rsidRDefault="006E5C66" w:rsidP="00147D1A">
      <w:pPr>
        <w:rPr>
          <w:rFonts w:ascii="Times New Roman" w:eastAsia="Times New Roman" w:hAnsi="Times New Roman" w:cs="Times New Roman"/>
          <w:sz w:val="24"/>
          <w:szCs w:val="24"/>
        </w:rPr>
      </w:pPr>
      <w:bookmarkStart w:id="143" w:name="_Hlk49177484"/>
      <w:r>
        <w:rPr>
          <w:rFonts w:ascii="Times New Roman" w:eastAsia="Times New Roman" w:hAnsi="Times New Roman" w:cs="Times New Roman"/>
          <w:sz w:val="24"/>
          <w:szCs w:val="24"/>
        </w:rPr>
        <w:t xml:space="preserve">Our workflow </w:t>
      </w:r>
      <w:r w:rsidR="001249C1">
        <w:rPr>
          <w:rFonts w:ascii="Times New Roman" w:eastAsia="Times New Roman" w:hAnsi="Times New Roman" w:cs="Times New Roman"/>
          <w:sz w:val="24"/>
          <w:szCs w:val="24"/>
        </w:rPr>
        <w:t xml:space="preserve">for calculating IDW population </w:t>
      </w:r>
      <w:r>
        <w:rPr>
          <w:rFonts w:ascii="Times New Roman" w:eastAsia="Times New Roman" w:hAnsi="Times New Roman" w:cs="Times New Roman"/>
          <w:sz w:val="24"/>
          <w:szCs w:val="24"/>
        </w:rPr>
        <w:t>can be described in five main</w:t>
      </w:r>
      <w:r w:rsidR="006B4A02">
        <w:rPr>
          <w:rFonts w:ascii="Times New Roman" w:eastAsia="Times New Roman" w:hAnsi="Times New Roman" w:cs="Times New Roman"/>
          <w:sz w:val="24"/>
          <w:szCs w:val="24"/>
        </w:rPr>
        <w:t xml:space="preserve"> steps. First, we traced polygons and shoreline</w:t>
      </w:r>
      <w:r w:rsidR="00147D1A">
        <w:rPr>
          <w:rFonts w:ascii="Times New Roman" w:eastAsia="Times New Roman" w:hAnsi="Times New Roman" w:cs="Times New Roman"/>
          <w:sz w:val="24"/>
          <w:szCs w:val="24"/>
        </w:rPr>
        <w:t xml:space="preserve">s </w:t>
      </w:r>
      <w:r w:rsidR="006B4A02">
        <w:rPr>
          <w:rFonts w:ascii="Times New Roman" w:eastAsia="Times New Roman" w:hAnsi="Times New Roman" w:cs="Times New Roman"/>
          <w:sz w:val="24"/>
          <w:szCs w:val="24"/>
        </w:rPr>
        <w:t>from satellite imagery for each develop</w:t>
      </w:r>
      <w:r w:rsidR="00147D1A">
        <w:rPr>
          <w:rFonts w:ascii="Times New Roman" w:eastAsia="Times New Roman" w:hAnsi="Times New Roman" w:cs="Times New Roman"/>
          <w:sz w:val="24"/>
          <w:szCs w:val="24"/>
        </w:rPr>
        <w:t>ed</w:t>
      </w:r>
      <w:r w:rsidR="006B4A02">
        <w:rPr>
          <w:rFonts w:ascii="Times New Roman" w:eastAsia="Times New Roman" w:hAnsi="Times New Roman" w:cs="Times New Roman"/>
          <w:sz w:val="24"/>
          <w:szCs w:val="24"/>
        </w:rPr>
        <w:t xml:space="preserve"> site in Google Earth. Second, polygon and line </w:t>
      </w:r>
      <w:r w:rsidR="000718B9">
        <w:rPr>
          <w:rFonts w:ascii="Times New Roman" w:eastAsia="Times New Roman" w:hAnsi="Times New Roman" w:cs="Times New Roman"/>
          <w:sz w:val="24"/>
          <w:szCs w:val="24"/>
        </w:rPr>
        <w:t xml:space="preserve">shapefiles </w:t>
      </w:r>
      <w:r w:rsidR="006B4A02">
        <w:rPr>
          <w:rFonts w:ascii="Times New Roman" w:eastAsia="Times New Roman" w:hAnsi="Times New Roman" w:cs="Times New Roman"/>
          <w:sz w:val="24"/>
          <w:szCs w:val="24"/>
        </w:rPr>
        <w:t xml:space="preserve">were downloaded </w:t>
      </w:r>
      <w:r w:rsidR="001F7017">
        <w:rPr>
          <w:rFonts w:ascii="Times New Roman" w:eastAsia="Times New Roman" w:hAnsi="Times New Roman" w:cs="Times New Roman"/>
          <w:sz w:val="24"/>
          <w:szCs w:val="24"/>
        </w:rPr>
        <w:t xml:space="preserve">from Google Earth </w:t>
      </w:r>
      <w:r w:rsidR="006B4A02">
        <w:rPr>
          <w:rFonts w:ascii="Times New Roman" w:eastAsia="Times New Roman" w:hAnsi="Times New Roman" w:cs="Times New Roman"/>
          <w:sz w:val="24"/>
          <w:szCs w:val="24"/>
        </w:rPr>
        <w:t>as a .</w:t>
      </w:r>
      <w:proofErr w:type="spellStart"/>
      <w:r w:rsidR="006B4A02">
        <w:rPr>
          <w:rFonts w:ascii="Times New Roman" w:eastAsia="Times New Roman" w:hAnsi="Times New Roman" w:cs="Times New Roman"/>
          <w:sz w:val="24"/>
          <w:szCs w:val="24"/>
        </w:rPr>
        <w:t>kml</w:t>
      </w:r>
      <w:proofErr w:type="spellEnd"/>
      <w:r w:rsidR="006B4A02">
        <w:rPr>
          <w:rFonts w:ascii="Times New Roman" w:eastAsia="Times New Roman" w:hAnsi="Times New Roman" w:cs="Times New Roman"/>
          <w:sz w:val="24"/>
          <w:szCs w:val="24"/>
        </w:rPr>
        <w:t xml:space="preserve"> file. Third, the .</w:t>
      </w:r>
      <w:proofErr w:type="spellStart"/>
      <w:r w:rsidR="006B4A02">
        <w:rPr>
          <w:rFonts w:ascii="Times New Roman" w:eastAsia="Times New Roman" w:hAnsi="Times New Roman" w:cs="Times New Roman"/>
          <w:sz w:val="24"/>
          <w:szCs w:val="24"/>
        </w:rPr>
        <w:t>kml</w:t>
      </w:r>
      <w:proofErr w:type="spellEnd"/>
      <w:r w:rsidR="006B4A02">
        <w:rPr>
          <w:rFonts w:ascii="Times New Roman" w:eastAsia="Times New Roman" w:hAnsi="Times New Roman" w:cs="Times New Roman"/>
          <w:sz w:val="24"/>
          <w:szCs w:val="24"/>
        </w:rPr>
        <w:t xml:space="preserve"> file was </w:t>
      </w:r>
      <w:r w:rsidR="00672B30">
        <w:rPr>
          <w:rFonts w:ascii="Times New Roman" w:eastAsia="Times New Roman" w:hAnsi="Times New Roman" w:cs="Times New Roman"/>
          <w:sz w:val="24"/>
          <w:szCs w:val="24"/>
        </w:rPr>
        <w:t>imported</w:t>
      </w:r>
      <w:r w:rsidR="006B4A02">
        <w:rPr>
          <w:rFonts w:ascii="Times New Roman" w:eastAsia="Times New Roman" w:hAnsi="Times New Roman" w:cs="Times New Roman"/>
          <w:sz w:val="24"/>
          <w:szCs w:val="24"/>
        </w:rPr>
        <w:t xml:space="preserve"> into the R statistical environment (R Core Team, 2019)</w:t>
      </w:r>
      <w:r w:rsidR="00C52786">
        <w:rPr>
          <w:rFonts w:ascii="Times New Roman" w:eastAsia="Times New Roman" w:hAnsi="Times New Roman" w:cs="Times New Roman"/>
          <w:sz w:val="24"/>
          <w:szCs w:val="24"/>
        </w:rPr>
        <w:t xml:space="preserve">, where using the </w:t>
      </w:r>
      <w:r w:rsidR="006B4A02">
        <w:rPr>
          <w:rFonts w:ascii="Times New Roman" w:eastAsia="Times New Roman" w:hAnsi="Times New Roman" w:cs="Times New Roman"/>
          <w:sz w:val="24"/>
          <w:szCs w:val="24"/>
        </w:rPr>
        <w:t xml:space="preserve">sf package </w:t>
      </w:r>
      <w:r w:rsidR="00C52786">
        <w:rPr>
          <w:rFonts w:ascii="Times New Roman" w:eastAsia="Times New Roman" w:hAnsi="Times New Roman" w:cs="Times New Roman"/>
          <w:sz w:val="24"/>
          <w:szCs w:val="24"/>
        </w:rPr>
        <w:t>(</w:t>
      </w:r>
      <w:proofErr w:type="spellStart"/>
      <w:r w:rsidR="006563E3">
        <w:rPr>
          <w:rFonts w:ascii="Times New Roman" w:eastAsia="Times New Roman" w:hAnsi="Times New Roman" w:cs="Times New Roman"/>
          <w:sz w:val="24"/>
          <w:szCs w:val="24"/>
        </w:rPr>
        <w:t>Pebesma</w:t>
      </w:r>
      <w:proofErr w:type="spellEnd"/>
      <w:r w:rsidR="006563E3">
        <w:rPr>
          <w:rFonts w:ascii="Times New Roman" w:eastAsia="Times New Roman" w:hAnsi="Times New Roman" w:cs="Times New Roman"/>
          <w:sz w:val="24"/>
          <w:szCs w:val="24"/>
        </w:rPr>
        <w:t>, 2018</w:t>
      </w:r>
      <w:r w:rsidR="00C52786">
        <w:rPr>
          <w:rFonts w:ascii="Times New Roman" w:eastAsia="Times New Roman" w:hAnsi="Times New Roman" w:cs="Times New Roman"/>
          <w:sz w:val="24"/>
          <w:szCs w:val="24"/>
        </w:rPr>
        <w:t xml:space="preserve">) </w:t>
      </w:r>
      <w:r w:rsidR="000D6577">
        <w:rPr>
          <w:rFonts w:ascii="Times New Roman" w:eastAsia="Times New Roman" w:hAnsi="Times New Roman" w:cs="Times New Roman"/>
          <w:sz w:val="24"/>
          <w:szCs w:val="24"/>
        </w:rPr>
        <w:t xml:space="preserve">we </w:t>
      </w:r>
      <w:r w:rsidR="00C52786">
        <w:rPr>
          <w:rFonts w:ascii="Times New Roman" w:eastAsia="Times New Roman" w:hAnsi="Times New Roman" w:cs="Times New Roman"/>
          <w:sz w:val="24"/>
          <w:szCs w:val="24"/>
        </w:rPr>
        <w:t>calculated shoreline length, polygon area, and centroid location for each developed site</w:t>
      </w:r>
      <w:r w:rsidR="006B4A02">
        <w:rPr>
          <w:rFonts w:ascii="Times New Roman" w:eastAsia="Times New Roman" w:hAnsi="Times New Roman" w:cs="Times New Roman"/>
          <w:sz w:val="24"/>
          <w:szCs w:val="24"/>
        </w:rPr>
        <w:t xml:space="preserve">. </w:t>
      </w:r>
      <w:r w:rsidR="00C52786">
        <w:rPr>
          <w:rFonts w:ascii="Times New Roman" w:eastAsia="Times New Roman" w:hAnsi="Times New Roman" w:cs="Times New Roman"/>
          <w:sz w:val="24"/>
          <w:szCs w:val="24"/>
        </w:rPr>
        <w:t xml:space="preserve">Fourth, we joined point locations </w:t>
      </w:r>
      <w:r w:rsidR="00C03D31">
        <w:rPr>
          <w:rFonts w:ascii="Times New Roman" w:eastAsia="Times New Roman" w:hAnsi="Times New Roman" w:cs="Times New Roman"/>
          <w:sz w:val="24"/>
          <w:szCs w:val="24"/>
        </w:rPr>
        <w:t xml:space="preserve">of </w:t>
      </w:r>
      <w:r w:rsidR="00C52786">
        <w:rPr>
          <w:rFonts w:ascii="Times New Roman" w:eastAsia="Times New Roman" w:hAnsi="Times New Roman" w:cs="Times New Roman"/>
          <w:sz w:val="24"/>
          <w:szCs w:val="24"/>
        </w:rPr>
        <w:t>each sampling site with the spatial polygons to calculate the distance from each sampling location to each develop</w:t>
      </w:r>
      <w:r w:rsidR="00147D1A">
        <w:rPr>
          <w:rFonts w:ascii="Times New Roman" w:eastAsia="Times New Roman" w:hAnsi="Times New Roman" w:cs="Times New Roman"/>
          <w:sz w:val="24"/>
          <w:szCs w:val="24"/>
        </w:rPr>
        <w:t>ed site’s</w:t>
      </w:r>
      <w:r w:rsidR="00C52786">
        <w:rPr>
          <w:rFonts w:ascii="Times New Roman" w:eastAsia="Times New Roman" w:hAnsi="Times New Roman" w:cs="Times New Roman"/>
          <w:sz w:val="24"/>
          <w:szCs w:val="24"/>
        </w:rPr>
        <w:t xml:space="preserve"> centroid. Fifth, we calculate</w:t>
      </w:r>
      <w:r w:rsidR="00147D1A">
        <w:rPr>
          <w:rFonts w:ascii="Times New Roman" w:eastAsia="Times New Roman" w:hAnsi="Times New Roman" w:cs="Times New Roman"/>
          <w:sz w:val="24"/>
          <w:szCs w:val="24"/>
        </w:rPr>
        <w:t>d</w:t>
      </w:r>
      <w:r w:rsidR="00C52786">
        <w:rPr>
          <w:rFonts w:ascii="Times New Roman" w:eastAsia="Times New Roman" w:hAnsi="Times New Roman" w:cs="Times New Roman"/>
          <w:sz w:val="24"/>
          <w:szCs w:val="24"/>
        </w:rPr>
        <w:t xml:space="preserve"> IDW population for each location, using formula</w:t>
      </w:r>
      <w:r w:rsidR="00525154">
        <w:rPr>
          <w:rFonts w:ascii="Times New Roman" w:eastAsia="Times New Roman" w:hAnsi="Times New Roman" w:cs="Times New Roman"/>
          <w:sz w:val="24"/>
          <w:szCs w:val="24"/>
        </w:rPr>
        <w:t xml:space="preserve"> (1).</w:t>
      </w:r>
    </w:p>
    <w:p w14:paraId="354A85F5" w14:textId="426D3130" w:rsidR="00525154" w:rsidRDefault="00525154" w:rsidP="00147D1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sidR="00C52786">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I</m:t>
        </m:r>
        <m:r>
          <w:rPr>
            <w:rFonts w:ascii="Cambria Math" w:eastAsia="Times New Roman" w:hAnsi="Cambria Math" w:cs="Times New Roman"/>
            <w:sz w:val="24"/>
            <w:szCs w:val="24"/>
            <w:vertAlign w:val="subscript"/>
          </w:rPr>
          <m:t>j</m:t>
        </m:r>
        <m:r>
          <w:rPr>
            <w:rFonts w:ascii="Cambria Math" w:eastAsia="Times New Roman" w:hAnsi="Cambria Math" w:cs="Times New Roman"/>
            <w:sz w:val="24"/>
            <w:szCs w:val="24"/>
          </w:rPr>
          <m:t xml:space="preserve"> =</m:t>
        </m:r>
        <m:f>
          <m:fPr>
            <m:ctrlPr>
              <w:rPr>
                <w:rFonts w:ascii="Cambria Math" w:eastAsia="Times New Roman" w:hAnsi="Cambria Math" w:cs="Times New Roman"/>
                <w:sz w:val="24"/>
                <w:szCs w:val="24"/>
              </w:rPr>
            </m:ctrlPr>
          </m:fPr>
          <m:num>
            <m:f>
              <m:fPr>
                <m:ctrlPr>
                  <w:rPr>
                    <w:rFonts w:ascii="Cambria Math" w:eastAsia="Times New Roman" w:hAnsi="Cambria Math" w:cs="Times New Roman"/>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LI</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LI</m:t>
                    </m:r>
                  </m:sub>
                </m:sSub>
              </m:den>
            </m:f>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LI</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j,LI</m:t>
                </m:r>
              </m:sub>
            </m:sSub>
          </m:den>
        </m:f>
        <m:r>
          <w:rPr>
            <w:rFonts w:ascii="Cambria Math" w:eastAsia="Times New Roman" w:hAnsi="Cambria Math" w:cs="Times New Roman"/>
            <w:sz w:val="24"/>
            <w:szCs w:val="24"/>
          </w:rPr>
          <m:t xml:space="preserve">+ </m:t>
        </m:r>
        <m:f>
          <m:fPr>
            <m:ctrlPr>
              <w:rPr>
                <w:rFonts w:ascii="Cambria Math" w:eastAsia="Times New Roman" w:hAnsi="Cambria Math" w:cs="Times New Roman"/>
                <w:sz w:val="24"/>
                <w:szCs w:val="24"/>
              </w:rPr>
            </m:ctrlPr>
          </m:fPr>
          <m:num>
            <m:f>
              <m:fPr>
                <m:ctrlPr>
                  <w:rPr>
                    <w:rFonts w:ascii="Cambria Math" w:eastAsia="Times New Roman" w:hAnsi="Cambria Math" w:cs="Times New Roman"/>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BK</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BK</m:t>
                    </m:r>
                  </m:sub>
                </m:sSub>
              </m:den>
            </m:f>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BK</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j,BK</m:t>
                </m:r>
              </m:sub>
            </m:sSub>
          </m:den>
        </m:f>
        <m:r>
          <w:rPr>
            <w:rFonts w:ascii="Cambria Math" w:eastAsia="Times New Roman" w:hAnsi="Cambria Math" w:cs="Times New Roman"/>
            <w:sz w:val="24"/>
            <w:szCs w:val="24"/>
          </w:rPr>
          <m:t xml:space="preserve">+ </m:t>
        </m:r>
        <m:f>
          <m:fPr>
            <m:ctrlPr>
              <w:rPr>
                <w:rFonts w:ascii="Cambria Math" w:eastAsia="Times New Roman" w:hAnsi="Cambria Math" w:cs="Times New Roman"/>
                <w:sz w:val="24"/>
                <w:szCs w:val="24"/>
              </w:rPr>
            </m:ctrlPr>
          </m:fPr>
          <m:num>
            <m:f>
              <m:fPr>
                <m:ctrlPr>
                  <w:rPr>
                    <w:rFonts w:ascii="Cambria Math" w:eastAsia="Times New Roman" w:hAnsi="Cambria Math" w:cs="Times New Roman"/>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BGO</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BGO</m:t>
                    </m:r>
                  </m:sub>
                </m:sSub>
              </m:den>
            </m:f>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BGO</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j,BGO</m:t>
                </m:r>
              </m:sub>
            </m:sSub>
          </m:den>
        </m:f>
      </m:oMath>
    </w:p>
    <w:p w14:paraId="6C5C6B8A" w14:textId="73EEE461" w:rsidR="00715D55" w:rsidRDefault="00D8535D" w:rsidP="00147D1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w:t>
      </w:r>
      <w:r w:rsidRPr="002F1C07">
        <w:rPr>
          <w:rFonts w:ascii="Times New Roman" w:eastAsia="Times New Roman" w:hAnsi="Times New Roman" w:cs="Times New Roman"/>
          <w:i/>
          <w:sz w:val="24"/>
          <w:szCs w:val="24"/>
        </w:rPr>
        <w:t>I</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is</w:t>
      </w:r>
      <w:proofErr w:type="gramEnd"/>
      <w:r>
        <w:rPr>
          <w:rFonts w:ascii="Times New Roman" w:eastAsia="Times New Roman" w:hAnsi="Times New Roman" w:cs="Times New Roman"/>
          <w:sz w:val="24"/>
          <w:szCs w:val="24"/>
        </w:rPr>
        <w:t xml:space="preserve"> the </w:t>
      </w:r>
      <w:r w:rsidR="00C52786">
        <w:rPr>
          <w:rFonts w:ascii="Times New Roman" w:eastAsia="Times New Roman" w:hAnsi="Times New Roman" w:cs="Times New Roman"/>
          <w:sz w:val="24"/>
          <w:szCs w:val="24"/>
        </w:rPr>
        <w:t xml:space="preserve">IDW </w:t>
      </w:r>
      <w:r>
        <w:rPr>
          <w:rFonts w:ascii="Times New Roman" w:eastAsia="Times New Roman" w:hAnsi="Times New Roman" w:cs="Times New Roman"/>
          <w:sz w:val="24"/>
          <w:szCs w:val="24"/>
        </w:rPr>
        <w:t xml:space="preserve">population at </w:t>
      </w:r>
      <w:r w:rsidR="002E06DD">
        <w:rPr>
          <w:rFonts w:ascii="Times New Roman" w:eastAsia="Times New Roman" w:hAnsi="Times New Roman" w:cs="Times New Roman"/>
          <w:sz w:val="24"/>
          <w:szCs w:val="24"/>
        </w:rPr>
        <w:t>sampling location</w:t>
      </w:r>
      <w:r w:rsidR="002E06DD" w:rsidRPr="002F1C07">
        <w:rPr>
          <w:rFonts w:ascii="Times New Roman" w:eastAsia="Times New Roman" w:hAnsi="Times New Roman" w:cs="Times New Roman"/>
          <w:i/>
          <w:sz w:val="24"/>
          <w:szCs w:val="24"/>
        </w:rPr>
        <w:t xml:space="preserve"> </w:t>
      </w:r>
      <w:r w:rsidRPr="002F1C07">
        <w:rPr>
          <w:rFonts w:ascii="Times New Roman" w:eastAsia="Times New Roman" w:hAnsi="Times New Roman" w:cs="Times New Roman"/>
          <w:i/>
          <w:sz w:val="24"/>
          <w:szCs w:val="24"/>
        </w:rPr>
        <w:t>j</w:t>
      </w:r>
      <w:r>
        <w:rPr>
          <w:rFonts w:ascii="Times New Roman" w:eastAsia="Times New Roman" w:hAnsi="Times New Roman" w:cs="Times New Roman"/>
          <w:sz w:val="24"/>
          <w:szCs w:val="24"/>
        </w:rPr>
        <w:t>,</w:t>
      </w:r>
      <w:r w:rsidRPr="002F1C07">
        <w:rPr>
          <w:rFonts w:ascii="Times New Roman" w:eastAsia="Times New Roman" w:hAnsi="Times New Roman" w:cs="Times New Roman"/>
          <w:i/>
          <w:sz w:val="24"/>
          <w:szCs w:val="24"/>
        </w:rPr>
        <w:t xml:space="preserve"> P</w:t>
      </w:r>
      <w:r>
        <w:rPr>
          <w:rFonts w:ascii="Times New Roman" w:eastAsia="Times New Roman" w:hAnsi="Times New Roman" w:cs="Times New Roman"/>
          <w:sz w:val="24"/>
          <w:szCs w:val="24"/>
        </w:rPr>
        <w:t xml:space="preserve"> is the population a</w:t>
      </w:r>
      <w:r w:rsidR="00F25311">
        <w:rPr>
          <w:rFonts w:ascii="Times New Roman" w:eastAsia="Times New Roman" w:hAnsi="Times New Roman" w:cs="Times New Roman"/>
          <w:sz w:val="24"/>
          <w:szCs w:val="24"/>
        </w:rPr>
        <w:t xml:space="preserve">t </w:t>
      </w:r>
      <w:r w:rsidR="002E06DD">
        <w:rPr>
          <w:rFonts w:ascii="Times New Roman" w:eastAsia="Times New Roman" w:hAnsi="Times New Roman" w:cs="Times New Roman"/>
          <w:sz w:val="24"/>
          <w:szCs w:val="24"/>
        </w:rPr>
        <w:t>each of the three</w:t>
      </w:r>
      <w:r>
        <w:rPr>
          <w:rFonts w:ascii="Times New Roman" w:eastAsia="Times New Roman" w:hAnsi="Times New Roman" w:cs="Times New Roman"/>
          <w:sz w:val="24"/>
          <w:szCs w:val="24"/>
        </w:rPr>
        <w:t xml:space="preserve"> developed </w:t>
      </w:r>
      <w:r w:rsidR="00F25311">
        <w:rPr>
          <w:rFonts w:ascii="Times New Roman" w:eastAsia="Times New Roman" w:hAnsi="Times New Roman" w:cs="Times New Roman"/>
          <w:sz w:val="24"/>
          <w:szCs w:val="24"/>
        </w:rPr>
        <w:t>site</w:t>
      </w:r>
      <w:r w:rsidR="002E06DD">
        <w:rPr>
          <w:rFonts w:ascii="Times New Roman" w:eastAsia="Times New Roman" w:hAnsi="Times New Roman" w:cs="Times New Roman"/>
          <w:sz w:val="24"/>
          <w:szCs w:val="24"/>
        </w:rPr>
        <w:t xml:space="preserve">s </w:t>
      </w:r>
      <w:proofErr w:type="spellStart"/>
      <w:r w:rsidR="002E06DD">
        <w:rPr>
          <w:rFonts w:ascii="Times New Roman" w:eastAsia="Times New Roman" w:hAnsi="Times New Roman" w:cs="Times New Roman"/>
          <w:sz w:val="24"/>
          <w:szCs w:val="24"/>
        </w:rPr>
        <w:t>Listvyanka</w:t>
      </w:r>
      <w:proofErr w:type="spellEnd"/>
      <w:r w:rsidR="00147D1A">
        <w:rPr>
          <w:rFonts w:ascii="Times New Roman" w:eastAsia="Times New Roman" w:hAnsi="Times New Roman" w:cs="Times New Roman"/>
          <w:sz w:val="24"/>
          <w:szCs w:val="24"/>
        </w:rPr>
        <w:t xml:space="preserve"> (LI)</w:t>
      </w:r>
      <w:r w:rsidR="002E06DD">
        <w:rPr>
          <w:rFonts w:ascii="Times New Roman" w:eastAsia="Times New Roman" w:hAnsi="Times New Roman" w:cs="Times New Roman"/>
          <w:sz w:val="24"/>
          <w:szCs w:val="24"/>
        </w:rPr>
        <w:t>,</w:t>
      </w:r>
      <w:r w:rsidR="00147D1A">
        <w:rPr>
          <w:rFonts w:ascii="Times New Roman" w:eastAsia="Times New Roman" w:hAnsi="Times New Roman" w:cs="Times New Roman"/>
          <w:sz w:val="24"/>
          <w:szCs w:val="24"/>
        </w:rPr>
        <w:t xml:space="preserve"> </w:t>
      </w:r>
      <w:r w:rsidR="002E06DD">
        <w:rPr>
          <w:rFonts w:ascii="Times New Roman" w:eastAsia="Times New Roman" w:hAnsi="Times New Roman" w:cs="Times New Roman"/>
          <w:sz w:val="24"/>
          <w:szCs w:val="24"/>
        </w:rPr>
        <w:t xml:space="preserve">Bolshie </w:t>
      </w:r>
      <w:proofErr w:type="spellStart"/>
      <w:r w:rsidR="002E06DD">
        <w:rPr>
          <w:rFonts w:ascii="Times New Roman" w:eastAsia="Times New Roman" w:hAnsi="Times New Roman" w:cs="Times New Roman"/>
          <w:sz w:val="24"/>
          <w:szCs w:val="24"/>
        </w:rPr>
        <w:t>Koty</w:t>
      </w:r>
      <w:proofErr w:type="spellEnd"/>
      <w:r w:rsidR="00147D1A">
        <w:rPr>
          <w:rFonts w:ascii="Times New Roman" w:eastAsia="Times New Roman" w:hAnsi="Times New Roman" w:cs="Times New Roman"/>
          <w:sz w:val="24"/>
          <w:szCs w:val="24"/>
        </w:rPr>
        <w:t xml:space="preserve"> (BK)</w:t>
      </w:r>
      <w:r w:rsidR="002E06DD">
        <w:rPr>
          <w:rFonts w:ascii="Times New Roman" w:eastAsia="Times New Roman" w:hAnsi="Times New Roman" w:cs="Times New Roman"/>
          <w:sz w:val="24"/>
          <w:szCs w:val="24"/>
        </w:rPr>
        <w:t>,</w:t>
      </w:r>
      <w:r w:rsidR="00147D1A">
        <w:rPr>
          <w:rFonts w:ascii="Times New Roman" w:eastAsia="Times New Roman" w:hAnsi="Times New Roman" w:cs="Times New Roman"/>
          <w:sz w:val="24"/>
          <w:szCs w:val="24"/>
        </w:rPr>
        <w:t xml:space="preserve"> </w:t>
      </w:r>
      <w:proofErr w:type="spellStart"/>
      <w:r w:rsidR="002E06DD">
        <w:rPr>
          <w:rFonts w:ascii="Times New Roman" w:eastAsia="Times New Roman" w:hAnsi="Times New Roman" w:cs="Times New Roman"/>
          <w:sz w:val="24"/>
          <w:szCs w:val="24"/>
        </w:rPr>
        <w:t>Bo</w:t>
      </w:r>
      <w:r w:rsidR="00147D1A">
        <w:rPr>
          <w:rFonts w:ascii="Times New Roman" w:eastAsia="Times New Roman" w:hAnsi="Times New Roman" w:cs="Times New Roman"/>
          <w:sz w:val="24"/>
          <w:szCs w:val="24"/>
        </w:rPr>
        <w:t>l</w:t>
      </w:r>
      <w:r w:rsidR="002E06DD">
        <w:rPr>
          <w:rFonts w:ascii="Times New Roman" w:eastAsia="Times New Roman" w:hAnsi="Times New Roman" w:cs="Times New Roman"/>
          <w:sz w:val="24"/>
          <w:szCs w:val="24"/>
        </w:rPr>
        <w:t>shoe</w:t>
      </w:r>
      <w:proofErr w:type="spellEnd"/>
      <w:r w:rsidR="002E06DD">
        <w:rPr>
          <w:rFonts w:ascii="Times New Roman" w:eastAsia="Times New Roman" w:hAnsi="Times New Roman" w:cs="Times New Roman"/>
          <w:sz w:val="24"/>
          <w:szCs w:val="24"/>
        </w:rPr>
        <w:t xml:space="preserve"> </w:t>
      </w:r>
      <w:proofErr w:type="spellStart"/>
      <w:r w:rsidR="002E06DD">
        <w:rPr>
          <w:rFonts w:ascii="Times New Roman" w:eastAsia="Times New Roman" w:hAnsi="Times New Roman" w:cs="Times New Roman"/>
          <w:sz w:val="24"/>
          <w:szCs w:val="24"/>
        </w:rPr>
        <w:t>Gol</w:t>
      </w:r>
      <w:r w:rsidR="00147D1A">
        <w:rPr>
          <w:rFonts w:ascii="Times New Roman" w:eastAsia="Times New Roman" w:hAnsi="Times New Roman" w:cs="Times New Roman"/>
          <w:sz w:val="24"/>
          <w:szCs w:val="24"/>
        </w:rPr>
        <w:t>o</w:t>
      </w:r>
      <w:r w:rsidR="002E06DD">
        <w:rPr>
          <w:rFonts w:ascii="Times New Roman" w:eastAsia="Times New Roman" w:hAnsi="Times New Roman" w:cs="Times New Roman"/>
          <w:sz w:val="24"/>
          <w:szCs w:val="24"/>
        </w:rPr>
        <w:t>ustnoe</w:t>
      </w:r>
      <w:proofErr w:type="spellEnd"/>
      <w:r w:rsidR="00147D1A">
        <w:rPr>
          <w:rFonts w:ascii="Times New Roman" w:eastAsia="Times New Roman" w:hAnsi="Times New Roman" w:cs="Times New Roman"/>
          <w:sz w:val="24"/>
          <w:szCs w:val="24"/>
        </w:rPr>
        <w:t xml:space="preserve"> (BGO)</w:t>
      </w:r>
      <w:r>
        <w:rPr>
          <w:rFonts w:ascii="Times New Roman" w:eastAsia="Times New Roman" w:hAnsi="Times New Roman" w:cs="Times New Roman"/>
          <w:sz w:val="24"/>
          <w:szCs w:val="24"/>
        </w:rPr>
        <w:t xml:space="preserve">, </w:t>
      </w:r>
      <w:r w:rsidRPr="002F1C07">
        <w:rPr>
          <w:rFonts w:ascii="Times New Roman" w:eastAsia="Times New Roman" w:hAnsi="Times New Roman" w:cs="Times New Roman"/>
          <w:i/>
          <w:sz w:val="24"/>
          <w:szCs w:val="24"/>
        </w:rPr>
        <w:t>A</w:t>
      </w:r>
      <w:r>
        <w:rPr>
          <w:rFonts w:ascii="Times New Roman" w:eastAsia="Times New Roman" w:hAnsi="Times New Roman" w:cs="Times New Roman"/>
          <w:sz w:val="24"/>
          <w:szCs w:val="24"/>
        </w:rPr>
        <w:t xml:space="preserve"> is the area of </w:t>
      </w:r>
      <w:r w:rsidR="00F25311">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 xml:space="preserve">developed </w:t>
      </w:r>
      <w:r w:rsidR="00F25311">
        <w:rPr>
          <w:rFonts w:ascii="Times New Roman" w:eastAsia="Times New Roman" w:hAnsi="Times New Roman" w:cs="Times New Roman"/>
          <w:sz w:val="24"/>
          <w:szCs w:val="24"/>
        </w:rPr>
        <w:t xml:space="preserve">site </w:t>
      </w:r>
      <w:r>
        <w:rPr>
          <w:rFonts w:ascii="Times New Roman" w:eastAsia="Times New Roman" w:hAnsi="Times New Roman" w:cs="Times New Roman"/>
          <w:sz w:val="24"/>
          <w:szCs w:val="24"/>
        </w:rPr>
        <w:t>in km</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w:t>
      </w:r>
      <w:r w:rsidRPr="002F1C07">
        <w:rPr>
          <w:rFonts w:ascii="Times New Roman" w:eastAsia="Times New Roman" w:hAnsi="Times New Roman" w:cs="Times New Roman"/>
          <w:i/>
          <w:sz w:val="24"/>
          <w:szCs w:val="24"/>
        </w:rPr>
        <w:t xml:space="preserve">L </w:t>
      </w:r>
      <w:r>
        <w:rPr>
          <w:rFonts w:ascii="Times New Roman" w:eastAsia="Times New Roman" w:hAnsi="Times New Roman" w:cs="Times New Roman"/>
          <w:sz w:val="24"/>
          <w:szCs w:val="24"/>
        </w:rPr>
        <w:t xml:space="preserve">is the shoreline length at </w:t>
      </w:r>
      <w:r w:rsidR="00F25311">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 xml:space="preserve">developed site </w:t>
      </w:r>
      <w:r w:rsidR="00147D1A">
        <w:rPr>
          <w:rFonts w:ascii="Times New Roman" w:eastAsia="Times New Roman" w:hAnsi="Times New Roman" w:cs="Times New Roman"/>
          <w:sz w:val="24"/>
          <w:szCs w:val="24"/>
        </w:rPr>
        <w:t>in km</w:t>
      </w:r>
      <w:r>
        <w:rPr>
          <w:rFonts w:ascii="Times New Roman" w:eastAsia="Times New Roman" w:hAnsi="Times New Roman" w:cs="Times New Roman"/>
          <w:sz w:val="24"/>
          <w:szCs w:val="24"/>
        </w:rPr>
        <w:t xml:space="preserve">, and </w:t>
      </w:r>
      <w:r w:rsidRPr="002F1C07">
        <w:rPr>
          <w:rFonts w:ascii="Times New Roman" w:eastAsia="Times New Roman" w:hAnsi="Times New Roman" w:cs="Times New Roman"/>
          <w:i/>
          <w:sz w:val="24"/>
          <w:szCs w:val="24"/>
        </w:rPr>
        <w:t>D</w:t>
      </w:r>
      <w:r>
        <w:rPr>
          <w:rFonts w:ascii="Times New Roman" w:eastAsia="Times New Roman" w:hAnsi="Times New Roman" w:cs="Times New Roman"/>
          <w:sz w:val="24"/>
          <w:szCs w:val="24"/>
        </w:rPr>
        <w:t xml:space="preserve"> is the distance from developed site </w:t>
      </w:r>
      <w:r w:rsidR="00F25311" w:rsidRPr="002F1C07">
        <w:rPr>
          <w:rFonts w:ascii="Times New Roman" w:eastAsia="Times New Roman" w:hAnsi="Times New Roman" w:cs="Times New Roman"/>
          <w:i/>
          <w:sz w:val="24"/>
          <w:szCs w:val="24"/>
        </w:rPr>
        <w:t>j</w:t>
      </w:r>
      <w:r>
        <w:rPr>
          <w:rFonts w:ascii="Times New Roman" w:eastAsia="Times New Roman" w:hAnsi="Times New Roman" w:cs="Times New Roman"/>
          <w:sz w:val="24"/>
          <w:szCs w:val="24"/>
        </w:rPr>
        <w:t xml:space="preserve"> to </w:t>
      </w:r>
      <w:r w:rsidR="00F25311">
        <w:rPr>
          <w:rFonts w:ascii="Times New Roman" w:eastAsia="Times New Roman" w:hAnsi="Times New Roman" w:cs="Times New Roman"/>
          <w:sz w:val="24"/>
          <w:szCs w:val="24"/>
        </w:rPr>
        <w:t>each developed site</w:t>
      </w:r>
      <w:r>
        <w:rPr>
          <w:rFonts w:ascii="Times New Roman" w:eastAsia="Times New Roman" w:hAnsi="Times New Roman" w:cs="Times New Roman"/>
          <w:sz w:val="24"/>
          <w:szCs w:val="24"/>
        </w:rPr>
        <w:t xml:space="preserve"> in km.</w:t>
      </w:r>
      <w:r w:rsidR="00F25311">
        <w:rPr>
          <w:rFonts w:ascii="Times New Roman" w:eastAsia="Times New Roman" w:hAnsi="Times New Roman" w:cs="Times New Roman"/>
          <w:sz w:val="24"/>
          <w:szCs w:val="24"/>
        </w:rPr>
        <w:t xml:space="preserve"> This </w:t>
      </w:r>
      <w:r w:rsidR="0014730F">
        <w:rPr>
          <w:rFonts w:ascii="Times New Roman" w:eastAsia="Times New Roman" w:hAnsi="Times New Roman" w:cs="Times New Roman"/>
          <w:sz w:val="24"/>
          <w:szCs w:val="24"/>
        </w:rPr>
        <w:t xml:space="preserve">formulation </w:t>
      </w:r>
      <w:r w:rsidR="00F25311">
        <w:rPr>
          <w:rFonts w:ascii="Times New Roman" w:eastAsia="Times New Roman" w:hAnsi="Times New Roman" w:cs="Times New Roman"/>
          <w:sz w:val="24"/>
          <w:szCs w:val="24"/>
        </w:rPr>
        <w:t>implies that all sampling locations are influenced by all three developed sites</w:t>
      </w:r>
      <w:r w:rsidR="002E06DD">
        <w:rPr>
          <w:rFonts w:ascii="Times New Roman" w:eastAsia="Times New Roman" w:hAnsi="Times New Roman" w:cs="Times New Roman"/>
          <w:sz w:val="24"/>
          <w:szCs w:val="24"/>
        </w:rPr>
        <w:t>.</w:t>
      </w:r>
      <w:r w:rsidR="00F25311">
        <w:rPr>
          <w:rFonts w:ascii="Times New Roman" w:eastAsia="Times New Roman" w:hAnsi="Times New Roman" w:cs="Times New Roman"/>
          <w:sz w:val="24"/>
          <w:szCs w:val="24"/>
        </w:rPr>
        <w:t xml:space="preserve"> </w:t>
      </w:r>
      <w:r w:rsidR="002E06DD">
        <w:rPr>
          <w:rFonts w:ascii="Times New Roman" w:eastAsia="Times New Roman" w:hAnsi="Times New Roman" w:cs="Times New Roman"/>
          <w:sz w:val="24"/>
          <w:szCs w:val="24"/>
        </w:rPr>
        <w:t>T</w:t>
      </w:r>
      <w:r w:rsidR="00C95266">
        <w:rPr>
          <w:rFonts w:ascii="Times New Roman" w:eastAsia="Times New Roman" w:hAnsi="Times New Roman" w:cs="Times New Roman"/>
          <w:sz w:val="24"/>
          <w:szCs w:val="24"/>
        </w:rPr>
        <w:t>hus, t</w:t>
      </w:r>
      <w:r w:rsidR="00F25311">
        <w:rPr>
          <w:rFonts w:ascii="Times New Roman" w:eastAsia="Times New Roman" w:hAnsi="Times New Roman" w:cs="Times New Roman"/>
          <w:sz w:val="24"/>
          <w:szCs w:val="24"/>
        </w:rPr>
        <w:t xml:space="preserve">he influence of an individual </w:t>
      </w:r>
      <w:r w:rsidR="002E06DD">
        <w:rPr>
          <w:rFonts w:ascii="Times New Roman" w:eastAsia="Times New Roman" w:hAnsi="Times New Roman" w:cs="Times New Roman"/>
          <w:sz w:val="24"/>
          <w:szCs w:val="24"/>
        </w:rPr>
        <w:t xml:space="preserve">developed </w:t>
      </w:r>
      <w:r w:rsidR="00F25311">
        <w:rPr>
          <w:rFonts w:ascii="Times New Roman" w:eastAsia="Times New Roman" w:hAnsi="Times New Roman" w:cs="Times New Roman"/>
          <w:sz w:val="24"/>
          <w:szCs w:val="24"/>
        </w:rPr>
        <w:t>site</w:t>
      </w:r>
      <w:r w:rsidR="002E06DD">
        <w:rPr>
          <w:rFonts w:ascii="Times New Roman" w:eastAsia="Times New Roman" w:hAnsi="Times New Roman" w:cs="Times New Roman"/>
          <w:sz w:val="24"/>
          <w:szCs w:val="24"/>
        </w:rPr>
        <w:t xml:space="preserve"> on each sampling location</w:t>
      </w:r>
      <w:r w:rsidR="00F25311">
        <w:rPr>
          <w:rFonts w:ascii="Times New Roman" w:eastAsia="Times New Roman" w:hAnsi="Times New Roman" w:cs="Times New Roman"/>
          <w:sz w:val="24"/>
          <w:szCs w:val="24"/>
        </w:rPr>
        <w:t xml:space="preserve"> is</w:t>
      </w:r>
      <w:r w:rsidR="002E06DD">
        <w:rPr>
          <w:rFonts w:ascii="Times New Roman" w:eastAsia="Times New Roman" w:hAnsi="Times New Roman" w:cs="Times New Roman"/>
          <w:sz w:val="24"/>
          <w:szCs w:val="24"/>
        </w:rPr>
        <w:t xml:space="preserve"> positively influenced by the numerical and spatial density of the population and its orientation toward the shoreline, and </w:t>
      </w:r>
      <w:r w:rsidR="00F25311">
        <w:rPr>
          <w:rFonts w:ascii="Times New Roman" w:eastAsia="Times New Roman" w:hAnsi="Times New Roman" w:cs="Times New Roman"/>
          <w:sz w:val="24"/>
          <w:szCs w:val="24"/>
        </w:rPr>
        <w:t xml:space="preserve">inversely proportional to a sampling location’s distance from each of the three developed sites. </w:t>
      </w:r>
      <w:r>
        <w:rPr>
          <w:rFonts w:ascii="Times New Roman" w:eastAsia="Times New Roman" w:hAnsi="Times New Roman" w:cs="Times New Roman"/>
          <w:sz w:val="24"/>
          <w:szCs w:val="24"/>
        </w:rPr>
        <w:t xml:space="preserve"> </w:t>
      </w:r>
      <w:bookmarkEnd w:id="143"/>
    </w:p>
    <w:p w14:paraId="30968B63" w14:textId="77777777" w:rsidR="00715D55" w:rsidRDefault="00715D55">
      <w:pPr>
        <w:rPr>
          <w:rFonts w:ascii="Times New Roman" w:eastAsia="Times New Roman" w:hAnsi="Times New Roman" w:cs="Times New Roman"/>
          <w:sz w:val="24"/>
          <w:szCs w:val="24"/>
        </w:rPr>
      </w:pPr>
    </w:p>
    <w:p w14:paraId="1A6E315B" w14:textId="77777777" w:rsidR="00715D55" w:rsidRDefault="00D8535D">
      <w:pPr>
        <w:rPr>
          <w:rFonts w:ascii="Times New Roman" w:eastAsia="Times New Roman" w:hAnsi="Times New Roman" w:cs="Times New Roman"/>
          <w:b/>
          <w:i/>
          <w:sz w:val="24"/>
          <w:szCs w:val="24"/>
        </w:rPr>
      </w:pPr>
      <w:r>
        <w:rPr>
          <w:rFonts w:ascii="Times New Roman" w:eastAsia="Times New Roman" w:hAnsi="Times New Roman" w:cs="Times New Roman"/>
          <w:i/>
          <w:sz w:val="24"/>
          <w:szCs w:val="24"/>
        </w:rPr>
        <w:t>2. Water samples</w:t>
      </w:r>
    </w:p>
    <w:p w14:paraId="1068221D" w14:textId="77777777" w:rsidR="00715D55" w:rsidRDefault="00715D55">
      <w:pPr>
        <w:rPr>
          <w:rFonts w:ascii="Times New Roman" w:eastAsia="Times New Roman" w:hAnsi="Times New Roman" w:cs="Times New Roman"/>
          <w:sz w:val="24"/>
          <w:szCs w:val="24"/>
        </w:rPr>
      </w:pPr>
    </w:p>
    <w:p w14:paraId="05F172E7" w14:textId="0D4E9D4E"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At both pelagic and littoral sites, water samples were collected for nutrient, chlorophyll, microplastic, and pharmaceutical and personal care product (PPCP) analysis.</w:t>
      </w:r>
      <w:ins w:id="144" w:author="Meyer, Michael Frederick" w:date="2020-08-10T14:23:00Z">
        <w:r w:rsidR="00DA7075">
          <w:rPr>
            <w:rFonts w:ascii="Times New Roman" w:eastAsia="Times New Roman" w:hAnsi="Times New Roman" w:cs="Times New Roman"/>
            <w:sz w:val="24"/>
            <w:szCs w:val="24"/>
          </w:rPr>
          <w:t xml:space="preserve"> </w:t>
        </w:r>
      </w:ins>
      <w:ins w:id="145" w:author="Meyer, Michael Frederick" w:date="2020-08-10T14:24:00Z">
        <w:r w:rsidR="004820BA">
          <w:rPr>
            <w:rFonts w:ascii="Times New Roman" w:eastAsia="Times New Roman" w:hAnsi="Times New Roman" w:cs="Times New Roman"/>
            <w:sz w:val="24"/>
            <w:szCs w:val="24"/>
          </w:rPr>
          <w:t>Samples were collected by hand from 0.75 m depth for each littoral site and with a bucket from aboard the ship for pelagic sites.</w:t>
        </w:r>
      </w:ins>
      <w:ins w:id="146" w:author="Meyer, Michael Frederick" w:date="2020-08-10T14:23:00Z">
        <w:r w:rsidR="00DA7075">
          <w:rPr>
            <w:rFonts w:ascii="Times New Roman" w:eastAsia="Times New Roman" w:hAnsi="Times New Roman" w:cs="Times New Roman"/>
            <w:sz w:val="24"/>
            <w:szCs w:val="24"/>
          </w:rPr>
          <w:t xml:space="preserve"> </w:t>
        </w:r>
      </w:ins>
      <w:del w:id="147" w:author="Meyer, Michael Frederick" w:date="2020-08-10T14:23:00Z">
        <w:r w:rsidDel="00DA7075">
          <w:rPr>
            <w:rFonts w:ascii="Times New Roman" w:eastAsia="Times New Roman" w:hAnsi="Times New Roman" w:cs="Times New Roman"/>
            <w:sz w:val="24"/>
            <w:szCs w:val="24"/>
          </w:rPr>
          <w:delText xml:space="preserve"> </w:delText>
        </w:r>
      </w:del>
      <w:r>
        <w:rPr>
          <w:rFonts w:ascii="Times New Roman" w:eastAsia="Times New Roman" w:hAnsi="Times New Roman" w:cs="Times New Roman"/>
          <w:sz w:val="24"/>
          <w:szCs w:val="24"/>
        </w:rPr>
        <w:t xml:space="preserve">Each water sample collection procedure is described below. </w:t>
      </w:r>
    </w:p>
    <w:p w14:paraId="1AD1BC85" w14:textId="77777777" w:rsidR="00715D55" w:rsidRDefault="00715D55">
      <w:pPr>
        <w:rPr>
          <w:rFonts w:ascii="Times New Roman" w:eastAsia="Times New Roman" w:hAnsi="Times New Roman" w:cs="Times New Roman"/>
          <w:sz w:val="24"/>
          <w:szCs w:val="24"/>
        </w:rPr>
      </w:pPr>
    </w:p>
    <w:p w14:paraId="7B3A016C"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2a. </w:t>
      </w:r>
      <w:bookmarkStart w:id="148" w:name="_Hlk49177549"/>
      <w:r>
        <w:rPr>
          <w:rFonts w:ascii="Times New Roman" w:eastAsia="Times New Roman" w:hAnsi="Times New Roman" w:cs="Times New Roman"/>
          <w:i/>
          <w:sz w:val="24"/>
          <w:szCs w:val="24"/>
        </w:rPr>
        <w:t>Nutrients</w:t>
      </w:r>
      <w:bookmarkEnd w:id="148"/>
    </w:p>
    <w:p w14:paraId="7B557488" w14:textId="77777777" w:rsidR="00715D55" w:rsidRDefault="00715D55">
      <w:pPr>
        <w:rPr>
          <w:rFonts w:ascii="Times New Roman" w:eastAsia="Times New Roman" w:hAnsi="Times New Roman" w:cs="Times New Roman"/>
          <w:sz w:val="24"/>
          <w:szCs w:val="24"/>
        </w:rPr>
      </w:pPr>
    </w:p>
    <w:p w14:paraId="18647F9E" w14:textId="38D0FA50"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Water samples for nutrient analyses were collected </w:t>
      </w:r>
      <w:ins w:id="149" w:author="Meyer, Michael Frederick" w:date="2020-07-28T15:42:00Z">
        <w:r w:rsidR="00557610">
          <w:rPr>
            <w:rFonts w:ascii="Times New Roman" w:eastAsia="Times New Roman" w:hAnsi="Times New Roman" w:cs="Times New Roman"/>
            <w:sz w:val="24"/>
            <w:szCs w:val="24"/>
          </w:rPr>
          <w:t>at</w:t>
        </w:r>
      </w:ins>
      <w:ins w:id="150" w:author="Meyer, Michael Frederick" w:date="2020-07-28T15:43:00Z">
        <w:r w:rsidR="00557610">
          <w:rPr>
            <w:rFonts w:ascii="Times New Roman" w:eastAsia="Times New Roman" w:hAnsi="Times New Roman" w:cs="Times New Roman"/>
            <w:sz w:val="24"/>
            <w:szCs w:val="24"/>
          </w:rPr>
          <w:t xml:space="preserve"> a depth of ~0.75 m </w:t>
        </w:r>
      </w:ins>
      <w:r>
        <w:rPr>
          <w:rFonts w:ascii="Times New Roman" w:eastAsia="Times New Roman" w:hAnsi="Times New Roman" w:cs="Times New Roman"/>
          <w:sz w:val="24"/>
          <w:szCs w:val="24"/>
        </w:rPr>
        <w:t xml:space="preserve">in 150 mL glass jars that had been </w:t>
      </w:r>
      <w:ins w:id="151" w:author="Meyer, Michael Frederick" w:date="2020-07-28T15:42:00Z">
        <w:r w:rsidR="00557610">
          <w:rPr>
            <w:rFonts w:ascii="Times New Roman" w:eastAsia="Times New Roman" w:hAnsi="Times New Roman" w:cs="Times New Roman"/>
            <w:sz w:val="24"/>
            <w:szCs w:val="24"/>
          </w:rPr>
          <w:t xml:space="preserve">washed with phosphate-free soap and </w:t>
        </w:r>
      </w:ins>
      <w:r>
        <w:rPr>
          <w:rFonts w:ascii="Times New Roman" w:eastAsia="Times New Roman" w:hAnsi="Times New Roman" w:cs="Times New Roman"/>
          <w:sz w:val="24"/>
          <w:szCs w:val="24"/>
        </w:rPr>
        <w:t xml:space="preserve">rinsed three times with water from the sampling location. </w:t>
      </w:r>
      <w:commentRangeStart w:id="152"/>
      <w:commentRangeStart w:id="153"/>
      <w:commentRangeStart w:id="154"/>
      <w:r>
        <w:rPr>
          <w:rFonts w:ascii="Times New Roman" w:eastAsia="Times New Roman" w:hAnsi="Times New Roman" w:cs="Times New Roman"/>
          <w:sz w:val="24"/>
          <w:szCs w:val="24"/>
        </w:rPr>
        <w:t xml:space="preserve">Samples were collected in duplicates and immediately frozen at -20°C until processing at the </w:t>
      </w:r>
      <w:proofErr w:type="spellStart"/>
      <w:r w:rsidR="002075AA" w:rsidRPr="002075AA">
        <w:rPr>
          <w:rFonts w:ascii="Times New Roman" w:eastAsia="Times New Roman" w:hAnsi="Times New Roman" w:cs="Times New Roman"/>
          <w:sz w:val="24"/>
          <w:szCs w:val="24"/>
        </w:rPr>
        <w:t>A.</w:t>
      </w:r>
      <w:proofErr w:type="gramStart"/>
      <w:r w:rsidR="002075AA" w:rsidRPr="002075AA">
        <w:rPr>
          <w:rFonts w:ascii="Times New Roman" w:eastAsia="Times New Roman" w:hAnsi="Times New Roman" w:cs="Times New Roman"/>
          <w:sz w:val="24"/>
          <w:szCs w:val="24"/>
        </w:rPr>
        <w:t>P.Vinogradov</w:t>
      </w:r>
      <w:proofErr w:type="spellEnd"/>
      <w:proofErr w:type="gramEnd"/>
      <w:r w:rsidR="002075AA" w:rsidRPr="002075AA">
        <w:rPr>
          <w:rFonts w:ascii="Times New Roman" w:eastAsia="Times New Roman" w:hAnsi="Times New Roman" w:cs="Times New Roman"/>
          <w:sz w:val="24"/>
          <w:szCs w:val="24"/>
        </w:rPr>
        <w:t xml:space="preserve"> Institute of Geochemistry</w:t>
      </w:r>
      <w:r w:rsidR="002075A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Siberian Branch of the Russian Academy of Sciences</w:t>
      </w:r>
      <w:r w:rsidR="002075AA">
        <w:rPr>
          <w:rFonts w:ascii="Times New Roman" w:eastAsia="Times New Roman" w:hAnsi="Times New Roman" w:cs="Times New Roman"/>
          <w:sz w:val="24"/>
          <w:szCs w:val="24"/>
        </w:rPr>
        <w:t>, Irkutsk)</w:t>
      </w:r>
      <w:r>
        <w:rPr>
          <w:rFonts w:ascii="Times New Roman" w:eastAsia="Times New Roman" w:hAnsi="Times New Roman" w:cs="Times New Roman"/>
          <w:sz w:val="24"/>
          <w:szCs w:val="24"/>
        </w:rPr>
        <w:t xml:space="preserve">. </w:t>
      </w:r>
      <w:commentRangeEnd w:id="152"/>
      <w:r w:rsidR="00EA681C">
        <w:rPr>
          <w:rStyle w:val="CommentReference"/>
        </w:rPr>
        <w:commentReference w:id="152"/>
      </w:r>
      <w:commentRangeEnd w:id="153"/>
      <w:ins w:id="155" w:author="Meyer, Michael Frederick" w:date="2020-08-25T16:51:00Z">
        <w:r w:rsidR="00B126B2">
          <w:rPr>
            <w:rFonts w:ascii="Times New Roman" w:eastAsia="Times New Roman" w:hAnsi="Times New Roman" w:cs="Times New Roman"/>
            <w:sz w:val="24"/>
            <w:szCs w:val="24"/>
          </w:rPr>
          <w:t>Sample</w:t>
        </w:r>
      </w:ins>
      <w:ins w:id="156" w:author="Meyer, Michael Frederick" w:date="2020-08-25T16:52:00Z">
        <w:r w:rsidR="00B126B2">
          <w:rPr>
            <w:rFonts w:ascii="Times New Roman" w:eastAsia="Times New Roman" w:hAnsi="Times New Roman" w:cs="Times New Roman"/>
            <w:sz w:val="24"/>
            <w:szCs w:val="24"/>
          </w:rPr>
          <w:t>s were not filtered prior to freezing, meaning that nitrogen and ammonium concentrations may potentially include intracellular nitrogen</w:t>
        </w:r>
      </w:ins>
      <w:ins w:id="157" w:author="Meyer, Michael Frederick" w:date="2020-08-25T16:53:00Z">
        <w:r w:rsidR="00B126B2">
          <w:rPr>
            <w:rFonts w:ascii="Times New Roman" w:eastAsia="Times New Roman" w:hAnsi="Times New Roman" w:cs="Times New Roman"/>
            <w:sz w:val="24"/>
            <w:szCs w:val="24"/>
          </w:rPr>
          <w:t xml:space="preserve"> and therefore be overestimates of nitrogenous forms in the water column. </w:t>
        </w:r>
      </w:ins>
      <w:r w:rsidR="00557610">
        <w:rPr>
          <w:rStyle w:val="CommentReference"/>
        </w:rPr>
        <w:commentReference w:id="153"/>
      </w:r>
      <w:commentRangeEnd w:id="154"/>
      <w:r w:rsidR="000A6AE5">
        <w:rPr>
          <w:rStyle w:val="CommentReference"/>
        </w:rPr>
        <w:commentReference w:id="154"/>
      </w:r>
    </w:p>
    <w:p w14:paraId="62808DC3" w14:textId="77777777" w:rsidR="00715D55" w:rsidRDefault="00715D55">
      <w:pPr>
        <w:rPr>
          <w:rFonts w:ascii="Times New Roman" w:eastAsia="Times New Roman" w:hAnsi="Times New Roman" w:cs="Times New Roman"/>
          <w:sz w:val="24"/>
          <w:szCs w:val="24"/>
        </w:rPr>
      </w:pPr>
    </w:p>
    <w:p w14:paraId="78CB68F9" w14:textId="75D136BD"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each water sample, nitrate, ammonium, phosphate, and total phosphorus concentrations were measured</w:t>
      </w:r>
      <w:bookmarkStart w:id="158" w:name="_Hlk49177580"/>
      <w:r>
        <w:rPr>
          <w:rFonts w:ascii="Times New Roman" w:eastAsia="Times New Roman" w:hAnsi="Times New Roman" w:cs="Times New Roman"/>
          <w:sz w:val="24"/>
          <w:szCs w:val="24"/>
        </w:rPr>
        <w:t xml:space="preserve">. For ammonium </w:t>
      </w:r>
      <w:r w:rsidR="00B6634A">
        <w:rPr>
          <w:rFonts w:ascii="Times New Roman" w:eastAsia="Times New Roman" w:hAnsi="Times New Roman" w:cs="Times New Roman"/>
          <w:sz w:val="24"/>
          <w:szCs w:val="24"/>
        </w:rPr>
        <w:fldChar w:fldCharType="begin"/>
      </w:r>
      <w:r w:rsidR="0075343E">
        <w:rPr>
          <w:rFonts w:ascii="Times New Roman" w:eastAsia="Times New Roman" w:hAnsi="Times New Roman" w:cs="Times New Roman"/>
          <w:sz w:val="24"/>
          <w:szCs w:val="24"/>
        </w:rPr>
        <w:instrText xml:space="preserve"> ADDIN ZOTERO_ITEM CSL_CITATION {"citationID":"8zD0OVYo","properties":{"formattedCitation":"(2016a)","plainCitation":"(2016a)","noteIndex":0},"citationItems":[{"id":3887,"uris":["http://zotero.org/users/2645460/items/3VJF2QLC"],"uri":["http://zotero.org/users/2645460/items/3VJF2QLC"],"itemData":{"id":3887,"type":"article","call-number":"GOST 33045-2014 Water","language":"Russian","publisher":"Intergovernmental committe for standardization, regulation, and metrology","title":"Methods for determination of nitrogen-containing matters (with corrections) (Методы определения азотсодержащих веществ (с Поправками))","URL":"http://docs.cntd.ru/document/1200115428","issued":{"date-parts":[["2016"]]}}}],"schema":"https://github.com/citation-style-language/schema/raw/master/csl-citation.json"} </w:instrText>
      </w:r>
      <w:r w:rsidR="00B6634A">
        <w:rPr>
          <w:rFonts w:ascii="Times New Roman" w:eastAsia="Times New Roman" w:hAnsi="Times New Roman" w:cs="Times New Roman"/>
          <w:sz w:val="24"/>
          <w:szCs w:val="24"/>
        </w:rPr>
        <w:fldChar w:fldCharType="separate"/>
      </w:r>
      <w:r w:rsidR="0075343E" w:rsidRPr="0075343E">
        <w:rPr>
          <w:rFonts w:ascii="Times New Roman" w:hAnsi="Times New Roman" w:cs="Times New Roman"/>
          <w:sz w:val="24"/>
        </w:rPr>
        <w:t>(2016a)</w:t>
      </w:r>
      <w:r w:rsidR="00B6634A">
        <w:rPr>
          <w:rFonts w:ascii="Times New Roman" w:eastAsia="Times New Roman" w:hAnsi="Times New Roman" w:cs="Times New Roman"/>
          <w:sz w:val="24"/>
          <w:szCs w:val="24"/>
        </w:rPr>
        <w:fldChar w:fldCharType="end"/>
      </w:r>
      <w:r w:rsidR="00B6634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and nitrate </w:t>
      </w:r>
      <w:r w:rsidR="005B13CC">
        <w:rPr>
          <w:rFonts w:ascii="Times New Roman" w:eastAsia="Times New Roman" w:hAnsi="Times New Roman" w:cs="Times New Roman"/>
          <w:sz w:val="24"/>
          <w:szCs w:val="24"/>
        </w:rPr>
        <w:fldChar w:fldCharType="begin"/>
      </w:r>
      <w:r w:rsidR="00D74EE9">
        <w:rPr>
          <w:rFonts w:ascii="Times New Roman" w:eastAsia="Times New Roman" w:hAnsi="Times New Roman" w:cs="Times New Roman"/>
          <w:sz w:val="24"/>
          <w:szCs w:val="24"/>
        </w:rPr>
        <w:instrText xml:space="preserve"> ADDIN ZOTERO_ITEM CSL_CITATION {"citationID":"3TfoTj7N","properties":{"formattedCitation":"(2017)","plainCitation":"(2017)","noteIndex":0},"citationItems":[{"id":3886,"uris":["http://zotero.org/users/2645460/items/3ZMMVLJP"],"uri":["http://zotero.org/users/2645460/items/3ZMMVLJP"],"itemData":{"id":3886,"type":"article","call-number":"RD 52.24.380-2017","language":"Russian","publisher":"Ministry of Natural Resources and Ecology of the Russian Federation: Federal division of hydrometeorology and environmental monitoring","title":"Nitrate concentration in waters: Photometric methods with Giress reagent following stabilization in a cadmium reducer (Массовая концентрация нитратного азота в водах: Методика измерений фотометрическим методом с реактивом Грисса после восстановления в камиевом редукторе)","URL":"https://files.stroyinf.ru/Data2/1/4293739/4293739155.pdf","issued":{"date-parts":[["2017"]]}}}],"schema":"https://github.com/citation-style-language/schema/raw/master/csl-citation.json"} </w:instrText>
      </w:r>
      <w:r w:rsidR="005B13CC">
        <w:rPr>
          <w:rFonts w:ascii="Times New Roman" w:eastAsia="Times New Roman" w:hAnsi="Times New Roman" w:cs="Times New Roman"/>
          <w:sz w:val="24"/>
          <w:szCs w:val="24"/>
        </w:rPr>
        <w:fldChar w:fldCharType="separate"/>
      </w:r>
      <w:r w:rsidR="00D74EE9" w:rsidRPr="00B6634A">
        <w:rPr>
          <w:rFonts w:ascii="Times New Roman" w:hAnsi="Times New Roman" w:cs="Times New Roman"/>
          <w:sz w:val="24"/>
        </w:rPr>
        <w:t>(2017)</w:t>
      </w:r>
      <w:r w:rsidR="005B13CC">
        <w:rPr>
          <w:rFonts w:ascii="Times New Roman" w:eastAsia="Times New Roman" w:hAnsi="Times New Roman" w:cs="Times New Roman"/>
          <w:sz w:val="24"/>
          <w:szCs w:val="24"/>
        </w:rPr>
        <w:fldChar w:fldCharType="end"/>
      </w:r>
      <w:r w:rsidR="00D74EE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concentrations, samples were analyzed with a spectrophotometer following the addition of Nessler’s reagent and disulfuric acid respectively. Phosphate </w:t>
      </w:r>
      <w:r w:rsidR="00557610">
        <w:rPr>
          <w:rFonts w:ascii="Times New Roman" w:eastAsia="Times New Roman" w:hAnsi="Times New Roman" w:cs="Times New Roman"/>
          <w:sz w:val="24"/>
          <w:szCs w:val="24"/>
        </w:rPr>
        <w:t>and t</w:t>
      </w:r>
      <w:r w:rsidR="006265CB">
        <w:rPr>
          <w:rFonts w:ascii="Times New Roman" w:eastAsia="Times New Roman" w:hAnsi="Times New Roman" w:cs="Times New Roman"/>
          <w:sz w:val="24"/>
          <w:szCs w:val="24"/>
        </w:rPr>
        <w:t xml:space="preserve">otal phosphorus </w:t>
      </w:r>
      <w:r>
        <w:rPr>
          <w:rFonts w:ascii="Times New Roman" w:eastAsia="Times New Roman" w:hAnsi="Times New Roman" w:cs="Times New Roman"/>
          <w:sz w:val="24"/>
          <w:szCs w:val="24"/>
        </w:rPr>
        <w:t>concentration was measured with a spectrophotometer following the addition of persulfate</w:t>
      </w:r>
      <w:r w:rsidR="00B6634A">
        <w:rPr>
          <w:rFonts w:ascii="Times New Roman" w:eastAsia="Times New Roman" w:hAnsi="Times New Roman" w:cs="Times New Roman"/>
          <w:sz w:val="24"/>
          <w:szCs w:val="24"/>
        </w:rPr>
        <w:t xml:space="preserve"> </w:t>
      </w:r>
      <w:r w:rsidR="00F743C8">
        <w:rPr>
          <w:rFonts w:ascii="Times New Roman" w:eastAsia="Times New Roman" w:hAnsi="Times New Roman" w:cs="Times New Roman"/>
          <w:sz w:val="24"/>
          <w:szCs w:val="24"/>
        </w:rPr>
        <w:fldChar w:fldCharType="begin"/>
      </w:r>
      <w:ins w:id="159" w:author="Meyer, Michael Frederick" w:date="2020-08-25T17:09:00Z">
        <w:r w:rsidR="009712DF">
          <w:rPr>
            <w:rFonts w:ascii="Times New Roman" w:eastAsia="Times New Roman" w:hAnsi="Times New Roman" w:cs="Times New Roman"/>
            <w:sz w:val="24"/>
            <w:szCs w:val="24"/>
          </w:rPr>
          <w:instrText xml:space="preserve"> ADDIN ZOTERO_ITEM CSL_CITATION {"citationID":"J6kxX6Dd","properties":{"formattedCitation":"(2016b)","plainCitation":"(2016b)","noteIndex":0},"citationItems":[{"id":3888,"uris":["http://zotero.org/users/2645460/items/DN2CUB64"],"uri":["http://zotero.org/users/2645460/items/DN2CUB64"],"itemData":{"id":3888,"type":"article","call-number":"GOST 18309-2014 Water","language":"Russian","publisher":"Intergovernmental committe for standardization, regulation, and metrology","title":"Methods for determination of phosphorus-containing matters (with corrections) (Методы определения фосфорсодержащих веществ)","URL":"http://docs.cntd.ru/document/1200115799","issued":{"date-parts":[["2016"]]}}}],"schema":"https://github.com/citation-style-language/schema/raw/master/csl-citation.json"} </w:instrText>
        </w:r>
      </w:ins>
      <w:del w:id="160" w:author="Meyer, Michael Frederick" w:date="2020-08-25T17:09:00Z">
        <w:r w:rsidR="0075343E" w:rsidDel="009712DF">
          <w:rPr>
            <w:rFonts w:ascii="Times New Roman" w:eastAsia="Times New Roman" w:hAnsi="Times New Roman" w:cs="Times New Roman"/>
            <w:sz w:val="24"/>
            <w:szCs w:val="24"/>
          </w:rPr>
          <w:delInstrText xml:space="preserve"> ADDIN ZOTERO_ITEM CSL_CITATION {"citationID":"J6kxX6Dd","properties":{"formattedCitation":"(2016b)","plainCitation":"(2016b)","noteIndex":0},"citationItems":[{"id":3888,"uris":["http://zotero.org/users/2645460/items/DN2CUB64"],"uri":["http://zotero.org/users/2645460/items/DN2CUB64"],"itemData":{"id":3888,"type":"article","language":"Russian","publisher":"Intergovernmental committe for standardization, regulation, and metrology","title":"Methods for determination of phosphorus-containing matters (with corrections) (Методы определения фосфорсодержащих веществ)","URL":"http://docs.cntd.ru/document/1200115799","issued":{"date-parts":[["2016"]]}}}],"schema":"https://github.com/citation-style-language/schema/raw/master/csl-citation.json"} </w:delInstrText>
        </w:r>
      </w:del>
      <w:r w:rsidR="00F743C8">
        <w:rPr>
          <w:rFonts w:ascii="Times New Roman" w:eastAsia="Times New Roman" w:hAnsi="Times New Roman" w:cs="Times New Roman"/>
          <w:sz w:val="24"/>
          <w:szCs w:val="24"/>
        </w:rPr>
        <w:fldChar w:fldCharType="separate"/>
      </w:r>
      <w:r w:rsidR="0075343E" w:rsidRPr="0075343E">
        <w:rPr>
          <w:rFonts w:ascii="Times New Roman" w:hAnsi="Times New Roman" w:cs="Times New Roman"/>
          <w:sz w:val="24"/>
        </w:rPr>
        <w:t>(2016b)</w:t>
      </w:r>
      <w:r w:rsidR="00F743C8">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Concentrations are reported in mg/L.</w:t>
      </w:r>
    </w:p>
    <w:bookmarkEnd w:id="158"/>
    <w:p w14:paraId="2E871151" w14:textId="77777777" w:rsidR="00715D55" w:rsidRPr="00623BA2" w:rsidRDefault="00715D55">
      <w:pPr>
        <w:rPr>
          <w:rFonts w:ascii="Times New Roman" w:eastAsia="Times New Roman" w:hAnsi="Times New Roman" w:cs="Times New Roman"/>
          <w:sz w:val="24"/>
          <w:szCs w:val="24"/>
        </w:rPr>
      </w:pPr>
    </w:p>
    <w:p w14:paraId="0EB029D2" w14:textId="77777777" w:rsidR="00715D55" w:rsidRPr="00623BA2"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2b. Chlorophyll a</w:t>
      </w:r>
    </w:p>
    <w:p w14:paraId="17410527" w14:textId="77777777" w:rsidR="00715D55" w:rsidRDefault="00715D55">
      <w:pPr>
        <w:rPr>
          <w:rFonts w:ascii="Times New Roman" w:eastAsia="Times New Roman" w:hAnsi="Times New Roman" w:cs="Times New Roman"/>
          <w:sz w:val="24"/>
          <w:szCs w:val="24"/>
        </w:rPr>
      </w:pPr>
    </w:p>
    <w:p w14:paraId="346F74EC" w14:textId="406B4F58"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Water samples were collected in 1.5 L plastic bottles from a depth of approximately 0.75 m. Within 12 h of collection, three subsamples </w:t>
      </w:r>
      <w:r w:rsidR="00EA681C">
        <w:rPr>
          <w:rFonts w:ascii="Times New Roman" w:eastAsia="Times New Roman" w:hAnsi="Times New Roman" w:cs="Times New Roman"/>
          <w:sz w:val="24"/>
          <w:szCs w:val="24"/>
        </w:rPr>
        <w:t xml:space="preserve">(up to 150 mL each) </w:t>
      </w:r>
      <w:r>
        <w:rPr>
          <w:rFonts w:ascii="Times New Roman" w:eastAsia="Times New Roman" w:hAnsi="Times New Roman" w:cs="Times New Roman"/>
          <w:sz w:val="24"/>
          <w:szCs w:val="24"/>
        </w:rPr>
        <w:t xml:space="preserve">were </w:t>
      </w:r>
      <w:r w:rsidR="00EA681C">
        <w:rPr>
          <w:rFonts w:ascii="Times New Roman" w:eastAsia="Times New Roman" w:hAnsi="Times New Roman" w:cs="Times New Roman"/>
          <w:sz w:val="24"/>
          <w:szCs w:val="24"/>
        </w:rPr>
        <w:t>filtered</w:t>
      </w:r>
      <w:r>
        <w:rPr>
          <w:rFonts w:ascii="Times New Roman" w:eastAsia="Times New Roman" w:hAnsi="Times New Roman" w:cs="Times New Roman"/>
          <w:sz w:val="24"/>
          <w:szCs w:val="24"/>
        </w:rPr>
        <w:t xml:space="preserve"> through 25</w:t>
      </w:r>
      <w:r w:rsidR="00A0287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mm </w:t>
      </w:r>
      <w:r w:rsidR="00EA681C">
        <w:rPr>
          <w:rFonts w:ascii="Times New Roman" w:eastAsia="Times New Roman" w:hAnsi="Times New Roman" w:cs="Times New Roman"/>
          <w:sz w:val="24"/>
          <w:szCs w:val="24"/>
        </w:rPr>
        <w:t>diameter, 0.2 µm pore size nitrocellulose</w:t>
      </w:r>
      <w:r>
        <w:rPr>
          <w:rFonts w:ascii="Times New Roman" w:eastAsia="Times New Roman" w:hAnsi="Times New Roman" w:cs="Times New Roman"/>
          <w:sz w:val="24"/>
          <w:szCs w:val="24"/>
        </w:rPr>
        <w:t xml:space="preserve"> filter</w:t>
      </w:r>
      <w:r w:rsidR="00EA681C">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Filters were then placed in a 35 mm petri dish and frozen in the dark until processing. </w:t>
      </w:r>
    </w:p>
    <w:p w14:paraId="32E54DB6" w14:textId="77777777" w:rsidR="00715D55" w:rsidRDefault="00715D55">
      <w:pPr>
        <w:rPr>
          <w:rFonts w:ascii="Times New Roman" w:eastAsia="Times New Roman" w:hAnsi="Times New Roman" w:cs="Times New Roman"/>
          <w:sz w:val="24"/>
          <w:szCs w:val="24"/>
        </w:rPr>
      </w:pPr>
    </w:p>
    <w:p w14:paraId="21E32000" w14:textId="162866EE" w:rsidR="00715D55" w:rsidRDefault="00D8535D">
      <w:pPr>
        <w:rPr>
          <w:rFonts w:ascii="Times New Roman" w:eastAsia="Times New Roman" w:hAnsi="Times New Roman" w:cs="Times New Roman"/>
          <w:sz w:val="24"/>
          <w:szCs w:val="24"/>
        </w:rPr>
      </w:pPr>
      <w:bookmarkStart w:id="161" w:name="_Hlk49177665"/>
      <w:r>
        <w:rPr>
          <w:rFonts w:ascii="Times New Roman" w:eastAsia="Times New Roman" w:hAnsi="Times New Roman" w:cs="Times New Roman"/>
          <w:sz w:val="24"/>
          <w:szCs w:val="24"/>
        </w:rPr>
        <w:t xml:space="preserve">Chlorophyll samples were processed in a manner similar to that of Parson (1963) and Lorenzen (1967). </w:t>
      </w:r>
      <w:r w:rsidR="00EA681C">
        <w:rPr>
          <w:rFonts w:ascii="Times New Roman" w:eastAsia="Times New Roman" w:hAnsi="Times New Roman" w:cs="Times New Roman"/>
          <w:sz w:val="24"/>
          <w:szCs w:val="24"/>
        </w:rPr>
        <w:t>Nitrocellulose filters</w:t>
      </w:r>
      <w:r>
        <w:rPr>
          <w:rFonts w:ascii="Times New Roman" w:eastAsia="Times New Roman" w:hAnsi="Times New Roman" w:cs="Times New Roman"/>
          <w:sz w:val="24"/>
          <w:szCs w:val="24"/>
        </w:rPr>
        <w:t xml:space="preserve"> were ground in 90% acetone, in which chlorophyll extraction was allowed to proceed overnight. Samples were </w:t>
      </w:r>
      <w:r w:rsidR="00EA681C">
        <w:rPr>
          <w:rFonts w:ascii="Times New Roman" w:eastAsia="Times New Roman" w:hAnsi="Times New Roman" w:cs="Times New Roman"/>
          <w:sz w:val="24"/>
          <w:szCs w:val="24"/>
        </w:rPr>
        <w:t xml:space="preserve">then </w:t>
      </w:r>
      <w:r>
        <w:rPr>
          <w:rFonts w:ascii="Times New Roman" w:eastAsia="Times New Roman" w:hAnsi="Times New Roman" w:cs="Times New Roman"/>
          <w:sz w:val="24"/>
          <w:szCs w:val="24"/>
        </w:rPr>
        <w:t xml:space="preserve">centrifuged for 15-20 minutes. </w:t>
      </w:r>
      <w:r w:rsidR="00EA681C">
        <w:rPr>
          <w:rFonts w:ascii="Times New Roman" w:eastAsia="Times New Roman" w:hAnsi="Times New Roman" w:cs="Times New Roman"/>
          <w:sz w:val="24"/>
          <w:szCs w:val="24"/>
        </w:rPr>
        <w:t xml:space="preserve">After </w:t>
      </w:r>
      <w:r w:rsidR="00A02873">
        <w:rPr>
          <w:rFonts w:ascii="Times New Roman" w:eastAsia="Times New Roman" w:hAnsi="Times New Roman" w:cs="Times New Roman"/>
          <w:sz w:val="24"/>
          <w:szCs w:val="24"/>
        </w:rPr>
        <w:t>centrifugation</w:t>
      </w:r>
      <w:r>
        <w:rPr>
          <w:rFonts w:ascii="Times New Roman" w:eastAsia="Times New Roman" w:hAnsi="Times New Roman" w:cs="Times New Roman"/>
          <w:sz w:val="24"/>
          <w:szCs w:val="24"/>
        </w:rPr>
        <w:t xml:space="preserve">, absorbance of the chlorophyll extract was measured in a spectrophotometer at 630, 645, 665, and 750 nm. Concentrations were calculated using the formula: </w:t>
      </w:r>
      <m:oMath>
        <m:r>
          <w:rPr>
            <w:rFonts w:ascii="Times New Roman" w:eastAsia="Times New Roman" w:hAnsi="Times New Roman" w:cs="Times New Roman"/>
            <w:sz w:val="24"/>
            <w:szCs w:val="24"/>
          </w:rPr>
          <m:t>C = 11.64(</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665</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750</m:t>
            </m:r>
          </m:sub>
        </m:sSub>
        <m:r>
          <w:rPr>
            <w:rFonts w:ascii="Times New Roman" w:eastAsia="Times New Roman" w:hAnsi="Times New Roman" w:cs="Times New Roman"/>
            <w:sz w:val="24"/>
            <w:szCs w:val="24"/>
          </w:rPr>
          <m:t>) - 2.16(</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645</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750</m:t>
            </m:r>
          </m:sub>
        </m:sSub>
        <m:r>
          <w:rPr>
            <w:rFonts w:ascii="Times New Roman" w:eastAsia="Times New Roman" w:hAnsi="Times New Roman" w:cs="Times New Roman"/>
            <w:sz w:val="24"/>
            <w:szCs w:val="24"/>
          </w:rPr>
          <m:t>) - 0.1(</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630</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750</m:t>
            </m:r>
          </m:sub>
        </m:sSub>
        <m:r>
          <w:rPr>
            <w:rFonts w:ascii="Times New Roman" w:eastAsia="Times New Roman" w:hAnsi="Times New Roman" w:cs="Times New Roman"/>
            <w:sz w:val="24"/>
            <w:szCs w:val="24"/>
          </w:rPr>
          <m:t>) / (</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V</m:t>
            </m:r>
          </m:e>
          <m:sub>
            <m:r>
              <w:rPr>
                <w:rFonts w:ascii="Times New Roman" w:eastAsia="Times New Roman" w:hAnsi="Times New Roman" w:cs="Times New Roman"/>
                <w:sz w:val="24"/>
                <w:szCs w:val="24"/>
              </w:rPr>
              <m:t>2</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V</m:t>
            </m:r>
          </m:e>
          <m:sub>
            <m:r>
              <w:rPr>
                <w:rFonts w:ascii="Times New Roman" w:eastAsia="Times New Roman" w:hAnsi="Times New Roman" w:cs="Times New Roman"/>
                <w:sz w:val="24"/>
                <w:szCs w:val="24"/>
              </w:rPr>
              <m:t>1</m:t>
            </m:r>
          </m:sub>
        </m:sSub>
        <m:r>
          <w:rPr>
            <w:rFonts w:ascii="Times New Roman" w:eastAsia="Times New Roman" w:hAnsi="Times New Roman" w:cs="Times New Roman"/>
            <w:sz w:val="24"/>
            <w:szCs w:val="24"/>
          </w:rPr>
          <m:t xml:space="preserve">) </m:t>
        </m:r>
      </m:oMath>
      <w:r>
        <w:rPr>
          <w:rFonts w:ascii="Times New Roman" w:eastAsia="Times New Roman" w:hAnsi="Times New Roman" w:cs="Times New Roman"/>
          <w:sz w:val="24"/>
          <w:szCs w:val="24"/>
        </w:rPr>
        <w:t>; where A is the absorbance value of a particular wavelength, V</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xml:space="preserve"> is the volume of the filtered water, and V</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is the volume of extract. Concentrations are reported as mg/L. </w:t>
      </w:r>
    </w:p>
    <w:bookmarkEnd w:id="161"/>
    <w:p w14:paraId="214F7485" w14:textId="77777777" w:rsidR="00715D55" w:rsidRDefault="00715D55">
      <w:pPr>
        <w:rPr>
          <w:rFonts w:ascii="Times New Roman" w:eastAsia="Times New Roman" w:hAnsi="Times New Roman" w:cs="Times New Roman"/>
          <w:sz w:val="24"/>
          <w:szCs w:val="24"/>
        </w:rPr>
      </w:pPr>
    </w:p>
    <w:p w14:paraId="0035E7F7"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2c. PPCPs</w:t>
      </w:r>
    </w:p>
    <w:p w14:paraId="2F109372" w14:textId="77777777" w:rsidR="00715D55" w:rsidRDefault="00715D55">
      <w:pPr>
        <w:rPr>
          <w:rFonts w:ascii="Times New Roman" w:eastAsia="Times New Roman" w:hAnsi="Times New Roman" w:cs="Times New Roman"/>
          <w:sz w:val="24"/>
          <w:szCs w:val="24"/>
        </w:rPr>
      </w:pPr>
    </w:p>
    <w:p w14:paraId="29F55668" w14:textId="46F5401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Water samples </w:t>
      </w:r>
      <w:r w:rsidR="00EA681C">
        <w:rPr>
          <w:rFonts w:ascii="Times New Roman" w:eastAsia="Times New Roman" w:hAnsi="Times New Roman" w:cs="Times New Roman"/>
          <w:sz w:val="24"/>
          <w:szCs w:val="24"/>
        </w:rPr>
        <w:t xml:space="preserve">for PPCP analysis </w:t>
      </w:r>
      <w:r>
        <w:rPr>
          <w:rFonts w:ascii="Times New Roman" w:eastAsia="Times New Roman" w:hAnsi="Times New Roman" w:cs="Times New Roman"/>
          <w:sz w:val="24"/>
          <w:szCs w:val="24"/>
        </w:rPr>
        <w:t>were collected in 250 mL amber glass bottle</w:t>
      </w:r>
      <w:r w:rsidR="00FE671D">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that </w:t>
      </w:r>
      <w:r w:rsidR="00FE671D">
        <w:rPr>
          <w:rFonts w:ascii="Times New Roman" w:eastAsia="Times New Roman" w:hAnsi="Times New Roman" w:cs="Times New Roman"/>
          <w:sz w:val="24"/>
          <w:szCs w:val="24"/>
        </w:rPr>
        <w:t xml:space="preserve">were </w:t>
      </w:r>
      <w:r>
        <w:rPr>
          <w:rFonts w:ascii="Times New Roman" w:eastAsia="Times New Roman" w:hAnsi="Times New Roman" w:cs="Times New Roman"/>
          <w:sz w:val="24"/>
          <w:szCs w:val="24"/>
        </w:rPr>
        <w:t xml:space="preserve">rinsed with </w:t>
      </w:r>
      <w:r w:rsidR="0009268E">
        <w:rPr>
          <w:rFonts w:ascii="Times New Roman" w:eastAsia="Times New Roman" w:hAnsi="Times New Roman" w:cs="Times New Roman"/>
          <w:sz w:val="24"/>
          <w:szCs w:val="24"/>
        </w:rPr>
        <w:t xml:space="preserve">either methanol or acetone </w:t>
      </w:r>
      <w:r w:rsidR="00F25311">
        <w:rPr>
          <w:rStyle w:val="CommentReference"/>
        </w:rPr>
        <w:t>a</w:t>
      </w:r>
      <w:r>
        <w:rPr>
          <w:rFonts w:ascii="Times New Roman" w:eastAsia="Times New Roman" w:hAnsi="Times New Roman" w:cs="Times New Roman"/>
          <w:sz w:val="24"/>
          <w:szCs w:val="24"/>
        </w:rPr>
        <w:t xml:space="preserve">nd then three times with sample water prior to collections. Following collection, samples were refrigerated and kept in the dark until solid phase extraction (SPE). </w:t>
      </w:r>
    </w:p>
    <w:p w14:paraId="44009B6A" w14:textId="77777777" w:rsidR="00715D55" w:rsidRDefault="00715D55">
      <w:pPr>
        <w:rPr>
          <w:rFonts w:ascii="Times New Roman" w:eastAsia="Times New Roman" w:hAnsi="Times New Roman" w:cs="Times New Roman"/>
          <w:sz w:val="24"/>
          <w:szCs w:val="24"/>
        </w:rPr>
      </w:pPr>
    </w:p>
    <w:p w14:paraId="6656FDDC" w14:textId="08315211" w:rsidR="00715D55" w:rsidRDefault="00D8535D">
      <w:pPr>
        <w:rPr>
          <w:rFonts w:ascii="Times New Roman" w:eastAsia="Times New Roman" w:hAnsi="Times New Roman" w:cs="Times New Roman"/>
          <w:sz w:val="24"/>
          <w:szCs w:val="24"/>
        </w:rPr>
      </w:pPr>
      <w:bookmarkStart w:id="162" w:name="_Hlk49177743"/>
      <w:r>
        <w:rPr>
          <w:rFonts w:ascii="Times New Roman" w:eastAsia="Times New Roman" w:hAnsi="Times New Roman" w:cs="Times New Roman"/>
          <w:sz w:val="24"/>
          <w:szCs w:val="24"/>
        </w:rPr>
        <w:t xml:space="preserve">Within 12 h of collection, samples were filtered directly from the amber glass bottle using a </w:t>
      </w:r>
      <w:r w:rsidR="00DA7075">
        <w:rPr>
          <w:rFonts w:ascii="Times New Roman" w:eastAsia="Times New Roman" w:hAnsi="Times New Roman" w:cs="Times New Roman"/>
          <w:sz w:val="24"/>
          <w:szCs w:val="24"/>
        </w:rPr>
        <w:t xml:space="preserve">single-stream </w:t>
      </w:r>
      <w:r w:rsidR="00A02873">
        <w:rPr>
          <w:rFonts w:ascii="Times New Roman" w:eastAsia="Times New Roman" w:hAnsi="Times New Roman" w:cs="Times New Roman"/>
          <w:sz w:val="24"/>
          <w:szCs w:val="24"/>
        </w:rPr>
        <w:t>25-</w:t>
      </w:r>
      <w:r>
        <w:rPr>
          <w:rFonts w:ascii="Times New Roman" w:eastAsia="Times New Roman" w:hAnsi="Times New Roman" w:cs="Times New Roman"/>
          <w:sz w:val="24"/>
          <w:szCs w:val="24"/>
        </w:rPr>
        <w:t>mm GF/F SPE cartridge</w:t>
      </w:r>
      <w:r w:rsidR="00DA7075">
        <w:rPr>
          <w:rFonts w:ascii="Times New Roman" w:eastAsia="Times New Roman" w:hAnsi="Times New Roman" w:cs="Times New Roman"/>
          <w:sz w:val="24"/>
          <w:szCs w:val="24"/>
        </w:rPr>
        <w:t xml:space="preserve"> setup</w:t>
      </w:r>
      <w:r>
        <w:rPr>
          <w:rFonts w:ascii="Times New Roman" w:eastAsia="Times New Roman" w:hAnsi="Times New Roman" w:cs="Times New Roman"/>
          <w:sz w:val="24"/>
          <w:szCs w:val="24"/>
        </w:rPr>
        <w:t xml:space="preserve"> (Waters Corporation, Milford, MA). Lab personnel wore gloves and face masks to minimize contamination. Prior to filtration, </w:t>
      </w:r>
      <w:r w:rsidR="008A000A">
        <w:rPr>
          <w:rFonts w:ascii="Times New Roman" w:eastAsia="Times New Roman" w:hAnsi="Times New Roman" w:cs="Times New Roman"/>
          <w:sz w:val="24"/>
          <w:szCs w:val="24"/>
        </w:rPr>
        <w:t xml:space="preserve">GF/F filters and </w:t>
      </w:r>
      <w:r>
        <w:rPr>
          <w:rFonts w:ascii="Times New Roman" w:eastAsia="Times New Roman" w:hAnsi="Times New Roman" w:cs="Times New Roman"/>
          <w:sz w:val="24"/>
          <w:szCs w:val="24"/>
        </w:rPr>
        <w:t xml:space="preserve">SPE cartridges were primed with at least 5 mL of either methanol or acetone and then washed with at least 5 mL of sample water. Rate of SPE occurred at approximately 1 drop per second. Extraction proceeded until water could no longer pass through the SPE cartridge or until all collected water was filtered. </w:t>
      </w:r>
      <w:r w:rsidR="00FE671D">
        <w:rPr>
          <w:rFonts w:ascii="Times New Roman" w:eastAsia="Times New Roman" w:hAnsi="Times New Roman" w:cs="Times New Roman"/>
          <w:sz w:val="24"/>
          <w:szCs w:val="24"/>
        </w:rPr>
        <w:t>Cartridges were</w:t>
      </w:r>
      <w:r>
        <w:rPr>
          <w:rFonts w:ascii="Times New Roman" w:eastAsia="Times New Roman" w:hAnsi="Times New Roman" w:cs="Times New Roman"/>
          <w:sz w:val="24"/>
          <w:szCs w:val="24"/>
        </w:rPr>
        <w:t xml:space="preserve"> stored in </w:t>
      </w:r>
      <w:proofErr w:type="spellStart"/>
      <w:r>
        <w:rPr>
          <w:rFonts w:ascii="Times New Roman" w:eastAsia="Times New Roman" w:hAnsi="Times New Roman" w:cs="Times New Roman"/>
          <w:sz w:val="24"/>
          <w:szCs w:val="24"/>
        </w:rPr>
        <w:t>whirlpacks</w:t>
      </w:r>
      <w:proofErr w:type="spellEnd"/>
      <w:r w:rsidR="00FE671D">
        <w:rPr>
          <w:rFonts w:ascii="Times New Roman" w:eastAsia="Times New Roman" w:hAnsi="Times New Roman" w:cs="Times New Roman"/>
          <w:sz w:val="24"/>
          <w:szCs w:val="24"/>
        </w:rPr>
        <w:t xml:space="preserve"> </w:t>
      </w:r>
      <w:r w:rsidR="0009268E">
        <w:rPr>
          <w:rFonts w:ascii="Times New Roman" w:eastAsia="Times New Roman" w:hAnsi="Times New Roman" w:cs="Times New Roman"/>
          <w:sz w:val="24"/>
          <w:szCs w:val="24"/>
        </w:rPr>
        <w:t>at -20</w:t>
      </w:r>
      <w:r w:rsidR="00A02873">
        <w:rPr>
          <w:rFonts w:ascii="Times New Roman" w:eastAsia="Times New Roman" w:hAnsi="Times New Roman" w:cs="Times New Roman"/>
          <w:sz w:val="24"/>
          <w:szCs w:val="24"/>
        </w:rPr>
        <w:t>°</w:t>
      </w:r>
      <w:r w:rsidR="000D6577">
        <w:rPr>
          <w:rFonts w:ascii="Times New Roman" w:eastAsia="Times New Roman" w:hAnsi="Times New Roman" w:cs="Times New Roman"/>
          <w:sz w:val="24"/>
          <w:szCs w:val="24"/>
        </w:rPr>
        <w:t>C</w:t>
      </w:r>
      <w:r w:rsidR="0009268E">
        <w:rPr>
          <w:rFonts w:ascii="Times New Roman" w:eastAsia="Times New Roman" w:hAnsi="Times New Roman" w:cs="Times New Roman"/>
          <w:sz w:val="24"/>
          <w:szCs w:val="24"/>
        </w:rPr>
        <w:t xml:space="preserve"> </w:t>
      </w:r>
      <w:r w:rsidR="00FE671D">
        <w:rPr>
          <w:rFonts w:ascii="Times New Roman" w:eastAsia="Times New Roman" w:hAnsi="Times New Roman" w:cs="Times New Roman"/>
          <w:sz w:val="24"/>
          <w:szCs w:val="24"/>
        </w:rPr>
        <w:t>until analysis</w:t>
      </w:r>
      <w:r>
        <w:rPr>
          <w:rFonts w:ascii="Times New Roman" w:eastAsia="Times New Roman" w:hAnsi="Times New Roman" w:cs="Times New Roman"/>
          <w:sz w:val="24"/>
          <w:szCs w:val="24"/>
        </w:rPr>
        <w:t xml:space="preserve"> for PPCPs </w:t>
      </w:r>
      <w:r w:rsidR="00DC6FEA">
        <w:rPr>
          <w:rFonts w:ascii="Times New Roman" w:eastAsia="Times New Roman" w:hAnsi="Times New Roman" w:cs="Times New Roman"/>
          <w:sz w:val="24"/>
          <w:szCs w:val="24"/>
        </w:rPr>
        <w:t>following methods of</w:t>
      </w:r>
      <w:r>
        <w:rPr>
          <w:rFonts w:ascii="Times New Roman" w:eastAsia="Times New Roman" w:hAnsi="Times New Roman" w:cs="Times New Roman"/>
          <w:sz w:val="24"/>
          <w:szCs w:val="24"/>
        </w:rPr>
        <w:t xml:space="preserve"> Lee et al. (2016).</w:t>
      </w:r>
    </w:p>
    <w:bookmarkEnd w:id="162"/>
    <w:p w14:paraId="3255BE49" w14:textId="77777777" w:rsidR="00715D55" w:rsidRDefault="00715D55">
      <w:pPr>
        <w:rPr>
          <w:rFonts w:ascii="Times New Roman" w:eastAsia="Times New Roman" w:hAnsi="Times New Roman" w:cs="Times New Roman"/>
          <w:sz w:val="24"/>
          <w:szCs w:val="24"/>
        </w:rPr>
      </w:pPr>
    </w:p>
    <w:p w14:paraId="1E71B670"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2d. </w:t>
      </w:r>
      <w:r>
        <w:rPr>
          <w:rFonts w:ascii="Times New Roman" w:eastAsia="Times New Roman" w:hAnsi="Times New Roman" w:cs="Times New Roman"/>
          <w:i/>
          <w:sz w:val="24"/>
          <w:szCs w:val="24"/>
        </w:rPr>
        <w:t>Microplastics</w:t>
      </w:r>
    </w:p>
    <w:p w14:paraId="0B7097D8" w14:textId="77777777" w:rsidR="00715D55" w:rsidRDefault="00715D55">
      <w:pPr>
        <w:rPr>
          <w:rFonts w:ascii="Times New Roman" w:eastAsia="Times New Roman" w:hAnsi="Times New Roman" w:cs="Times New Roman"/>
          <w:sz w:val="24"/>
          <w:szCs w:val="24"/>
        </w:rPr>
      </w:pPr>
    </w:p>
    <w:p w14:paraId="797DF2F0" w14:textId="5B7D4FB1"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each location, </w:t>
      </w:r>
      <w:r w:rsidR="00FE671D">
        <w:rPr>
          <w:rFonts w:ascii="Times New Roman" w:eastAsia="Times New Roman" w:hAnsi="Times New Roman" w:cs="Times New Roman"/>
          <w:sz w:val="24"/>
          <w:szCs w:val="24"/>
        </w:rPr>
        <w:t>samples were collected in triplicate using</w:t>
      </w:r>
      <w:r>
        <w:rPr>
          <w:rFonts w:ascii="Times New Roman" w:eastAsia="Times New Roman" w:hAnsi="Times New Roman" w:cs="Times New Roman"/>
          <w:sz w:val="24"/>
          <w:szCs w:val="24"/>
        </w:rPr>
        <w:t xml:space="preserve"> 1.5 L clear plastic bottles </w:t>
      </w:r>
      <w:r w:rsidR="00FE671D">
        <w:rPr>
          <w:rFonts w:ascii="Times New Roman" w:eastAsia="Times New Roman" w:hAnsi="Times New Roman" w:cs="Times New Roman"/>
          <w:sz w:val="24"/>
          <w:szCs w:val="24"/>
        </w:rPr>
        <w:t xml:space="preserve">that </w:t>
      </w:r>
      <w:r>
        <w:rPr>
          <w:rFonts w:ascii="Times New Roman" w:eastAsia="Times New Roman" w:hAnsi="Times New Roman" w:cs="Times New Roman"/>
          <w:sz w:val="24"/>
          <w:szCs w:val="24"/>
        </w:rPr>
        <w:t xml:space="preserve">were washed thoroughly with sample water before each collection. </w:t>
      </w:r>
      <w:del w:id="163" w:author="Meyer, Michael Frederick" w:date="2020-08-10T14:24:00Z">
        <w:r w:rsidDel="004820BA">
          <w:rPr>
            <w:rFonts w:ascii="Times New Roman" w:eastAsia="Times New Roman" w:hAnsi="Times New Roman" w:cs="Times New Roman"/>
            <w:sz w:val="24"/>
            <w:szCs w:val="24"/>
          </w:rPr>
          <w:delText xml:space="preserve">Samples were collected </w:delText>
        </w:r>
        <w:r w:rsidR="00FE671D" w:rsidDel="004820BA">
          <w:rPr>
            <w:rFonts w:ascii="Times New Roman" w:eastAsia="Times New Roman" w:hAnsi="Times New Roman" w:cs="Times New Roman"/>
            <w:sz w:val="24"/>
            <w:szCs w:val="24"/>
          </w:rPr>
          <w:delText xml:space="preserve">by hand from </w:delText>
        </w:r>
        <w:r w:rsidR="00A02873" w:rsidDel="004820BA">
          <w:rPr>
            <w:rFonts w:ascii="Times New Roman" w:eastAsia="Times New Roman" w:hAnsi="Times New Roman" w:cs="Times New Roman"/>
            <w:sz w:val="24"/>
            <w:szCs w:val="24"/>
          </w:rPr>
          <w:delText>0.75 m</w:delText>
        </w:r>
        <w:r w:rsidDel="004820BA">
          <w:rPr>
            <w:rFonts w:ascii="Times New Roman" w:eastAsia="Times New Roman" w:hAnsi="Times New Roman" w:cs="Times New Roman"/>
            <w:sz w:val="24"/>
            <w:szCs w:val="24"/>
          </w:rPr>
          <w:delText xml:space="preserve"> depth for each </w:delText>
        </w:r>
        <w:r w:rsidR="0009268E" w:rsidDel="004820BA">
          <w:rPr>
            <w:rFonts w:ascii="Times New Roman" w:eastAsia="Times New Roman" w:hAnsi="Times New Roman" w:cs="Times New Roman"/>
            <w:sz w:val="24"/>
            <w:szCs w:val="24"/>
          </w:rPr>
          <w:delText xml:space="preserve">littoral </w:delText>
        </w:r>
        <w:r w:rsidDel="004820BA">
          <w:rPr>
            <w:rFonts w:ascii="Times New Roman" w:eastAsia="Times New Roman" w:hAnsi="Times New Roman" w:cs="Times New Roman"/>
            <w:sz w:val="24"/>
            <w:szCs w:val="24"/>
          </w:rPr>
          <w:delText>site</w:delText>
        </w:r>
        <w:r w:rsidR="00F25311" w:rsidDel="004820BA">
          <w:rPr>
            <w:rFonts w:ascii="Times New Roman" w:eastAsia="Times New Roman" w:hAnsi="Times New Roman" w:cs="Times New Roman"/>
            <w:sz w:val="24"/>
            <w:szCs w:val="24"/>
          </w:rPr>
          <w:delText xml:space="preserve"> and with a bucket from aboard the ship for pelagic sites</w:delText>
        </w:r>
        <w:r w:rsidDel="004820BA">
          <w:rPr>
            <w:rFonts w:ascii="Times New Roman" w:eastAsia="Times New Roman" w:hAnsi="Times New Roman" w:cs="Times New Roman"/>
            <w:sz w:val="24"/>
            <w:szCs w:val="24"/>
          </w:rPr>
          <w:delText xml:space="preserve">. </w:delText>
        </w:r>
      </w:del>
    </w:p>
    <w:p w14:paraId="6FDDC73D" w14:textId="77777777" w:rsidR="00715D55" w:rsidRDefault="00715D55">
      <w:pPr>
        <w:rPr>
          <w:rFonts w:ascii="Times New Roman" w:eastAsia="Times New Roman" w:hAnsi="Times New Roman" w:cs="Times New Roman"/>
          <w:sz w:val="24"/>
          <w:szCs w:val="24"/>
        </w:rPr>
      </w:pPr>
    </w:p>
    <w:p w14:paraId="2A315849" w14:textId="056BFE39" w:rsidR="00715D55" w:rsidRDefault="00D8535D">
      <w:pPr>
        <w:rPr>
          <w:rFonts w:ascii="Times New Roman" w:eastAsia="Times New Roman" w:hAnsi="Times New Roman" w:cs="Times New Roman"/>
          <w:sz w:val="24"/>
          <w:szCs w:val="24"/>
        </w:rPr>
      </w:pPr>
      <w:bookmarkStart w:id="164" w:name="_Hlk49177806"/>
      <w:r>
        <w:rPr>
          <w:rFonts w:ascii="Times New Roman" w:eastAsia="Times New Roman" w:hAnsi="Times New Roman" w:cs="Times New Roman"/>
          <w:sz w:val="24"/>
          <w:szCs w:val="24"/>
        </w:rPr>
        <w:t xml:space="preserve">For processing, each sample was vacuum filtered </w:t>
      </w:r>
      <w:r w:rsidR="00FE671D">
        <w:rPr>
          <w:rFonts w:ascii="Times New Roman" w:eastAsia="Times New Roman" w:hAnsi="Times New Roman" w:cs="Times New Roman"/>
          <w:sz w:val="24"/>
          <w:szCs w:val="24"/>
        </w:rPr>
        <w:t xml:space="preserve">on to </w:t>
      </w:r>
      <w:r>
        <w:rPr>
          <w:rFonts w:ascii="Times New Roman" w:eastAsia="Times New Roman" w:hAnsi="Times New Roman" w:cs="Times New Roman"/>
          <w:sz w:val="24"/>
          <w:szCs w:val="24"/>
        </w:rPr>
        <w:t>a 47</w:t>
      </w:r>
      <w:r w:rsidR="00A0287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mm </w:t>
      </w:r>
      <w:r w:rsidR="00A02873">
        <w:rPr>
          <w:rFonts w:ascii="Times New Roman" w:eastAsia="Times New Roman" w:hAnsi="Times New Roman" w:cs="Times New Roman"/>
          <w:sz w:val="24"/>
          <w:szCs w:val="24"/>
        </w:rPr>
        <w:t xml:space="preserve">diameter </w:t>
      </w:r>
      <w:r>
        <w:rPr>
          <w:rFonts w:ascii="Times New Roman" w:eastAsia="Times New Roman" w:hAnsi="Times New Roman" w:cs="Times New Roman"/>
          <w:sz w:val="24"/>
          <w:szCs w:val="24"/>
        </w:rPr>
        <w:t>GF/F</w:t>
      </w:r>
      <w:r w:rsidR="004514AB">
        <w:rPr>
          <w:rFonts w:ascii="Times New Roman" w:eastAsia="Times New Roman" w:hAnsi="Times New Roman" w:cs="Times New Roman"/>
          <w:sz w:val="24"/>
          <w:szCs w:val="24"/>
        </w:rPr>
        <w:t xml:space="preserve"> filter</w:t>
      </w:r>
      <w:r>
        <w:rPr>
          <w:rFonts w:ascii="Times New Roman" w:eastAsia="Times New Roman" w:hAnsi="Times New Roman" w:cs="Times New Roman"/>
          <w:sz w:val="24"/>
          <w:szCs w:val="24"/>
        </w:rPr>
        <w:t xml:space="preserve">. During filtration, aluminum foil was used to cover the filtration funnel to prevent </w:t>
      </w:r>
      <w:r w:rsidR="00A02873">
        <w:rPr>
          <w:rFonts w:ascii="Times New Roman" w:eastAsia="Times New Roman" w:hAnsi="Times New Roman" w:cs="Times New Roman"/>
          <w:sz w:val="24"/>
          <w:szCs w:val="24"/>
        </w:rPr>
        <w:t xml:space="preserve">potential </w:t>
      </w:r>
      <w:r>
        <w:rPr>
          <w:rFonts w:ascii="Times New Roman" w:eastAsia="Times New Roman" w:hAnsi="Times New Roman" w:cs="Times New Roman"/>
          <w:sz w:val="24"/>
          <w:szCs w:val="24"/>
        </w:rPr>
        <w:t>contamination</w:t>
      </w:r>
      <w:r w:rsidR="00A02873">
        <w:rPr>
          <w:rFonts w:ascii="Times New Roman" w:eastAsia="Times New Roman" w:hAnsi="Times New Roman" w:cs="Times New Roman"/>
          <w:sz w:val="24"/>
          <w:szCs w:val="24"/>
        </w:rPr>
        <w:t xml:space="preserve"> from airborne microplastic particles</w:t>
      </w:r>
      <w:r>
        <w:rPr>
          <w:rFonts w:ascii="Times New Roman" w:eastAsia="Times New Roman" w:hAnsi="Times New Roman" w:cs="Times New Roman"/>
          <w:sz w:val="24"/>
          <w:szCs w:val="24"/>
        </w:rPr>
        <w:t xml:space="preserve">. </w:t>
      </w:r>
      <w:r w:rsidR="00A02873">
        <w:rPr>
          <w:rFonts w:ascii="Times New Roman" w:eastAsia="Times New Roman" w:hAnsi="Times New Roman" w:cs="Times New Roman"/>
          <w:sz w:val="24"/>
          <w:szCs w:val="24"/>
        </w:rPr>
        <w:t>After filtration</w:t>
      </w:r>
      <w:r>
        <w:rPr>
          <w:rFonts w:ascii="Times New Roman" w:eastAsia="Times New Roman" w:hAnsi="Times New Roman" w:cs="Times New Roman"/>
          <w:sz w:val="24"/>
          <w:szCs w:val="24"/>
        </w:rPr>
        <w:t xml:space="preserve">, filters were </w:t>
      </w:r>
      <w:r w:rsidR="00A02873">
        <w:rPr>
          <w:rFonts w:ascii="Times New Roman" w:eastAsia="Times New Roman" w:hAnsi="Times New Roman" w:cs="Times New Roman"/>
          <w:sz w:val="24"/>
          <w:szCs w:val="24"/>
        </w:rPr>
        <w:t>dried</w:t>
      </w:r>
      <w:r>
        <w:rPr>
          <w:rFonts w:ascii="Times New Roman" w:eastAsia="Times New Roman" w:hAnsi="Times New Roman" w:cs="Times New Roman"/>
          <w:sz w:val="24"/>
          <w:szCs w:val="24"/>
        </w:rPr>
        <w:t xml:space="preserve"> under vacuum pressure and then stored in </w:t>
      </w:r>
      <w:r w:rsidR="00A02873">
        <w:rPr>
          <w:rFonts w:ascii="Times New Roman" w:eastAsia="Times New Roman" w:hAnsi="Times New Roman" w:cs="Times New Roman"/>
          <w:sz w:val="24"/>
          <w:szCs w:val="24"/>
        </w:rPr>
        <w:t>50-</w:t>
      </w:r>
      <w:r>
        <w:rPr>
          <w:rFonts w:ascii="Times New Roman" w:eastAsia="Times New Roman" w:hAnsi="Times New Roman" w:cs="Times New Roman"/>
          <w:sz w:val="24"/>
          <w:szCs w:val="24"/>
        </w:rPr>
        <w:t xml:space="preserve">mm petri dishes. Following filtration of all three replicates, </w:t>
      </w:r>
      <w:r w:rsidR="00A02873">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filtrate was collected and then re-filtered </w:t>
      </w:r>
      <w:r w:rsidR="00A02873">
        <w:rPr>
          <w:rFonts w:ascii="Times New Roman" w:eastAsia="Times New Roman" w:hAnsi="Times New Roman" w:cs="Times New Roman"/>
          <w:sz w:val="24"/>
          <w:szCs w:val="24"/>
        </w:rPr>
        <w:t xml:space="preserve">through a GF/F filter </w:t>
      </w:r>
      <w:r>
        <w:rPr>
          <w:rFonts w:ascii="Times New Roman" w:eastAsia="Times New Roman" w:hAnsi="Times New Roman" w:cs="Times New Roman"/>
          <w:sz w:val="24"/>
          <w:szCs w:val="24"/>
        </w:rPr>
        <w:t xml:space="preserve">as a control for contamination. </w:t>
      </w:r>
    </w:p>
    <w:p w14:paraId="4214BC5D" w14:textId="77777777" w:rsidR="00715D55" w:rsidRDefault="00715D55">
      <w:pPr>
        <w:rPr>
          <w:rFonts w:ascii="Times New Roman" w:eastAsia="Times New Roman" w:hAnsi="Times New Roman" w:cs="Times New Roman"/>
          <w:sz w:val="24"/>
          <w:szCs w:val="24"/>
        </w:rPr>
      </w:pPr>
    </w:p>
    <w:p w14:paraId="308B1F71" w14:textId="5B7D55F6"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Microplastic counting involved visual inspection of the entire GF/F according to guidelines proposed in Van </w:t>
      </w:r>
      <w:proofErr w:type="spellStart"/>
      <w:r>
        <w:rPr>
          <w:rFonts w:ascii="Times New Roman" w:eastAsia="Times New Roman" w:hAnsi="Times New Roman" w:cs="Times New Roman"/>
          <w:sz w:val="24"/>
          <w:szCs w:val="24"/>
        </w:rPr>
        <w:t>Cauwenberghe</w:t>
      </w:r>
      <w:proofErr w:type="spellEnd"/>
      <w:r>
        <w:rPr>
          <w:rFonts w:ascii="Times New Roman" w:eastAsia="Times New Roman" w:hAnsi="Times New Roman" w:cs="Times New Roman"/>
          <w:sz w:val="24"/>
          <w:szCs w:val="24"/>
        </w:rPr>
        <w:t xml:space="preserve"> et al. (2015). Visual enumeration was conducted under a stereo</w:t>
      </w:r>
      <w:r w:rsidR="00BB6989">
        <w:rPr>
          <w:rFonts w:ascii="Times New Roman" w:eastAsia="Times New Roman" w:hAnsi="Times New Roman" w:cs="Times New Roman"/>
          <w:sz w:val="24"/>
          <w:szCs w:val="24"/>
        </w:rPr>
        <w:t xml:space="preserve"> micro</w:t>
      </w:r>
      <w:r>
        <w:rPr>
          <w:rFonts w:ascii="Times New Roman" w:eastAsia="Times New Roman" w:hAnsi="Times New Roman" w:cs="Times New Roman"/>
          <w:sz w:val="24"/>
          <w:szCs w:val="24"/>
        </w:rPr>
        <w:t>scope</w:t>
      </w:r>
      <w:r w:rsidR="00557610">
        <w:rPr>
          <w:rFonts w:ascii="Times New Roman" w:eastAsia="Times New Roman" w:hAnsi="Times New Roman" w:cs="Times New Roman"/>
          <w:sz w:val="24"/>
          <w:szCs w:val="24"/>
        </w:rPr>
        <w:t xml:space="preserve"> at approximately 100x magnif</w:t>
      </w:r>
      <w:r w:rsidR="00557610">
        <w:rPr>
          <w:rFonts w:ascii="Times New Roman" w:eastAsia="Times New Roman" w:hAnsi="Times New Roman" w:cs="Times New Roman"/>
          <w:sz w:val="24"/>
          <w:szCs w:val="24"/>
        </w:rPr>
        <w:t>i</w:t>
      </w:r>
      <w:r w:rsidR="00557610">
        <w:rPr>
          <w:rFonts w:ascii="Times New Roman" w:eastAsia="Times New Roman" w:hAnsi="Times New Roman" w:cs="Times New Roman"/>
          <w:sz w:val="24"/>
          <w:szCs w:val="24"/>
        </w:rPr>
        <w:t>cation</w:t>
      </w:r>
      <w:r>
        <w:rPr>
          <w:rFonts w:ascii="Times New Roman" w:eastAsia="Times New Roman" w:hAnsi="Times New Roman" w:cs="Times New Roman"/>
          <w:sz w:val="24"/>
          <w:szCs w:val="24"/>
        </w:rPr>
        <w:t>, and microplastics were classified into one of three categories: fibers, fragments, or beads. For all categories, plastics were defined as observed objects with apparently artificial colors. Fibers were defined as smooth, long plastics with consistent diameters. Fragments were defined as plastics with irregularly sharp or jagged edges. Beads were defined as spherical plastics. During enumeration, GF/Fs remained in the petri dish to minimize potential for contamination</w:t>
      </w:r>
      <w:r w:rsidR="004514AB">
        <w:rPr>
          <w:rFonts w:ascii="Times New Roman" w:eastAsia="Times New Roman" w:hAnsi="Times New Roman" w:cs="Times New Roman"/>
          <w:sz w:val="24"/>
          <w:szCs w:val="24"/>
        </w:rPr>
        <w:t xml:space="preserve"> from the air</w:t>
      </w:r>
      <w:r>
        <w:rPr>
          <w:rFonts w:ascii="Times New Roman" w:eastAsia="Times New Roman" w:hAnsi="Times New Roman" w:cs="Times New Roman"/>
          <w:sz w:val="24"/>
          <w:szCs w:val="24"/>
        </w:rPr>
        <w:t xml:space="preserve">. </w:t>
      </w:r>
      <w:r w:rsidR="00D13058">
        <w:rPr>
          <w:rFonts w:ascii="Times New Roman" w:eastAsia="Times New Roman" w:hAnsi="Times New Roman" w:cs="Times New Roman"/>
          <w:sz w:val="24"/>
          <w:szCs w:val="24"/>
        </w:rPr>
        <w:t xml:space="preserve">Following enumeration of both experimental and control samples, fibers, fragments, and beads enumerated in the controls were subtracted from the experimental microplastic densities for each plastic type and from each replicate. One location (BK-1) had two control replicates, which were averaged for each plastic type and then subtracted from the experimental samples. </w:t>
      </w:r>
      <w:r>
        <w:rPr>
          <w:rFonts w:ascii="Times New Roman" w:eastAsia="Times New Roman" w:hAnsi="Times New Roman" w:cs="Times New Roman"/>
          <w:sz w:val="24"/>
          <w:szCs w:val="24"/>
        </w:rPr>
        <w:t>Results are reported as the average number of microplastics per liter.</w:t>
      </w:r>
      <w:bookmarkEnd w:id="164"/>
      <w:r>
        <w:rPr>
          <w:rFonts w:ascii="Times New Roman" w:eastAsia="Times New Roman" w:hAnsi="Times New Roman" w:cs="Times New Roman"/>
          <w:sz w:val="24"/>
          <w:szCs w:val="24"/>
        </w:rPr>
        <w:t xml:space="preserve"> </w:t>
      </w:r>
    </w:p>
    <w:p w14:paraId="6441FBDA" w14:textId="77777777" w:rsidR="00715D55" w:rsidRDefault="00715D55">
      <w:pPr>
        <w:rPr>
          <w:rFonts w:ascii="Times New Roman" w:eastAsia="Times New Roman" w:hAnsi="Times New Roman" w:cs="Times New Roman"/>
          <w:sz w:val="24"/>
          <w:szCs w:val="24"/>
        </w:rPr>
      </w:pPr>
    </w:p>
    <w:p w14:paraId="5267D72D"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3. Benthic biological samples</w:t>
      </w:r>
    </w:p>
    <w:p w14:paraId="74B6B249" w14:textId="77777777" w:rsidR="00715D55" w:rsidRDefault="00715D55">
      <w:pPr>
        <w:rPr>
          <w:rFonts w:ascii="Times New Roman" w:eastAsia="Times New Roman" w:hAnsi="Times New Roman" w:cs="Times New Roman"/>
          <w:sz w:val="24"/>
          <w:szCs w:val="24"/>
        </w:rPr>
      </w:pPr>
    </w:p>
    <w:p w14:paraId="1FE28BAA" w14:textId="0D5E0FF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each littoral site, periphyton and macroinvertebrates were collected for relative abundance estimates and </w:t>
      </w:r>
      <w:r w:rsidR="004361D1">
        <w:rPr>
          <w:rFonts w:ascii="Times New Roman" w:eastAsia="Times New Roman" w:hAnsi="Times New Roman" w:cs="Times New Roman"/>
          <w:sz w:val="24"/>
          <w:szCs w:val="24"/>
        </w:rPr>
        <w:t>food web</w:t>
      </w:r>
      <w:r>
        <w:rPr>
          <w:rFonts w:ascii="Times New Roman" w:eastAsia="Times New Roman" w:hAnsi="Times New Roman" w:cs="Times New Roman"/>
          <w:sz w:val="24"/>
          <w:szCs w:val="24"/>
        </w:rPr>
        <w:t xml:space="preserve"> analysis. </w:t>
      </w:r>
    </w:p>
    <w:p w14:paraId="5114B706" w14:textId="77777777" w:rsidR="00715D55" w:rsidRDefault="00715D55">
      <w:pPr>
        <w:rPr>
          <w:rFonts w:ascii="Times New Roman" w:eastAsia="Times New Roman" w:hAnsi="Times New Roman" w:cs="Times New Roman"/>
          <w:sz w:val="24"/>
          <w:szCs w:val="24"/>
        </w:rPr>
      </w:pPr>
    </w:p>
    <w:p w14:paraId="22BE38D9"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3a. Benthic algal collection </w:t>
      </w:r>
    </w:p>
    <w:p w14:paraId="7697A43C" w14:textId="77777777" w:rsidR="00715D55" w:rsidRDefault="00715D55">
      <w:pPr>
        <w:rPr>
          <w:rFonts w:ascii="Times New Roman" w:eastAsia="Times New Roman" w:hAnsi="Times New Roman" w:cs="Times New Roman"/>
          <w:sz w:val="24"/>
          <w:szCs w:val="24"/>
        </w:rPr>
      </w:pPr>
    </w:p>
    <w:p w14:paraId="328495F9" w14:textId="3BCB938D"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each littoral site, </w:t>
      </w:r>
      <w:bookmarkStart w:id="165" w:name="_Hlk49177979"/>
      <w:r>
        <w:rPr>
          <w:rFonts w:ascii="Times New Roman" w:eastAsia="Times New Roman" w:hAnsi="Times New Roman" w:cs="Times New Roman"/>
          <w:sz w:val="24"/>
          <w:szCs w:val="24"/>
        </w:rPr>
        <w:t xml:space="preserve">we haphazardly selected three rocks representative of </w:t>
      </w:r>
      <w:r w:rsidR="004514AB">
        <w:rPr>
          <w:rFonts w:ascii="Times New Roman" w:eastAsia="Times New Roman" w:hAnsi="Times New Roman" w:cs="Times New Roman"/>
          <w:sz w:val="24"/>
          <w:szCs w:val="24"/>
        </w:rPr>
        <w:t xml:space="preserve">local </w:t>
      </w:r>
      <w:r>
        <w:rPr>
          <w:rFonts w:ascii="Times New Roman" w:eastAsia="Times New Roman" w:hAnsi="Times New Roman" w:cs="Times New Roman"/>
          <w:sz w:val="24"/>
          <w:szCs w:val="24"/>
        </w:rPr>
        <w:t>substrate. A plastic stencil was used to</w:t>
      </w:r>
      <w:r w:rsidR="009C3612">
        <w:rPr>
          <w:rFonts w:ascii="Times New Roman" w:eastAsia="Times New Roman" w:hAnsi="Times New Roman" w:cs="Times New Roman"/>
          <w:sz w:val="24"/>
          <w:szCs w:val="24"/>
        </w:rPr>
        <w:t xml:space="preserve"> defi</w:t>
      </w:r>
      <w:r w:rsidR="00C44829">
        <w:rPr>
          <w:rFonts w:ascii="Times New Roman" w:eastAsia="Times New Roman" w:hAnsi="Times New Roman" w:cs="Times New Roman"/>
          <w:sz w:val="24"/>
          <w:szCs w:val="24"/>
        </w:rPr>
        <w:t>ne a surface area of each rock from which we</w:t>
      </w:r>
      <w:r>
        <w:rPr>
          <w:rFonts w:ascii="Times New Roman" w:eastAsia="Times New Roman" w:hAnsi="Times New Roman" w:cs="Times New Roman"/>
          <w:sz w:val="24"/>
          <w:szCs w:val="24"/>
        </w:rPr>
        <w:t xml:space="preserve"> scrape</w:t>
      </w:r>
      <w:r w:rsidR="00C44829">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 a standardized 14.5 cm</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patch </w:t>
      </w:r>
      <w:r w:rsidR="004514AB">
        <w:rPr>
          <w:rFonts w:ascii="Times New Roman" w:eastAsia="Times New Roman" w:hAnsi="Times New Roman" w:cs="Times New Roman"/>
          <w:sz w:val="24"/>
          <w:szCs w:val="24"/>
        </w:rPr>
        <w:t xml:space="preserve">of </w:t>
      </w:r>
      <w:r>
        <w:rPr>
          <w:rFonts w:ascii="Times New Roman" w:eastAsia="Times New Roman" w:hAnsi="Times New Roman" w:cs="Times New Roman"/>
          <w:sz w:val="24"/>
          <w:szCs w:val="24"/>
        </w:rPr>
        <w:t xml:space="preserve">periphyton. Samples were </w:t>
      </w:r>
      <w:r w:rsidR="00BB6989">
        <w:rPr>
          <w:rFonts w:ascii="Times New Roman" w:eastAsia="Times New Roman" w:hAnsi="Times New Roman" w:cs="Times New Roman"/>
          <w:sz w:val="24"/>
          <w:szCs w:val="24"/>
        </w:rPr>
        <w:t xml:space="preserve">preserved with </w:t>
      </w:r>
      <w:proofErr w:type="spellStart"/>
      <w:r w:rsidR="00BB6989">
        <w:rPr>
          <w:rFonts w:ascii="Times New Roman" w:eastAsia="Times New Roman" w:hAnsi="Times New Roman" w:cs="Times New Roman"/>
          <w:sz w:val="24"/>
          <w:szCs w:val="24"/>
        </w:rPr>
        <w:t>Lugol’s</w:t>
      </w:r>
      <w:proofErr w:type="spellEnd"/>
      <w:r w:rsidR="00BB6989">
        <w:rPr>
          <w:rFonts w:ascii="Times New Roman" w:eastAsia="Times New Roman" w:hAnsi="Times New Roman" w:cs="Times New Roman"/>
          <w:sz w:val="24"/>
          <w:szCs w:val="24"/>
        </w:rPr>
        <w:t xml:space="preserve"> solution and </w:t>
      </w:r>
      <w:r>
        <w:rPr>
          <w:rFonts w:ascii="Times New Roman" w:eastAsia="Times New Roman" w:hAnsi="Times New Roman" w:cs="Times New Roman"/>
          <w:sz w:val="24"/>
          <w:szCs w:val="24"/>
        </w:rPr>
        <w:t>stored in plastic scintillation vials.</w:t>
      </w:r>
      <w:bookmarkEnd w:id="165"/>
      <w:r>
        <w:rPr>
          <w:rFonts w:ascii="Times New Roman" w:eastAsia="Times New Roman" w:hAnsi="Times New Roman" w:cs="Times New Roman"/>
          <w:sz w:val="24"/>
          <w:szCs w:val="24"/>
        </w:rPr>
        <w:t xml:space="preserve"> </w:t>
      </w:r>
      <w:r w:rsidR="00BB6989">
        <w:rPr>
          <w:rFonts w:ascii="Times New Roman" w:eastAsia="Times New Roman" w:hAnsi="Times New Roman" w:cs="Times New Roman"/>
          <w:sz w:val="24"/>
          <w:szCs w:val="24"/>
        </w:rPr>
        <w:t xml:space="preserve">Additional </w:t>
      </w:r>
      <w:r>
        <w:rPr>
          <w:rFonts w:ascii="Times New Roman" w:eastAsia="Times New Roman" w:hAnsi="Times New Roman" w:cs="Times New Roman"/>
          <w:sz w:val="24"/>
          <w:szCs w:val="24"/>
        </w:rPr>
        <w:t xml:space="preserve">periphyton </w:t>
      </w:r>
      <w:r w:rsidR="00C44829">
        <w:rPr>
          <w:rFonts w:ascii="Times New Roman" w:eastAsia="Times New Roman" w:hAnsi="Times New Roman" w:cs="Times New Roman"/>
          <w:sz w:val="24"/>
          <w:szCs w:val="24"/>
        </w:rPr>
        <w:t xml:space="preserve">was </w:t>
      </w:r>
      <w:r>
        <w:rPr>
          <w:rFonts w:ascii="Times New Roman" w:eastAsia="Times New Roman" w:hAnsi="Times New Roman" w:cs="Times New Roman"/>
          <w:sz w:val="24"/>
          <w:szCs w:val="24"/>
        </w:rPr>
        <w:t xml:space="preserve">collected </w:t>
      </w:r>
      <w:r w:rsidR="002405CF">
        <w:rPr>
          <w:rFonts w:ascii="Times New Roman" w:eastAsia="Times New Roman" w:hAnsi="Times New Roman" w:cs="Times New Roman"/>
          <w:sz w:val="24"/>
          <w:szCs w:val="24"/>
        </w:rPr>
        <w:t>from all collected rocks</w:t>
      </w:r>
      <w:r>
        <w:rPr>
          <w:rFonts w:ascii="Times New Roman" w:eastAsia="Times New Roman" w:hAnsi="Times New Roman" w:cs="Times New Roman"/>
          <w:sz w:val="24"/>
          <w:szCs w:val="24"/>
        </w:rPr>
        <w:t xml:space="preserve"> </w:t>
      </w:r>
      <w:r w:rsidR="002405CF">
        <w:rPr>
          <w:rFonts w:ascii="Times New Roman" w:eastAsia="Times New Roman" w:hAnsi="Times New Roman" w:cs="Times New Roman"/>
          <w:sz w:val="24"/>
          <w:szCs w:val="24"/>
        </w:rPr>
        <w:t xml:space="preserve">at </w:t>
      </w:r>
      <w:r w:rsidR="00BB6989">
        <w:rPr>
          <w:rFonts w:ascii="Times New Roman" w:eastAsia="Times New Roman" w:hAnsi="Times New Roman" w:cs="Times New Roman"/>
          <w:sz w:val="24"/>
          <w:szCs w:val="24"/>
        </w:rPr>
        <w:t xml:space="preserve">each site </w:t>
      </w:r>
      <w:r>
        <w:rPr>
          <w:rFonts w:ascii="Times New Roman" w:eastAsia="Times New Roman" w:hAnsi="Times New Roman" w:cs="Times New Roman"/>
          <w:sz w:val="24"/>
          <w:szCs w:val="24"/>
        </w:rPr>
        <w:t xml:space="preserve">for fatty acid and stable isotope analysis. </w:t>
      </w:r>
    </w:p>
    <w:p w14:paraId="237A34D2" w14:textId="77777777" w:rsidR="00715D55" w:rsidRDefault="00715D55">
      <w:pPr>
        <w:rPr>
          <w:rFonts w:ascii="Times New Roman" w:eastAsia="Times New Roman" w:hAnsi="Times New Roman" w:cs="Times New Roman"/>
          <w:sz w:val="24"/>
          <w:szCs w:val="24"/>
        </w:rPr>
      </w:pPr>
    </w:p>
    <w:p w14:paraId="22491B15" w14:textId="7A895845" w:rsidR="00715D55" w:rsidRDefault="00D8535D">
      <w:pPr>
        <w:rPr>
          <w:rFonts w:ascii="Times New Roman" w:eastAsia="Times New Roman" w:hAnsi="Times New Roman" w:cs="Times New Roman"/>
          <w:sz w:val="24"/>
          <w:szCs w:val="24"/>
        </w:rPr>
      </w:pPr>
      <w:bookmarkStart w:id="166" w:name="_Hlk49177913"/>
      <w:r>
        <w:rPr>
          <w:rFonts w:ascii="Times New Roman" w:eastAsia="Times New Roman" w:hAnsi="Times New Roman" w:cs="Times New Roman"/>
          <w:sz w:val="24"/>
          <w:szCs w:val="24"/>
        </w:rPr>
        <w:lastRenderedPageBreak/>
        <w:t xml:space="preserve">Periphyton taxonomic identification and enumeration was performed by subsampling 10 </w:t>
      </w:r>
      <w:proofErr w:type="spellStart"/>
      <w:r>
        <w:rPr>
          <w:rFonts w:ascii="Times New Roman" w:eastAsia="Times New Roman" w:hAnsi="Times New Roman" w:cs="Times New Roman"/>
          <w:sz w:val="24"/>
          <w:szCs w:val="24"/>
        </w:rPr>
        <w:t>μL</w:t>
      </w:r>
      <w:proofErr w:type="spellEnd"/>
      <w:r>
        <w:rPr>
          <w:rFonts w:ascii="Times New Roman" w:eastAsia="Times New Roman" w:hAnsi="Times New Roman" w:cs="Times New Roman"/>
          <w:sz w:val="24"/>
          <w:szCs w:val="24"/>
        </w:rPr>
        <w:t xml:space="preserve"> aliquots from each</w:t>
      </w:r>
      <w:r w:rsidR="004514AB">
        <w:rPr>
          <w:rFonts w:ascii="Times New Roman" w:eastAsia="Times New Roman" w:hAnsi="Times New Roman" w:cs="Times New Roman"/>
          <w:sz w:val="24"/>
          <w:szCs w:val="24"/>
        </w:rPr>
        <w:t xml:space="preserve"> preserved sample</w:t>
      </w:r>
      <w:r>
        <w:rPr>
          <w:rFonts w:ascii="Times New Roman" w:eastAsia="Times New Roman" w:hAnsi="Times New Roman" w:cs="Times New Roman"/>
          <w:sz w:val="24"/>
          <w:szCs w:val="24"/>
        </w:rPr>
        <w:t xml:space="preserve">. </w:t>
      </w:r>
      <w:r w:rsidR="004820BA">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ells, filaments, and colonies were counted for each taxonomic group until at least </w:t>
      </w:r>
      <w:r w:rsidR="002211DD">
        <w:rPr>
          <w:rFonts w:ascii="Times New Roman" w:eastAsia="Times New Roman" w:hAnsi="Times New Roman" w:cs="Times New Roman"/>
          <w:sz w:val="24"/>
          <w:szCs w:val="24"/>
        </w:rPr>
        <w:t>a</w:t>
      </w:r>
      <w:r w:rsidR="002211DD">
        <w:rPr>
          <w:rFonts w:ascii="Times New Roman" w:eastAsia="Times New Roman" w:hAnsi="Times New Roman" w:cs="Times New Roman"/>
          <w:sz w:val="24"/>
          <w:szCs w:val="24"/>
        </w:rPr>
        <w:t xml:space="preserve"> total of </w:t>
      </w:r>
      <w:r>
        <w:rPr>
          <w:rFonts w:ascii="Times New Roman" w:eastAsia="Times New Roman" w:hAnsi="Times New Roman" w:cs="Times New Roman"/>
          <w:sz w:val="24"/>
          <w:szCs w:val="24"/>
        </w:rPr>
        <w:t>300 cells were identified.</w:t>
      </w:r>
      <w:r w:rsidR="007D3AD5">
        <w:rPr>
          <w:rFonts w:ascii="Times New Roman" w:eastAsia="Times New Roman" w:hAnsi="Times New Roman" w:cs="Times New Roman"/>
          <w:sz w:val="24"/>
          <w:szCs w:val="24"/>
        </w:rPr>
        <w:t xml:space="preserve"> </w:t>
      </w:r>
      <w:r w:rsidR="004820BA">
        <w:rPr>
          <w:rFonts w:ascii="Times New Roman" w:eastAsia="Times New Roman" w:hAnsi="Times New Roman" w:cs="Times New Roman"/>
          <w:sz w:val="24"/>
          <w:szCs w:val="24"/>
        </w:rPr>
        <w:t xml:space="preserve">For all subsamples, the entire aliquot was counted. </w:t>
      </w:r>
      <w:r w:rsidR="007D3AD5">
        <w:rPr>
          <w:rFonts w:ascii="Times New Roman" w:eastAsia="Times New Roman" w:hAnsi="Times New Roman" w:cs="Times New Roman"/>
          <w:sz w:val="24"/>
          <w:szCs w:val="24"/>
        </w:rPr>
        <w:t xml:space="preserve">In instances where 300 cells were counted prior to completing the aliquot, the entire aliquot was still counted. </w:t>
      </w:r>
      <w:r>
        <w:rPr>
          <w:rFonts w:ascii="Times New Roman" w:eastAsia="Times New Roman" w:hAnsi="Times New Roman" w:cs="Times New Roman"/>
          <w:sz w:val="24"/>
          <w:szCs w:val="24"/>
        </w:rPr>
        <w:t>Taxa were classified in</w:t>
      </w:r>
      <w:r w:rsidR="00BB6989">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broad categories consistent with Baikal algal taxonomy (</w:t>
      </w:r>
      <w:bookmarkStart w:id="167" w:name="_Hlk49183488"/>
      <w:proofErr w:type="spellStart"/>
      <w:r>
        <w:rPr>
          <w:rFonts w:ascii="Times New Roman" w:eastAsia="Times New Roman" w:hAnsi="Times New Roman" w:cs="Times New Roman"/>
          <w:sz w:val="24"/>
          <w:szCs w:val="24"/>
        </w:rPr>
        <w:t>Izhboldina</w:t>
      </w:r>
      <w:bookmarkEnd w:id="167"/>
      <w:proofErr w:type="spellEnd"/>
      <w:r>
        <w:rPr>
          <w:rFonts w:ascii="Times New Roman" w:eastAsia="Times New Roman" w:hAnsi="Times New Roman" w:cs="Times New Roman"/>
          <w:sz w:val="24"/>
          <w:szCs w:val="24"/>
        </w:rPr>
        <w:t>, 2007)</w:t>
      </w:r>
      <w:r w:rsidR="004528BA">
        <w:rPr>
          <w:rFonts w:ascii="Times New Roman" w:eastAsia="Times New Roman" w:hAnsi="Times New Roman" w:cs="Times New Roman"/>
          <w:sz w:val="24"/>
          <w:szCs w:val="24"/>
        </w:rPr>
        <w:t>, using coarse</w:t>
      </w:r>
      <w:r>
        <w:rPr>
          <w:rFonts w:ascii="Times New Roman" w:eastAsia="Times New Roman" w:hAnsi="Times New Roman" w:cs="Times New Roman"/>
          <w:sz w:val="24"/>
          <w:szCs w:val="24"/>
        </w:rPr>
        <w:t xml:space="preserve"> groupings to capture </w:t>
      </w:r>
      <w:r w:rsidR="00BB6989">
        <w:rPr>
          <w:rFonts w:ascii="Times New Roman" w:eastAsia="Times New Roman" w:hAnsi="Times New Roman" w:cs="Times New Roman"/>
          <w:sz w:val="24"/>
          <w:szCs w:val="24"/>
        </w:rPr>
        <w:t xml:space="preserve">general </w:t>
      </w:r>
      <w:r>
        <w:rPr>
          <w:rFonts w:ascii="Times New Roman" w:eastAsia="Times New Roman" w:hAnsi="Times New Roman" w:cs="Times New Roman"/>
          <w:sz w:val="24"/>
          <w:szCs w:val="24"/>
        </w:rPr>
        <w:t xml:space="preserve">patterns in </w:t>
      </w:r>
      <w:r w:rsidR="009F0747">
        <w:rPr>
          <w:rFonts w:ascii="Times New Roman" w:eastAsia="Times New Roman" w:hAnsi="Times New Roman" w:cs="Times New Roman"/>
          <w:sz w:val="24"/>
          <w:szCs w:val="24"/>
        </w:rPr>
        <w:t xml:space="preserve">relative </w:t>
      </w:r>
      <w:r>
        <w:rPr>
          <w:rFonts w:ascii="Times New Roman" w:eastAsia="Times New Roman" w:hAnsi="Times New Roman" w:cs="Times New Roman"/>
          <w:sz w:val="24"/>
          <w:szCs w:val="24"/>
        </w:rPr>
        <w:t>alga</w:t>
      </w:r>
      <w:r w:rsidR="009F0747">
        <w:rPr>
          <w:rFonts w:ascii="Times New Roman" w:eastAsia="Times New Roman" w:hAnsi="Times New Roman" w:cs="Times New Roman"/>
          <w:sz w:val="24"/>
          <w:szCs w:val="24"/>
        </w:rPr>
        <w:t>l</w:t>
      </w:r>
      <w:r>
        <w:rPr>
          <w:rFonts w:ascii="Times New Roman" w:eastAsia="Times New Roman" w:hAnsi="Times New Roman" w:cs="Times New Roman"/>
          <w:sz w:val="24"/>
          <w:szCs w:val="24"/>
        </w:rPr>
        <w:t xml:space="preserve"> abundance. As a result, </w:t>
      </w:r>
      <w:r w:rsidR="009F0747">
        <w:rPr>
          <w:rFonts w:ascii="Times New Roman" w:eastAsia="Times New Roman" w:hAnsi="Times New Roman" w:cs="Times New Roman"/>
          <w:sz w:val="24"/>
          <w:szCs w:val="24"/>
        </w:rPr>
        <w:t xml:space="preserve">algal groups consisted of diatoms, </w:t>
      </w:r>
      <w:proofErr w:type="spellStart"/>
      <w:r w:rsidR="009F0747" w:rsidRPr="009F0747">
        <w:rPr>
          <w:rFonts w:ascii="Times New Roman" w:eastAsia="Times New Roman" w:hAnsi="Times New Roman" w:cs="Times New Roman"/>
          <w:i/>
          <w:sz w:val="24"/>
          <w:szCs w:val="24"/>
        </w:rPr>
        <w:t>Ulothrix</w:t>
      </w:r>
      <w:proofErr w:type="spellEnd"/>
      <w:r w:rsidR="009F0747">
        <w:rPr>
          <w:rFonts w:ascii="Times New Roman" w:eastAsia="Times New Roman" w:hAnsi="Times New Roman" w:cs="Times New Roman"/>
          <w:sz w:val="24"/>
          <w:szCs w:val="24"/>
        </w:rPr>
        <w:t xml:space="preserve">, </w:t>
      </w:r>
      <w:r w:rsidR="00AC75E6" w:rsidRPr="00AC75E6">
        <w:rPr>
          <w:rFonts w:ascii="Times New Roman" w:eastAsia="Times New Roman" w:hAnsi="Times New Roman" w:cs="Times New Roman"/>
          <w:i/>
          <w:sz w:val="24"/>
          <w:szCs w:val="24"/>
        </w:rPr>
        <w:t>Spirogyra</w:t>
      </w:r>
      <w:r w:rsidR="00AC75E6" w:rsidRPr="007D3AD5">
        <w:rPr>
          <w:rFonts w:ascii="Times New Roman" w:eastAsia="Times New Roman" w:hAnsi="Times New Roman" w:cs="Times New Roman"/>
          <w:sz w:val="24"/>
          <w:szCs w:val="24"/>
        </w:rPr>
        <w:t>,</w:t>
      </w:r>
      <w:r w:rsidR="00AC75E6">
        <w:rPr>
          <w:rFonts w:ascii="Times New Roman" w:eastAsia="Times New Roman" w:hAnsi="Times New Roman" w:cs="Times New Roman"/>
          <w:i/>
          <w:sz w:val="24"/>
          <w:szCs w:val="24"/>
        </w:rPr>
        <w:t xml:space="preserve"> </w:t>
      </w:r>
      <w:r w:rsidR="007D3AD5">
        <w:rPr>
          <w:rFonts w:ascii="Times New Roman" w:eastAsia="Times New Roman" w:hAnsi="Times New Roman" w:cs="Times New Roman"/>
          <w:sz w:val="24"/>
          <w:szCs w:val="24"/>
        </w:rPr>
        <w:t>and</w:t>
      </w:r>
      <w:r w:rsidR="00C44829">
        <w:rPr>
          <w:rFonts w:ascii="Times New Roman" w:eastAsia="Times New Roman" w:hAnsi="Times New Roman" w:cs="Times New Roman"/>
          <w:sz w:val="24"/>
          <w:szCs w:val="24"/>
        </w:rPr>
        <w:t xml:space="preserve"> the green algal Order</w:t>
      </w:r>
      <w:r w:rsidR="007D3AD5">
        <w:rPr>
          <w:rFonts w:ascii="Times New Roman" w:eastAsia="Times New Roman" w:hAnsi="Times New Roman" w:cs="Times New Roman"/>
          <w:sz w:val="24"/>
          <w:szCs w:val="24"/>
        </w:rPr>
        <w:t xml:space="preserve"> </w:t>
      </w:r>
      <w:proofErr w:type="spellStart"/>
      <w:r w:rsidR="007D3AD5">
        <w:rPr>
          <w:rFonts w:ascii="Times New Roman" w:eastAsia="Times New Roman" w:hAnsi="Times New Roman" w:cs="Times New Roman"/>
          <w:sz w:val="24"/>
          <w:szCs w:val="24"/>
        </w:rPr>
        <w:t>Tetrasporales</w:t>
      </w:r>
      <w:proofErr w:type="spellEnd"/>
      <w:r w:rsidR="007D3AD5">
        <w:rPr>
          <w:rFonts w:ascii="Times New Roman" w:eastAsia="Times New Roman" w:hAnsi="Times New Roman" w:cs="Times New Roman"/>
          <w:sz w:val="24"/>
          <w:szCs w:val="24"/>
        </w:rPr>
        <w:t>.</w:t>
      </w:r>
    </w:p>
    <w:bookmarkEnd w:id="166"/>
    <w:p w14:paraId="69A0B058" w14:textId="77777777" w:rsidR="00715D55" w:rsidRDefault="00715D55">
      <w:pPr>
        <w:rPr>
          <w:rFonts w:ascii="Times New Roman" w:eastAsia="Times New Roman" w:hAnsi="Times New Roman" w:cs="Times New Roman"/>
          <w:sz w:val="24"/>
          <w:szCs w:val="24"/>
        </w:rPr>
      </w:pPr>
    </w:p>
    <w:p w14:paraId="549A1741"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3b. Benthic invertebrate collection </w:t>
      </w:r>
    </w:p>
    <w:p w14:paraId="367AF90C" w14:textId="77777777" w:rsidR="00715D55" w:rsidRDefault="00715D55">
      <w:pPr>
        <w:rPr>
          <w:rFonts w:ascii="Times New Roman" w:eastAsia="Times New Roman" w:hAnsi="Times New Roman" w:cs="Times New Roman"/>
          <w:sz w:val="24"/>
          <w:szCs w:val="24"/>
        </w:rPr>
      </w:pPr>
    </w:p>
    <w:p w14:paraId="26B1126F" w14:textId="684048FE"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each littoral site, </w:t>
      </w:r>
      <w:bookmarkStart w:id="168" w:name="_Hlk49178037"/>
      <w:r>
        <w:rPr>
          <w:rFonts w:ascii="Times New Roman" w:eastAsia="Times New Roman" w:hAnsi="Times New Roman" w:cs="Times New Roman"/>
          <w:sz w:val="24"/>
          <w:szCs w:val="24"/>
        </w:rPr>
        <w:t xml:space="preserve">three kick-net samples were collected for assessment of benthic community composition and abundance. Using a D-net, we collected macroinvertebrates by flipping over 1-3 rocks, and then sweeping five times in a left-to-right motion </w:t>
      </w:r>
      <w:r w:rsidR="00C44829">
        <w:rPr>
          <w:rFonts w:ascii="Times New Roman" w:eastAsia="Times New Roman" w:hAnsi="Times New Roman" w:cs="Times New Roman"/>
          <w:sz w:val="24"/>
          <w:szCs w:val="24"/>
        </w:rPr>
        <w:t xml:space="preserve">across </w:t>
      </w:r>
      <w:r w:rsidR="00E8665D">
        <w:rPr>
          <w:rFonts w:ascii="Times New Roman" w:eastAsia="Times New Roman" w:hAnsi="Times New Roman" w:cs="Times New Roman"/>
          <w:sz w:val="24"/>
          <w:szCs w:val="24"/>
        </w:rPr>
        <w:t>approximately 1 m</w:t>
      </w:r>
      <w:r>
        <w:rPr>
          <w:rFonts w:ascii="Times New Roman" w:eastAsia="Times New Roman" w:hAnsi="Times New Roman" w:cs="Times New Roman"/>
          <w:sz w:val="24"/>
          <w:szCs w:val="24"/>
        </w:rPr>
        <w:t xml:space="preserve">. After the series of sweeps, the catch was rinsed into a plastic bucket. For each replicate, bucket contents were concentrated using a 64 </w:t>
      </w:r>
      <w:proofErr w:type="spellStart"/>
      <w:r>
        <w:rPr>
          <w:rFonts w:ascii="Times New Roman" w:eastAsia="Times New Roman" w:hAnsi="Times New Roman" w:cs="Times New Roman"/>
          <w:sz w:val="24"/>
          <w:szCs w:val="24"/>
        </w:rPr>
        <w:t>μm</w:t>
      </w:r>
      <w:proofErr w:type="spellEnd"/>
      <w:r>
        <w:rPr>
          <w:rFonts w:ascii="Times New Roman" w:eastAsia="Times New Roman" w:hAnsi="Times New Roman" w:cs="Times New Roman"/>
          <w:sz w:val="24"/>
          <w:szCs w:val="24"/>
        </w:rPr>
        <w:t xml:space="preserve"> </w:t>
      </w:r>
      <w:r w:rsidR="00BB6989">
        <w:rPr>
          <w:rFonts w:ascii="Times New Roman" w:eastAsia="Times New Roman" w:hAnsi="Times New Roman" w:cs="Times New Roman"/>
          <w:sz w:val="24"/>
          <w:szCs w:val="24"/>
        </w:rPr>
        <w:t xml:space="preserve">mesh </w:t>
      </w:r>
      <w:r>
        <w:rPr>
          <w:rFonts w:ascii="Times New Roman" w:eastAsia="Times New Roman" w:hAnsi="Times New Roman" w:cs="Times New Roman"/>
          <w:sz w:val="24"/>
          <w:szCs w:val="24"/>
        </w:rPr>
        <w:t>and placed in glass jars with 40% ethanol</w:t>
      </w:r>
      <w:r w:rsidR="00E8665D">
        <w:rPr>
          <w:rFonts w:ascii="Times New Roman" w:eastAsia="Times New Roman" w:hAnsi="Times New Roman" w:cs="Times New Roman"/>
          <w:sz w:val="24"/>
          <w:szCs w:val="24"/>
        </w:rPr>
        <w:t xml:space="preserve"> (vodka; the only preservative available to us at the time</w:t>
      </w:r>
      <w:r>
        <w:rPr>
          <w:rFonts w:ascii="Times New Roman" w:eastAsia="Times New Roman" w:hAnsi="Times New Roman" w:cs="Times New Roman"/>
          <w:sz w:val="24"/>
          <w:szCs w:val="24"/>
        </w:rPr>
        <w:t xml:space="preserve">) for preservation and refrigerated at 4°C aboard the research vessel. </w:t>
      </w:r>
      <w:r w:rsidR="00E8665D">
        <w:rPr>
          <w:rFonts w:ascii="Times New Roman" w:eastAsia="Times New Roman" w:hAnsi="Times New Roman" w:cs="Times New Roman"/>
          <w:sz w:val="24"/>
          <w:szCs w:val="24"/>
        </w:rPr>
        <w:t xml:space="preserve">The 40% ethanol preservative </w:t>
      </w:r>
      <w:r>
        <w:rPr>
          <w:rFonts w:ascii="Times New Roman" w:eastAsia="Times New Roman" w:hAnsi="Times New Roman" w:cs="Times New Roman"/>
          <w:sz w:val="24"/>
          <w:szCs w:val="24"/>
        </w:rPr>
        <w:t>was replaced with ~80% ethanol upon return to the la</w:t>
      </w:r>
      <w:r w:rsidR="007D3AD5">
        <w:rPr>
          <w:rFonts w:ascii="Times New Roman" w:eastAsia="Times New Roman" w:hAnsi="Times New Roman" w:cs="Times New Roman"/>
          <w:sz w:val="24"/>
          <w:szCs w:val="24"/>
        </w:rPr>
        <w:t>b within 24</w:t>
      </w:r>
      <w:r w:rsidR="003E64B9">
        <w:rPr>
          <w:rFonts w:ascii="Times New Roman" w:eastAsia="Times New Roman" w:hAnsi="Times New Roman" w:cs="Times New Roman"/>
          <w:sz w:val="24"/>
          <w:szCs w:val="24"/>
        </w:rPr>
        <w:t xml:space="preserve"> to </w:t>
      </w:r>
      <w:r w:rsidR="007D3AD5">
        <w:rPr>
          <w:rFonts w:ascii="Times New Roman" w:eastAsia="Times New Roman" w:hAnsi="Times New Roman" w:cs="Times New Roman"/>
          <w:sz w:val="24"/>
          <w:szCs w:val="24"/>
        </w:rPr>
        <w:t>48 hours</w:t>
      </w:r>
      <w:r>
        <w:rPr>
          <w:rFonts w:ascii="Times New Roman" w:eastAsia="Times New Roman" w:hAnsi="Times New Roman" w:cs="Times New Roman"/>
          <w:sz w:val="24"/>
          <w:szCs w:val="24"/>
        </w:rPr>
        <w:t>, and samples were stored at ~4°C.</w:t>
      </w:r>
      <w:bookmarkEnd w:id="168"/>
    </w:p>
    <w:p w14:paraId="721CF454" w14:textId="77777777" w:rsidR="00715D55" w:rsidRDefault="00715D55">
      <w:pPr>
        <w:rPr>
          <w:rFonts w:ascii="Times New Roman" w:eastAsia="Times New Roman" w:hAnsi="Times New Roman" w:cs="Times New Roman"/>
          <w:sz w:val="24"/>
          <w:szCs w:val="24"/>
        </w:rPr>
      </w:pPr>
    </w:p>
    <w:p w14:paraId="5BD629B5" w14:textId="5B30863E"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Separate collections were conducted for invertebrate fatty acid and stable isotope analyses. Invertebrates were collected using a D-net in a similar fashion as the community enumeration. Additional invertebrates were also collected by hand. Collected organisms were then live-sorted, identified to species, and frozen at -</w:t>
      </w:r>
      <w:r w:rsidR="00236731">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0°C. </w:t>
      </w:r>
    </w:p>
    <w:p w14:paraId="420AF3DF" w14:textId="77777777" w:rsidR="00715D55" w:rsidRDefault="00715D55">
      <w:pPr>
        <w:rPr>
          <w:rFonts w:ascii="Times New Roman" w:eastAsia="Times New Roman" w:hAnsi="Times New Roman" w:cs="Times New Roman"/>
          <w:sz w:val="24"/>
          <w:szCs w:val="24"/>
        </w:rPr>
      </w:pPr>
    </w:p>
    <w:p w14:paraId="393A9A2A" w14:textId="6655096D"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Invertebrate taxonomic identification and enumeration were performed under a stereo</w:t>
      </w:r>
      <w:r w:rsidR="00BB6989">
        <w:rPr>
          <w:rFonts w:ascii="Times New Roman" w:eastAsia="Times New Roman" w:hAnsi="Times New Roman" w:cs="Times New Roman"/>
          <w:sz w:val="24"/>
          <w:szCs w:val="24"/>
        </w:rPr>
        <w:t xml:space="preserve"> micro</w:t>
      </w:r>
      <w:r>
        <w:rPr>
          <w:rFonts w:ascii="Times New Roman" w:eastAsia="Times New Roman" w:hAnsi="Times New Roman" w:cs="Times New Roman"/>
          <w:sz w:val="24"/>
          <w:szCs w:val="24"/>
        </w:rPr>
        <w:t>scope. All invertebrates were identified to species with the exception of juveniles (</w:t>
      </w:r>
      <w:proofErr w:type="spellStart"/>
      <w:r>
        <w:rPr>
          <w:rFonts w:ascii="Times New Roman" w:eastAsia="Times New Roman" w:hAnsi="Times New Roman" w:cs="Times New Roman"/>
          <w:sz w:val="24"/>
          <w:szCs w:val="24"/>
        </w:rPr>
        <w:t>Taakhteev</w:t>
      </w:r>
      <w:proofErr w:type="spellEnd"/>
      <w:r>
        <w:rPr>
          <w:rFonts w:ascii="Times New Roman" w:eastAsia="Times New Roman" w:hAnsi="Times New Roman" w:cs="Times New Roman"/>
          <w:sz w:val="24"/>
          <w:szCs w:val="24"/>
        </w:rPr>
        <w:t xml:space="preserve">, 2015 for amphipods; </w:t>
      </w:r>
      <w:bookmarkStart w:id="169" w:name="_Hlk49183522"/>
      <w:proofErr w:type="spellStart"/>
      <w:r>
        <w:rPr>
          <w:rFonts w:ascii="Times New Roman" w:eastAsia="Times New Roman" w:hAnsi="Times New Roman" w:cs="Times New Roman"/>
          <w:sz w:val="24"/>
          <w:szCs w:val="24"/>
        </w:rPr>
        <w:t>Sitnikova</w:t>
      </w:r>
      <w:proofErr w:type="spellEnd"/>
      <w:r>
        <w:rPr>
          <w:rFonts w:ascii="Times New Roman" w:eastAsia="Times New Roman" w:hAnsi="Times New Roman" w:cs="Times New Roman"/>
          <w:sz w:val="24"/>
          <w:szCs w:val="24"/>
        </w:rPr>
        <w:t xml:space="preserve">, 2012 for </w:t>
      </w:r>
      <w:proofErr w:type="spellStart"/>
      <w:r>
        <w:rPr>
          <w:rFonts w:ascii="Times New Roman" w:eastAsia="Times New Roman" w:hAnsi="Times New Roman" w:cs="Times New Roman"/>
          <w:sz w:val="24"/>
          <w:szCs w:val="24"/>
        </w:rPr>
        <w:t>molluscs</w:t>
      </w:r>
      <w:bookmarkEnd w:id="169"/>
      <w:proofErr w:type="spellEnd"/>
      <w:r>
        <w:rPr>
          <w:rFonts w:ascii="Times New Roman" w:eastAsia="Times New Roman" w:hAnsi="Times New Roman" w:cs="Times New Roman"/>
          <w:sz w:val="24"/>
          <w:szCs w:val="24"/>
        </w:rPr>
        <w:t>; Table 2).</w:t>
      </w:r>
      <w:r w:rsidR="007D3AD5">
        <w:rPr>
          <w:rFonts w:ascii="Times New Roman" w:eastAsia="Times New Roman" w:hAnsi="Times New Roman" w:cs="Times New Roman"/>
          <w:sz w:val="24"/>
          <w:szCs w:val="24"/>
        </w:rPr>
        <w:t xml:space="preserve"> S</w:t>
      </w:r>
      <w:r w:rsidR="00C44829">
        <w:rPr>
          <w:rFonts w:ascii="Times New Roman" w:eastAsia="Times New Roman" w:hAnsi="Times New Roman" w:cs="Times New Roman"/>
          <w:sz w:val="24"/>
          <w:szCs w:val="24"/>
        </w:rPr>
        <w:t>ome s</w:t>
      </w:r>
      <w:r w:rsidR="007D3AD5">
        <w:rPr>
          <w:rFonts w:ascii="Times New Roman" w:eastAsia="Times New Roman" w:hAnsi="Times New Roman" w:cs="Times New Roman"/>
          <w:sz w:val="24"/>
          <w:szCs w:val="24"/>
        </w:rPr>
        <w:t xml:space="preserve">amples were not </w:t>
      </w:r>
      <w:r w:rsidR="00A21CA4">
        <w:rPr>
          <w:rFonts w:ascii="Times New Roman" w:eastAsia="Times New Roman" w:hAnsi="Times New Roman" w:cs="Times New Roman"/>
          <w:sz w:val="24"/>
          <w:szCs w:val="24"/>
        </w:rPr>
        <w:t>well-</w:t>
      </w:r>
      <w:r w:rsidR="007D3AD5">
        <w:rPr>
          <w:rFonts w:ascii="Times New Roman" w:eastAsia="Times New Roman" w:hAnsi="Times New Roman" w:cs="Times New Roman"/>
          <w:sz w:val="24"/>
          <w:szCs w:val="24"/>
        </w:rPr>
        <w:t xml:space="preserve">preserved </w:t>
      </w:r>
      <w:r w:rsidR="00C44829">
        <w:rPr>
          <w:rFonts w:ascii="Times New Roman" w:eastAsia="Times New Roman" w:hAnsi="Times New Roman" w:cs="Times New Roman"/>
          <w:sz w:val="24"/>
          <w:szCs w:val="24"/>
        </w:rPr>
        <w:t xml:space="preserve">and </w:t>
      </w:r>
      <w:r w:rsidR="007D3AD5">
        <w:rPr>
          <w:rFonts w:ascii="Times New Roman" w:eastAsia="Times New Roman" w:hAnsi="Times New Roman" w:cs="Times New Roman"/>
          <w:sz w:val="24"/>
          <w:szCs w:val="24"/>
        </w:rPr>
        <w:t xml:space="preserve">were </w:t>
      </w:r>
      <w:r w:rsidR="00C44829">
        <w:rPr>
          <w:rFonts w:ascii="Times New Roman" w:eastAsia="Times New Roman" w:hAnsi="Times New Roman" w:cs="Times New Roman"/>
          <w:sz w:val="24"/>
          <w:szCs w:val="24"/>
        </w:rPr>
        <w:t>excluded from further analyses, in order to reduce errors in identification</w:t>
      </w:r>
      <w:r w:rsidR="00446481">
        <w:rPr>
          <w:rFonts w:ascii="Times New Roman" w:eastAsia="Times New Roman" w:hAnsi="Times New Roman" w:cs="Times New Roman"/>
          <w:sz w:val="24"/>
          <w:szCs w:val="24"/>
        </w:rPr>
        <w:t>.</w:t>
      </w:r>
    </w:p>
    <w:p w14:paraId="1839032B" w14:textId="77777777" w:rsidR="00715D55" w:rsidRDefault="00715D55">
      <w:pPr>
        <w:rPr>
          <w:rFonts w:ascii="Times New Roman" w:eastAsia="Times New Roman" w:hAnsi="Times New Roman" w:cs="Times New Roman"/>
          <w:sz w:val="24"/>
          <w:szCs w:val="24"/>
        </w:rPr>
      </w:pPr>
    </w:p>
    <w:p w14:paraId="5E3B4E27" w14:textId="59F026C3"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3c. </w:t>
      </w:r>
      <w:r w:rsidR="004361D1">
        <w:rPr>
          <w:rFonts w:ascii="Times New Roman" w:eastAsia="Times New Roman" w:hAnsi="Times New Roman" w:cs="Times New Roman"/>
          <w:i/>
          <w:sz w:val="24"/>
          <w:szCs w:val="24"/>
        </w:rPr>
        <w:t>Food web</w:t>
      </w:r>
      <w:r>
        <w:rPr>
          <w:rFonts w:ascii="Times New Roman" w:eastAsia="Times New Roman" w:hAnsi="Times New Roman" w:cs="Times New Roman"/>
          <w:i/>
          <w:sz w:val="24"/>
          <w:szCs w:val="24"/>
        </w:rPr>
        <w:t xml:space="preserve"> characterization </w:t>
      </w:r>
    </w:p>
    <w:p w14:paraId="24321D97" w14:textId="77777777" w:rsidR="00715D55" w:rsidRDefault="00715D55">
      <w:pPr>
        <w:rPr>
          <w:rFonts w:ascii="Times New Roman" w:eastAsia="Times New Roman" w:hAnsi="Times New Roman" w:cs="Times New Roman"/>
          <w:i/>
          <w:sz w:val="24"/>
          <w:szCs w:val="24"/>
        </w:rPr>
      </w:pPr>
    </w:p>
    <w:p w14:paraId="31A5E127" w14:textId="303F0E03"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characterize littoral </w:t>
      </w:r>
      <w:r w:rsidR="004361D1">
        <w:rPr>
          <w:rFonts w:ascii="Times New Roman" w:eastAsia="Times New Roman" w:hAnsi="Times New Roman" w:cs="Times New Roman"/>
          <w:sz w:val="24"/>
          <w:szCs w:val="24"/>
        </w:rPr>
        <w:t>food web</w:t>
      </w:r>
      <w:r>
        <w:rPr>
          <w:rFonts w:ascii="Times New Roman" w:eastAsia="Times New Roman" w:hAnsi="Times New Roman" w:cs="Times New Roman"/>
          <w:sz w:val="24"/>
          <w:szCs w:val="24"/>
        </w:rPr>
        <w:t xml:space="preserve">s, we </w:t>
      </w:r>
      <w:r w:rsidR="004B4081">
        <w:rPr>
          <w:rFonts w:ascii="Times New Roman" w:eastAsia="Times New Roman" w:hAnsi="Times New Roman" w:cs="Times New Roman"/>
          <w:sz w:val="24"/>
          <w:szCs w:val="24"/>
        </w:rPr>
        <w:t xml:space="preserve">analyzed </w:t>
      </w:r>
      <w:r>
        <w:rPr>
          <w:rFonts w:ascii="Times New Roman" w:eastAsia="Times New Roman" w:hAnsi="Times New Roman" w:cs="Times New Roman"/>
          <w:sz w:val="24"/>
          <w:szCs w:val="24"/>
        </w:rPr>
        <w:t>carbon and nitrogen stables isotope</w:t>
      </w:r>
      <w:r w:rsidR="004B4081">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as well as fatty acid </w:t>
      </w:r>
      <w:r w:rsidR="004B4081">
        <w:rPr>
          <w:rFonts w:ascii="Times New Roman" w:eastAsia="Times New Roman" w:hAnsi="Times New Roman" w:cs="Times New Roman"/>
          <w:sz w:val="24"/>
          <w:szCs w:val="24"/>
        </w:rPr>
        <w:t xml:space="preserve">profiles </w:t>
      </w:r>
      <w:r>
        <w:rPr>
          <w:rFonts w:ascii="Times New Roman" w:eastAsia="Times New Roman" w:hAnsi="Times New Roman" w:cs="Times New Roman"/>
          <w:sz w:val="24"/>
          <w:szCs w:val="24"/>
        </w:rPr>
        <w:t>for periphyton and macroinvertebrates.</w:t>
      </w:r>
      <w:r w:rsidR="00446481" w:rsidRPr="00446481">
        <w:rPr>
          <w:rFonts w:ascii="Times New Roman" w:eastAsia="Times New Roman" w:hAnsi="Times New Roman" w:cs="Times New Roman"/>
          <w:color w:val="212121"/>
          <w:sz w:val="24"/>
          <w:szCs w:val="24"/>
          <w:highlight w:val="white"/>
        </w:rPr>
        <w:t xml:space="preserve"> </w:t>
      </w:r>
      <w:bookmarkStart w:id="170" w:name="_Hlk49178388"/>
      <w:r w:rsidR="00446481">
        <w:rPr>
          <w:rFonts w:ascii="Times New Roman" w:eastAsia="Times New Roman" w:hAnsi="Times New Roman" w:cs="Times New Roman"/>
          <w:color w:val="212121"/>
          <w:sz w:val="24"/>
          <w:szCs w:val="24"/>
          <w:highlight w:val="white"/>
        </w:rPr>
        <w:t>Prior to isotopic and fatty acid analy</w:t>
      </w:r>
      <w:r w:rsidR="00446481">
        <w:rPr>
          <w:rFonts w:ascii="Times New Roman" w:eastAsia="Times New Roman" w:hAnsi="Times New Roman" w:cs="Times New Roman"/>
          <w:color w:val="212121"/>
          <w:sz w:val="24"/>
          <w:szCs w:val="24"/>
        </w:rPr>
        <w:t>sis, periphyton and macroinvertebrate samples were</w:t>
      </w:r>
      <w:r w:rsidR="00446481">
        <w:rPr>
          <w:rFonts w:ascii="Times New Roman" w:eastAsia="Times New Roman" w:hAnsi="Times New Roman" w:cs="Times New Roman"/>
          <w:color w:val="212121"/>
          <w:sz w:val="24"/>
          <w:szCs w:val="24"/>
          <w:highlight w:val="white"/>
        </w:rPr>
        <w:t xml:space="preserve"> freeze dried for ~</w:t>
      </w:r>
      <w:r w:rsidR="00FD2D7A">
        <w:rPr>
          <w:rFonts w:ascii="Times New Roman" w:eastAsia="Times New Roman" w:hAnsi="Times New Roman" w:cs="Times New Roman"/>
          <w:color w:val="212121"/>
          <w:sz w:val="24"/>
          <w:szCs w:val="24"/>
          <w:highlight w:val="white"/>
        </w:rPr>
        <w:t xml:space="preserve">24 </w:t>
      </w:r>
      <w:r w:rsidR="000D6577">
        <w:rPr>
          <w:rFonts w:ascii="Times New Roman" w:eastAsia="Times New Roman" w:hAnsi="Times New Roman" w:cs="Times New Roman"/>
          <w:color w:val="212121"/>
          <w:sz w:val="24"/>
          <w:szCs w:val="24"/>
          <w:highlight w:val="white"/>
        </w:rPr>
        <w:t>hours</w:t>
      </w:r>
      <w:r w:rsidR="00446481">
        <w:rPr>
          <w:rFonts w:ascii="Times New Roman" w:eastAsia="Times New Roman" w:hAnsi="Times New Roman" w:cs="Times New Roman"/>
          <w:color w:val="212121"/>
          <w:sz w:val="24"/>
          <w:szCs w:val="24"/>
          <w:highlight w:val="white"/>
        </w:rPr>
        <w:t xml:space="preserve">, homogenized to powder, and then </w:t>
      </w:r>
      <w:r w:rsidR="002C5913">
        <w:rPr>
          <w:rFonts w:ascii="Times New Roman" w:eastAsia="Times New Roman" w:hAnsi="Times New Roman" w:cs="Times New Roman"/>
          <w:color w:val="212121"/>
          <w:sz w:val="24"/>
          <w:szCs w:val="24"/>
          <w:highlight w:val="white"/>
        </w:rPr>
        <w:t>weighed</w:t>
      </w:r>
      <w:r w:rsidR="00446481">
        <w:rPr>
          <w:rFonts w:ascii="Times New Roman" w:eastAsia="Times New Roman" w:hAnsi="Times New Roman" w:cs="Times New Roman"/>
          <w:color w:val="212121"/>
          <w:sz w:val="24"/>
          <w:szCs w:val="24"/>
          <w:highlight w:val="white"/>
        </w:rPr>
        <w:t xml:space="preserve">. </w:t>
      </w:r>
    </w:p>
    <w:bookmarkEnd w:id="170"/>
    <w:p w14:paraId="43BB70F5" w14:textId="77777777" w:rsidR="00715D55" w:rsidRDefault="00715D55">
      <w:pPr>
        <w:rPr>
          <w:rFonts w:ascii="Times New Roman" w:eastAsia="Times New Roman" w:hAnsi="Times New Roman" w:cs="Times New Roman"/>
          <w:sz w:val="24"/>
          <w:szCs w:val="24"/>
        </w:rPr>
      </w:pPr>
    </w:p>
    <w:p w14:paraId="08E92E0A"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Stable isotope analysis</w:t>
      </w:r>
    </w:p>
    <w:p w14:paraId="7497F099" w14:textId="77777777" w:rsidR="00715D55" w:rsidRDefault="00715D55">
      <w:pPr>
        <w:rPr>
          <w:rFonts w:ascii="Times New Roman" w:eastAsia="Times New Roman" w:hAnsi="Times New Roman" w:cs="Times New Roman"/>
          <w:sz w:val="24"/>
          <w:szCs w:val="24"/>
        </w:rPr>
      </w:pPr>
    </w:p>
    <w:p w14:paraId="03F61BEA" w14:textId="514116DD" w:rsidR="00715D55" w:rsidRPr="006821CF" w:rsidRDefault="00D8535D" w:rsidP="000718B9">
      <w:pPr>
        <w:rPr>
          <w:rFonts w:ascii="Times New Roman" w:eastAsia="Times New Roman" w:hAnsi="Times New Roman" w:cs="Times New Roman"/>
          <w:color w:val="212121"/>
          <w:sz w:val="24"/>
          <w:szCs w:val="24"/>
        </w:rPr>
      </w:pPr>
      <w:bookmarkStart w:id="171" w:name="_Hlk49178433"/>
      <w:r>
        <w:rPr>
          <w:rFonts w:ascii="Times New Roman" w:eastAsia="Times New Roman" w:hAnsi="Times New Roman" w:cs="Times New Roman"/>
          <w:color w:val="212121"/>
          <w:sz w:val="24"/>
          <w:szCs w:val="24"/>
          <w:highlight w:val="white"/>
        </w:rPr>
        <w:lastRenderedPageBreak/>
        <w:t xml:space="preserve">Measurements of δ15N and δ13C were performed on an elemental analyzer-isotope ratio mass spectrometer (EA-IRMS; Finnigan </w:t>
      </w:r>
      <w:proofErr w:type="spellStart"/>
      <w:r>
        <w:rPr>
          <w:rFonts w:ascii="Times New Roman" w:eastAsia="Times New Roman" w:hAnsi="Times New Roman" w:cs="Times New Roman"/>
          <w:color w:val="212121"/>
          <w:sz w:val="24"/>
          <w:szCs w:val="24"/>
          <w:highlight w:val="white"/>
        </w:rPr>
        <w:t>DELTAplus</w:t>
      </w:r>
      <w:proofErr w:type="spellEnd"/>
      <w:r>
        <w:rPr>
          <w:rFonts w:ascii="Times New Roman" w:eastAsia="Times New Roman" w:hAnsi="Times New Roman" w:cs="Times New Roman"/>
          <w:color w:val="212121"/>
          <w:sz w:val="24"/>
          <w:szCs w:val="24"/>
          <w:highlight w:val="white"/>
        </w:rPr>
        <w:t xml:space="preserve"> XP, Thermo Scientific)</w:t>
      </w:r>
      <w:r w:rsidR="00FD2D7A">
        <w:rPr>
          <w:rFonts w:ascii="Times New Roman" w:eastAsia="Times New Roman" w:hAnsi="Times New Roman" w:cs="Times New Roman"/>
          <w:color w:val="212121"/>
          <w:sz w:val="24"/>
          <w:szCs w:val="24"/>
          <w:highlight w:val="white"/>
        </w:rPr>
        <w:t xml:space="preserve"> at the Large Lakes Observatory, University of Minnesota Duluth</w:t>
      </w:r>
      <w:r>
        <w:rPr>
          <w:rFonts w:ascii="Times New Roman" w:eastAsia="Times New Roman" w:hAnsi="Times New Roman" w:cs="Times New Roman"/>
          <w:color w:val="212121"/>
          <w:sz w:val="24"/>
          <w:szCs w:val="24"/>
          <w:highlight w:val="white"/>
        </w:rPr>
        <w:t xml:space="preserve">. The EA-IRMS was calibrated </w:t>
      </w:r>
      <w:bookmarkStart w:id="172" w:name="_Hlk49183664"/>
      <w:r>
        <w:rPr>
          <w:rFonts w:ascii="Times New Roman" w:eastAsia="Times New Roman" w:hAnsi="Times New Roman" w:cs="Times New Roman"/>
          <w:color w:val="212121"/>
          <w:sz w:val="24"/>
          <w:szCs w:val="24"/>
          <w:highlight w:val="white"/>
        </w:rPr>
        <w:t>against certified reference materials including L-glutamic acid (NIST SRM 8574), low organic soil and sorghum flour (standards B-2153 and B-2159 from Elemental Micro-analysis Ltd., Okehampton, UK) and in-house standards (acetanilide and caffeine).</w:t>
      </w:r>
      <w:bookmarkEnd w:id="172"/>
      <w:del w:id="173" w:author="Meyer, Michael Frederick" w:date="2020-08-17T12:24:00Z">
        <w:r w:rsidDel="00F36B8F">
          <w:rPr>
            <w:rFonts w:ascii="Times New Roman" w:eastAsia="Times New Roman" w:hAnsi="Times New Roman" w:cs="Times New Roman"/>
            <w:color w:val="212121"/>
            <w:sz w:val="24"/>
            <w:szCs w:val="24"/>
            <w:highlight w:val="white"/>
          </w:rPr>
          <w:delText xml:space="preserve"> </w:delText>
        </w:r>
      </w:del>
      <w:r w:rsidR="000718B9" w:rsidRPr="000718B9">
        <w:rPr>
          <w:rFonts w:ascii="Times New Roman" w:eastAsia="Times New Roman" w:hAnsi="Times New Roman" w:cs="Times New Roman"/>
          <w:color w:val="212121"/>
          <w:sz w:val="24"/>
          <w:szCs w:val="24"/>
        </w:rPr>
        <w:t xml:space="preserve"> Replicate analyses of external standards showed a mean</w:t>
      </w:r>
      <w:r w:rsidR="000718B9">
        <w:rPr>
          <w:rFonts w:ascii="Times New Roman" w:eastAsia="Times New Roman" w:hAnsi="Times New Roman" w:cs="Times New Roman"/>
          <w:color w:val="212121"/>
          <w:sz w:val="24"/>
          <w:szCs w:val="24"/>
        </w:rPr>
        <w:t xml:space="preserve"> </w:t>
      </w:r>
      <w:r w:rsidR="000718B9" w:rsidRPr="000718B9">
        <w:rPr>
          <w:rFonts w:ascii="Times New Roman" w:eastAsia="Times New Roman" w:hAnsi="Times New Roman" w:cs="Times New Roman"/>
          <w:color w:val="212121"/>
          <w:sz w:val="24"/>
          <w:szCs w:val="24"/>
        </w:rPr>
        <w:t>standard deviation of 0.</w:t>
      </w:r>
      <w:r w:rsidR="000718B9">
        <w:rPr>
          <w:rFonts w:ascii="Times New Roman" w:eastAsia="Times New Roman" w:hAnsi="Times New Roman" w:cs="Times New Roman"/>
          <w:color w:val="212121"/>
          <w:sz w:val="24"/>
          <w:szCs w:val="24"/>
        </w:rPr>
        <w:t>06</w:t>
      </w:r>
      <w:r w:rsidR="00F36B8F">
        <w:rPr>
          <w:rFonts w:ascii="Times New Roman" w:eastAsia="Times New Roman" w:hAnsi="Times New Roman" w:cs="Times New Roman"/>
          <w:color w:val="212121"/>
          <w:sz w:val="24"/>
          <w:szCs w:val="24"/>
        </w:rPr>
        <w:t xml:space="preserve"> </w:t>
      </w:r>
      <w:r w:rsidR="00F36B8F" w:rsidRPr="00F36B8F">
        <w:rPr>
          <w:rFonts w:ascii="Times New Roman" w:eastAsia="Times New Roman" w:hAnsi="Times New Roman" w:cs="Times New Roman"/>
          <w:color w:val="212121"/>
          <w:sz w:val="24"/>
          <w:szCs w:val="24"/>
        </w:rPr>
        <w:t>‰</w:t>
      </w:r>
      <w:r w:rsidR="000718B9" w:rsidRPr="000718B9">
        <w:rPr>
          <w:rFonts w:ascii="Times New Roman" w:eastAsia="Times New Roman" w:hAnsi="Times New Roman" w:cs="Times New Roman"/>
          <w:color w:val="212121"/>
          <w:sz w:val="24"/>
          <w:szCs w:val="24"/>
        </w:rPr>
        <w:t xml:space="preserve"> and 0.</w:t>
      </w:r>
      <w:r w:rsidR="000718B9">
        <w:rPr>
          <w:rFonts w:ascii="Times New Roman" w:eastAsia="Times New Roman" w:hAnsi="Times New Roman" w:cs="Times New Roman"/>
          <w:color w:val="212121"/>
          <w:sz w:val="24"/>
          <w:szCs w:val="24"/>
        </w:rPr>
        <w:t>09</w:t>
      </w:r>
      <w:r w:rsidR="00F36B8F">
        <w:rPr>
          <w:rFonts w:ascii="Times New Roman" w:eastAsia="Times New Roman" w:hAnsi="Times New Roman" w:cs="Times New Roman"/>
          <w:color w:val="212121"/>
          <w:sz w:val="24"/>
          <w:szCs w:val="24"/>
        </w:rPr>
        <w:t xml:space="preserve"> </w:t>
      </w:r>
      <w:r w:rsidR="00F36B8F" w:rsidRPr="00F36B8F">
        <w:rPr>
          <w:rFonts w:ascii="Times New Roman" w:eastAsia="Times New Roman" w:hAnsi="Times New Roman" w:cs="Times New Roman"/>
          <w:color w:val="212121"/>
          <w:sz w:val="24"/>
          <w:szCs w:val="24"/>
        </w:rPr>
        <w:t>‰</w:t>
      </w:r>
      <w:r w:rsidR="000718B9" w:rsidRPr="000718B9">
        <w:rPr>
          <w:rFonts w:ascii="Times New Roman" w:eastAsia="Times New Roman" w:hAnsi="Times New Roman" w:cs="Times New Roman"/>
          <w:color w:val="212121"/>
          <w:sz w:val="24"/>
          <w:szCs w:val="24"/>
        </w:rPr>
        <w:t>, for δ13C and δ15N, respectively</w:t>
      </w:r>
      <w:r w:rsidR="00F36B8F">
        <w:rPr>
          <w:rFonts w:ascii="Times New Roman" w:eastAsia="Times New Roman" w:hAnsi="Times New Roman" w:cs="Times New Roman"/>
          <w:color w:val="212121"/>
          <w:sz w:val="24"/>
          <w:szCs w:val="24"/>
        </w:rPr>
        <w:t>.</w:t>
      </w:r>
    </w:p>
    <w:bookmarkEnd w:id="171"/>
    <w:p w14:paraId="13999D14" w14:textId="77777777" w:rsidR="00715D55" w:rsidRDefault="00715D55">
      <w:pPr>
        <w:rPr>
          <w:color w:val="212121"/>
          <w:sz w:val="23"/>
          <w:szCs w:val="23"/>
          <w:highlight w:val="white"/>
        </w:rPr>
      </w:pPr>
    </w:p>
    <w:p w14:paraId="072BBD2B"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Fatty acid analysis</w:t>
      </w:r>
      <w:r>
        <w:rPr>
          <w:rFonts w:ascii="Times New Roman" w:eastAsia="Times New Roman" w:hAnsi="Times New Roman" w:cs="Times New Roman"/>
          <w:sz w:val="24"/>
          <w:szCs w:val="24"/>
        </w:rPr>
        <w:t xml:space="preserve"> </w:t>
      </w:r>
    </w:p>
    <w:p w14:paraId="3404D73D" w14:textId="77777777" w:rsidR="00715D55" w:rsidRDefault="00715D55">
      <w:pPr>
        <w:rPr>
          <w:rFonts w:ascii="Times New Roman" w:eastAsia="Times New Roman" w:hAnsi="Times New Roman" w:cs="Times New Roman"/>
          <w:sz w:val="24"/>
          <w:szCs w:val="24"/>
        </w:rPr>
      </w:pPr>
    </w:p>
    <w:p w14:paraId="38C216FA" w14:textId="77777777" w:rsidR="00715D55" w:rsidRDefault="00D8535D">
      <w:pPr>
        <w:rPr>
          <w:rFonts w:ascii="Times New Roman" w:eastAsia="Times New Roman" w:hAnsi="Times New Roman" w:cs="Times New Roman"/>
          <w:sz w:val="24"/>
          <w:szCs w:val="24"/>
        </w:rPr>
      </w:pPr>
      <w:bookmarkStart w:id="174" w:name="_Hlk49178547"/>
      <w:r>
        <w:rPr>
          <w:rFonts w:ascii="Times New Roman" w:eastAsia="Times New Roman" w:hAnsi="Times New Roman" w:cs="Times New Roman"/>
          <w:sz w:val="24"/>
          <w:szCs w:val="24"/>
        </w:rPr>
        <w:t xml:space="preserve">Fatty acid extractions generally involved three phases: (1) 100% chloroform extraction, (2) chloroform-methanol extraction, and (3) fatty acid methylation. Fatty acid extraction methods were adapted from similar methods developed in Schram et al. (2018). </w:t>
      </w:r>
    </w:p>
    <w:bookmarkEnd w:id="174"/>
    <w:p w14:paraId="08F84A2B" w14:textId="77777777" w:rsidR="00715D55" w:rsidRDefault="00715D55">
      <w:pPr>
        <w:rPr>
          <w:rFonts w:ascii="Times New Roman" w:eastAsia="Times New Roman" w:hAnsi="Times New Roman" w:cs="Times New Roman"/>
          <w:sz w:val="24"/>
          <w:szCs w:val="24"/>
        </w:rPr>
      </w:pPr>
    </w:p>
    <w:p w14:paraId="384202D4" w14:textId="3E082FF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Following freeze-drying, samples were transferred to 10 mL glass centrifuge vials, and 2 mL of 100% chloroform was added to each under nitrogen gas. Samples were allowed to sit in chloroform overnight at -80°C. </w:t>
      </w:r>
    </w:p>
    <w:p w14:paraId="57734320" w14:textId="77777777" w:rsidR="00715D55" w:rsidRDefault="00715D55">
      <w:pPr>
        <w:rPr>
          <w:rFonts w:ascii="Times New Roman" w:eastAsia="Times New Roman" w:hAnsi="Times New Roman" w:cs="Times New Roman"/>
          <w:sz w:val="24"/>
          <w:szCs w:val="24"/>
        </w:rPr>
      </w:pPr>
    </w:p>
    <w:p w14:paraId="7BE300BB"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Following overnight chloroform extraction, samples underwent a chloroform-methanol extraction three times. To each sample, we added 1 mL cooled 100% methanol, 1 mL </w:t>
      </w:r>
      <w:proofErr w:type="spellStart"/>
      <w:proofErr w:type="gramStart"/>
      <w:r>
        <w:rPr>
          <w:rFonts w:ascii="Times New Roman" w:eastAsia="Times New Roman" w:hAnsi="Times New Roman" w:cs="Times New Roman"/>
          <w:sz w:val="24"/>
          <w:szCs w:val="24"/>
        </w:rPr>
        <w:t>chloroform:methanol</w:t>
      </w:r>
      <w:proofErr w:type="spellEnd"/>
      <w:proofErr w:type="gramEnd"/>
      <w:r>
        <w:rPr>
          <w:rFonts w:ascii="Times New Roman" w:eastAsia="Times New Roman" w:hAnsi="Times New Roman" w:cs="Times New Roman"/>
          <w:sz w:val="24"/>
          <w:szCs w:val="24"/>
        </w:rPr>
        <w:t xml:space="preserve"> solution (2:1), and 0.8 mL 0.9% NaCl solution. Samples were inverted three times and sonicated on ice for 10 minutes. Next, samples were vortexed for 1 minute, and centrifuged for 5 minutes (3,000 rpm) at 4°C. Using a double pipette technique, the lower organic layer was extracted and kept under nitrogen. After the third extraction, samples were allowed to evaporate under nitrogen flow, and resuspended in 1.5 mL chloroform and stored at -20°C overnight. </w:t>
      </w:r>
    </w:p>
    <w:p w14:paraId="4EA00B88" w14:textId="77777777" w:rsidR="00715D55" w:rsidRDefault="00715D55">
      <w:pPr>
        <w:rPr>
          <w:rFonts w:ascii="Times New Roman" w:eastAsia="Times New Roman" w:hAnsi="Times New Roman" w:cs="Times New Roman"/>
          <w:sz w:val="24"/>
          <w:szCs w:val="24"/>
        </w:rPr>
      </w:pPr>
    </w:p>
    <w:p w14:paraId="6CE73526" w14:textId="7CE65B6C"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Once resuspended in chloroform, 1 mL of chloroform extract was transferred to a glass centrifuge tube with a glass syringe. As a standard, 4 </w:t>
      </w:r>
      <w:proofErr w:type="spellStart"/>
      <w:r>
        <w:rPr>
          <w:rFonts w:ascii="Times New Roman" w:eastAsia="Times New Roman" w:hAnsi="Times New Roman" w:cs="Times New Roman"/>
          <w:sz w:val="24"/>
          <w:szCs w:val="24"/>
        </w:rPr>
        <w:t>μL</w:t>
      </w:r>
      <w:proofErr w:type="spellEnd"/>
      <w:r>
        <w:rPr>
          <w:rFonts w:ascii="Times New Roman" w:eastAsia="Times New Roman" w:hAnsi="Times New Roman" w:cs="Times New Roman"/>
          <w:sz w:val="24"/>
          <w:szCs w:val="24"/>
        </w:rPr>
        <w:t xml:space="preserve"> of 19-carbon fatty acid was added along with 1 mL of toluene and 2 mL of 1% sulfuric acid-methanol. The vial was closed under nitrogen gas and then incubated in 50°C water bath for 16 hours. After incubation, samples were removed from the bath, allowed to reach room temperature and stored on ice. Next, we performed a potassium carbonate-hexane extraction twice. To each sample, we added 2 mL of 2% potassium bicarbonate and 5 mL of 100% hexane, inverting the capped vial so as to mix the solution. Samples were centrifuged for 3 minutes (1,500 rpm) at 4°C. The upper hexane layer was then removed and placed in a vial to evaporate under nitrogen flow. Once almost evaporated, 1 mL of 100% hexane was added and stored in a glass amber autosampler vial for GC/MS quantification. </w:t>
      </w:r>
      <w:bookmarkStart w:id="175" w:name="_Hlk49178618"/>
      <w:r>
        <w:rPr>
          <w:rFonts w:ascii="Times New Roman" w:eastAsia="Times New Roman" w:hAnsi="Times New Roman" w:cs="Times New Roman"/>
          <w:sz w:val="24"/>
          <w:szCs w:val="24"/>
        </w:rPr>
        <w:t xml:space="preserve">GC/MS quantification was performed </w:t>
      </w:r>
      <w:r w:rsidR="00446481">
        <w:rPr>
          <w:rFonts w:ascii="Times New Roman" w:eastAsia="Times New Roman" w:hAnsi="Times New Roman" w:cs="Times New Roman"/>
          <w:sz w:val="24"/>
          <w:szCs w:val="24"/>
        </w:rPr>
        <w:t xml:space="preserve">with a </w:t>
      </w:r>
      <w:r w:rsidR="00446481" w:rsidRPr="00446481">
        <w:rPr>
          <w:rFonts w:ascii="Times New Roman" w:eastAsia="Times New Roman" w:hAnsi="Times New Roman" w:cs="Times New Roman"/>
          <w:sz w:val="24"/>
          <w:szCs w:val="24"/>
        </w:rPr>
        <w:t>Shimadzu QP2020</w:t>
      </w:r>
      <w:r w:rsidR="00446481">
        <w:rPr>
          <w:rFonts w:ascii="Times New Roman" w:eastAsia="Times New Roman" w:hAnsi="Times New Roman" w:cs="Times New Roman"/>
          <w:sz w:val="24"/>
          <w:szCs w:val="24"/>
        </w:rPr>
        <w:t xml:space="preserve"> GC/MS </w:t>
      </w:r>
      <w:r>
        <w:rPr>
          <w:rFonts w:ascii="Times New Roman" w:eastAsia="Times New Roman" w:hAnsi="Times New Roman" w:cs="Times New Roman"/>
          <w:sz w:val="24"/>
          <w:szCs w:val="24"/>
        </w:rPr>
        <w:t>in a similar method as described in Schram et al. (2018).</w:t>
      </w:r>
      <w:bookmarkEnd w:id="175"/>
    </w:p>
    <w:bookmarkEnd w:id="129"/>
    <w:p w14:paraId="7CEEDD59" w14:textId="77777777" w:rsidR="00715D55" w:rsidRDefault="00715D55">
      <w:pPr>
        <w:rPr>
          <w:rFonts w:ascii="Times New Roman" w:eastAsia="Times New Roman" w:hAnsi="Times New Roman" w:cs="Times New Roman"/>
          <w:sz w:val="24"/>
          <w:szCs w:val="24"/>
        </w:rPr>
      </w:pPr>
    </w:p>
    <w:p w14:paraId="72AEAAEC"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4. Statistical analyses</w:t>
      </w:r>
    </w:p>
    <w:p w14:paraId="31E008DC" w14:textId="77777777" w:rsidR="00715D55" w:rsidRDefault="00715D55">
      <w:pPr>
        <w:rPr>
          <w:rFonts w:ascii="Times New Roman" w:eastAsia="Times New Roman" w:hAnsi="Times New Roman" w:cs="Times New Roman"/>
          <w:sz w:val="24"/>
          <w:szCs w:val="24"/>
        </w:rPr>
      </w:pPr>
    </w:p>
    <w:p w14:paraId="7AC0B3C3" w14:textId="1001EE4D"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Total phosphorus, nitrate, ammonium, microplastic abundance and density, total PPCP concentration, and δ</w:t>
      </w:r>
      <w:r w:rsidR="006A7A61" w:rsidRPr="00626543">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 xml:space="preserve">N in macroinvertebrate tissues were log-transformed and regressed against log-transformed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using a linear model. </w:t>
      </w:r>
      <w:r w:rsidR="00D05946">
        <w:rPr>
          <w:rFonts w:ascii="Times New Roman" w:eastAsia="Times New Roman" w:hAnsi="Times New Roman" w:cs="Times New Roman"/>
          <w:sz w:val="24"/>
          <w:szCs w:val="24"/>
        </w:rPr>
        <w:t>Analytically, log-transforming made sites more comparable to one another</w:t>
      </w:r>
      <w:r w:rsidR="004A5D54">
        <w:rPr>
          <w:rFonts w:ascii="Times New Roman" w:eastAsia="Times New Roman" w:hAnsi="Times New Roman" w:cs="Times New Roman"/>
          <w:sz w:val="24"/>
          <w:szCs w:val="24"/>
        </w:rPr>
        <w:t>, as values spanned three orders of magnitude</w:t>
      </w:r>
      <w:r w:rsidR="00D05946">
        <w:rPr>
          <w:rFonts w:ascii="Times New Roman" w:eastAsia="Times New Roman" w:hAnsi="Times New Roman" w:cs="Times New Roman"/>
          <w:sz w:val="24"/>
          <w:szCs w:val="24"/>
        </w:rPr>
        <w:t xml:space="preserve">. Physically, we assumed that sewage indicators were likely subject to exponential processes (e.g., mixing, diffusion), and log-transforming the data should linearize the relationships between predictor and response variables. </w:t>
      </w:r>
      <w:r>
        <w:rPr>
          <w:rFonts w:ascii="Times New Roman" w:eastAsia="Times New Roman" w:hAnsi="Times New Roman" w:cs="Times New Roman"/>
          <w:sz w:val="24"/>
          <w:szCs w:val="24"/>
        </w:rPr>
        <w:t xml:space="preserve">Residuals were assessed for normality and homogeneity of variance. </w:t>
      </w:r>
    </w:p>
    <w:p w14:paraId="4DBD49DB" w14:textId="77777777" w:rsidR="00715D55" w:rsidRDefault="00715D55">
      <w:pPr>
        <w:rPr>
          <w:rFonts w:ascii="Times New Roman" w:eastAsia="Times New Roman" w:hAnsi="Times New Roman" w:cs="Times New Roman"/>
          <w:sz w:val="24"/>
          <w:szCs w:val="24"/>
        </w:rPr>
      </w:pPr>
    </w:p>
    <w:p w14:paraId="71C746E0" w14:textId="1F951D7F" w:rsidR="00715D55" w:rsidRDefault="00233CA3">
      <w:pPr>
        <w:rPr>
          <w:rFonts w:ascii="Times New Roman" w:eastAsia="Times New Roman" w:hAnsi="Times New Roman" w:cs="Times New Roman"/>
          <w:sz w:val="24"/>
          <w:szCs w:val="24"/>
        </w:rPr>
      </w:pPr>
      <w:r>
        <w:rPr>
          <w:rFonts w:ascii="Times New Roman" w:eastAsia="Times New Roman" w:hAnsi="Times New Roman" w:cs="Times New Roman"/>
          <w:sz w:val="24"/>
          <w:szCs w:val="24"/>
        </w:rPr>
        <w:t>To assess if benthic community composition was associated with increasing sewage indicators, p</w:t>
      </w:r>
      <w:r w:rsidR="00D8535D">
        <w:rPr>
          <w:rFonts w:ascii="Times New Roman" w:eastAsia="Times New Roman" w:hAnsi="Times New Roman" w:cs="Times New Roman"/>
          <w:sz w:val="24"/>
          <w:szCs w:val="24"/>
        </w:rPr>
        <w:t xml:space="preserve">eriphyton and macroinvertebrate abundance data were each analyzed with a consistent multivariate routine. First, </w:t>
      </w:r>
      <w:r w:rsidR="002C5913">
        <w:rPr>
          <w:rFonts w:ascii="Times New Roman" w:eastAsia="Times New Roman" w:hAnsi="Times New Roman" w:cs="Times New Roman"/>
          <w:sz w:val="24"/>
          <w:szCs w:val="24"/>
        </w:rPr>
        <w:t xml:space="preserve">replicates where averaged, and </w:t>
      </w:r>
      <w:r w:rsidR="00D05946">
        <w:rPr>
          <w:rFonts w:ascii="Times New Roman" w:eastAsia="Times New Roman" w:hAnsi="Times New Roman" w:cs="Times New Roman"/>
          <w:sz w:val="24"/>
          <w:szCs w:val="24"/>
        </w:rPr>
        <w:t xml:space="preserve">taxonomic groups representing less than 1% of the inter-site community were removed from analysis, so as to </w:t>
      </w:r>
      <w:r w:rsidR="009C6B78">
        <w:rPr>
          <w:rFonts w:ascii="Times New Roman" w:eastAsia="Times New Roman" w:hAnsi="Times New Roman" w:cs="Times New Roman"/>
          <w:sz w:val="24"/>
          <w:szCs w:val="24"/>
        </w:rPr>
        <w:t>reduce</w:t>
      </w:r>
      <w:r w:rsidR="00D05946">
        <w:rPr>
          <w:rFonts w:ascii="Times New Roman" w:eastAsia="Times New Roman" w:hAnsi="Times New Roman" w:cs="Times New Roman"/>
          <w:sz w:val="24"/>
          <w:szCs w:val="24"/>
        </w:rPr>
        <w:t xml:space="preserve"> the influence of rare species</w:t>
      </w:r>
      <w:r w:rsidR="009C6B78">
        <w:rPr>
          <w:rFonts w:ascii="Times New Roman" w:eastAsia="Times New Roman" w:hAnsi="Times New Roman" w:cs="Times New Roman"/>
          <w:sz w:val="24"/>
          <w:szCs w:val="24"/>
        </w:rPr>
        <w:t xml:space="preserve"> on results</w:t>
      </w:r>
      <w:r w:rsidR="00D8535D">
        <w:rPr>
          <w:rFonts w:ascii="Times New Roman" w:eastAsia="Times New Roman" w:hAnsi="Times New Roman" w:cs="Times New Roman"/>
          <w:sz w:val="24"/>
          <w:szCs w:val="24"/>
        </w:rPr>
        <w:t>. Second, community compositions for both periphyton and macroinvertebrates were visualized using non-metric multidimensional scaling (NMDS) with a Bray-Curtis similarity metric.</w:t>
      </w:r>
      <w:r w:rsidR="00D05946">
        <w:rPr>
          <w:rFonts w:ascii="Times New Roman" w:eastAsia="Times New Roman" w:hAnsi="Times New Roman" w:cs="Times New Roman"/>
          <w:sz w:val="24"/>
          <w:szCs w:val="24"/>
        </w:rPr>
        <w:t xml:space="preserve"> </w:t>
      </w:r>
      <w:r w:rsidR="000D6577">
        <w:rPr>
          <w:rFonts w:ascii="Times New Roman" w:eastAsia="Times New Roman" w:hAnsi="Times New Roman" w:cs="Times New Roman"/>
          <w:sz w:val="24"/>
          <w:szCs w:val="24"/>
        </w:rPr>
        <w:t xml:space="preserve">Periphyton community compositions were calculated as relative proportions, whereas invertebrate abundances were </w:t>
      </w:r>
      <w:ins w:id="176" w:author="Meyer, Michael Frederick" w:date="2020-08-10T14:30:00Z">
        <w:r w:rsidR="00236731">
          <w:rPr>
            <w:rFonts w:ascii="Times New Roman" w:eastAsia="Times New Roman" w:hAnsi="Times New Roman" w:cs="Times New Roman"/>
            <w:sz w:val="24"/>
            <w:szCs w:val="24"/>
          </w:rPr>
          <w:t xml:space="preserve">grouped at the </w:t>
        </w:r>
      </w:ins>
      <w:ins w:id="177" w:author="Meyer, Michael Frederick" w:date="2020-08-10T14:31:00Z">
        <w:r w:rsidR="00236731">
          <w:rPr>
            <w:rFonts w:ascii="Times New Roman" w:eastAsia="Times New Roman" w:hAnsi="Times New Roman" w:cs="Times New Roman"/>
            <w:sz w:val="24"/>
            <w:szCs w:val="24"/>
          </w:rPr>
          <w:t xml:space="preserve">genus-level and then </w:t>
        </w:r>
      </w:ins>
      <w:r w:rsidR="000D6577">
        <w:rPr>
          <w:rFonts w:ascii="Times New Roman" w:eastAsia="Times New Roman" w:hAnsi="Times New Roman" w:cs="Times New Roman"/>
          <w:sz w:val="24"/>
          <w:szCs w:val="24"/>
        </w:rPr>
        <w:t>square-</w:t>
      </w:r>
      <w:proofErr w:type="spellStart"/>
      <w:r w:rsidR="000D6577">
        <w:rPr>
          <w:rFonts w:ascii="Times New Roman" w:eastAsia="Times New Roman" w:hAnsi="Times New Roman" w:cs="Times New Roman"/>
          <w:sz w:val="24"/>
          <w:szCs w:val="24"/>
        </w:rPr>
        <w:t>root</w:t>
      </w:r>
      <w:proofErr w:type="spellEnd"/>
      <w:r w:rsidR="000D6577">
        <w:rPr>
          <w:rFonts w:ascii="Times New Roman" w:eastAsia="Times New Roman" w:hAnsi="Times New Roman" w:cs="Times New Roman"/>
          <w:sz w:val="24"/>
          <w:szCs w:val="24"/>
        </w:rPr>
        <w:t xml:space="preserve"> transformed to </w:t>
      </w:r>
      <w:r w:rsidR="00DD6A3F">
        <w:rPr>
          <w:rFonts w:ascii="Times New Roman" w:eastAsia="Times New Roman" w:hAnsi="Times New Roman" w:cs="Times New Roman"/>
          <w:sz w:val="24"/>
          <w:szCs w:val="24"/>
        </w:rPr>
        <w:t>minimize influence of more abu</w:t>
      </w:r>
      <w:r w:rsidR="004B5E84">
        <w:rPr>
          <w:rFonts w:ascii="Times New Roman" w:eastAsia="Times New Roman" w:hAnsi="Times New Roman" w:cs="Times New Roman"/>
          <w:sz w:val="24"/>
          <w:szCs w:val="24"/>
        </w:rPr>
        <w:t>n</w:t>
      </w:r>
      <w:r w:rsidR="00DD6A3F">
        <w:rPr>
          <w:rFonts w:ascii="Times New Roman" w:eastAsia="Times New Roman" w:hAnsi="Times New Roman" w:cs="Times New Roman"/>
          <w:sz w:val="24"/>
          <w:szCs w:val="24"/>
        </w:rPr>
        <w:t xml:space="preserve">dant taxa. </w:t>
      </w:r>
      <w:r w:rsidR="00D8535D">
        <w:rPr>
          <w:rFonts w:ascii="Times New Roman" w:eastAsia="Times New Roman" w:hAnsi="Times New Roman" w:cs="Times New Roman"/>
          <w:sz w:val="24"/>
          <w:szCs w:val="24"/>
        </w:rPr>
        <w:t xml:space="preserve">Visual inspection of the NMDS plot </w:t>
      </w:r>
      <w:r w:rsidR="00B37098">
        <w:rPr>
          <w:rFonts w:ascii="Times New Roman" w:eastAsia="Times New Roman" w:hAnsi="Times New Roman" w:cs="Times New Roman"/>
          <w:sz w:val="24"/>
          <w:szCs w:val="24"/>
        </w:rPr>
        <w:t>suggested that sites tended to cluster by low, moderate, and high PPCP concentrations and IDW population</w:t>
      </w:r>
      <w:r w:rsidR="00D8535D">
        <w:rPr>
          <w:rFonts w:ascii="Times New Roman" w:eastAsia="Times New Roman" w:hAnsi="Times New Roman" w:cs="Times New Roman"/>
          <w:sz w:val="24"/>
          <w:szCs w:val="24"/>
        </w:rPr>
        <w:t xml:space="preserve">. Third, </w:t>
      </w:r>
      <w:r w:rsidR="00B37098">
        <w:rPr>
          <w:rFonts w:ascii="Times New Roman" w:eastAsia="Times New Roman" w:hAnsi="Times New Roman" w:cs="Times New Roman"/>
          <w:sz w:val="24"/>
          <w:szCs w:val="24"/>
        </w:rPr>
        <w:t>we used k-means clustering to identify an optimal number of clusters</w:t>
      </w:r>
      <w:r w:rsidR="00DD6A3F">
        <w:rPr>
          <w:rFonts w:ascii="Times New Roman" w:eastAsia="Times New Roman" w:hAnsi="Times New Roman" w:cs="Times New Roman"/>
          <w:sz w:val="24"/>
          <w:szCs w:val="24"/>
        </w:rPr>
        <w:t xml:space="preserve"> (Figure S1)</w:t>
      </w:r>
      <w:r w:rsidR="00FF3A56">
        <w:rPr>
          <w:rFonts w:ascii="Times New Roman" w:eastAsia="Times New Roman" w:hAnsi="Times New Roman" w:cs="Times New Roman"/>
          <w:sz w:val="24"/>
          <w:szCs w:val="24"/>
        </w:rPr>
        <w:t>, for which</w:t>
      </w:r>
      <w:r w:rsidR="00B37098">
        <w:rPr>
          <w:rFonts w:ascii="Times New Roman" w:eastAsia="Times New Roman" w:hAnsi="Times New Roman" w:cs="Times New Roman"/>
          <w:sz w:val="24"/>
          <w:szCs w:val="24"/>
        </w:rPr>
        <w:t xml:space="preserve"> </w:t>
      </w:r>
      <w:r w:rsidR="00FF3A56">
        <w:rPr>
          <w:rFonts w:ascii="Times New Roman" w:eastAsia="Times New Roman" w:hAnsi="Times New Roman" w:cs="Times New Roman"/>
          <w:sz w:val="24"/>
          <w:szCs w:val="24"/>
        </w:rPr>
        <w:t>w</w:t>
      </w:r>
      <w:r w:rsidR="00B66C34">
        <w:rPr>
          <w:rFonts w:ascii="Times New Roman" w:eastAsia="Times New Roman" w:hAnsi="Times New Roman" w:cs="Times New Roman"/>
          <w:sz w:val="24"/>
          <w:szCs w:val="24"/>
        </w:rPr>
        <w:t>e</w:t>
      </w:r>
      <w:r w:rsidR="00AB7989">
        <w:rPr>
          <w:rFonts w:ascii="Times New Roman" w:eastAsia="Times New Roman" w:hAnsi="Times New Roman" w:cs="Times New Roman"/>
          <w:sz w:val="24"/>
          <w:szCs w:val="24"/>
        </w:rPr>
        <w:t xml:space="preserve"> </w:t>
      </w:r>
      <w:r w:rsidR="00D71D8A">
        <w:rPr>
          <w:rFonts w:ascii="Times New Roman" w:eastAsia="Times New Roman" w:hAnsi="Times New Roman" w:cs="Times New Roman"/>
          <w:sz w:val="24"/>
          <w:szCs w:val="24"/>
        </w:rPr>
        <w:t xml:space="preserve">iterated through multiple numbers of clusters (i.e., 1 to 10) and </w:t>
      </w:r>
      <w:r w:rsidR="00B66C34">
        <w:rPr>
          <w:rFonts w:ascii="Times New Roman" w:eastAsia="Times New Roman" w:hAnsi="Times New Roman" w:cs="Times New Roman"/>
          <w:sz w:val="24"/>
          <w:szCs w:val="24"/>
        </w:rPr>
        <w:t>calculated</w:t>
      </w:r>
      <w:r w:rsidR="00D8535D">
        <w:rPr>
          <w:rFonts w:ascii="Times New Roman" w:eastAsia="Times New Roman" w:hAnsi="Times New Roman" w:cs="Times New Roman"/>
          <w:sz w:val="24"/>
          <w:szCs w:val="24"/>
        </w:rPr>
        <w:t xml:space="preserve"> the within-group-sum-of-squares (</w:t>
      </w:r>
      <w:proofErr w:type="spellStart"/>
      <w:ins w:id="178" w:author="Meyer, Michael Frederick" w:date="2020-08-11T17:19:00Z">
        <w:r w:rsidR="001A7B89">
          <w:rPr>
            <w:rFonts w:ascii="Times New Roman" w:eastAsia="Times New Roman" w:hAnsi="Times New Roman" w:cs="Times New Roman"/>
            <w:sz w:val="24"/>
            <w:szCs w:val="24"/>
          </w:rPr>
          <w:t>wss</w:t>
        </w:r>
      </w:ins>
      <w:proofErr w:type="spellEnd"/>
      <w:del w:id="179" w:author="Meyer, Michael Frederick" w:date="2020-08-11T17:19:00Z">
        <w:r w:rsidR="00D8535D" w:rsidDel="001A7B89">
          <w:rPr>
            <w:rFonts w:ascii="Times New Roman" w:eastAsia="Times New Roman" w:hAnsi="Times New Roman" w:cs="Times New Roman"/>
            <w:sz w:val="24"/>
            <w:szCs w:val="24"/>
          </w:rPr>
          <w:delText>WSS</w:delText>
        </w:r>
      </w:del>
      <w:r w:rsidR="00D8535D">
        <w:rPr>
          <w:rFonts w:ascii="Times New Roman" w:eastAsia="Times New Roman" w:hAnsi="Times New Roman" w:cs="Times New Roman"/>
          <w:sz w:val="24"/>
          <w:szCs w:val="24"/>
        </w:rPr>
        <w:t>)</w:t>
      </w:r>
      <w:r w:rsidR="00D71D8A">
        <w:rPr>
          <w:rFonts w:ascii="Times New Roman" w:eastAsia="Times New Roman" w:hAnsi="Times New Roman" w:cs="Times New Roman"/>
          <w:sz w:val="24"/>
          <w:szCs w:val="24"/>
        </w:rPr>
        <w:t>. We identified the</w:t>
      </w:r>
      <w:r w:rsidR="00D8535D">
        <w:rPr>
          <w:rFonts w:ascii="Times New Roman" w:eastAsia="Times New Roman" w:hAnsi="Times New Roman" w:cs="Times New Roman"/>
          <w:sz w:val="24"/>
          <w:szCs w:val="24"/>
        </w:rPr>
        <w:t xml:space="preserve"> optimal number of clusters when WSS </w:t>
      </w:r>
      <w:r w:rsidR="009654BD">
        <w:rPr>
          <w:rFonts w:ascii="Times New Roman" w:eastAsia="Times New Roman" w:hAnsi="Times New Roman" w:cs="Times New Roman"/>
          <w:sz w:val="24"/>
          <w:szCs w:val="24"/>
        </w:rPr>
        <w:t>decreased most markedly</w:t>
      </w:r>
      <w:r w:rsidR="000C5619">
        <w:rPr>
          <w:rFonts w:ascii="Times New Roman" w:eastAsia="Times New Roman" w:hAnsi="Times New Roman" w:cs="Times New Roman"/>
          <w:sz w:val="24"/>
          <w:szCs w:val="24"/>
        </w:rPr>
        <w:t xml:space="preserve"> </w:t>
      </w:r>
      <w:r w:rsidR="00C53DAE">
        <w:rPr>
          <w:rFonts w:ascii="Times New Roman" w:eastAsia="Times New Roman" w:hAnsi="Times New Roman" w:cs="Times New Roman"/>
          <w:sz w:val="24"/>
          <w:szCs w:val="24"/>
        </w:rPr>
        <w:fldChar w:fldCharType="begin"/>
      </w:r>
      <w:r w:rsidR="00C53DAE">
        <w:rPr>
          <w:rFonts w:ascii="Times New Roman" w:eastAsia="Times New Roman" w:hAnsi="Times New Roman" w:cs="Times New Roman"/>
          <w:sz w:val="24"/>
          <w:szCs w:val="24"/>
        </w:rPr>
        <w:instrText xml:space="preserve"> ADDIN ZOTERO_ITEM CSL_CITATION {"citationID":"4i0APXKA","properties":{"formattedCitation":"(Legendre and Legendre 2012)","plainCitation":"(Legendre and Legendre 2012)","noteIndex":0},"citationItems":[{"id":3788,"uris":["http://zotero.org/users/2645460/items/97T2Y95G"],"uri":["http://zotero.org/users/2645460/items/97T2Y95G"],"itemData":{"id":3788,"type":"book","edition":"3","event-place":"Amsterdam","number-of-pages":"990","publisher":"Elsevier","publisher-place":"Amsterdam","title":"Numerical Ecology","volume":"24","author":[{"family":"Legendre","given":"Pierre"},{"family":"Legendre","given":"Louis"}],"issued":{"date-parts":[["2012"]]}}}],"schema":"https://github.com/citation-style-language/schema/raw/master/csl-citation.json"} </w:instrText>
      </w:r>
      <w:r w:rsidR="00C53DAE">
        <w:rPr>
          <w:rFonts w:ascii="Times New Roman" w:eastAsia="Times New Roman" w:hAnsi="Times New Roman" w:cs="Times New Roman"/>
          <w:sz w:val="24"/>
          <w:szCs w:val="24"/>
        </w:rPr>
        <w:fldChar w:fldCharType="separate"/>
      </w:r>
      <w:r w:rsidR="00C53DAE" w:rsidRPr="001C70B0">
        <w:rPr>
          <w:rFonts w:ascii="Times New Roman" w:hAnsi="Times New Roman" w:cs="Times New Roman"/>
          <w:sz w:val="24"/>
        </w:rPr>
        <w:t>(Legendre and Legendre 2012)</w:t>
      </w:r>
      <w:r w:rsidR="00C53DAE">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AB7989">
        <w:rPr>
          <w:rFonts w:ascii="Times New Roman" w:eastAsia="Times New Roman" w:hAnsi="Times New Roman" w:cs="Times New Roman"/>
          <w:sz w:val="24"/>
          <w:szCs w:val="24"/>
        </w:rPr>
        <w:t xml:space="preserve">To assess whether differences between groups were </w:t>
      </w:r>
      <w:r w:rsidR="009C6B78">
        <w:rPr>
          <w:rFonts w:ascii="Times New Roman" w:eastAsia="Times New Roman" w:hAnsi="Times New Roman" w:cs="Times New Roman"/>
          <w:sz w:val="24"/>
          <w:szCs w:val="24"/>
        </w:rPr>
        <w:t xml:space="preserve">statistically </w:t>
      </w:r>
      <w:r w:rsidR="00AB7989">
        <w:rPr>
          <w:rFonts w:ascii="Times New Roman" w:eastAsia="Times New Roman" w:hAnsi="Times New Roman" w:cs="Times New Roman"/>
          <w:sz w:val="24"/>
          <w:szCs w:val="24"/>
        </w:rPr>
        <w:t>significant</w:t>
      </w:r>
      <w:r w:rsidR="00D8535D">
        <w:rPr>
          <w:rFonts w:ascii="Times New Roman" w:eastAsia="Times New Roman" w:hAnsi="Times New Roman" w:cs="Times New Roman"/>
          <w:sz w:val="24"/>
          <w:szCs w:val="24"/>
        </w:rPr>
        <w:t xml:space="preserve">, </w:t>
      </w:r>
      <w:r w:rsidR="00AB7989">
        <w:rPr>
          <w:rFonts w:ascii="Times New Roman" w:eastAsia="Times New Roman" w:hAnsi="Times New Roman" w:cs="Times New Roman"/>
          <w:sz w:val="24"/>
          <w:szCs w:val="24"/>
        </w:rPr>
        <w:t>we performed</w:t>
      </w:r>
      <w:r w:rsidR="00D8535D">
        <w:rPr>
          <w:rFonts w:ascii="Times New Roman" w:eastAsia="Times New Roman" w:hAnsi="Times New Roman" w:cs="Times New Roman"/>
          <w:sz w:val="24"/>
          <w:szCs w:val="24"/>
        </w:rPr>
        <w:t xml:space="preserve"> a permutational multivariate analysis of variance (PERMANOVA, </w:t>
      </w:r>
      <w:r w:rsidR="001A1BBB">
        <w:rPr>
          <w:rFonts w:ascii="Times New Roman" w:eastAsia="Times New Roman" w:hAnsi="Times New Roman" w:cs="Times New Roman"/>
          <w:sz w:val="24"/>
          <w:szCs w:val="24"/>
        </w:rPr>
        <w:fldChar w:fldCharType="begin"/>
      </w:r>
      <w:r w:rsidR="001A1BBB">
        <w:rPr>
          <w:rFonts w:ascii="Times New Roman" w:eastAsia="Times New Roman" w:hAnsi="Times New Roman" w:cs="Times New Roman"/>
          <w:sz w:val="24"/>
          <w:szCs w:val="24"/>
        </w:rPr>
        <w:instrText xml:space="preserve"> ADDIN ZOTERO_ITEM CSL_CITATION {"citationID":"Kp9QnECP","properties":{"formattedCitation":"(Anderson 2001)","plainCitation":"(Anderson 2001)","noteIndex":0},"citationItems":[{"id":2653,"uris":["http://zotero.org/users/2645460/items/VDQUXWVQ"],"uri":["http://zotero.org/users/2645460/items/VDQUXWVQ"],"itemData":{"id":2653,"type":"article-journal","abstract":"Hypothesis-testing methods for multivariate data are needed to make rigorous probability statements about the effects of factors and their interactions in experiments. Analysis of variance is particularly powerful for the analysis of univariate data. The traditional multivariate analogues, however, are too stringent in their assumptions for most ecological multivariate data sets. Non-parametric methods, based on permutation tests, are preferable. This paper describes a new non-parametric method for multivariate analysis of variance, after McArdle and Anderson (in press). It is given here, with several applications in ecology, to provide an alternative and perhaps more intuitive formulation for ANOVA (based on sums of squared distances) to complement the description provided by McArdle and Anderson (in press) for the analysis of any linear model. It is an improvement on previous non-parametric methods because it allows a direct additive partitioning of variation for complex models. It does this while maintaining the flexibility and lack of formal assumptions of other non-parametric methods. The test-statistic is a multivariate analogue to Fisher’s F-ratio and is calculated directly from any symmetric distance or dissimilarity matrix. P-values are then obtained using permutations. Some examples of the method are given for tests involving several factors, including factorial and hierarchical (nested) designs and tests of interactions.","container-title":"Austral Ecology","DOI":"10.1111/j.1442-9993.2001.01070.pp.x","ISSN":"1442-9993","issue":"1","language":"en","page":"32-46","source":"Wiley Online Library","title":"A new method for non-parametric multivariate analysis of variance","volume":"26","author":[{"family":"Anderson","given":"Marti J."}],"issued":{"date-parts":[["2001"]]}}}],"schema":"https://github.com/citation-style-language/schema/raw/master/csl-citation.json"}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(Anderson 2001)</w:t>
      </w:r>
      <w:r w:rsidR="001A1BBB">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with 999 permutations</w:t>
      </w:r>
      <w:r w:rsidR="00AB7989">
        <w:rPr>
          <w:rFonts w:ascii="Times New Roman" w:eastAsia="Times New Roman" w:hAnsi="Times New Roman" w:cs="Times New Roman"/>
          <w:sz w:val="24"/>
          <w:szCs w:val="24"/>
        </w:rPr>
        <w:t>, where community compositions were treated as a response to the groups identified through k-means clustering</w:t>
      </w:r>
      <w:r w:rsidR="00D8535D">
        <w:rPr>
          <w:rFonts w:ascii="Times New Roman" w:eastAsia="Times New Roman" w:hAnsi="Times New Roman" w:cs="Times New Roman"/>
          <w:sz w:val="24"/>
          <w:szCs w:val="24"/>
        </w:rPr>
        <w:t>. Unlike traditional multivariate analyses of variance (MANOVA), PERMAN</w:t>
      </w:r>
      <w:r w:rsidR="000F7A09">
        <w:rPr>
          <w:rFonts w:ascii="Times New Roman" w:eastAsia="Times New Roman" w:hAnsi="Times New Roman" w:cs="Times New Roman"/>
          <w:sz w:val="24"/>
          <w:szCs w:val="24"/>
        </w:rPr>
        <w:t>O</w:t>
      </w:r>
      <w:r w:rsidR="00D8535D">
        <w:rPr>
          <w:rFonts w:ascii="Times New Roman" w:eastAsia="Times New Roman" w:hAnsi="Times New Roman" w:cs="Times New Roman"/>
          <w:sz w:val="24"/>
          <w:szCs w:val="24"/>
        </w:rPr>
        <w:t xml:space="preserve">VA does not require assumptions of multivariate normality </w:t>
      </w:r>
      <w:r w:rsidR="001A1BBB">
        <w:rPr>
          <w:rFonts w:ascii="Times New Roman" w:eastAsia="Times New Roman" w:hAnsi="Times New Roman" w:cs="Times New Roman"/>
          <w:sz w:val="24"/>
          <w:szCs w:val="24"/>
        </w:rPr>
        <w:fldChar w:fldCharType="begin"/>
      </w:r>
      <w:r w:rsidR="001A1BBB">
        <w:rPr>
          <w:rFonts w:ascii="Times New Roman" w:eastAsia="Times New Roman" w:hAnsi="Times New Roman" w:cs="Times New Roman"/>
          <w:sz w:val="24"/>
          <w:szCs w:val="24"/>
        </w:rPr>
        <w:instrText xml:space="preserve"> ADDIN ZOTERO_ITEM CSL_CITATION {"citationID":"0twl8GrB","properties":{"formattedCitation":"(Anderson 2001)","plainCitation":"(Anderson 2001)","noteIndex":0},"citationItems":[{"id":2653,"uris":["http://zotero.org/users/2645460/items/VDQUXWVQ"],"uri":["http://zotero.org/users/2645460/items/VDQUXWVQ"],"itemData":{"id":2653,"type":"article-journal","abstract":"Hypothesis-testing methods for multivariate data are needed to make rigorous probability statements about the effects of factors and their interactions in experiments. Analysis of variance is particularly powerful for the analysis of univariate data. The traditional multivariate analogues, however, are too stringent in their assumptions for most ecological multivariate data sets. Non-parametric methods, based on permutation tests, are preferable. This paper describes a new non-parametric method for multivariate analysis of variance, after McArdle and Anderson (in press). It is given here, with several applications in ecology, to provide an alternative and perhaps more intuitive formulation for ANOVA (based on sums of squared distances) to complement the description provided by McArdle and Anderson (in press) for the analysis of any linear model. It is an improvement on previous non-parametric methods because it allows a direct additive partitioning of variation for complex models. It does this while maintaining the flexibility and lack of formal assumptions of other non-parametric methods. The test-statistic is a multivariate analogue to Fisher’s F-ratio and is calculated directly from any symmetric distance or dissimilarity matrix. P-values are then obtained using permutations. Some examples of the method are given for tests involving several factors, including factorial and hierarchical (nested) designs and tests of interactions.","container-title":"Austral Ecology","DOI":"10.1111/j.1442-9993.2001.01070.pp.x","ISSN":"1442-9993","issue":"1","language":"en","page":"32-46","source":"Wiley Online Library","title":"A new method for non-parametric multivariate analysis of variance","volume":"26","author":[{"family":"Anderson","given":"Marti J."}],"issued":{"date-parts":[["2001"]]}}}],"schema":"https://github.com/citation-style-language/schema/raw/master/csl-citation.json"}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(Anderson 2001)</w:t>
      </w:r>
      <w:r w:rsidR="001A1BBB">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B05791">
        <w:rPr>
          <w:rFonts w:ascii="Times New Roman" w:eastAsia="Times New Roman" w:hAnsi="Times New Roman" w:cs="Times New Roman"/>
          <w:sz w:val="24"/>
          <w:szCs w:val="24"/>
        </w:rPr>
        <w:t xml:space="preserve">Post-hoc SIMPER analysis (Clarke 1993) was performed following the PERMANOVA to identify which taxonomic groups most influenced cluster differences. </w:t>
      </w:r>
    </w:p>
    <w:p w14:paraId="04F6E3EF"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E92F250" w14:textId="06E56234" w:rsidR="00715D55" w:rsidRDefault="00233CA3">
      <w:pPr>
        <w:rPr>
          <w:rFonts w:ascii="Times New Roman" w:eastAsia="Times New Roman" w:hAnsi="Times New Roman" w:cs="Times New Roman"/>
          <w:sz w:val="24"/>
          <w:szCs w:val="24"/>
        </w:rPr>
      </w:pPr>
      <w:r>
        <w:rPr>
          <w:rFonts w:ascii="Times New Roman" w:eastAsia="Times New Roman" w:hAnsi="Times New Roman" w:cs="Times New Roman"/>
          <w:sz w:val="24"/>
          <w:szCs w:val="24"/>
        </w:rPr>
        <w:t>To assess if benthic food</w:t>
      </w:r>
      <w:r w:rsidR="000D657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webs restructured with increasing sewage indicator concentrations, f</w:t>
      </w:r>
      <w:r w:rsidR="00D8535D">
        <w:rPr>
          <w:rFonts w:ascii="Times New Roman" w:eastAsia="Times New Roman" w:hAnsi="Times New Roman" w:cs="Times New Roman"/>
          <w:sz w:val="24"/>
          <w:szCs w:val="24"/>
        </w:rPr>
        <w:t xml:space="preserve">atty acid data were analyzed in a manner </w:t>
      </w:r>
      <w:r w:rsidR="00EF7A40">
        <w:rPr>
          <w:rFonts w:ascii="Times New Roman" w:eastAsia="Times New Roman" w:hAnsi="Times New Roman" w:cs="Times New Roman"/>
          <w:sz w:val="24"/>
          <w:szCs w:val="24"/>
        </w:rPr>
        <w:t xml:space="preserve">similar to </w:t>
      </w:r>
      <w:r w:rsidR="00D8535D">
        <w:rPr>
          <w:rFonts w:ascii="Times New Roman" w:eastAsia="Times New Roman" w:hAnsi="Times New Roman" w:cs="Times New Roman"/>
          <w:sz w:val="24"/>
          <w:szCs w:val="24"/>
        </w:rPr>
        <w:t xml:space="preserve">periphyton and macroinvertebrate abundance data. First, </w:t>
      </w:r>
      <w:r>
        <w:rPr>
          <w:rFonts w:ascii="Times New Roman" w:eastAsia="Times New Roman" w:hAnsi="Times New Roman" w:cs="Times New Roman"/>
          <w:sz w:val="24"/>
          <w:szCs w:val="24"/>
        </w:rPr>
        <w:t>species’</w:t>
      </w:r>
      <w:r w:rsidR="00D8535D">
        <w:rPr>
          <w:rFonts w:ascii="Times New Roman" w:eastAsia="Times New Roman" w:hAnsi="Times New Roman" w:cs="Times New Roman"/>
          <w:sz w:val="24"/>
          <w:szCs w:val="24"/>
        </w:rPr>
        <w:t xml:space="preserve"> fatty acid profiles were visualized by performing NMDS with Bray-Curtis similarity for all organisms (Figure S</w:t>
      </w:r>
      <w:r w:rsidR="00DD6A3F">
        <w:rPr>
          <w:rFonts w:ascii="Times New Roman" w:eastAsia="Times New Roman" w:hAnsi="Times New Roman" w:cs="Times New Roman"/>
          <w:sz w:val="24"/>
          <w:szCs w:val="24"/>
        </w:rPr>
        <w:t>2</w:t>
      </w:r>
      <w:r w:rsidR="00D8535D">
        <w:rPr>
          <w:rFonts w:ascii="Times New Roman" w:eastAsia="Times New Roman" w:hAnsi="Times New Roman" w:cs="Times New Roman"/>
          <w:sz w:val="24"/>
          <w:szCs w:val="24"/>
        </w:rPr>
        <w:t xml:space="preserve">). This technique broadly demonstrated that interspecific variation in fatty acid composition was greater than intraspecific variation. </w:t>
      </w:r>
      <w:r w:rsidR="006C6420">
        <w:rPr>
          <w:rFonts w:ascii="Times New Roman" w:eastAsia="Times New Roman" w:hAnsi="Times New Roman" w:cs="Times New Roman"/>
          <w:sz w:val="24"/>
          <w:szCs w:val="24"/>
        </w:rPr>
        <w:t xml:space="preserve">The </w:t>
      </w:r>
      <w:r w:rsidR="00D8535D">
        <w:rPr>
          <w:rFonts w:ascii="Times New Roman" w:eastAsia="Times New Roman" w:hAnsi="Times New Roman" w:cs="Times New Roman"/>
          <w:sz w:val="24"/>
          <w:szCs w:val="24"/>
        </w:rPr>
        <w:t xml:space="preserve">same pattern was observed for all fatty acids quantified as well as solely essential fatty acids (EFAs; Figure S2). </w:t>
      </w:r>
      <w:r>
        <w:rPr>
          <w:rFonts w:ascii="Times New Roman" w:eastAsia="Times New Roman" w:hAnsi="Times New Roman" w:cs="Times New Roman"/>
          <w:sz w:val="24"/>
          <w:szCs w:val="24"/>
        </w:rPr>
        <w:t xml:space="preserve">The NMDS plot with species’ EFA profiles suggested that sites </w:t>
      </w:r>
      <w:r w:rsidR="009C6B78">
        <w:rPr>
          <w:rFonts w:ascii="Times New Roman" w:eastAsia="Times New Roman" w:hAnsi="Times New Roman" w:cs="Times New Roman"/>
          <w:sz w:val="24"/>
          <w:szCs w:val="24"/>
        </w:rPr>
        <w:t>differentiated</w:t>
      </w:r>
      <w:r>
        <w:rPr>
          <w:rFonts w:ascii="Times New Roman" w:eastAsia="Times New Roman" w:hAnsi="Times New Roman" w:cs="Times New Roman"/>
          <w:sz w:val="24"/>
          <w:szCs w:val="24"/>
        </w:rPr>
        <w:t xml:space="preserve"> based on </w:t>
      </w:r>
      <w:r w:rsidR="00795613">
        <w:rPr>
          <w:rFonts w:ascii="Times New Roman" w:eastAsia="Times New Roman" w:hAnsi="Times New Roman" w:cs="Times New Roman"/>
          <w:sz w:val="24"/>
          <w:szCs w:val="24"/>
        </w:rPr>
        <w:t>sewage indicator concentrations.</w:t>
      </w:r>
      <w:r>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 xml:space="preserve">Among the eight EFAs </w:t>
      </w:r>
      <w:r w:rsidR="009C6B78">
        <w:rPr>
          <w:rFonts w:ascii="Times New Roman" w:eastAsia="Times New Roman" w:hAnsi="Times New Roman" w:cs="Times New Roman"/>
          <w:sz w:val="24"/>
          <w:szCs w:val="24"/>
        </w:rPr>
        <w:t xml:space="preserve">commonly </w:t>
      </w:r>
      <w:r w:rsidR="00D8535D">
        <w:rPr>
          <w:rFonts w:ascii="Times New Roman" w:eastAsia="Times New Roman" w:hAnsi="Times New Roman" w:cs="Times New Roman"/>
          <w:sz w:val="24"/>
          <w:szCs w:val="24"/>
        </w:rPr>
        <w:t xml:space="preserve">used </w:t>
      </w:r>
      <w:r w:rsidR="009C6B78">
        <w:rPr>
          <w:rFonts w:ascii="Times New Roman" w:eastAsia="Times New Roman" w:hAnsi="Times New Roman" w:cs="Times New Roman"/>
          <w:sz w:val="24"/>
          <w:szCs w:val="24"/>
        </w:rPr>
        <w:t>in</w:t>
      </w:r>
      <w:r w:rsidR="00D8535D">
        <w:rPr>
          <w:rFonts w:ascii="Times New Roman" w:eastAsia="Times New Roman" w:hAnsi="Times New Roman" w:cs="Times New Roman"/>
          <w:sz w:val="24"/>
          <w:szCs w:val="24"/>
        </w:rPr>
        <w:t xml:space="preserve"> ecological </w:t>
      </w:r>
      <w:r w:rsidR="009C6B78">
        <w:rPr>
          <w:rFonts w:ascii="Times New Roman" w:eastAsia="Times New Roman" w:hAnsi="Times New Roman" w:cs="Times New Roman"/>
          <w:sz w:val="24"/>
          <w:szCs w:val="24"/>
        </w:rPr>
        <w:t xml:space="preserve">context </w:t>
      </w:r>
      <w:r w:rsidR="001A1BBB">
        <w:rPr>
          <w:rFonts w:ascii="Times New Roman" w:eastAsia="Times New Roman" w:hAnsi="Times New Roman" w:cs="Times New Roman"/>
          <w:sz w:val="24"/>
          <w:szCs w:val="24"/>
        </w:rPr>
        <w:fldChar w:fldCharType="begin"/>
      </w:r>
      <w:r w:rsidR="001A1BBB">
        <w:rPr>
          <w:rFonts w:ascii="Times New Roman" w:eastAsia="Times New Roman" w:hAnsi="Times New Roman" w:cs="Times New Roman"/>
          <w:sz w:val="24"/>
          <w:szCs w:val="24"/>
        </w:rPr>
        <w:instrText xml:space="preserve"> ADDIN ZOTERO_ITEM CSL_CITATION {"citationID":"VlPu0Pv1","properties":{"formattedCitation":"(Taipale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(Taipale et al. 2013)</w:t>
      </w:r>
      <w:r w:rsidR="001A1BBB">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18:3ω3, 18:4ω3, 20:5ω3, and 22:6ω3 had the highest coefficient</w:t>
      </w:r>
      <w:r w:rsidR="009C6B78">
        <w:rPr>
          <w:rFonts w:ascii="Times New Roman" w:eastAsia="Times New Roman" w:hAnsi="Times New Roman" w:cs="Times New Roman"/>
          <w:sz w:val="24"/>
          <w:szCs w:val="24"/>
        </w:rPr>
        <w:t>s</w:t>
      </w:r>
      <w:r w:rsidR="00D8535D">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lastRenderedPageBreak/>
        <w:t>of variation</w:t>
      </w:r>
      <w:r w:rsidR="009C6B78">
        <w:rPr>
          <w:rFonts w:ascii="Times New Roman" w:eastAsia="Times New Roman" w:hAnsi="Times New Roman" w:cs="Times New Roman"/>
          <w:sz w:val="24"/>
          <w:szCs w:val="24"/>
        </w:rPr>
        <w:t>, thus enabling comparisons</w:t>
      </w:r>
      <w:r w:rsidR="00D8535D">
        <w:rPr>
          <w:rFonts w:ascii="Times New Roman" w:eastAsia="Times New Roman" w:hAnsi="Times New Roman" w:cs="Times New Roman"/>
          <w:sz w:val="24"/>
          <w:szCs w:val="24"/>
        </w:rPr>
        <w:t xml:space="preserve"> between sites</w:t>
      </w:r>
      <w:r w:rsidR="00795613">
        <w:rPr>
          <w:rFonts w:ascii="Times New Roman" w:eastAsia="Times New Roman" w:hAnsi="Times New Roman" w:cs="Times New Roman"/>
          <w:sz w:val="24"/>
          <w:szCs w:val="24"/>
        </w:rPr>
        <w:t xml:space="preserve">, and so we focused our </w:t>
      </w:r>
      <w:r w:rsidR="00D20ACE">
        <w:rPr>
          <w:rFonts w:ascii="Times New Roman" w:eastAsia="Times New Roman" w:hAnsi="Times New Roman" w:cs="Times New Roman"/>
          <w:sz w:val="24"/>
          <w:szCs w:val="24"/>
        </w:rPr>
        <w:t>analysis on these four compounds</w:t>
      </w:r>
      <w:r w:rsidR="00D8535D">
        <w:rPr>
          <w:rFonts w:ascii="Times New Roman" w:eastAsia="Times New Roman" w:hAnsi="Times New Roman" w:cs="Times New Roman"/>
          <w:sz w:val="24"/>
          <w:szCs w:val="24"/>
        </w:rPr>
        <w:t>.</w:t>
      </w:r>
      <w:r w:rsidR="00D20ACE">
        <w:rPr>
          <w:rFonts w:ascii="Times New Roman" w:eastAsia="Times New Roman" w:hAnsi="Times New Roman" w:cs="Times New Roman"/>
          <w:sz w:val="24"/>
          <w:szCs w:val="24"/>
        </w:rPr>
        <w:t xml:space="preserve"> </w:t>
      </w:r>
      <w:r w:rsidR="009C6B78">
        <w:rPr>
          <w:rFonts w:ascii="Times New Roman" w:eastAsia="Times New Roman" w:hAnsi="Times New Roman" w:cs="Times New Roman"/>
          <w:sz w:val="24"/>
          <w:szCs w:val="24"/>
        </w:rPr>
        <w:t>T</w:t>
      </w:r>
      <w:r w:rsidR="00D20ACE">
        <w:rPr>
          <w:rFonts w:ascii="Times New Roman" w:eastAsia="Times New Roman" w:hAnsi="Times New Roman" w:cs="Times New Roman"/>
          <w:sz w:val="24"/>
          <w:szCs w:val="24"/>
        </w:rPr>
        <w:t xml:space="preserve">hese four EFAs </w:t>
      </w:r>
      <w:r w:rsidR="00FA6158">
        <w:rPr>
          <w:rFonts w:ascii="Times New Roman" w:eastAsia="Times New Roman" w:hAnsi="Times New Roman" w:cs="Times New Roman"/>
          <w:sz w:val="24"/>
          <w:szCs w:val="24"/>
        </w:rPr>
        <w:t xml:space="preserve">tend to be </w:t>
      </w:r>
      <w:r w:rsidR="00D20ACE">
        <w:rPr>
          <w:rFonts w:ascii="Times New Roman" w:eastAsia="Times New Roman" w:hAnsi="Times New Roman" w:cs="Times New Roman"/>
          <w:sz w:val="24"/>
          <w:szCs w:val="24"/>
        </w:rPr>
        <w:t xml:space="preserve">indicative of </w:t>
      </w:r>
      <w:r w:rsidR="009C6B78">
        <w:rPr>
          <w:rFonts w:ascii="Times New Roman" w:eastAsia="Times New Roman" w:hAnsi="Times New Roman" w:cs="Times New Roman"/>
          <w:sz w:val="24"/>
          <w:szCs w:val="24"/>
        </w:rPr>
        <w:t>g</w:t>
      </w:r>
      <w:r w:rsidR="00D20ACE">
        <w:rPr>
          <w:rFonts w:ascii="Times New Roman" w:eastAsia="Times New Roman" w:hAnsi="Times New Roman" w:cs="Times New Roman"/>
          <w:sz w:val="24"/>
          <w:szCs w:val="24"/>
        </w:rPr>
        <w:t xml:space="preserve">reen algae (i.e., 18:3ω3 and 18:4ω3) </w:t>
      </w:r>
      <w:r w:rsidR="009C6B78">
        <w:rPr>
          <w:rFonts w:ascii="Times New Roman" w:eastAsia="Times New Roman" w:hAnsi="Times New Roman" w:cs="Times New Roman"/>
          <w:sz w:val="24"/>
          <w:szCs w:val="24"/>
        </w:rPr>
        <w:t>and</w:t>
      </w:r>
      <w:r w:rsidR="00D20ACE">
        <w:rPr>
          <w:rFonts w:ascii="Times New Roman" w:eastAsia="Times New Roman" w:hAnsi="Times New Roman" w:cs="Times New Roman"/>
          <w:sz w:val="24"/>
          <w:szCs w:val="24"/>
        </w:rPr>
        <w:t xml:space="preserve"> diatoms (i.e., 20:5ω3 and 22:6ω3). </w:t>
      </w:r>
      <w:r w:rsidR="00D8535D">
        <w:rPr>
          <w:rFonts w:ascii="Times New Roman" w:eastAsia="Times New Roman" w:hAnsi="Times New Roman" w:cs="Times New Roman"/>
          <w:sz w:val="24"/>
          <w:szCs w:val="24"/>
        </w:rPr>
        <w:t xml:space="preserve">To evaluate how </w:t>
      </w:r>
      <w:r w:rsidR="00D20ACE">
        <w:rPr>
          <w:rFonts w:ascii="Times New Roman" w:eastAsia="Times New Roman" w:hAnsi="Times New Roman" w:cs="Times New Roman"/>
          <w:sz w:val="24"/>
          <w:szCs w:val="24"/>
        </w:rPr>
        <w:t>relative EFA abundance</w:t>
      </w:r>
      <w:r w:rsidR="00D8535D">
        <w:rPr>
          <w:rFonts w:ascii="Times New Roman" w:eastAsia="Times New Roman" w:hAnsi="Times New Roman" w:cs="Times New Roman"/>
          <w:sz w:val="24"/>
          <w:szCs w:val="24"/>
        </w:rPr>
        <w:t xml:space="preserve"> may </w:t>
      </w:r>
      <w:r w:rsidR="00FA6158">
        <w:rPr>
          <w:rFonts w:ascii="Times New Roman" w:eastAsia="Times New Roman" w:hAnsi="Times New Roman" w:cs="Times New Roman"/>
          <w:sz w:val="24"/>
          <w:szCs w:val="24"/>
        </w:rPr>
        <w:t>relate to</w:t>
      </w:r>
      <w:r w:rsidR="00D8535D">
        <w:rPr>
          <w:rFonts w:ascii="Times New Roman" w:eastAsia="Times New Roman" w:hAnsi="Times New Roman" w:cs="Times New Roman"/>
          <w:sz w:val="24"/>
          <w:szCs w:val="24"/>
        </w:rPr>
        <w:t xml:space="preserve"> sewage pollution, we regressed </w:t>
      </w:r>
      <w:proofErr w:type="spellStart"/>
      <w:proofErr w:type="gramStart"/>
      <w:r w:rsidR="00D8535D">
        <w:rPr>
          <w:rFonts w:ascii="Times New Roman" w:eastAsia="Times New Roman" w:hAnsi="Times New Roman" w:cs="Times New Roman"/>
          <w:sz w:val="24"/>
          <w:szCs w:val="24"/>
        </w:rPr>
        <w:t>filamentous:diatom</w:t>
      </w:r>
      <w:proofErr w:type="spellEnd"/>
      <w:proofErr w:type="gramEnd"/>
      <w:r w:rsidR="00D8535D">
        <w:rPr>
          <w:rFonts w:ascii="Times New Roman" w:eastAsia="Times New Roman" w:hAnsi="Times New Roman" w:cs="Times New Roman"/>
          <w:sz w:val="24"/>
          <w:szCs w:val="24"/>
        </w:rPr>
        <w:t xml:space="preserve"> fatty acid signals (i.e., (18:3ω3% + 18:4ω3%)/(20:5ω3% + 22:6ω3%)) against log-transformed PPCP concentrations using a linear model. </w:t>
      </w:r>
    </w:p>
    <w:p w14:paraId="36669A2A" w14:textId="77777777" w:rsidR="00715D55" w:rsidRDefault="00715D55">
      <w:pPr>
        <w:rPr>
          <w:rFonts w:ascii="Times New Roman" w:eastAsia="Times New Roman" w:hAnsi="Times New Roman" w:cs="Times New Roman"/>
          <w:sz w:val="24"/>
          <w:szCs w:val="24"/>
        </w:rPr>
      </w:pPr>
    </w:p>
    <w:p w14:paraId="19351274" w14:textId="419AD59F"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analyses were conducted </w:t>
      </w:r>
      <w:r w:rsidR="00EC3D3F">
        <w:rPr>
          <w:rFonts w:ascii="Times New Roman" w:eastAsia="Times New Roman" w:hAnsi="Times New Roman" w:cs="Times New Roman"/>
          <w:sz w:val="24"/>
          <w:szCs w:val="24"/>
        </w:rPr>
        <w:t>in</w:t>
      </w:r>
      <w:r>
        <w:rPr>
          <w:rFonts w:ascii="Times New Roman" w:eastAsia="Times New Roman" w:hAnsi="Times New Roman" w:cs="Times New Roman"/>
          <w:sz w:val="24"/>
          <w:szCs w:val="24"/>
        </w:rPr>
        <w:t xml:space="preserve"> the R statistical environment </w:t>
      </w:r>
      <w:r w:rsidR="001A1BBB">
        <w:rPr>
          <w:rFonts w:ascii="Times New Roman" w:eastAsia="Times New Roman" w:hAnsi="Times New Roman" w:cs="Times New Roman"/>
          <w:sz w:val="24"/>
          <w:szCs w:val="24"/>
        </w:rPr>
        <w:fldChar w:fldCharType="begin"/>
      </w:r>
      <w:r w:rsidR="008A299A">
        <w:rPr>
          <w:rFonts w:ascii="Times New Roman" w:eastAsia="Times New Roman" w:hAnsi="Times New Roman" w:cs="Times New Roman"/>
          <w:sz w:val="24"/>
          <w:szCs w:val="24"/>
        </w:rPr>
        <w:instrText xml:space="preserve"> ADDIN ZOTERO_ITEM CSL_CITATION {"citationID":"2R8WBuFD","properties":{"formattedCitation":"(R Core Team 2019)","plainCitation":"(R Core Team 2019)","noteIndex":0},"citationItems":[{"id":580,"uris":["http://zotero.org/users/2645460/items/ZR7J7T7S"],"uri":["http://zotero.org/users/2645460/items/ZR7J7T7S"],"itemData":{"id":580,"type":"book","event-place":"Vienna","publisher-place":"Vienna","title":"R: A Language and Environment for Statistical Computing","URL":"http://www.R-project. org","version":"3.6.2","author":[{"literal":"R Core Team"}],"issued":{"date-parts":[["2019"]]}}}],"schema":"https://github.com/citation-style-language/schema/raw/master/csl-citation.json"} </w:instrText>
      </w:r>
      <w:r w:rsidR="001A1BBB">
        <w:rPr>
          <w:rFonts w:ascii="Times New Roman" w:eastAsia="Times New Roman" w:hAnsi="Times New Roman" w:cs="Times New Roman"/>
          <w:sz w:val="24"/>
          <w:szCs w:val="24"/>
        </w:rPr>
        <w:fldChar w:fldCharType="separate"/>
      </w:r>
      <w:r w:rsidR="008A299A" w:rsidRPr="008A299A">
        <w:rPr>
          <w:rFonts w:ascii="Times New Roman" w:hAnsi="Times New Roman" w:cs="Times New Roman"/>
          <w:sz w:val="24"/>
        </w:rPr>
        <w:t>(R Core Team 2019)</w:t>
      </w:r>
      <w:r w:rsidR="001A1BB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using the </w:t>
      </w:r>
      <w:proofErr w:type="spellStart"/>
      <w:r>
        <w:rPr>
          <w:rFonts w:ascii="Times New Roman" w:eastAsia="Times New Roman" w:hAnsi="Times New Roman" w:cs="Times New Roman"/>
          <w:sz w:val="24"/>
          <w:szCs w:val="24"/>
        </w:rPr>
        <w:t>tidyr</w:t>
      </w:r>
      <w:proofErr w:type="spellEnd"/>
      <w:r>
        <w:rPr>
          <w:rFonts w:ascii="Times New Roman" w:eastAsia="Times New Roman" w:hAnsi="Times New Roman" w:cs="Times New Roman"/>
          <w:sz w:val="24"/>
          <w:szCs w:val="24"/>
        </w:rPr>
        <w:t xml:space="preserve"> </w:t>
      </w:r>
      <w:r w:rsidR="008A299A">
        <w:rPr>
          <w:rFonts w:ascii="Times New Roman" w:eastAsia="Times New Roman" w:hAnsi="Times New Roman" w:cs="Times New Roman"/>
          <w:sz w:val="24"/>
          <w:szCs w:val="24"/>
        </w:rPr>
        <w:fldChar w:fldCharType="begin"/>
      </w:r>
      <w:r w:rsidR="008A299A">
        <w:rPr>
          <w:rFonts w:ascii="Times New Roman" w:eastAsia="Times New Roman" w:hAnsi="Times New Roman" w:cs="Times New Roman"/>
          <w:sz w:val="24"/>
          <w:szCs w:val="24"/>
        </w:rPr>
        <w:instrText xml:space="preserve"> ADDIN ZOTERO_ITEM CSL_CITATION {"citationID":"kHGMP7Pk","properties":{"formattedCitation":"(Wickham and Henry 2019)","plainCitation":"(Wickham and Henry 2019)","noteIndex":0},"citationItems":[{"id":2666,"uris":["http://zotero.org/users/2645460/items/FYYXHN7F"],"uri":["http://zotero.org/users/2645460/items/FYYXHN7F"],"itemData":{"id":2666,"type":"book","title":"tidyr: Easily Tidy Data with ‘spread()’ and ‘gather()’ Functions","version":"1.0.0","author":[{"family":"Wickham","given":"H"},{"family":"Henry","given":"L"}],"issued":{"date-parts":[["2019"]]}}}],"schema":"https://github.com/citation-style-language/schema/raw/master/csl-citation.json"} </w:instrText>
      </w:r>
      <w:r w:rsidR="008A299A">
        <w:rPr>
          <w:rFonts w:ascii="Times New Roman" w:eastAsia="Times New Roman" w:hAnsi="Times New Roman" w:cs="Times New Roman"/>
          <w:sz w:val="24"/>
          <w:szCs w:val="24"/>
        </w:rPr>
        <w:fldChar w:fldCharType="separate"/>
      </w:r>
      <w:r w:rsidR="008A299A" w:rsidRPr="008A299A">
        <w:rPr>
          <w:rFonts w:ascii="Times New Roman" w:hAnsi="Times New Roman" w:cs="Times New Roman"/>
          <w:sz w:val="24"/>
        </w:rPr>
        <w:t>(Wickham and Henry 2019)</w:t>
      </w:r>
      <w:r w:rsidR="008A299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dplyr</w:t>
      </w:r>
      <w:proofErr w:type="spellEnd"/>
      <w:r>
        <w:rPr>
          <w:rFonts w:ascii="Times New Roman" w:eastAsia="Times New Roman" w:hAnsi="Times New Roman" w:cs="Times New Roman"/>
          <w:sz w:val="24"/>
          <w:szCs w:val="24"/>
        </w:rPr>
        <w:t xml:space="preserve"> </w:t>
      </w:r>
      <w:r w:rsidR="008A299A">
        <w:rPr>
          <w:rFonts w:ascii="Times New Roman" w:eastAsia="Times New Roman" w:hAnsi="Times New Roman" w:cs="Times New Roman"/>
          <w:sz w:val="24"/>
          <w:szCs w:val="24"/>
        </w:rPr>
        <w:fldChar w:fldCharType="begin"/>
      </w:r>
      <w:r w:rsidR="008A299A">
        <w:rPr>
          <w:rFonts w:ascii="Times New Roman" w:eastAsia="Times New Roman" w:hAnsi="Times New Roman" w:cs="Times New Roman"/>
          <w:sz w:val="24"/>
          <w:szCs w:val="24"/>
        </w:rPr>
        <w:instrText xml:space="preserve"> ADDIN ZOTERO_ITEM CSL_CITATION {"citationID":"1tj0AiwX","properties":{"formattedCitation":"(Wickham et al. 2019)","plainCitation":"(Wickham et al. 2019)","noteIndex":0},"citationItems":[{"id":2667,"uris":["http://zotero.org/users/2645460/items/F4D9P7GF"],"uri":["http://zotero.org/users/2645460/items/F4D9P7GF"],"itemData":{"id":2667,"type":"book","title":"dplyr: A Grammar of Data Manipulation","version":"0.8.3","author":[{"family":"Wickham","given":"H."},{"family":"Francois","given":"R."},{"family":"Henry","given":"L."},{"family":"Mueller","given":"K."}],"issued":{"date-parts":[["2019"]]}}}],"schema":"https://github.com/citation-style-language/schema/raw/master/csl-citation.json"} </w:instrText>
      </w:r>
      <w:r w:rsidR="008A299A">
        <w:rPr>
          <w:rFonts w:ascii="Times New Roman" w:eastAsia="Times New Roman" w:hAnsi="Times New Roman" w:cs="Times New Roman"/>
          <w:sz w:val="24"/>
          <w:szCs w:val="24"/>
        </w:rPr>
        <w:fldChar w:fldCharType="separate"/>
      </w:r>
      <w:r w:rsidR="008A299A" w:rsidRPr="008A299A">
        <w:rPr>
          <w:rFonts w:ascii="Times New Roman" w:hAnsi="Times New Roman" w:cs="Times New Roman"/>
          <w:sz w:val="24"/>
        </w:rPr>
        <w:t>(Wickham et al. 2019)</w:t>
      </w:r>
      <w:r w:rsidR="008A299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ggplot2 </w:t>
      </w:r>
      <w:r w:rsidR="008A299A">
        <w:rPr>
          <w:rFonts w:ascii="Times New Roman" w:eastAsia="Times New Roman" w:hAnsi="Times New Roman" w:cs="Times New Roman"/>
          <w:sz w:val="24"/>
          <w:szCs w:val="24"/>
        </w:rPr>
        <w:fldChar w:fldCharType="begin"/>
      </w:r>
      <w:r w:rsidR="008A299A">
        <w:rPr>
          <w:rFonts w:ascii="Times New Roman" w:eastAsia="Times New Roman" w:hAnsi="Times New Roman" w:cs="Times New Roman"/>
          <w:sz w:val="24"/>
          <w:szCs w:val="24"/>
        </w:rPr>
        <w:instrText xml:space="preserve"> ADDIN ZOTERO_ITEM CSL_CITATION {"citationID":"Sn4I1zrJ","properties":{"formattedCitation":"(Wickham 2016)","plainCitation":"(Wickham 2016)","noteIndex":0},"citationItems":[{"id":2668,"uris":["http://zotero.org/users/2645460/items/A2TP3T6X"],"uri":["http://zotero.org/users/2645460/items/A2TP3T6X"],"itemData":{"id":2668,"type":"book","event-place":"New York","ISBN":"978-3-319-24277-4","publisher":"Springer-Verlag","publisher-place":"New York","title":"ggplot2: Elegant Graphics for Data Analysis","URL":"https://ggplot2.tidyverse.org","author":[{"family":"Wickham","given":"Hadley"}],"issued":{"date-parts":[["2016"]]}}}],"schema":"https://github.com/citation-style-language/schema/raw/master/csl-citation.json"} </w:instrText>
      </w:r>
      <w:r w:rsidR="008A299A">
        <w:rPr>
          <w:rFonts w:ascii="Times New Roman" w:eastAsia="Times New Roman" w:hAnsi="Times New Roman" w:cs="Times New Roman"/>
          <w:sz w:val="24"/>
          <w:szCs w:val="24"/>
        </w:rPr>
        <w:fldChar w:fldCharType="separate"/>
      </w:r>
      <w:r w:rsidR="008A299A" w:rsidRPr="008A299A">
        <w:rPr>
          <w:rFonts w:ascii="Times New Roman" w:hAnsi="Times New Roman" w:cs="Times New Roman"/>
          <w:sz w:val="24"/>
        </w:rPr>
        <w:t>(Wickham 2016)</w:t>
      </w:r>
      <w:r w:rsidR="008A299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vegan </w:t>
      </w:r>
      <w:r w:rsidR="00A6440C">
        <w:rPr>
          <w:rFonts w:ascii="Times New Roman" w:eastAsia="Times New Roman" w:hAnsi="Times New Roman" w:cs="Times New Roman"/>
          <w:sz w:val="24"/>
          <w:szCs w:val="24"/>
        </w:rPr>
        <w:fldChar w:fldCharType="begin"/>
      </w:r>
      <w:r w:rsidR="00A6440C">
        <w:rPr>
          <w:rFonts w:ascii="Times New Roman" w:eastAsia="Times New Roman" w:hAnsi="Times New Roman" w:cs="Times New Roman"/>
          <w:sz w:val="24"/>
          <w:szCs w:val="24"/>
        </w:rPr>
        <w:instrText xml:space="preserve"> ADDIN ZOTERO_ITEM CSL_CITATION {"citationID":"9QmPZfdH","properties":{"formattedCitation":"(Oksanen et al. 2019)","plainCitation":"(Oksanen et al. 2019)","noteIndex":0},"citationItems":[{"id":2669,"uris":["http://zotero.org/users/2645460/items/K9PX37CY"],"uri":["http://zotero.org/users/2645460/items/K9PX37CY"],"itemData":{"id":2669,"type":"book","title":"vegan: Community Ecology Package","URL":"https://CRAN.R-project.org/package=vegan","author":[{"family":"Oksanen","given":"Jari"},{"family":"Blanchet","given":"F. Guillaume"},{"family":"Friendly","given":"Michael"},{"family":"Kindt","given":"Roeland"},{"family":"Legendre","given":"Pierre"},{"family":"McGlinn","given":"Dan"},{"family":"Minchin","given":"Peter R."},{"family":"O'Hara","given":"R. B."},{"family":"Simpson","given":"Gavin L."},{"family":"Solymos","given":"Peter"},{"family":"Stevens","given":"M. Henry H."},{"family":"Szoecs","given":"Eduard"},{"family":"Wagner","given":"Helene"}],"issued":{"date-parts":[["2019"]]}}}],"schema":"https://github.com/citation-style-language/schema/raw/master/csl-citation.json"} </w:instrText>
      </w:r>
      <w:r w:rsidR="00A6440C">
        <w:rPr>
          <w:rFonts w:ascii="Times New Roman" w:eastAsia="Times New Roman" w:hAnsi="Times New Roman" w:cs="Times New Roman"/>
          <w:sz w:val="24"/>
          <w:szCs w:val="24"/>
        </w:rPr>
        <w:fldChar w:fldCharType="separate"/>
      </w:r>
      <w:r w:rsidR="00A6440C" w:rsidRPr="00A6440C">
        <w:rPr>
          <w:rFonts w:ascii="Times New Roman" w:hAnsi="Times New Roman" w:cs="Times New Roman"/>
          <w:sz w:val="24"/>
        </w:rPr>
        <w:t>(Oksanen et al. 2019)</w:t>
      </w:r>
      <w:r w:rsidR="00A6440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packages. All data</w:t>
      </w:r>
      <w:r w:rsidR="00191FD0">
        <w:rPr>
          <w:rFonts w:ascii="Times New Roman" w:eastAsia="Times New Roman" w:hAnsi="Times New Roman" w:cs="Times New Roman"/>
          <w:sz w:val="24"/>
          <w:szCs w:val="24"/>
        </w:rPr>
        <w:t>, including .</w:t>
      </w:r>
      <w:proofErr w:type="spellStart"/>
      <w:r w:rsidR="00191FD0">
        <w:rPr>
          <w:rFonts w:ascii="Times New Roman" w:eastAsia="Times New Roman" w:hAnsi="Times New Roman" w:cs="Times New Roman"/>
          <w:sz w:val="24"/>
          <w:szCs w:val="24"/>
        </w:rPr>
        <w:t>kml</w:t>
      </w:r>
      <w:proofErr w:type="spellEnd"/>
      <w:r w:rsidR="00191FD0">
        <w:rPr>
          <w:rFonts w:ascii="Times New Roman" w:eastAsia="Times New Roman" w:hAnsi="Times New Roman" w:cs="Times New Roman"/>
          <w:sz w:val="24"/>
          <w:szCs w:val="24"/>
        </w:rPr>
        <w:t xml:space="preserve"> files used to calculate IDW metric,</w:t>
      </w:r>
      <w:r>
        <w:rPr>
          <w:rFonts w:ascii="Times New Roman" w:eastAsia="Times New Roman" w:hAnsi="Times New Roman" w:cs="Times New Roman"/>
          <w:sz w:val="24"/>
          <w:szCs w:val="24"/>
        </w:rPr>
        <w:t xml:space="preserve"> are publicly available from the </w:t>
      </w:r>
      <w:del w:id="180" w:author="Meyer, Michael Frederick" w:date="2020-08-10T14:28:00Z">
        <w:r w:rsidDel="00236731">
          <w:rPr>
            <w:rFonts w:ascii="Times New Roman" w:eastAsia="Times New Roman" w:hAnsi="Times New Roman" w:cs="Times New Roman"/>
            <w:sz w:val="24"/>
            <w:szCs w:val="24"/>
          </w:rPr>
          <w:delText xml:space="preserve">Dryad </w:delText>
        </w:r>
      </w:del>
      <w:ins w:id="181" w:author="Meyer, Michael Frederick" w:date="2020-08-10T14:28:00Z">
        <w:r w:rsidR="00236731">
          <w:rPr>
            <w:rFonts w:ascii="Times New Roman" w:eastAsia="Times New Roman" w:hAnsi="Times New Roman" w:cs="Times New Roman"/>
            <w:sz w:val="24"/>
            <w:szCs w:val="24"/>
          </w:rPr>
          <w:t>Environmental Data Initiative</w:t>
        </w:r>
      </w:ins>
      <w:del w:id="182" w:author="Meyer, Michael Frederick" w:date="2020-08-10T14:28:00Z">
        <w:r w:rsidDel="00236731">
          <w:rPr>
            <w:rFonts w:ascii="Times New Roman" w:eastAsia="Times New Roman" w:hAnsi="Times New Roman" w:cs="Times New Roman"/>
            <w:sz w:val="24"/>
            <w:szCs w:val="24"/>
          </w:rPr>
          <w:delText>data</w:delText>
        </w:r>
      </w:del>
      <w:r>
        <w:rPr>
          <w:rFonts w:ascii="Times New Roman" w:eastAsia="Times New Roman" w:hAnsi="Times New Roman" w:cs="Times New Roman"/>
          <w:sz w:val="24"/>
          <w:szCs w:val="24"/>
        </w:rPr>
        <w:t xml:space="preserve"> repository (</w:t>
      </w:r>
      <w:r>
        <w:rPr>
          <w:rFonts w:ascii="Times New Roman" w:eastAsia="Times New Roman" w:hAnsi="Times New Roman" w:cs="Times New Roman"/>
          <w:sz w:val="24"/>
          <w:szCs w:val="24"/>
          <w:highlight w:val="yellow"/>
        </w:rPr>
        <w:t>DOI</w:t>
      </w:r>
      <w:r>
        <w:rPr>
          <w:rFonts w:ascii="Times New Roman" w:eastAsia="Times New Roman" w:hAnsi="Times New Roman" w:cs="Times New Roman"/>
          <w:sz w:val="24"/>
          <w:szCs w:val="24"/>
        </w:rPr>
        <w:t>), and all R scripts are available from the GitHub repository of this project’s Open Science Framework account (</w:t>
      </w:r>
      <w:r>
        <w:rPr>
          <w:rFonts w:ascii="Times New Roman" w:eastAsia="Times New Roman" w:hAnsi="Times New Roman" w:cs="Times New Roman"/>
          <w:sz w:val="24"/>
          <w:szCs w:val="24"/>
          <w:highlight w:val="yellow"/>
        </w:rPr>
        <w:t>DOI</w:t>
      </w:r>
      <w:r>
        <w:rPr>
          <w:rFonts w:ascii="Times New Roman" w:eastAsia="Times New Roman" w:hAnsi="Times New Roman" w:cs="Times New Roman"/>
          <w:sz w:val="24"/>
          <w:szCs w:val="24"/>
        </w:rPr>
        <w:t xml:space="preserve">). </w:t>
      </w:r>
    </w:p>
    <w:p w14:paraId="2411B3C6" w14:textId="77777777" w:rsidR="00715D55" w:rsidRDefault="00715D55">
      <w:pPr>
        <w:rPr>
          <w:rFonts w:ascii="Times New Roman" w:eastAsia="Times New Roman" w:hAnsi="Times New Roman" w:cs="Times New Roman"/>
          <w:sz w:val="24"/>
          <w:szCs w:val="24"/>
        </w:rPr>
      </w:pPr>
    </w:p>
    <w:p w14:paraId="562A7F48"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Results</w:t>
      </w:r>
    </w:p>
    <w:p w14:paraId="3761CA85" w14:textId="77777777" w:rsidR="00715D55" w:rsidRDefault="00715D55">
      <w:pPr>
        <w:rPr>
          <w:rFonts w:ascii="Times New Roman" w:eastAsia="Times New Roman" w:hAnsi="Times New Roman" w:cs="Times New Roman"/>
          <w:sz w:val="24"/>
          <w:szCs w:val="24"/>
        </w:rPr>
      </w:pPr>
    </w:p>
    <w:p w14:paraId="3DA3103B"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1. Water samples</w:t>
      </w:r>
    </w:p>
    <w:p w14:paraId="33B27EF3" w14:textId="77777777" w:rsidR="00715D55" w:rsidRDefault="00715D55">
      <w:pPr>
        <w:rPr>
          <w:rFonts w:ascii="Times New Roman" w:eastAsia="Times New Roman" w:hAnsi="Times New Roman" w:cs="Times New Roman"/>
          <w:sz w:val="24"/>
          <w:szCs w:val="24"/>
        </w:rPr>
      </w:pPr>
    </w:p>
    <w:p w14:paraId="61BD101C" w14:textId="79AAE835"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Nitrate (</w:t>
      </w:r>
      <w:r w:rsidR="001C6CA2">
        <w:rPr>
          <w:rFonts w:ascii="Times New Roman" w:eastAsia="Times New Roman" w:hAnsi="Times New Roman" w:cs="Times New Roman"/>
          <w:sz w:val="24"/>
          <w:szCs w:val="24"/>
        </w:rPr>
        <w:t>R</w:t>
      </w:r>
      <w:r w:rsidR="001C6CA2">
        <w:rPr>
          <w:rFonts w:ascii="Times New Roman" w:eastAsia="Times New Roman" w:hAnsi="Times New Roman" w:cs="Times New Roman"/>
          <w:sz w:val="24"/>
          <w:szCs w:val="24"/>
          <w:vertAlign w:val="superscript"/>
        </w:rPr>
        <w:t>2</w:t>
      </w:r>
      <w:r w:rsidR="001C6CA2">
        <w:rPr>
          <w:rFonts w:ascii="Times New Roman" w:eastAsia="Times New Roman" w:hAnsi="Times New Roman" w:cs="Times New Roman"/>
          <w:sz w:val="24"/>
          <w:szCs w:val="24"/>
        </w:rPr>
        <w:t xml:space="preserve"> = 0.01, </w:t>
      </w:r>
      <w:r>
        <w:rPr>
          <w:rFonts w:ascii="Times New Roman" w:eastAsia="Times New Roman" w:hAnsi="Times New Roman" w:cs="Times New Roman"/>
          <w:sz w:val="24"/>
          <w:szCs w:val="24"/>
        </w:rPr>
        <w:t>p = 0.</w:t>
      </w:r>
      <w:r w:rsidR="001C6CA2">
        <w:rPr>
          <w:rFonts w:ascii="Times New Roman" w:eastAsia="Times New Roman" w:hAnsi="Times New Roman" w:cs="Times New Roman"/>
          <w:sz w:val="24"/>
          <w:szCs w:val="24"/>
        </w:rPr>
        <w:t>62)</w:t>
      </w:r>
      <w:r>
        <w:rPr>
          <w:rFonts w:ascii="Times New Roman" w:eastAsia="Times New Roman" w:hAnsi="Times New Roman" w:cs="Times New Roman"/>
          <w:sz w:val="24"/>
          <w:szCs w:val="24"/>
        </w:rPr>
        <w:t>, ammonium (</w:t>
      </w:r>
      <w:r w:rsidR="001C6CA2">
        <w:rPr>
          <w:rFonts w:ascii="Times New Roman" w:eastAsia="Times New Roman" w:hAnsi="Times New Roman" w:cs="Times New Roman"/>
          <w:sz w:val="24"/>
          <w:szCs w:val="24"/>
        </w:rPr>
        <w:t>R</w:t>
      </w:r>
      <w:r w:rsidR="001C6CA2">
        <w:rPr>
          <w:rFonts w:ascii="Times New Roman" w:eastAsia="Times New Roman" w:hAnsi="Times New Roman" w:cs="Times New Roman"/>
          <w:sz w:val="24"/>
          <w:szCs w:val="24"/>
          <w:vertAlign w:val="superscript"/>
        </w:rPr>
        <w:t>2</w:t>
      </w:r>
      <w:r w:rsidR="001C6CA2">
        <w:rPr>
          <w:rFonts w:ascii="Times New Roman" w:eastAsia="Times New Roman" w:hAnsi="Times New Roman" w:cs="Times New Roman"/>
          <w:sz w:val="24"/>
          <w:szCs w:val="24"/>
        </w:rPr>
        <w:t xml:space="preserve"> = 0.1</w:t>
      </w:r>
      <w:r w:rsidR="0075343E">
        <w:rPr>
          <w:rFonts w:ascii="Times New Roman" w:eastAsia="Times New Roman" w:hAnsi="Times New Roman" w:cs="Times New Roman"/>
          <w:sz w:val="24"/>
          <w:szCs w:val="24"/>
        </w:rPr>
        <w:t>2</w:t>
      </w:r>
      <w:r w:rsidR="001C6C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 = 0.1</w:t>
      </w:r>
      <w:r w:rsidR="0075343E">
        <w:rPr>
          <w:rFonts w:ascii="Times New Roman" w:eastAsia="Times New Roman" w:hAnsi="Times New Roman" w:cs="Times New Roman"/>
          <w:sz w:val="24"/>
          <w:szCs w:val="24"/>
        </w:rPr>
        <w:t>5</w:t>
      </w:r>
      <w:r>
        <w:rPr>
          <w:rFonts w:ascii="Times New Roman" w:eastAsia="Times New Roman" w:hAnsi="Times New Roman" w:cs="Times New Roman"/>
          <w:sz w:val="24"/>
          <w:szCs w:val="24"/>
        </w:rPr>
        <w:t>), and chlorophyll a (</w:t>
      </w:r>
      <w:r w:rsidR="001C6CA2">
        <w:rPr>
          <w:rFonts w:ascii="Times New Roman" w:eastAsia="Times New Roman" w:hAnsi="Times New Roman" w:cs="Times New Roman"/>
          <w:sz w:val="24"/>
          <w:szCs w:val="24"/>
        </w:rPr>
        <w:t>R</w:t>
      </w:r>
      <w:r w:rsidR="001C6CA2">
        <w:rPr>
          <w:rFonts w:ascii="Times New Roman" w:eastAsia="Times New Roman" w:hAnsi="Times New Roman" w:cs="Times New Roman"/>
          <w:sz w:val="24"/>
          <w:szCs w:val="24"/>
          <w:vertAlign w:val="superscript"/>
        </w:rPr>
        <w:t>2</w:t>
      </w:r>
      <w:r w:rsidR="001C6CA2">
        <w:rPr>
          <w:rFonts w:ascii="Times New Roman" w:eastAsia="Times New Roman" w:hAnsi="Times New Roman" w:cs="Times New Roman"/>
          <w:sz w:val="24"/>
          <w:szCs w:val="24"/>
        </w:rPr>
        <w:t xml:space="preserve"> = 0.</w:t>
      </w:r>
      <w:r w:rsidR="0075343E">
        <w:rPr>
          <w:rFonts w:ascii="Times New Roman" w:eastAsia="Times New Roman" w:hAnsi="Times New Roman" w:cs="Times New Roman"/>
          <w:sz w:val="24"/>
          <w:szCs w:val="24"/>
        </w:rPr>
        <w:t>20</w:t>
      </w:r>
      <w:r w:rsidR="001C6C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 = 0.</w:t>
      </w:r>
      <w:r w:rsidR="0075343E">
        <w:rPr>
          <w:rFonts w:ascii="Times New Roman" w:eastAsia="Times New Roman" w:hAnsi="Times New Roman" w:cs="Times New Roman"/>
          <w:sz w:val="24"/>
          <w:szCs w:val="24"/>
        </w:rPr>
        <w:t>11</w:t>
      </w:r>
      <w:r>
        <w:rPr>
          <w:rFonts w:ascii="Times New Roman" w:eastAsia="Times New Roman" w:hAnsi="Times New Roman" w:cs="Times New Roman"/>
          <w:sz w:val="24"/>
          <w:szCs w:val="24"/>
        </w:rPr>
        <w:t xml:space="preserve">) were not significantly correlated with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w:t>
      </w:r>
      <w:r w:rsidR="00E01811">
        <w:rPr>
          <w:rFonts w:ascii="Times New Roman" w:eastAsia="Times New Roman" w:hAnsi="Times New Roman" w:cs="Times New Roman"/>
          <w:sz w:val="24"/>
          <w:szCs w:val="24"/>
        </w:rPr>
        <w:t>Figure 3</w:t>
      </w:r>
      <w:r>
        <w:rPr>
          <w:rFonts w:ascii="Times New Roman" w:eastAsia="Times New Roman" w:hAnsi="Times New Roman" w:cs="Times New Roman"/>
          <w:sz w:val="24"/>
          <w:szCs w:val="24"/>
        </w:rPr>
        <w:t xml:space="preserve">). </w:t>
      </w:r>
      <w:r w:rsidR="006265CB">
        <w:rPr>
          <w:rFonts w:ascii="Times New Roman" w:eastAsia="Times New Roman" w:hAnsi="Times New Roman" w:cs="Times New Roman"/>
          <w:sz w:val="24"/>
          <w:szCs w:val="24"/>
        </w:rPr>
        <w:t xml:space="preserve">Total phosphorus </w:t>
      </w:r>
      <w:r>
        <w:rPr>
          <w:rFonts w:ascii="Times New Roman" w:eastAsia="Times New Roman" w:hAnsi="Times New Roman" w:cs="Times New Roman"/>
          <w:sz w:val="24"/>
          <w:szCs w:val="24"/>
        </w:rPr>
        <w:t>(</w:t>
      </w:r>
      <w:r w:rsidR="001C6CA2">
        <w:rPr>
          <w:rFonts w:ascii="Times New Roman" w:eastAsia="Times New Roman" w:hAnsi="Times New Roman" w:cs="Times New Roman"/>
          <w:sz w:val="24"/>
          <w:szCs w:val="24"/>
        </w:rPr>
        <w:t>R</w:t>
      </w:r>
      <w:r w:rsidR="001C6CA2">
        <w:rPr>
          <w:rFonts w:ascii="Times New Roman" w:eastAsia="Times New Roman" w:hAnsi="Times New Roman" w:cs="Times New Roman"/>
          <w:sz w:val="24"/>
          <w:szCs w:val="24"/>
          <w:vertAlign w:val="superscript"/>
        </w:rPr>
        <w:t>2</w:t>
      </w:r>
      <w:r w:rsidR="001C6CA2">
        <w:rPr>
          <w:rFonts w:ascii="Times New Roman" w:eastAsia="Times New Roman" w:hAnsi="Times New Roman" w:cs="Times New Roman"/>
          <w:sz w:val="24"/>
          <w:szCs w:val="24"/>
        </w:rPr>
        <w:t xml:space="preserve"> = 0.</w:t>
      </w:r>
      <w:r w:rsidR="0075343E">
        <w:rPr>
          <w:rFonts w:ascii="Times New Roman" w:eastAsia="Times New Roman" w:hAnsi="Times New Roman" w:cs="Times New Roman"/>
          <w:sz w:val="24"/>
          <w:szCs w:val="24"/>
        </w:rPr>
        <w:t>19</w:t>
      </w:r>
      <w:r w:rsidR="001C6C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 = 0.0</w:t>
      </w:r>
      <w:r w:rsidR="0075343E">
        <w:rPr>
          <w:rFonts w:ascii="Times New Roman" w:eastAsia="Times New Roman" w:hAnsi="Times New Roman" w:cs="Times New Roman"/>
          <w:sz w:val="24"/>
          <w:szCs w:val="24"/>
        </w:rPr>
        <w:t>8</w:t>
      </w:r>
      <w:r>
        <w:rPr>
          <w:rFonts w:ascii="Times New Roman" w:eastAsia="Times New Roman" w:hAnsi="Times New Roman" w:cs="Times New Roman"/>
          <w:sz w:val="24"/>
          <w:szCs w:val="24"/>
        </w:rPr>
        <w:t>)</w:t>
      </w:r>
      <w:r w:rsidR="005308B4">
        <w:rPr>
          <w:rFonts w:ascii="Times New Roman" w:eastAsia="Times New Roman" w:hAnsi="Times New Roman" w:cs="Times New Roman"/>
          <w:sz w:val="24"/>
          <w:szCs w:val="24"/>
        </w:rPr>
        <w:t xml:space="preserve"> approached significance,</w:t>
      </w:r>
      <w:r>
        <w:rPr>
          <w:rFonts w:ascii="Times New Roman" w:eastAsia="Times New Roman" w:hAnsi="Times New Roman" w:cs="Times New Roman"/>
          <w:sz w:val="24"/>
          <w:szCs w:val="24"/>
        </w:rPr>
        <w:t xml:space="preserve"> and total PPCP (</w:t>
      </w:r>
      <w:r w:rsidR="005308B4">
        <w:rPr>
          <w:rFonts w:ascii="Times New Roman" w:eastAsia="Times New Roman" w:hAnsi="Times New Roman" w:cs="Times New Roman"/>
          <w:sz w:val="24"/>
          <w:szCs w:val="24"/>
        </w:rPr>
        <w:t>R</w:t>
      </w:r>
      <w:r w:rsidR="005308B4">
        <w:rPr>
          <w:rFonts w:ascii="Times New Roman" w:eastAsia="Times New Roman" w:hAnsi="Times New Roman" w:cs="Times New Roman"/>
          <w:sz w:val="24"/>
          <w:szCs w:val="24"/>
          <w:vertAlign w:val="superscript"/>
        </w:rPr>
        <w:t>2</w:t>
      </w:r>
      <w:r w:rsidR="005308B4">
        <w:rPr>
          <w:rFonts w:ascii="Times New Roman" w:eastAsia="Times New Roman" w:hAnsi="Times New Roman" w:cs="Times New Roman"/>
          <w:sz w:val="24"/>
          <w:szCs w:val="24"/>
        </w:rPr>
        <w:t xml:space="preserve"> =</w:t>
      </w:r>
      <w:r w:rsidR="001C6CA2">
        <w:rPr>
          <w:rFonts w:ascii="Times New Roman" w:eastAsia="Times New Roman" w:hAnsi="Times New Roman" w:cs="Times New Roman"/>
          <w:sz w:val="24"/>
          <w:szCs w:val="24"/>
        </w:rPr>
        <w:t xml:space="preserve"> </w:t>
      </w:r>
      <w:r w:rsidR="005308B4">
        <w:rPr>
          <w:rFonts w:ascii="Times New Roman" w:eastAsia="Times New Roman" w:hAnsi="Times New Roman" w:cs="Times New Roman"/>
          <w:sz w:val="24"/>
          <w:szCs w:val="24"/>
        </w:rPr>
        <w:t>0.</w:t>
      </w:r>
      <w:r w:rsidR="001C6CA2">
        <w:rPr>
          <w:rFonts w:ascii="Times New Roman" w:eastAsia="Times New Roman" w:hAnsi="Times New Roman" w:cs="Times New Roman"/>
          <w:sz w:val="24"/>
          <w:szCs w:val="24"/>
        </w:rPr>
        <w:t>3</w:t>
      </w:r>
      <w:r w:rsidR="0075343E">
        <w:rPr>
          <w:rFonts w:ascii="Times New Roman" w:eastAsia="Times New Roman" w:hAnsi="Times New Roman" w:cs="Times New Roman"/>
          <w:sz w:val="24"/>
          <w:szCs w:val="24"/>
        </w:rPr>
        <w:t>0</w:t>
      </w:r>
      <w:r w:rsidR="005308B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 = 0.0</w:t>
      </w:r>
      <w:r w:rsidR="005308B4">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concentrations were significantly </w:t>
      </w:r>
      <w:r w:rsidR="005308B4">
        <w:rPr>
          <w:rFonts w:ascii="Times New Roman" w:eastAsia="Times New Roman" w:hAnsi="Times New Roman" w:cs="Times New Roman"/>
          <w:sz w:val="24"/>
          <w:szCs w:val="24"/>
        </w:rPr>
        <w:t>related</w:t>
      </w:r>
      <w:r>
        <w:rPr>
          <w:rFonts w:ascii="Times New Roman" w:eastAsia="Times New Roman" w:hAnsi="Times New Roman" w:cs="Times New Roman"/>
          <w:sz w:val="24"/>
          <w:szCs w:val="24"/>
        </w:rPr>
        <w:t xml:space="preserve"> with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w:t>
      </w:r>
      <w:r w:rsidR="00E01811">
        <w:rPr>
          <w:rFonts w:ascii="Times New Roman" w:eastAsia="Times New Roman" w:hAnsi="Times New Roman" w:cs="Times New Roman"/>
          <w:sz w:val="24"/>
          <w:szCs w:val="24"/>
        </w:rPr>
        <w:t>Figure 3</w:t>
      </w:r>
      <w:r>
        <w:rPr>
          <w:rFonts w:ascii="Times New Roman" w:eastAsia="Times New Roman" w:hAnsi="Times New Roman" w:cs="Times New Roman"/>
          <w:sz w:val="24"/>
          <w:szCs w:val="24"/>
        </w:rPr>
        <w:t xml:space="preserve">). Within the littoral zone, </w:t>
      </w:r>
      <w:r w:rsidR="00F62B41">
        <w:rPr>
          <w:rFonts w:ascii="Times New Roman" w:eastAsia="Times New Roman" w:hAnsi="Times New Roman" w:cs="Times New Roman"/>
          <w:sz w:val="24"/>
          <w:szCs w:val="24"/>
        </w:rPr>
        <w:t xml:space="preserve">PPCPs </w:t>
      </w:r>
      <w:r w:rsidR="002309D1">
        <w:rPr>
          <w:rFonts w:ascii="Times New Roman" w:eastAsia="Times New Roman" w:hAnsi="Times New Roman" w:cs="Times New Roman"/>
          <w:sz w:val="24"/>
          <w:szCs w:val="24"/>
        </w:rPr>
        <w:t xml:space="preserve">detected </w:t>
      </w:r>
      <w:r>
        <w:rPr>
          <w:rFonts w:ascii="Times New Roman" w:eastAsia="Times New Roman" w:hAnsi="Times New Roman" w:cs="Times New Roman"/>
          <w:sz w:val="24"/>
          <w:szCs w:val="24"/>
        </w:rPr>
        <w:t xml:space="preserve">included caffeine, 1,7-dimethylxanthine (main human metabolite of caffeine), cotinine (main human metabolite of nicotine), and acetaminophen (Table 3). </w:t>
      </w:r>
    </w:p>
    <w:p w14:paraId="2D1FE83A" w14:textId="77777777" w:rsidR="00715D55" w:rsidRDefault="00715D55">
      <w:pPr>
        <w:rPr>
          <w:rFonts w:ascii="Times New Roman" w:eastAsia="Times New Roman" w:hAnsi="Times New Roman" w:cs="Times New Roman"/>
          <w:sz w:val="24"/>
          <w:szCs w:val="24"/>
        </w:rPr>
      </w:pPr>
    </w:p>
    <w:p w14:paraId="3C1CBBAF" w14:textId="480FD5B4"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Microplastics were detected in </w:t>
      </w:r>
      <w:r w:rsidR="00F62B41">
        <w:rPr>
          <w:rFonts w:ascii="Times New Roman" w:eastAsia="Times New Roman" w:hAnsi="Times New Roman" w:cs="Times New Roman"/>
          <w:sz w:val="24"/>
          <w:szCs w:val="24"/>
        </w:rPr>
        <w:t>sample</w:t>
      </w:r>
      <w:r w:rsidR="000B5B9E">
        <w:rPr>
          <w:rFonts w:ascii="Times New Roman" w:eastAsia="Times New Roman" w:hAnsi="Times New Roman" w:cs="Times New Roman"/>
          <w:sz w:val="24"/>
          <w:szCs w:val="24"/>
        </w:rPr>
        <w:t>s</w:t>
      </w:r>
      <w:r w:rsidR="00F62B41">
        <w:rPr>
          <w:rFonts w:ascii="Times New Roman" w:eastAsia="Times New Roman" w:hAnsi="Times New Roman" w:cs="Times New Roman"/>
          <w:sz w:val="24"/>
          <w:szCs w:val="24"/>
        </w:rPr>
        <w:t xml:space="preserve"> from </w:t>
      </w:r>
      <w:r>
        <w:rPr>
          <w:rFonts w:ascii="Times New Roman" w:eastAsia="Times New Roman" w:hAnsi="Times New Roman" w:cs="Times New Roman"/>
          <w:sz w:val="24"/>
          <w:szCs w:val="24"/>
        </w:rPr>
        <w:t xml:space="preserve">both the littoral and pelagic </w:t>
      </w:r>
      <w:r w:rsidR="00F62B41">
        <w:rPr>
          <w:rFonts w:ascii="Times New Roman" w:eastAsia="Times New Roman" w:hAnsi="Times New Roman" w:cs="Times New Roman"/>
          <w:sz w:val="24"/>
          <w:szCs w:val="24"/>
        </w:rPr>
        <w:t>sites</w:t>
      </w:r>
      <w:r>
        <w:rPr>
          <w:rFonts w:ascii="Times New Roman" w:eastAsia="Times New Roman" w:hAnsi="Times New Roman" w:cs="Times New Roman"/>
          <w:sz w:val="24"/>
          <w:szCs w:val="24"/>
        </w:rPr>
        <w:t xml:space="preserve">. Bead microplastics were only detected </w:t>
      </w:r>
      <w:r w:rsidR="002309D1">
        <w:rPr>
          <w:rFonts w:ascii="Times New Roman" w:eastAsia="Times New Roman" w:hAnsi="Times New Roman" w:cs="Times New Roman"/>
          <w:sz w:val="24"/>
          <w:szCs w:val="24"/>
        </w:rPr>
        <w:t>near</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Listvyanka</w:t>
      </w:r>
      <w:proofErr w:type="spellEnd"/>
      <w:r>
        <w:rPr>
          <w:rFonts w:ascii="Times New Roman" w:eastAsia="Times New Roman" w:hAnsi="Times New Roman" w:cs="Times New Roman"/>
          <w:sz w:val="24"/>
          <w:szCs w:val="24"/>
        </w:rPr>
        <w:t xml:space="preserve">. Fibers </w:t>
      </w:r>
      <w:r w:rsidR="007E2F25">
        <w:rPr>
          <w:rFonts w:ascii="Times New Roman" w:eastAsia="Times New Roman" w:hAnsi="Times New Roman" w:cs="Times New Roman"/>
          <w:sz w:val="24"/>
          <w:szCs w:val="24"/>
        </w:rPr>
        <w:t>(</w:t>
      </w:r>
      <w:r w:rsidR="001C6CA2">
        <w:rPr>
          <w:rFonts w:ascii="Times New Roman" w:eastAsia="Times New Roman" w:hAnsi="Times New Roman" w:cs="Times New Roman"/>
          <w:sz w:val="24"/>
          <w:szCs w:val="24"/>
        </w:rPr>
        <w:t>mean</w:t>
      </w:r>
      <w:r w:rsidR="007E2F25">
        <w:rPr>
          <w:rFonts w:ascii="Times New Roman" w:eastAsia="Times New Roman" w:hAnsi="Times New Roman" w:cs="Times New Roman"/>
          <w:sz w:val="24"/>
          <w:szCs w:val="24"/>
        </w:rPr>
        <w:t xml:space="preserve"> = 0.85 microplastics/L, std dev = 1.21 microplastics/L) and fragments (</w:t>
      </w:r>
      <w:r w:rsidR="001C6CA2">
        <w:rPr>
          <w:rFonts w:ascii="Times New Roman" w:eastAsia="Times New Roman" w:hAnsi="Times New Roman" w:cs="Times New Roman"/>
          <w:sz w:val="24"/>
          <w:szCs w:val="24"/>
        </w:rPr>
        <w:t xml:space="preserve">mean </w:t>
      </w:r>
      <w:r w:rsidR="007E2F25">
        <w:rPr>
          <w:rFonts w:ascii="Times New Roman" w:eastAsia="Times New Roman" w:hAnsi="Times New Roman" w:cs="Times New Roman"/>
          <w:sz w:val="24"/>
          <w:szCs w:val="24"/>
        </w:rPr>
        <w:t xml:space="preserve">= 0.83 microplastics/L, std dev = 1.35 microplastics/L) </w:t>
      </w:r>
      <w:r>
        <w:rPr>
          <w:rFonts w:ascii="Times New Roman" w:eastAsia="Times New Roman" w:hAnsi="Times New Roman" w:cs="Times New Roman"/>
          <w:sz w:val="24"/>
          <w:szCs w:val="24"/>
        </w:rPr>
        <w:t>were the most abundant type</w:t>
      </w:r>
      <w:r w:rsidR="007E2F25">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of microplastics across all sites, </w:t>
      </w:r>
      <w:r w:rsidR="007E2F25">
        <w:rPr>
          <w:rFonts w:ascii="Times New Roman" w:eastAsia="Times New Roman" w:hAnsi="Times New Roman" w:cs="Times New Roman"/>
          <w:sz w:val="24"/>
          <w:szCs w:val="24"/>
        </w:rPr>
        <w:t>whereas beads were relatively rare</w:t>
      </w:r>
      <w:r>
        <w:rPr>
          <w:rFonts w:ascii="Times New Roman" w:eastAsia="Times New Roman" w:hAnsi="Times New Roman" w:cs="Times New Roman"/>
          <w:sz w:val="24"/>
          <w:szCs w:val="24"/>
        </w:rPr>
        <w:t xml:space="preserve"> (</w:t>
      </w:r>
      <w:r w:rsidR="001C6CA2">
        <w:rPr>
          <w:rFonts w:ascii="Times New Roman" w:eastAsia="Times New Roman" w:hAnsi="Times New Roman" w:cs="Times New Roman"/>
          <w:sz w:val="24"/>
          <w:szCs w:val="24"/>
        </w:rPr>
        <w:t xml:space="preserve">mean </w:t>
      </w:r>
      <w:r>
        <w:rPr>
          <w:rFonts w:ascii="Times New Roman" w:eastAsia="Times New Roman" w:hAnsi="Times New Roman" w:cs="Times New Roman"/>
          <w:sz w:val="24"/>
          <w:szCs w:val="24"/>
        </w:rPr>
        <w:t>= 0.0</w:t>
      </w:r>
      <w:r w:rsidR="007E2F25">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microplastics/L</w:t>
      </w:r>
      <w:r w:rsidR="007E2F25">
        <w:rPr>
          <w:rFonts w:ascii="Times New Roman" w:eastAsia="Times New Roman" w:hAnsi="Times New Roman" w:cs="Times New Roman"/>
          <w:sz w:val="24"/>
          <w:szCs w:val="24"/>
        </w:rPr>
        <w:t>, std dev = 0.31 microplastics/L</w:t>
      </w:r>
      <w:r>
        <w:rPr>
          <w:rFonts w:ascii="Times New Roman" w:eastAsia="Times New Roman" w:hAnsi="Times New Roman" w:cs="Times New Roman"/>
          <w:sz w:val="24"/>
          <w:szCs w:val="24"/>
        </w:rPr>
        <w:t xml:space="preserve">). Total microplastic densities were not significantly correlated with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w:t>
      </w:r>
      <w:r w:rsidR="00650752">
        <w:rPr>
          <w:rFonts w:ascii="Times New Roman" w:eastAsia="Times New Roman" w:hAnsi="Times New Roman" w:cs="Times New Roman"/>
          <w:sz w:val="24"/>
          <w:szCs w:val="24"/>
        </w:rPr>
        <w:t>R</w:t>
      </w:r>
      <w:r w:rsidR="00650752">
        <w:rPr>
          <w:rFonts w:ascii="Times New Roman" w:eastAsia="Times New Roman" w:hAnsi="Times New Roman" w:cs="Times New Roman"/>
          <w:sz w:val="24"/>
          <w:szCs w:val="24"/>
          <w:vertAlign w:val="superscript"/>
        </w:rPr>
        <w:t>2</w:t>
      </w:r>
      <w:r w:rsidR="00650752">
        <w:rPr>
          <w:rFonts w:ascii="Times New Roman" w:eastAsia="Times New Roman" w:hAnsi="Times New Roman" w:cs="Times New Roman"/>
          <w:sz w:val="24"/>
          <w:szCs w:val="24"/>
        </w:rPr>
        <w:t xml:space="preserve"> = 0.03, </w:t>
      </w:r>
      <w:r>
        <w:rPr>
          <w:rFonts w:ascii="Times New Roman" w:eastAsia="Times New Roman" w:hAnsi="Times New Roman" w:cs="Times New Roman"/>
          <w:sz w:val="24"/>
          <w:szCs w:val="24"/>
        </w:rPr>
        <w:t>p = 0.5</w:t>
      </w:r>
      <w:r w:rsidR="0075343E">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w:t>
      </w:r>
      <w:r w:rsidR="00E01811">
        <w:rPr>
          <w:rFonts w:ascii="Times New Roman" w:eastAsia="Times New Roman" w:hAnsi="Times New Roman" w:cs="Times New Roman"/>
          <w:sz w:val="24"/>
          <w:szCs w:val="24"/>
        </w:rPr>
        <w:t>Figure 3</w:t>
      </w:r>
      <w:r>
        <w:rPr>
          <w:rFonts w:ascii="Times New Roman" w:eastAsia="Times New Roman" w:hAnsi="Times New Roman" w:cs="Times New Roman"/>
          <w:sz w:val="24"/>
          <w:szCs w:val="24"/>
        </w:rPr>
        <w:t xml:space="preserve">), although more types of microplastics were generally observed near areas with higher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values, such as </w:t>
      </w:r>
      <w:proofErr w:type="spellStart"/>
      <w:r>
        <w:rPr>
          <w:rFonts w:ascii="Times New Roman" w:eastAsia="Times New Roman" w:hAnsi="Times New Roman" w:cs="Times New Roman"/>
          <w:sz w:val="24"/>
          <w:szCs w:val="24"/>
        </w:rPr>
        <w:t>Listvyanka</w:t>
      </w:r>
      <w:proofErr w:type="spellEnd"/>
      <w:r>
        <w:rPr>
          <w:rFonts w:ascii="Times New Roman" w:eastAsia="Times New Roman" w:hAnsi="Times New Roman" w:cs="Times New Roman"/>
          <w:sz w:val="24"/>
          <w:szCs w:val="24"/>
        </w:rPr>
        <w:t>.</w:t>
      </w:r>
    </w:p>
    <w:p w14:paraId="3558EE69" w14:textId="77777777" w:rsidR="00715D55" w:rsidRDefault="00715D55">
      <w:pPr>
        <w:rPr>
          <w:rFonts w:ascii="Times New Roman" w:eastAsia="Times New Roman" w:hAnsi="Times New Roman" w:cs="Times New Roman"/>
          <w:sz w:val="24"/>
          <w:szCs w:val="24"/>
        </w:rPr>
      </w:pPr>
    </w:p>
    <w:p w14:paraId="2FBEF0B6"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2. Benthic biological samples</w:t>
      </w:r>
    </w:p>
    <w:p w14:paraId="4B25434B" w14:textId="77777777" w:rsidR="00715D55" w:rsidRDefault="00715D55">
      <w:pPr>
        <w:rPr>
          <w:rFonts w:ascii="Times New Roman" w:eastAsia="Times New Roman" w:hAnsi="Times New Roman" w:cs="Times New Roman"/>
          <w:sz w:val="24"/>
          <w:szCs w:val="24"/>
        </w:rPr>
      </w:pPr>
    </w:p>
    <w:p w14:paraId="6F937187"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2a. Periphyton </w:t>
      </w:r>
    </w:p>
    <w:p w14:paraId="06774DB8" w14:textId="77777777" w:rsidR="00715D55" w:rsidRDefault="00715D55">
      <w:pPr>
        <w:rPr>
          <w:rFonts w:ascii="Times New Roman" w:eastAsia="Times New Roman" w:hAnsi="Times New Roman" w:cs="Times New Roman"/>
          <w:sz w:val="24"/>
          <w:szCs w:val="24"/>
        </w:rPr>
      </w:pPr>
    </w:p>
    <w:p w14:paraId="29ED411F" w14:textId="41E16AEE" w:rsidR="00715D55" w:rsidRPr="00E9349B"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Major taxonomic groupings of periphyton consisted of diatoms, </w:t>
      </w:r>
      <w:proofErr w:type="spellStart"/>
      <w:r>
        <w:rPr>
          <w:rFonts w:ascii="Times New Roman" w:eastAsia="Times New Roman" w:hAnsi="Times New Roman" w:cs="Times New Roman"/>
          <w:i/>
          <w:sz w:val="24"/>
          <w:szCs w:val="24"/>
        </w:rPr>
        <w:t>Tetrasporales</w:t>
      </w:r>
      <w:proofErr w:type="spellEnd"/>
      <w:r w:rsidR="00F62B41">
        <w:rPr>
          <w:rFonts w:ascii="Times New Roman" w:eastAsia="Times New Roman" w:hAnsi="Times New Roman" w:cs="Times New Roman"/>
          <w:i/>
          <w:sz w:val="24"/>
          <w:szCs w:val="24"/>
        </w:rPr>
        <w:t xml:space="preserve"> </w:t>
      </w:r>
      <w:r w:rsidR="00F62B41" w:rsidRPr="000803B9">
        <w:rPr>
          <w:rFonts w:ascii="Times New Roman" w:eastAsia="Times New Roman" w:hAnsi="Times New Roman" w:cs="Times New Roman"/>
          <w:sz w:val="24"/>
          <w:szCs w:val="24"/>
        </w:rPr>
        <w:t>spp</w:t>
      </w:r>
      <w:r w:rsidR="00F62B41">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Spirogyra</w:t>
      </w:r>
      <w:r w:rsidR="00F62B41">
        <w:rPr>
          <w:rFonts w:ascii="Times New Roman" w:eastAsia="Times New Roman" w:hAnsi="Times New Roman" w:cs="Times New Roman"/>
          <w:i/>
          <w:sz w:val="24"/>
          <w:szCs w:val="24"/>
        </w:rPr>
        <w:t xml:space="preserve"> </w:t>
      </w:r>
      <w:r w:rsidR="00F62B41" w:rsidRPr="000803B9">
        <w:rPr>
          <w:rFonts w:ascii="Times New Roman" w:eastAsia="Times New Roman" w:hAnsi="Times New Roman" w:cs="Times New Roman"/>
          <w:sz w:val="24"/>
          <w:szCs w:val="24"/>
        </w:rPr>
        <w:t>spp.</w:t>
      </w:r>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i/>
          <w:sz w:val="24"/>
          <w:szCs w:val="24"/>
        </w:rPr>
        <w:t>Ulothrix</w:t>
      </w:r>
      <w:proofErr w:type="spellEnd"/>
      <w:r w:rsidR="00F62B41">
        <w:rPr>
          <w:rFonts w:ascii="Times New Roman" w:eastAsia="Times New Roman" w:hAnsi="Times New Roman" w:cs="Times New Roman"/>
          <w:i/>
          <w:sz w:val="24"/>
          <w:szCs w:val="24"/>
        </w:rPr>
        <w:t xml:space="preserve"> </w:t>
      </w:r>
      <w:r w:rsidR="00F62B41" w:rsidRPr="000803B9">
        <w:rPr>
          <w:rFonts w:ascii="Times New Roman" w:eastAsia="Times New Roman" w:hAnsi="Times New Roman" w:cs="Times New Roman"/>
          <w:sz w:val="24"/>
          <w:szCs w:val="24"/>
        </w:rPr>
        <w:t>spp</w:t>
      </w:r>
      <w:r>
        <w:rPr>
          <w:rFonts w:ascii="Times New Roman" w:eastAsia="Times New Roman" w:hAnsi="Times New Roman" w:cs="Times New Roman"/>
          <w:sz w:val="24"/>
          <w:szCs w:val="24"/>
        </w:rPr>
        <w:t xml:space="preserve">. K-means cluster analysis of periphyton abundance demonstrated three </w:t>
      </w:r>
      <w:r>
        <w:rPr>
          <w:rFonts w:ascii="Times New Roman" w:eastAsia="Times New Roman" w:hAnsi="Times New Roman" w:cs="Times New Roman"/>
          <w:sz w:val="24"/>
          <w:szCs w:val="24"/>
        </w:rPr>
        <w:lastRenderedPageBreak/>
        <w:t xml:space="preserve">groupings capture most variance, and visual inspection of periphyton community NMDS suggested groupings were related to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values (</w:t>
      </w:r>
      <w:r w:rsidR="00E01811">
        <w:rPr>
          <w:rFonts w:ascii="Times New Roman" w:eastAsia="Times New Roman" w:hAnsi="Times New Roman" w:cs="Times New Roman"/>
          <w:sz w:val="24"/>
          <w:szCs w:val="24"/>
        </w:rPr>
        <w:t>Figure 4</w:t>
      </w:r>
      <w:r>
        <w:rPr>
          <w:rFonts w:ascii="Times New Roman" w:eastAsia="Times New Roman" w:hAnsi="Times New Roman" w:cs="Times New Roman"/>
          <w:sz w:val="24"/>
          <w:szCs w:val="24"/>
        </w:rPr>
        <w:t xml:space="preserve">). PERMANOVA results demonstrated that periphyton communities were significantly different based on </w:t>
      </w:r>
      <w:r w:rsidR="00B05791">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w:t>
      </w:r>
      <w:r w:rsidR="00B05791">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t>
      </w:r>
      <w:r w:rsidR="000F601A">
        <w:rPr>
          <w:rFonts w:ascii="Times New Roman" w:eastAsia="Times New Roman" w:hAnsi="Times New Roman" w:cs="Times New Roman"/>
          <w:sz w:val="24"/>
          <w:szCs w:val="24"/>
        </w:rPr>
        <w:t>R</w:t>
      </w:r>
      <w:r w:rsidR="000F601A">
        <w:rPr>
          <w:rFonts w:ascii="Times New Roman" w:eastAsia="Times New Roman" w:hAnsi="Times New Roman" w:cs="Times New Roman"/>
          <w:sz w:val="24"/>
          <w:szCs w:val="24"/>
          <w:vertAlign w:val="superscript"/>
        </w:rPr>
        <w:t>2</w:t>
      </w:r>
      <w:r w:rsidR="000F601A">
        <w:rPr>
          <w:rFonts w:ascii="Times New Roman" w:eastAsia="Times New Roman" w:hAnsi="Times New Roman" w:cs="Times New Roman"/>
          <w:sz w:val="24"/>
          <w:szCs w:val="24"/>
        </w:rPr>
        <w:t xml:space="preserve"> = 0.55, </w:t>
      </w:r>
      <w:r>
        <w:rPr>
          <w:rFonts w:ascii="Times New Roman" w:eastAsia="Times New Roman" w:hAnsi="Times New Roman" w:cs="Times New Roman"/>
          <w:sz w:val="24"/>
          <w:szCs w:val="24"/>
        </w:rPr>
        <w:t>p = 0.0</w:t>
      </w:r>
      <w:r w:rsidR="0075343E">
        <w:rPr>
          <w:rFonts w:ascii="Times New Roman" w:eastAsia="Times New Roman" w:hAnsi="Times New Roman" w:cs="Times New Roman"/>
          <w:sz w:val="24"/>
          <w:szCs w:val="24"/>
        </w:rPr>
        <w:t>01</w:t>
      </w:r>
      <w:r>
        <w:rPr>
          <w:rFonts w:ascii="Times New Roman" w:eastAsia="Times New Roman" w:hAnsi="Times New Roman" w:cs="Times New Roman"/>
          <w:sz w:val="24"/>
          <w:szCs w:val="24"/>
        </w:rPr>
        <w:t xml:space="preserve">). </w:t>
      </w:r>
      <w:r w:rsidR="00B05791">
        <w:rPr>
          <w:rFonts w:ascii="Times New Roman" w:eastAsia="Times New Roman" w:hAnsi="Times New Roman" w:cs="Times New Roman"/>
          <w:sz w:val="24"/>
          <w:szCs w:val="24"/>
        </w:rPr>
        <w:t>Post-hoc SIMPER results suggested</w:t>
      </w:r>
      <w:r w:rsidR="00191FD0">
        <w:rPr>
          <w:rFonts w:ascii="Times New Roman" w:eastAsia="Times New Roman" w:hAnsi="Times New Roman" w:cs="Times New Roman"/>
          <w:sz w:val="24"/>
          <w:szCs w:val="24"/>
        </w:rPr>
        <w:t xml:space="preserve"> that these differences were primarily associated with</w:t>
      </w:r>
      <w:r w:rsidR="00205279">
        <w:rPr>
          <w:rFonts w:ascii="Times New Roman" w:eastAsia="Times New Roman" w:hAnsi="Times New Roman" w:cs="Times New Roman"/>
          <w:sz w:val="24"/>
          <w:szCs w:val="24"/>
        </w:rPr>
        <w:t xml:space="preserve"> sites that had higher</w:t>
      </w:r>
      <w:r w:rsidR="00E9349B">
        <w:rPr>
          <w:rFonts w:ascii="Times New Roman" w:eastAsia="Times New Roman" w:hAnsi="Times New Roman" w:cs="Times New Roman"/>
          <w:sz w:val="24"/>
          <w:szCs w:val="24"/>
        </w:rPr>
        <w:t xml:space="preserve"> </w:t>
      </w:r>
      <w:proofErr w:type="spellStart"/>
      <w:r w:rsidR="00E9349B" w:rsidRPr="00E9349B">
        <w:rPr>
          <w:rFonts w:ascii="Times New Roman" w:eastAsia="Times New Roman" w:hAnsi="Times New Roman" w:cs="Times New Roman"/>
          <w:i/>
          <w:sz w:val="24"/>
          <w:szCs w:val="24"/>
        </w:rPr>
        <w:t>Ulothrix</w:t>
      </w:r>
      <w:proofErr w:type="spellEnd"/>
      <w:r w:rsidR="00E9349B">
        <w:rPr>
          <w:rFonts w:ascii="Times New Roman" w:eastAsia="Times New Roman" w:hAnsi="Times New Roman" w:cs="Times New Roman"/>
          <w:sz w:val="24"/>
          <w:szCs w:val="24"/>
        </w:rPr>
        <w:t xml:space="preserve"> spp. </w:t>
      </w:r>
      <w:r w:rsidR="00B05791" w:rsidRPr="00E9349B">
        <w:rPr>
          <w:rFonts w:ascii="Times New Roman" w:eastAsia="Times New Roman" w:hAnsi="Times New Roman" w:cs="Times New Roman"/>
          <w:sz w:val="24"/>
          <w:szCs w:val="24"/>
        </w:rPr>
        <w:t>relative</w:t>
      </w:r>
      <w:r w:rsidR="002309D1">
        <w:rPr>
          <w:rFonts w:ascii="Times New Roman" w:eastAsia="Times New Roman" w:hAnsi="Times New Roman" w:cs="Times New Roman"/>
          <w:sz w:val="24"/>
          <w:szCs w:val="24"/>
        </w:rPr>
        <w:t xml:space="preserve"> abundance</w:t>
      </w:r>
      <w:r w:rsidR="00E9349B">
        <w:rPr>
          <w:rFonts w:ascii="Times New Roman" w:eastAsia="Times New Roman" w:hAnsi="Times New Roman" w:cs="Times New Roman"/>
          <w:sz w:val="24"/>
          <w:szCs w:val="24"/>
        </w:rPr>
        <w:t>. Additionally, sites with high IDW populations ha</w:t>
      </w:r>
      <w:r w:rsidR="00DD6A3F">
        <w:rPr>
          <w:rFonts w:ascii="Times New Roman" w:eastAsia="Times New Roman" w:hAnsi="Times New Roman" w:cs="Times New Roman"/>
          <w:sz w:val="24"/>
          <w:szCs w:val="24"/>
        </w:rPr>
        <w:t>d</w:t>
      </w:r>
      <w:r w:rsidR="00E9349B">
        <w:rPr>
          <w:rFonts w:ascii="Times New Roman" w:eastAsia="Times New Roman" w:hAnsi="Times New Roman" w:cs="Times New Roman"/>
          <w:sz w:val="24"/>
          <w:szCs w:val="24"/>
        </w:rPr>
        <w:t xml:space="preserve"> higher diatom relative abundance in comparison to sites with low IDW populations</w:t>
      </w:r>
      <w:r w:rsidR="00DD6A3F">
        <w:rPr>
          <w:rFonts w:ascii="Times New Roman" w:eastAsia="Times New Roman" w:hAnsi="Times New Roman" w:cs="Times New Roman"/>
          <w:sz w:val="24"/>
          <w:szCs w:val="24"/>
        </w:rPr>
        <w:t>, yet not for</w:t>
      </w:r>
      <w:r w:rsidR="00E9349B">
        <w:rPr>
          <w:rFonts w:ascii="Times New Roman" w:eastAsia="Times New Roman" w:hAnsi="Times New Roman" w:cs="Times New Roman"/>
          <w:sz w:val="24"/>
          <w:szCs w:val="24"/>
        </w:rPr>
        <w:t xml:space="preserve"> sites with moderate IDW populations.</w:t>
      </w:r>
    </w:p>
    <w:p w14:paraId="0DE7FB5C" w14:textId="77777777" w:rsidR="00715D55" w:rsidRDefault="00715D55">
      <w:pPr>
        <w:rPr>
          <w:rFonts w:ascii="Times New Roman" w:eastAsia="Times New Roman" w:hAnsi="Times New Roman" w:cs="Times New Roman"/>
          <w:sz w:val="24"/>
          <w:szCs w:val="24"/>
        </w:rPr>
      </w:pPr>
    </w:p>
    <w:p w14:paraId="17A2BBA3"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2b. Macroinvertebrates </w:t>
      </w:r>
    </w:p>
    <w:p w14:paraId="59050D11" w14:textId="77777777" w:rsidR="00715D55" w:rsidRDefault="00715D55">
      <w:pPr>
        <w:rPr>
          <w:rFonts w:ascii="Times New Roman" w:eastAsia="Times New Roman" w:hAnsi="Times New Roman" w:cs="Times New Roman"/>
          <w:sz w:val="24"/>
          <w:szCs w:val="24"/>
        </w:rPr>
      </w:pPr>
    </w:p>
    <w:p w14:paraId="31D32F80" w14:textId="714999D7" w:rsidR="00715D55" w:rsidRPr="00A87BAC" w:rsidRDefault="00B05791">
      <w:pPr>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D8535D">
        <w:rPr>
          <w:rFonts w:ascii="Times New Roman" w:eastAsia="Times New Roman" w:hAnsi="Times New Roman" w:cs="Times New Roman"/>
          <w:sz w:val="24"/>
          <w:szCs w:val="24"/>
        </w:rPr>
        <w:t xml:space="preserve">axonomic groupings included </w:t>
      </w:r>
      <w:r w:rsidR="008A4A9B">
        <w:rPr>
          <w:rFonts w:ascii="Times New Roman" w:eastAsia="Times New Roman" w:hAnsi="Times New Roman" w:cs="Times New Roman"/>
          <w:sz w:val="24"/>
          <w:szCs w:val="24"/>
        </w:rPr>
        <w:t xml:space="preserve">five </w:t>
      </w:r>
      <w:r w:rsidR="00D8535D">
        <w:rPr>
          <w:rFonts w:ascii="Times New Roman" w:eastAsia="Times New Roman" w:hAnsi="Times New Roman" w:cs="Times New Roman"/>
          <w:sz w:val="24"/>
          <w:szCs w:val="24"/>
        </w:rPr>
        <w:t xml:space="preserve">amphipod genera: </w:t>
      </w:r>
      <w:proofErr w:type="spellStart"/>
      <w:r w:rsidR="00D8535D">
        <w:rPr>
          <w:rFonts w:ascii="Times New Roman" w:eastAsia="Times New Roman" w:hAnsi="Times New Roman" w:cs="Times New Roman"/>
          <w:i/>
          <w:sz w:val="24"/>
          <w:szCs w:val="24"/>
        </w:rPr>
        <w:t>Eulimnogammarus</w:t>
      </w:r>
      <w:proofErr w:type="spellEnd"/>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i/>
          <w:sz w:val="24"/>
          <w:szCs w:val="24"/>
        </w:rPr>
        <w:t>Poekilogammarus</w:t>
      </w:r>
      <w:proofErr w:type="spellEnd"/>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i/>
          <w:sz w:val="24"/>
          <w:szCs w:val="24"/>
        </w:rPr>
        <w:t>Cryptoropus</w:t>
      </w:r>
      <w:proofErr w:type="spellEnd"/>
      <w:r w:rsidR="00D8535D">
        <w:rPr>
          <w:rFonts w:ascii="Times New Roman" w:eastAsia="Times New Roman" w:hAnsi="Times New Roman" w:cs="Times New Roman"/>
          <w:sz w:val="24"/>
          <w:szCs w:val="24"/>
        </w:rPr>
        <w:t xml:space="preserve">, </w:t>
      </w:r>
      <w:proofErr w:type="spellStart"/>
      <w:r w:rsidRPr="00B05791">
        <w:rPr>
          <w:rFonts w:ascii="Times New Roman" w:eastAsia="Times New Roman" w:hAnsi="Times New Roman" w:cs="Times New Roman"/>
          <w:i/>
          <w:sz w:val="24"/>
          <w:szCs w:val="24"/>
        </w:rPr>
        <w:t>Brandtia</w:t>
      </w:r>
      <w:proofErr w:type="spellEnd"/>
      <w:r>
        <w:rPr>
          <w:rFonts w:ascii="Times New Roman" w:eastAsia="Times New Roman" w:hAnsi="Times New Roman" w:cs="Times New Roman"/>
          <w:i/>
          <w:sz w:val="24"/>
          <w:szCs w:val="24"/>
        </w:rPr>
        <w:t xml:space="preserve"> </w:t>
      </w:r>
      <w:r w:rsidR="00D8535D" w:rsidRPr="00B05791">
        <w:rPr>
          <w:rFonts w:ascii="Times New Roman" w:eastAsia="Times New Roman" w:hAnsi="Times New Roman" w:cs="Times New Roman"/>
          <w:i/>
          <w:sz w:val="24"/>
          <w:szCs w:val="24"/>
        </w:rPr>
        <w:t>and</w:t>
      </w:r>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i/>
          <w:sz w:val="24"/>
          <w:szCs w:val="24"/>
        </w:rPr>
        <w:t>Pallasea</w:t>
      </w:r>
      <w:proofErr w:type="spellEnd"/>
      <w:r w:rsidR="00D8535D">
        <w:rPr>
          <w:rFonts w:ascii="Times New Roman" w:eastAsia="Times New Roman" w:hAnsi="Times New Roman" w:cs="Times New Roman"/>
          <w:sz w:val="24"/>
          <w:szCs w:val="24"/>
        </w:rPr>
        <w:t xml:space="preserve">; </w:t>
      </w:r>
      <w:r w:rsidR="008A4A9B">
        <w:rPr>
          <w:rFonts w:ascii="Times New Roman" w:eastAsia="Times New Roman" w:hAnsi="Times New Roman" w:cs="Times New Roman"/>
          <w:sz w:val="24"/>
          <w:szCs w:val="24"/>
        </w:rPr>
        <w:t xml:space="preserve">six </w:t>
      </w:r>
      <w:proofErr w:type="spellStart"/>
      <w:r w:rsidR="00D8535D">
        <w:rPr>
          <w:rFonts w:ascii="Times New Roman" w:eastAsia="Times New Roman" w:hAnsi="Times New Roman" w:cs="Times New Roman"/>
          <w:sz w:val="24"/>
          <w:szCs w:val="24"/>
        </w:rPr>
        <w:t>mollusc</w:t>
      </w:r>
      <w:proofErr w:type="spellEnd"/>
      <w:r w:rsidR="00D8535D">
        <w:rPr>
          <w:rFonts w:ascii="Times New Roman" w:eastAsia="Times New Roman" w:hAnsi="Times New Roman" w:cs="Times New Roman"/>
          <w:sz w:val="24"/>
          <w:szCs w:val="24"/>
        </w:rPr>
        <w:t xml:space="preserve"> families: </w:t>
      </w:r>
      <w:proofErr w:type="spellStart"/>
      <w:r w:rsidR="00D8535D">
        <w:rPr>
          <w:rFonts w:ascii="Times New Roman" w:eastAsia="Times New Roman" w:hAnsi="Times New Roman" w:cs="Times New Roman"/>
          <w:sz w:val="24"/>
          <w:szCs w:val="24"/>
        </w:rPr>
        <w:t>Planorbidae</w:t>
      </w:r>
      <w:proofErr w:type="spellEnd"/>
      <w:r w:rsidR="00E9349B">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Valvatidae</w:t>
      </w:r>
      <w:proofErr w:type="spellEnd"/>
      <w:r w:rsidR="00E9349B">
        <w:rPr>
          <w:rFonts w:ascii="Times New Roman" w:eastAsia="Times New Roman" w:hAnsi="Times New Roman" w:cs="Times New Roman"/>
          <w:sz w:val="24"/>
          <w:szCs w:val="24"/>
        </w:rPr>
        <w:t xml:space="preserve">, </w:t>
      </w:r>
      <w:proofErr w:type="spellStart"/>
      <w:r w:rsidR="00E9349B">
        <w:rPr>
          <w:rFonts w:ascii="Times New Roman" w:eastAsia="Times New Roman" w:hAnsi="Times New Roman" w:cs="Times New Roman"/>
          <w:sz w:val="24"/>
          <w:szCs w:val="24"/>
        </w:rPr>
        <w:t>Baicaliidae</w:t>
      </w:r>
      <w:proofErr w:type="spellEnd"/>
      <w:r w:rsidR="00E9349B">
        <w:rPr>
          <w:rFonts w:ascii="Times New Roman" w:eastAsia="Times New Roman" w:hAnsi="Times New Roman" w:cs="Times New Roman"/>
          <w:sz w:val="24"/>
          <w:szCs w:val="24"/>
        </w:rPr>
        <w:t xml:space="preserve">, </w:t>
      </w:r>
      <w:proofErr w:type="spellStart"/>
      <w:r w:rsidR="00D96D3B">
        <w:rPr>
          <w:rFonts w:ascii="Times New Roman" w:eastAsia="Times New Roman" w:hAnsi="Times New Roman" w:cs="Times New Roman"/>
          <w:sz w:val="24"/>
          <w:szCs w:val="24"/>
        </w:rPr>
        <w:t>Benedictidae</w:t>
      </w:r>
      <w:proofErr w:type="spellEnd"/>
      <w:r w:rsidR="00D96D3B">
        <w:rPr>
          <w:rFonts w:ascii="Times New Roman" w:eastAsia="Times New Roman" w:hAnsi="Times New Roman" w:cs="Times New Roman"/>
          <w:sz w:val="24"/>
          <w:szCs w:val="24"/>
        </w:rPr>
        <w:t xml:space="preserve">, </w:t>
      </w:r>
      <w:proofErr w:type="spellStart"/>
      <w:r w:rsidR="00D96D3B">
        <w:rPr>
          <w:rFonts w:ascii="Times New Roman" w:eastAsia="Times New Roman" w:hAnsi="Times New Roman" w:cs="Times New Roman"/>
          <w:sz w:val="24"/>
          <w:szCs w:val="24"/>
        </w:rPr>
        <w:t>Acroloxidae</w:t>
      </w:r>
      <w:proofErr w:type="spellEnd"/>
      <w:r w:rsidR="00D96D3B">
        <w:rPr>
          <w:rFonts w:ascii="Times New Roman" w:eastAsia="Times New Roman" w:hAnsi="Times New Roman" w:cs="Times New Roman"/>
          <w:sz w:val="24"/>
          <w:szCs w:val="24"/>
        </w:rPr>
        <w:t xml:space="preserve">, </w:t>
      </w:r>
      <w:proofErr w:type="spellStart"/>
      <w:r w:rsidR="00D96D3B">
        <w:rPr>
          <w:rFonts w:ascii="Times New Roman" w:eastAsia="Times New Roman" w:hAnsi="Times New Roman" w:cs="Times New Roman"/>
          <w:sz w:val="24"/>
          <w:szCs w:val="24"/>
        </w:rPr>
        <w:t>Maackia</w:t>
      </w:r>
      <w:proofErr w:type="spellEnd"/>
      <w:r w:rsidR="00D8535D">
        <w:rPr>
          <w:rFonts w:ascii="Times New Roman" w:eastAsia="Times New Roman" w:hAnsi="Times New Roman" w:cs="Times New Roman"/>
          <w:sz w:val="24"/>
          <w:szCs w:val="24"/>
        </w:rPr>
        <w:t xml:space="preserve">; flatworms; caddisflies; and leeches (summarized in Table 2). K-means cluster analysis of macroinvertebrate community composition demonstrated 3 major groupings would capture most variance, and visual inspection of NMDS suggested clusters </w:t>
      </w:r>
      <w:r w:rsidR="00F62B41">
        <w:rPr>
          <w:rFonts w:ascii="Times New Roman" w:eastAsia="Times New Roman" w:hAnsi="Times New Roman" w:cs="Times New Roman"/>
          <w:sz w:val="24"/>
          <w:szCs w:val="24"/>
        </w:rPr>
        <w:t xml:space="preserve">were </w:t>
      </w:r>
      <w:r w:rsidR="00D8535D">
        <w:rPr>
          <w:rFonts w:ascii="Times New Roman" w:eastAsia="Times New Roman" w:hAnsi="Times New Roman" w:cs="Times New Roman"/>
          <w:sz w:val="24"/>
          <w:szCs w:val="24"/>
        </w:rPr>
        <w:t xml:space="preserve">related to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w:t>
      </w:r>
      <w:r w:rsidR="00E01811">
        <w:rPr>
          <w:rFonts w:ascii="Times New Roman" w:eastAsia="Times New Roman" w:hAnsi="Times New Roman" w:cs="Times New Roman"/>
          <w:sz w:val="24"/>
          <w:szCs w:val="24"/>
        </w:rPr>
        <w:t>Figure 5</w:t>
      </w:r>
      <w:r w:rsidR="00D8535D">
        <w:rPr>
          <w:rFonts w:ascii="Times New Roman" w:eastAsia="Times New Roman" w:hAnsi="Times New Roman" w:cs="Times New Roman"/>
          <w:sz w:val="24"/>
          <w:szCs w:val="24"/>
        </w:rPr>
        <w:t xml:space="preserve">). PERMANOVA results supported the hypothesis that macroinvertebrate communities </w:t>
      </w:r>
      <w:r w:rsidR="001B7B02">
        <w:rPr>
          <w:rFonts w:ascii="Times New Roman" w:eastAsia="Times New Roman" w:hAnsi="Times New Roman" w:cs="Times New Roman"/>
          <w:sz w:val="24"/>
          <w:szCs w:val="24"/>
        </w:rPr>
        <w:t xml:space="preserve">significantly differed along a gradient of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populations (</w:t>
      </w:r>
      <w:r w:rsidR="008A4A9B">
        <w:rPr>
          <w:rFonts w:ascii="Times New Roman" w:eastAsia="Times New Roman" w:hAnsi="Times New Roman" w:cs="Times New Roman"/>
          <w:sz w:val="24"/>
          <w:szCs w:val="24"/>
        </w:rPr>
        <w:t>R</w:t>
      </w:r>
      <w:r w:rsidR="008A4A9B">
        <w:rPr>
          <w:rFonts w:ascii="Times New Roman" w:eastAsia="Times New Roman" w:hAnsi="Times New Roman" w:cs="Times New Roman"/>
          <w:sz w:val="24"/>
          <w:szCs w:val="24"/>
          <w:vertAlign w:val="superscript"/>
        </w:rPr>
        <w:t>2</w:t>
      </w:r>
      <w:r w:rsidR="008A4A9B">
        <w:rPr>
          <w:rFonts w:ascii="Times New Roman" w:eastAsia="Times New Roman" w:hAnsi="Times New Roman" w:cs="Times New Roman"/>
          <w:sz w:val="24"/>
          <w:szCs w:val="24"/>
        </w:rPr>
        <w:t xml:space="preserve"> = </w:t>
      </w:r>
      <w:r w:rsidR="0075343E">
        <w:rPr>
          <w:rFonts w:ascii="Times New Roman" w:eastAsia="Times New Roman" w:hAnsi="Times New Roman" w:cs="Times New Roman"/>
          <w:sz w:val="24"/>
          <w:szCs w:val="24"/>
        </w:rPr>
        <w:t>0.19</w:t>
      </w:r>
      <w:r w:rsidR="008A4A9B">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 xml:space="preserve">p = 0.001). </w:t>
      </w:r>
      <w:r w:rsidR="00B2468C">
        <w:rPr>
          <w:rFonts w:ascii="Times New Roman" w:eastAsia="Times New Roman" w:hAnsi="Times New Roman" w:cs="Times New Roman"/>
          <w:sz w:val="24"/>
          <w:szCs w:val="24"/>
        </w:rPr>
        <w:t xml:space="preserve">Post-hoc SIMPER analyses suggested </w:t>
      </w:r>
      <w:r w:rsidR="00205279">
        <w:rPr>
          <w:rFonts w:ascii="Times New Roman" w:eastAsia="Times New Roman" w:hAnsi="Times New Roman" w:cs="Times New Roman"/>
          <w:sz w:val="24"/>
          <w:szCs w:val="24"/>
        </w:rPr>
        <w:t xml:space="preserve">that </w:t>
      </w:r>
      <w:proofErr w:type="spellStart"/>
      <w:r w:rsidR="00A87BAC">
        <w:rPr>
          <w:rFonts w:ascii="Times New Roman" w:eastAsia="Times New Roman" w:hAnsi="Times New Roman" w:cs="Times New Roman"/>
          <w:i/>
          <w:sz w:val="24"/>
          <w:szCs w:val="24"/>
        </w:rPr>
        <w:t>Poekilogammarus</w:t>
      </w:r>
      <w:proofErr w:type="spellEnd"/>
      <w:r w:rsidR="00A87BAC">
        <w:rPr>
          <w:rFonts w:ascii="Times New Roman" w:eastAsia="Times New Roman" w:hAnsi="Times New Roman" w:cs="Times New Roman"/>
          <w:sz w:val="24"/>
          <w:szCs w:val="24"/>
        </w:rPr>
        <w:t xml:space="preserve">, </w:t>
      </w:r>
      <w:proofErr w:type="spellStart"/>
      <w:r w:rsidR="00A87BAC">
        <w:rPr>
          <w:rFonts w:ascii="Times New Roman" w:eastAsia="Times New Roman" w:hAnsi="Times New Roman" w:cs="Times New Roman"/>
          <w:i/>
          <w:sz w:val="24"/>
          <w:szCs w:val="24"/>
        </w:rPr>
        <w:t>Eulimnogammarus</w:t>
      </w:r>
      <w:proofErr w:type="spellEnd"/>
      <w:r w:rsidR="00A87BAC">
        <w:rPr>
          <w:rFonts w:ascii="Times New Roman" w:eastAsia="Times New Roman" w:hAnsi="Times New Roman" w:cs="Times New Roman"/>
          <w:sz w:val="24"/>
          <w:szCs w:val="24"/>
        </w:rPr>
        <w:t xml:space="preserve">, </w:t>
      </w:r>
      <w:proofErr w:type="spellStart"/>
      <w:r w:rsidR="00A87BAC" w:rsidRPr="00A87BAC">
        <w:rPr>
          <w:rFonts w:ascii="Times New Roman" w:eastAsia="Times New Roman" w:hAnsi="Times New Roman" w:cs="Times New Roman"/>
          <w:i/>
          <w:sz w:val="24"/>
          <w:szCs w:val="24"/>
        </w:rPr>
        <w:t>Valvatidae</w:t>
      </w:r>
      <w:proofErr w:type="spellEnd"/>
      <w:r w:rsidR="00A87BAC">
        <w:rPr>
          <w:rFonts w:ascii="Times New Roman" w:eastAsia="Times New Roman" w:hAnsi="Times New Roman" w:cs="Times New Roman"/>
          <w:sz w:val="24"/>
          <w:szCs w:val="24"/>
        </w:rPr>
        <w:t xml:space="preserve">, Caddisflies, </w:t>
      </w:r>
      <w:proofErr w:type="spellStart"/>
      <w:r w:rsidR="00A87BAC" w:rsidRPr="00A87BAC">
        <w:rPr>
          <w:rFonts w:ascii="Times New Roman" w:eastAsia="Times New Roman" w:hAnsi="Times New Roman" w:cs="Times New Roman"/>
          <w:i/>
          <w:sz w:val="24"/>
          <w:szCs w:val="24"/>
        </w:rPr>
        <w:t>Brandtia</w:t>
      </w:r>
      <w:proofErr w:type="spellEnd"/>
      <w:r w:rsidR="00A87BAC">
        <w:rPr>
          <w:rFonts w:ascii="Times New Roman" w:eastAsia="Times New Roman" w:hAnsi="Times New Roman" w:cs="Times New Roman"/>
          <w:sz w:val="24"/>
          <w:szCs w:val="24"/>
        </w:rPr>
        <w:t xml:space="preserve">, </w:t>
      </w:r>
      <w:proofErr w:type="spellStart"/>
      <w:r w:rsidR="00A87BAC" w:rsidRPr="00A87BAC">
        <w:rPr>
          <w:rFonts w:ascii="Times New Roman" w:eastAsia="Times New Roman" w:hAnsi="Times New Roman" w:cs="Times New Roman"/>
          <w:i/>
          <w:sz w:val="24"/>
          <w:szCs w:val="24"/>
        </w:rPr>
        <w:t>Baicaliidae</w:t>
      </w:r>
      <w:proofErr w:type="spellEnd"/>
      <w:r w:rsidR="00A87BAC">
        <w:rPr>
          <w:rFonts w:ascii="Times New Roman" w:eastAsia="Times New Roman" w:hAnsi="Times New Roman" w:cs="Times New Roman"/>
          <w:sz w:val="24"/>
          <w:szCs w:val="24"/>
        </w:rPr>
        <w:t xml:space="preserve">, and </w:t>
      </w:r>
      <w:proofErr w:type="spellStart"/>
      <w:r w:rsidR="00A87BAC" w:rsidRPr="00A87BAC">
        <w:rPr>
          <w:rFonts w:ascii="Times New Roman" w:eastAsia="Times New Roman" w:hAnsi="Times New Roman" w:cs="Times New Roman"/>
          <w:i/>
          <w:sz w:val="24"/>
          <w:szCs w:val="24"/>
        </w:rPr>
        <w:t>Panorbidae</w:t>
      </w:r>
      <w:proofErr w:type="spellEnd"/>
      <w:r w:rsidR="00A87BAC">
        <w:rPr>
          <w:rFonts w:ascii="Times New Roman" w:eastAsia="Times New Roman" w:hAnsi="Times New Roman" w:cs="Times New Roman"/>
          <w:sz w:val="24"/>
          <w:szCs w:val="24"/>
        </w:rPr>
        <w:t xml:space="preserve"> contributed the greatest differences between </w:t>
      </w:r>
      <w:r w:rsidR="00205279">
        <w:rPr>
          <w:rFonts w:ascii="Times New Roman" w:eastAsia="Times New Roman" w:hAnsi="Times New Roman" w:cs="Times New Roman"/>
          <w:sz w:val="24"/>
          <w:szCs w:val="24"/>
        </w:rPr>
        <w:t>h</w:t>
      </w:r>
      <w:r w:rsidR="00A87BAC">
        <w:rPr>
          <w:rFonts w:ascii="Times New Roman" w:eastAsia="Times New Roman" w:hAnsi="Times New Roman" w:cs="Times New Roman"/>
          <w:sz w:val="24"/>
          <w:szCs w:val="24"/>
        </w:rPr>
        <w:t xml:space="preserve">igh and </w:t>
      </w:r>
      <w:r w:rsidR="00205279">
        <w:rPr>
          <w:rFonts w:ascii="Times New Roman" w:eastAsia="Times New Roman" w:hAnsi="Times New Roman" w:cs="Times New Roman"/>
          <w:sz w:val="24"/>
          <w:szCs w:val="24"/>
        </w:rPr>
        <w:t>m</w:t>
      </w:r>
      <w:r w:rsidR="00A87BAC">
        <w:rPr>
          <w:rFonts w:ascii="Times New Roman" w:eastAsia="Times New Roman" w:hAnsi="Times New Roman" w:cs="Times New Roman"/>
          <w:sz w:val="24"/>
          <w:szCs w:val="24"/>
        </w:rPr>
        <w:t>oderate/</w:t>
      </w:r>
      <w:r w:rsidR="00205279">
        <w:rPr>
          <w:rFonts w:ascii="Times New Roman" w:eastAsia="Times New Roman" w:hAnsi="Times New Roman" w:cs="Times New Roman"/>
          <w:sz w:val="24"/>
          <w:szCs w:val="24"/>
        </w:rPr>
        <w:t>l</w:t>
      </w:r>
      <w:r w:rsidR="00A87BAC">
        <w:rPr>
          <w:rFonts w:ascii="Times New Roman" w:eastAsia="Times New Roman" w:hAnsi="Times New Roman" w:cs="Times New Roman"/>
          <w:sz w:val="24"/>
          <w:szCs w:val="24"/>
        </w:rPr>
        <w:t xml:space="preserve">ow IDW population groupings. </w:t>
      </w:r>
    </w:p>
    <w:p w14:paraId="0DD211AD" w14:textId="77777777" w:rsidR="00715D55" w:rsidRDefault="00715D55">
      <w:pPr>
        <w:rPr>
          <w:rFonts w:ascii="Times New Roman" w:eastAsia="Times New Roman" w:hAnsi="Times New Roman" w:cs="Times New Roman"/>
          <w:sz w:val="24"/>
          <w:szCs w:val="24"/>
        </w:rPr>
      </w:pPr>
    </w:p>
    <w:p w14:paraId="4EFCDAF6" w14:textId="721CD1B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3. Food web characterization</w:t>
      </w:r>
      <w:r w:rsidR="0044127F">
        <w:rPr>
          <w:rFonts w:ascii="Times New Roman" w:eastAsia="Times New Roman" w:hAnsi="Times New Roman" w:cs="Times New Roman"/>
          <w:i/>
          <w:sz w:val="24"/>
          <w:szCs w:val="24"/>
        </w:rPr>
        <w:t>: stable isotopes and fatty acids</w:t>
      </w:r>
    </w:p>
    <w:p w14:paraId="59301B20" w14:textId="16FEF046" w:rsidR="00715D55" w:rsidRDefault="00715D55">
      <w:pPr>
        <w:rPr>
          <w:rFonts w:ascii="Times New Roman" w:eastAsia="Times New Roman" w:hAnsi="Times New Roman" w:cs="Times New Roman"/>
          <w:i/>
          <w:sz w:val="24"/>
          <w:szCs w:val="24"/>
        </w:rPr>
      </w:pPr>
    </w:p>
    <w:p w14:paraId="258D719E" w14:textId="437D8041"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Among periphyton and amphipod samples, </w:t>
      </w:r>
      <w:r w:rsidR="00F62B41">
        <w:rPr>
          <w:rFonts w:ascii="Times New Roman" w:eastAsia="Times New Roman" w:hAnsi="Times New Roman" w:cs="Times New Roman"/>
          <w:sz w:val="24"/>
          <w:szCs w:val="24"/>
        </w:rPr>
        <w:t>δ</w:t>
      </w:r>
      <w:r w:rsidR="00F62B41">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vertAlign w:val="superscript"/>
        </w:rPr>
        <w:t>13</w:t>
      </w:r>
      <w:r>
        <w:rPr>
          <w:rFonts w:ascii="Times New Roman" w:eastAsia="Times New Roman" w:hAnsi="Times New Roman" w:cs="Times New Roman"/>
          <w:sz w:val="24"/>
          <w:szCs w:val="24"/>
        </w:rPr>
        <w:t>C values ranged from -19.5 to -9.5</w:t>
      </w:r>
      <w:r w:rsidR="00381463">
        <w:rPr>
          <w:rFonts w:ascii="Times New Roman" w:eastAsia="Times New Roman" w:hAnsi="Times New Roman" w:cs="Times New Roman"/>
          <w:sz w:val="24"/>
          <w:szCs w:val="24"/>
        </w:rPr>
        <w:t>%</w:t>
      </w:r>
      <w:r w:rsidR="00381463" w:rsidDel="0038146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00E01811">
        <w:rPr>
          <w:rFonts w:ascii="Times New Roman" w:eastAsia="Times New Roman" w:hAnsi="Times New Roman" w:cs="Times New Roman"/>
          <w:sz w:val="24"/>
          <w:szCs w:val="24"/>
        </w:rPr>
        <w:t>Figure 6</w:t>
      </w:r>
      <w:r>
        <w:rPr>
          <w:rFonts w:ascii="Times New Roman" w:eastAsia="Times New Roman" w:hAnsi="Times New Roman" w:cs="Times New Roman"/>
          <w:sz w:val="24"/>
          <w:szCs w:val="24"/>
        </w:rPr>
        <w:t xml:space="preserve">). </w:t>
      </w:r>
      <w:del w:id="183" w:author="Meyer, Michael Frederick" w:date="2020-08-11T14:39:00Z">
        <w:r w:rsidDel="002405CF">
          <w:rPr>
            <w:rFonts w:ascii="Times New Roman" w:eastAsia="Times New Roman" w:hAnsi="Times New Roman" w:cs="Times New Roman"/>
            <w:sz w:val="24"/>
            <w:szCs w:val="24"/>
          </w:rPr>
          <w:delText>Among grazer</w:delText>
        </w:r>
      </w:del>
      <w:ins w:id="184" w:author="Meyer, Michael Frederick" w:date="2020-08-11T14:39:00Z">
        <w:r w:rsidR="002405CF">
          <w:rPr>
            <w:rFonts w:ascii="Times New Roman" w:eastAsia="Times New Roman" w:hAnsi="Times New Roman" w:cs="Times New Roman"/>
            <w:sz w:val="24"/>
            <w:szCs w:val="24"/>
          </w:rPr>
          <w:t>Among periphyton samples,</w:t>
        </w:r>
      </w:ins>
      <w:r>
        <w:rPr>
          <w:rFonts w:ascii="Times New Roman" w:eastAsia="Times New Roman" w:hAnsi="Times New Roman" w:cs="Times New Roman"/>
          <w:sz w:val="24"/>
          <w:szCs w:val="24"/>
        </w:rPr>
        <w:t xml:space="preserve"> 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N v</w:t>
      </w:r>
      <w:ins w:id="185" w:author="Meyer, Michael Frederick" w:date="2020-08-11T14:39:00Z">
        <w:r w:rsidR="002405CF">
          <w:rPr>
            <w:rFonts w:ascii="Times New Roman" w:eastAsia="Times New Roman" w:hAnsi="Times New Roman" w:cs="Times New Roman"/>
            <w:sz w:val="24"/>
            <w:szCs w:val="24"/>
          </w:rPr>
          <w:t xml:space="preserve">alues ranged from </w:t>
        </w:r>
      </w:ins>
      <w:ins w:id="186" w:author="Meyer, Michael Frederick" w:date="2020-08-17T14:33:00Z">
        <w:r w:rsidR="00B718D2">
          <w:rPr>
            <w:rFonts w:ascii="Times New Roman" w:eastAsia="Times New Roman" w:hAnsi="Times New Roman" w:cs="Times New Roman"/>
            <w:sz w:val="24"/>
            <w:szCs w:val="24"/>
          </w:rPr>
          <w:t>0.77</w:t>
        </w:r>
      </w:ins>
      <w:ins w:id="187" w:author="Meyer, Michael Frederick" w:date="2020-08-11T14:39:00Z">
        <w:r w:rsidR="002405CF">
          <w:rPr>
            <w:rFonts w:ascii="Times New Roman" w:eastAsia="Times New Roman" w:hAnsi="Times New Roman" w:cs="Times New Roman"/>
            <w:sz w:val="24"/>
            <w:szCs w:val="24"/>
          </w:rPr>
          <w:t xml:space="preserve"> to</w:t>
        </w:r>
      </w:ins>
      <w:ins w:id="188" w:author="Meyer, Michael Frederick" w:date="2020-08-17T14:34:00Z">
        <w:r w:rsidR="00966966">
          <w:rPr>
            <w:rFonts w:ascii="Times New Roman" w:eastAsia="Times New Roman" w:hAnsi="Times New Roman" w:cs="Times New Roman"/>
            <w:sz w:val="24"/>
            <w:szCs w:val="24"/>
          </w:rPr>
          <w:t xml:space="preserve"> 3.76</w:t>
        </w:r>
      </w:ins>
      <w:ins w:id="189" w:author="Meyer, Michael Frederick" w:date="2020-08-11T14:39:00Z">
        <w:r w:rsidR="002405CF">
          <w:rPr>
            <w:rFonts w:ascii="Times New Roman" w:eastAsia="Times New Roman" w:hAnsi="Times New Roman" w:cs="Times New Roman"/>
            <w:sz w:val="24"/>
            <w:szCs w:val="24"/>
          </w:rPr>
          <w:t>, w</w:t>
        </w:r>
      </w:ins>
      <w:ins w:id="190" w:author="Meyer, Michael Frederick" w:date="2020-08-11T14:40:00Z">
        <w:r w:rsidR="002405CF">
          <w:rPr>
            <w:rFonts w:ascii="Times New Roman" w:eastAsia="Times New Roman" w:hAnsi="Times New Roman" w:cs="Times New Roman"/>
            <w:sz w:val="24"/>
            <w:szCs w:val="24"/>
          </w:rPr>
          <w:t>hereas amphipod δ</w:t>
        </w:r>
        <w:r w:rsidR="002405CF">
          <w:rPr>
            <w:rFonts w:ascii="Times New Roman" w:eastAsia="Times New Roman" w:hAnsi="Times New Roman" w:cs="Times New Roman"/>
            <w:sz w:val="24"/>
            <w:szCs w:val="24"/>
            <w:vertAlign w:val="superscript"/>
          </w:rPr>
          <w:t>15</w:t>
        </w:r>
        <w:r w:rsidR="002405CF">
          <w:rPr>
            <w:rFonts w:ascii="Times New Roman" w:eastAsia="Times New Roman" w:hAnsi="Times New Roman" w:cs="Times New Roman"/>
            <w:sz w:val="24"/>
            <w:szCs w:val="24"/>
          </w:rPr>
          <w:t xml:space="preserve">N values ranged from </w:t>
        </w:r>
      </w:ins>
      <w:ins w:id="191" w:author="Meyer, Michael Frederick" w:date="2020-08-17T14:34:00Z">
        <w:r w:rsidR="00966966">
          <w:rPr>
            <w:rFonts w:ascii="Times New Roman" w:eastAsia="Times New Roman" w:hAnsi="Times New Roman" w:cs="Times New Roman"/>
            <w:sz w:val="24"/>
            <w:szCs w:val="24"/>
          </w:rPr>
          <w:t xml:space="preserve">6.42 </w:t>
        </w:r>
      </w:ins>
      <w:ins w:id="192" w:author="Meyer, Michael Frederick" w:date="2020-08-17T14:35:00Z">
        <w:r w:rsidR="00966966">
          <w:rPr>
            <w:rFonts w:ascii="Times New Roman" w:eastAsia="Times New Roman" w:hAnsi="Times New Roman" w:cs="Times New Roman"/>
            <w:sz w:val="24"/>
            <w:szCs w:val="24"/>
          </w:rPr>
          <w:t xml:space="preserve">to </w:t>
        </w:r>
      </w:ins>
      <w:ins w:id="193" w:author="Meyer, Michael Frederick" w:date="2020-08-17T14:34:00Z">
        <w:r w:rsidR="00966966">
          <w:rPr>
            <w:rFonts w:ascii="Times New Roman" w:eastAsia="Times New Roman" w:hAnsi="Times New Roman" w:cs="Times New Roman"/>
            <w:sz w:val="24"/>
            <w:szCs w:val="24"/>
          </w:rPr>
          <w:t>7.9</w:t>
        </w:r>
      </w:ins>
      <w:ins w:id="194" w:author="Meyer, Michael Frederick" w:date="2020-08-17T14:35:00Z">
        <w:r w:rsidR="00966966">
          <w:rPr>
            <w:rFonts w:ascii="Times New Roman" w:eastAsia="Times New Roman" w:hAnsi="Times New Roman" w:cs="Times New Roman"/>
            <w:sz w:val="24"/>
            <w:szCs w:val="24"/>
          </w:rPr>
          <w:t>2</w:t>
        </w:r>
      </w:ins>
      <w:ins w:id="195" w:author="Meyer, Michael Frederick" w:date="2020-08-11T14:40:00Z">
        <w:r w:rsidR="002405CF">
          <w:rPr>
            <w:rFonts w:ascii="Times New Roman" w:eastAsia="Times New Roman" w:hAnsi="Times New Roman" w:cs="Times New Roman"/>
            <w:sz w:val="24"/>
            <w:szCs w:val="24"/>
          </w:rPr>
          <w:t>.</w:t>
        </w:r>
      </w:ins>
      <w:del w:id="196" w:author="Meyer, Michael Frederick" w:date="2020-08-11T14:39:00Z">
        <w:r w:rsidDel="002405CF">
          <w:rPr>
            <w:rFonts w:ascii="Times New Roman" w:eastAsia="Times New Roman" w:hAnsi="Times New Roman" w:cs="Times New Roman"/>
            <w:sz w:val="24"/>
            <w:szCs w:val="24"/>
          </w:rPr>
          <w:delText>alues, .</w:delText>
        </w:r>
      </w:del>
    </w:p>
    <w:p w14:paraId="3E4C8FD1" w14:textId="77777777" w:rsidR="00715D55" w:rsidRDefault="00715D55">
      <w:pPr>
        <w:rPr>
          <w:rFonts w:ascii="Times New Roman" w:eastAsia="Times New Roman" w:hAnsi="Times New Roman" w:cs="Times New Roman"/>
          <w:sz w:val="24"/>
          <w:szCs w:val="24"/>
        </w:rPr>
      </w:pPr>
    </w:p>
    <w:p w14:paraId="1A362177" w14:textId="3DD9116F"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 xml:space="preserve">N significantly increased with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only for grazers (p = 0.008; </w:t>
      </w:r>
      <w:r w:rsidR="00E01811">
        <w:rPr>
          <w:rFonts w:ascii="Times New Roman" w:eastAsia="Times New Roman" w:hAnsi="Times New Roman" w:cs="Times New Roman"/>
          <w:sz w:val="24"/>
          <w:szCs w:val="24"/>
        </w:rPr>
        <w:t>Figure 3</w:t>
      </w:r>
      <w:r>
        <w:rPr>
          <w:rFonts w:ascii="Times New Roman" w:eastAsia="Times New Roman" w:hAnsi="Times New Roman" w:cs="Times New Roman"/>
          <w:sz w:val="24"/>
          <w:szCs w:val="24"/>
        </w:rPr>
        <w:t xml:space="preserve">, </w:t>
      </w:r>
      <w:r w:rsidR="00E01811">
        <w:rPr>
          <w:rFonts w:ascii="Times New Roman" w:eastAsia="Times New Roman" w:hAnsi="Times New Roman" w:cs="Times New Roman"/>
          <w:sz w:val="24"/>
          <w:szCs w:val="24"/>
        </w:rPr>
        <w:t>Figure 6</w:t>
      </w:r>
      <w:r>
        <w:rPr>
          <w:rFonts w:ascii="Times New Roman" w:eastAsia="Times New Roman" w:hAnsi="Times New Roman" w:cs="Times New Roman"/>
          <w:sz w:val="24"/>
          <w:szCs w:val="24"/>
        </w:rPr>
        <w:t>). Periphyton 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 xml:space="preserve">N signatures did not significantly increase with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(p = 0.7). In contrast, </w:t>
      </w:r>
      <w:r w:rsidR="00F62B41">
        <w:rPr>
          <w:rFonts w:ascii="Times New Roman" w:eastAsia="Times New Roman" w:hAnsi="Times New Roman" w:cs="Times New Roman"/>
          <w:sz w:val="24"/>
          <w:szCs w:val="24"/>
        </w:rPr>
        <w:t>δ</w:t>
      </w:r>
      <w:r w:rsidR="00F62B41">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vertAlign w:val="superscript"/>
        </w:rPr>
        <w:t>13</w:t>
      </w:r>
      <w:r>
        <w:rPr>
          <w:rFonts w:ascii="Times New Roman" w:eastAsia="Times New Roman" w:hAnsi="Times New Roman" w:cs="Times New Roman"/>
          <w:sz w:val="24"/>
          <w:szCs w:val="24"/>
        </w:rPr>
        <w:t xml:space="preserve">C concentrations were not related with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for either periphyton or macroinvertebrates. </w:t>
      </w:r>
    </w:p>
    <w:p w14:paraId="238C3CBB" w14:textId="77777777" w:rsidR="00715D55" w:rsidRDefault="00715D55">
      <w:pPr>
        <w:rPr>
          <w:rFonts w:ascii="Times New Roman" w:eastAsia="Times New Roman" w:hAnsi="Times New Roman" w:cs="Times New Roman"/>
          <w:sz w:val="24"/>
          <w:szCs w:val="24"/>
        </w:rPr>
      </w:pPr>
    </w:p>
    <w:p w14:paraId="560291FF" w14:textId="1D9CD4BB"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both periphyton and grazers, our analyses focused mainly on the essential fatty acids (EFAs) 18:3ω3, 18:4ω3, 20:5ω3, and 22:6ω3.</w:t>
      </w:r>
      <w:r w:rsidR="0065075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For periphyton, the ratio of C18:3ω3 and C18:4ω3 in comparison to C20:5ω3 and C22:6ω3 significantly increased with an increasing PPCP concentration (p = 0.05, </w:t>
      </w:r>
      <w:r w:rsidR="00E01811">
        <w:rPr>
          <w:rFonts w:ascii="Times New Roman" w:eastAsia="Times New Roman" w:hAnsi="Times New Roman" w:cs="Times New Roman"/>
          <w:sz w:val="24"/>
          <w:szCs w:val="24"/>
        </w:rPr>
        <w:t>Figure 7</w:t>
      </w:r>
      <w:r>
        <w:rPr>
          <w:rFonts w:ascii="Times New Roman" w:eastAsia="Times New Roman" w:hAnsi="Times New Roman" w:cs="Times New Roman"/>
          <w:sz w:val="24"/>
          <w:szCs w:val="24"/>
        </w:rPr>
        <w:t xml:space="preserve">) but not with an increasing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(p = 0.17). Amphipod fatty acid ratios were not significantly related with either increasing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or increasing PPCP concentrations. </w:t>
      </w:r>
    </w:p>
    <w:p w14:paraId="3BA7C917" w14:textId="77777777" w:rsidR="00715D55" w:rsidRDefault="00715D55">
      <w:pPr>
        <w:rPr>
          <w:rFonts w:ascii="Times New Roman" w:eastAsia="Times New Roman" w:hAnsi="Times New Roman" w:cs="Times New Roman"/>
          <w:sz w:val="24"/>
          <w:szCs w:val="24"/>
        </w:rPr>
      </w:pPr>
    </w:p>
    <w:p w14:paraId="2EDA4EF3"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Discussion</w:t>
      </w:r>
    </w:p>
    <w:p w14:paraId="34328415" w14:textId="77B63EEB" w:rsidR="00685D80" w:rsidRDefault="00685D80">
      <w:pPr>
        <w:rPr>
          <w:rFonts w:ascii="Times New Roman" w:eastAsia="Times New Roman" w:hAnsi="Times New Roman" w:cs="Times New Roman"/>
          <w:sz w:val="24"/>
          <w:szCs w:val="24"/>
        </w:rPr>
      </w:pPr>
    </w:p>
    <w:p w14:paraId="2598C525" w14:textId="04D56830" w:rsidR="006B1D2B" w:rsidRDefault="006B1D2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combined results </w:t>
      </w:r>
      <w:r w:rsidR="00C239E7">
        <w:rPr>
          <w:rFonts w:ascii="Times New Roman" w:eastAsia="Times New Roman" w:hAnsi="Times New Roman" w:cs="Times New Roman"/>
          <w:sz w:val="24"/>
          <w:szCs w:val="24"/>
        </w:rPr>
        <w:t>corrob</w:t>
      </w:r>
      <w:r w:rsidR="004668F9">
        <w:rPr>
          <w:rFonts w:ascii="Times New Roman" w:eastAsia="Times New Roman" w:hAnsi="Times New Roman" w:cs="Times New Roman"/>
          <w:sz w:val="24"/>
          <w:szCs w:val="24"/>
        </w:rPr>
        <w:t xml:space="preserve">orate previous </w:t>
      </w:r>
      <w:r w:rsidR="00854325">
        <w:rPr>
          <w:rFonts w:ascii="Times New Roman" w:eastAsia="Times New Roman" w:hAnsi="Times New Roman" w:cs="Times New Roman"/>
          <w:sz w:val="24"/>
          <w:szCs w:val="24"/>
        </w:rPr>
        <w:t xml:space="preserve">findings </w:t>
      </w:r>
      <w:r w:rsidR="004668F9">
        <w:rPr>
          <w:rFonts w:ascii="Times New Roman" w:eastAsia="Times New Roman" w:hAnsi="Times New Roman" w:cs="Times New Roman"/>
          <w:sz w:val="24"/>
          <w:szCs w:val="24"/>
        </w:rPr>
        <w:t xml:space="preserve">(e.g., </w:t>
      </w:r>
      <w:proofErr w:type="spellStart"/>
      <w:r w:rsidR="004668F9">
        <w:rPr>
          <w:rFonts w:ascii="Times New Roman" w:eastAsia="Times New Roman" w:hAnsi="Times New Roman" w:cs="Times New Roman"/>
          <w:sz w:val="24"/>
          <w:szCs w:val="24"/>
        </w:rPr>
        <w:t>Timoshkin</w:t>
      </w:r>
      <w:proofErr w:type="spellEnd"/>
      <w:r w:rsidR="004668F9">
        <w:rPr>
          <w:rFonts w:ascii="Times New Roman" w:eastAsia="Times New Roman" w:hAnsi="Times New Roman" w:cs="Times New Roman"/>
          <w:sz w:val="24"/>
          <w:szCs w:val="24"/>
        </w:rPr>
        <w:t xml:space="preserve"> et al., 2016; 2018) that sewage pollution is entering Lake Baikal’s nearshore area and likely </w:t>
      </w:r>
      <w:r w:rsidR="003E64B9">
        <w:rPr>
          <w:rFonts w:ascii="Times New Roman" w:eastAsia="Times New Roman" w:hAnsi="Times New Roman" w:cs="Times New Roman"/>
          <w:sz w:val="24"/>
          <w:szCs w:val="24"/>
        </w:rPr>
        <w:t xml:space="preserve">is </w:t>
      </w:r>
      <w:r w:rsidR="00191FD0">
        <w:rPr>
          <w:rFonts w:ascii="Times New Roman" w:eastAsia="Times New Roman" w:hAnsi="Times New Roman" w:cs="Times New Roman"/>
          <w:sz w:val="24"/>
          <w:szCs w:val="24"/>
        </w:rPr>
        <w:t xml:space="preserve">responsible for changes in </w:t>
      </w:r>
      <w:r w:rsidR="004668F9">
        <w:rPr>
          <w:rFonts w:ascii="Times New Roman" w:eastAsia="Times New Roman" w:hAnsi="Times New Roman" w:cs="Times New Roman"/>
          <w:sz w:val="24"/>
          <w:szCs w:val="24"/>
        </w:rPr>
        <w:t xml:space="preserve">nearshore benthic communities. </w:t>
      </w:r>
      <w:del w:id="197" w:author="Meyer, Michael Frederick" w:date="2020-08-17T14:35:00Z">
        <w:r w:rsidR="004668F9" w:rsidDel="00966966">
          <w:rPr>
            <w:rFonts w:ascii="Times New Roman" w:eastAsia="Times New Roman" w:hAnsi="Times New Roman" w:cs="Times New Roman"/>
            <w:sz w:val="24"/>
            <w:szCs w:val="24"/>
          </w:rPr>
          <w:delText xml:space="preserve">Unlike </w:delText>
        </w:r>
      </w:del>
      <w:ins w:id="198" w:author="Meyer, Michael Frederick" w:date="2020-08-17T14:35:00Z">
        <w:r w:rsidR="00966966">
          <w:rPr>
            <w:rFonts w:ascii="Times New Roman" w:eastAsia="Times New Roman" w:hAnsi="Times New Roman" w:cs="Times New Roman"/>
            <w:sz w:val="24"/>
            <w:szCs w:val="24"/>
          </w:rPr>
          <w:t xml:space="preserve">While </w:t>
        </w:r>
      </w:ins>
      <w:r w:rsidR="004668F9">
        <w:rPr>
          <w:rFonts w:ascii="Times New Roman" w:eastAsia="Times New Roman" w:hAnsi="Times New Roman" w:cs="Times New Roman"/>
          <w:sz w:val="24"/>
          <w:szCs w:val="24"/>
        </w:rPr>
        <w:t>previous studies</w:t>
      </w:r>
      <w:ins w:id="199" w:author="Meyer, Michael Frederick" w:date="2020-08-17T14:35:00Z">
        <w:r w:rsidR="00966966">
          <w:rPr>
            <w:rFonts w:ascii="Times New Roman" w:eastAsia="Times New Roman" w:hAnsi="Times New Roman" w:cs="Times New Roman"/>
            <w:sz w:val="24"/>
            <w:szCs w:val="24"/>
          </w:rPr>
          <w:t xml:space="preserve"> have inferred </w:t>
        </w:r>
      </w:ins>
      <w:ins w:id="200" w:author="Meyer, Michael Frederick" w:date="2020-08-17T14:36:00Z">
        <w:r w:rsidR="00966966">
          <w:rPr>
            <w:rFonts w:ascii="Times New Roman" w:eastAsia="Times New Roman" w:hAnsi="Times New Roman" w:cs="Times New Roman"/>
            <w:sz w:val="24"/>
            <w:szCs w:val="24"/>
          </w:rPr>
          <w:t>sewage inputs using fecal indicator bacteria (</w:t>
        </w:r>
        <w:proofErr w:type="spellStart"/>
        <w:r w:rsidR="00966966">
          <w:rPr>
            <w:rFonts w:ascii="Times New Roman" w:eastAsia="Times New Roman" w:hAnsi="Times New Roman" w:cs="Times New Roman"/>
            <w:sz w:val="24"/>
            <w:szCs w:val="24"/>
          </w:rPr>
          <w:t>Timoshkin</w:t>
        </w:r>
        <w:proofErr w:type="spellEnd"/>
        <w:r w:rsidR="00966966">
          <w:rPr>
            <w:rFonts w:ascii="Times New Roman" w:eastAsia="Times New Roman" w:hAnsi="Times New Roman" w:cs="Times New Roman"/>
            <w:sz w:val="24"/>
            <w:szCs w:val="24"/>
          </w:rPr>
          <w:t xml:space="preserve"> et al., 2016)</w:t>
        </w:r>
      </w:ins>
      <w:r w:rsidR="004668F9">
        <w:rPr>
          <w:rFonts w:ascii="Times New Roman" w:eastAsia="Times New Roman" w:hAnsi="Times New Roman" w:cs="Times New Roman"/>
          <w:sz w:val="24"/>
          <w:szCs w:val="24"/>
        </w:rPr>
        <w:t xml:space="preserve">, we incorporate </w:t>
      </w:r>
      <w:r w:rsidR="00CC0FCC">
        <w:rPr>
          <w:rFonts w:ascii="Times New Roman" w:eastAsia="Times New Roman" w:hAnsi="Times New Roman" w:cs="Times New Roman"/>
          <w:sz w:val="24"/>
          <w:szCs w:val="24"/>
        </w:rPr>
        <w:t xml:space="preserve">highly </w:t>
      </w:r>
      <w:r w:rsidR="00205279">
        <w:rPr>
          <w:rFonts w:ascii="Times New Roman" w:eastAsia="Times New Roman" w:hAnsi="Times New Roman" w:cs="Times New Roman"/>
          <w:sz w:val="24"/>
          <w:szCs w:val="24"/>
        </w:rPr>
        <w:t>specific</w:t>
      </w:r>
      <w:r w:rsidR="00CC0FCC">
        <w:rPr>
          <w:rFonts w:ascii="Times New Roman" w:eastAsia="Times New Roman" w:hAnsi="Times New Roman" w:cs="Times New Roman"/>
          <w:sz w:val="24"/>
          <w:szCs w:val="24"/>
        </w:rPr>
        <w:t xml:space="preserve"> indicators of sewage pollution and food web structure to </w:t>
      </w:r>
      <w:r w:rsidR="00854325">
        <w:rPr>
          <w:rFonts w:ascii="Times New Roman" w:eastAsia="Times New Roman" w:hAnsi="Times New Roman" w:cs="Times New Roman"/>
          <w:sz w:val="24"/>
          <w:szCs w:val="24"/>
        </w:rPr>
        <w:t xml:space="preserve">show </w:t>
      </w:r>
      <w:r w:rsidR="00765F65">
        <w:rPr>
          <w:rFonts w:ascii="Times New Roman" w:eastAsia="Times New Roman" w:hAnsi="Times New Roman" w:cs="Times New Roman"/>
          <w:sz w:val="24"/>
          <w:szCs w:val="24"/>
        </w:rPr>
        <w:t>quantitative relationships between human development and ecological responses</w:t>
      </w:r>
      <w:r w:rsidR="00CC0FCC">
        <w:rPr>
          <w:rFonts w:ascii="Times New Roman" w:eastAsia="Times New Roman" w:hAnsi="Times New Roman" w:cs="Times New Roman"/>
          <w:sz w:val="24"/>
          <w:szCs w:val="24"/>
        </w:rPr>
        <w:t xml:space="preserve">. </w:t>
      </w:r>
    </w:p>
    <w:p w14:paraId="5D7A7C51" w14:textId="77777777" w:rsidR="006B1D2B" w:rsidRDefault="006B1D2B">
      <w:pPr>
        <w:rPr>
          <w:rFonts w:ascii="Times New Roman" w:eastAsia="Times New Roman" w:hAnsi="Times New Roman" w:cs="Times New Roman"/>
          <w:sz w:val="24"/>
          <w:szCs w:val="24"/>
        </w:rPr>
      </w:pPr>
    </w:p>
    <w:p w14:paraId="6C1DB655" w14:textId="610AE2CA" w:rsidR="00784575" w:rsidRDefault="00784575">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Relating human settlements to sewage indicator concentrations </w:t>
      </w:r>
    </w:p>
    <w:p w14:paraId="79AB3792" w14:textId="77777777" w:rsidR="00784575" w:rsidRPr="00784575" w:rsidRDefault="00784575">
      <w:pPr>
        <w:rPr>
          <w:rFonts w:ascii="Times New Roman" w:eastAsia="Times New Roman" w:hAnsi="Times New Roman" w:cs="Times New Roman"/>
          <w:i/>
          <w:sz w:val="24"/>
          <w:szCs w:val="24"/>
        </w:rPr>
      </w:pPr>
    </w:p>
    <w:p w14:paraId="2CF767C4" w14:textId="115E7E0B" w:rsidR="00E63B3C" w:rsidRDefault="00705FFE" w:rsidP="00383BC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agreement </w:t>
      </w:r>
      <w:r w:rsidR="00D8535D">
        <w:rPr>
          <w:rFonts w:ascii="Times New Roman" w:eastAsia="Times New Roman" w:hAnsi="Times New Roman" w:cs="Times New Roman"/>
          <w:sz w:val="24"/>
          <w:szCs w:val="24"/>
        </w:rPr>
        <w:t xml:space="preserve">with our expectations, </w:t>
      </w:r>
      <w:r>
        <w:rPr>
          <w:rFonts w:ascii="Times New Roman" w:eastAsia="Times New Roman" w:hAnsi="Times New Roman" w:cs="Times New Roman"/>
          <w:sz w:val="24"/>
          <w:szCs w:val="24"/>
        </w:rPr>
        <w:t xml:space="preserve">some </w:t>
      </w:r>
      <w:r w:rsidR="00D8535D">
        <w:rPr>
          <w:rFonts w:ascii="Times New Roman" w:eastAsia="Times New Roman" w:hAnsi="Times New Roman" w:cs="Times New Roman"/>
          <w:sz w:val="24"/>
          <w:szCs w:val="24"/>
        </w:rPr>
        <w:t xml:space="preserve">sewage pollution </w:t>
      </w:r>
      <w:r w:rsidR="00491178">
        <w:rPr>
          <w:rFonts w:ascii="Times New Roman" w:eastAsia="Times New Roman" w:hAnsi="Times New Roman" w:cs="Times New Roman"/>
          <w:sz w:val="24"/>
          <w:szCs w:val="24"/>
        </w:rPr>
        <w:t xml:space="preserve">indicators in </w:t>
      </w:r>
      <w:r w:rsidR="00D8535D">
        <w:rPr>
          <w:rFonts w:ascii="Times New Roman" w:eastAsia="Times New Roman" w:hAnsi="Times New Roman" w:cs="Times New Roman"/>
          <w:sz w:val="24"/>
          <w:szCs w:val="24"/>
        </w:rPr>
        <w:t>the nearshore of Lake Baikal w</w:t>
      </w:r>
      <w:r w:rsidR="00491178">
        <w:rPr>
          <w:rFonts w:ascii="Times New Roman" w:eastAsia="Times New Roman" w:hAnsi="Times New Roman" w:cs="Times New Roman"/>
          <w:sz w:val="24"/>
          <w:szCs w:val="24"/>
        </w:rPr>
        <w:t>ere</w:t>
      </w:r>
      <w:r w:rsidR="00D8535D">
        <w:rPr>
          <w:rFonts w:ascii="Times New Roman" w:eastAsia="Times New Roman" w:hAnsi="Times New Roman" w:cs="Times New Roman"/>
          <w:sz w:val="24"/>
          <w:szCs w:val="24"/>
        </w:rPr>
        <w:t xml:space="preserve"> associated with size of and distance from human settlements</w:t>
      </w:r>
      <w:r w:rsidR="00123693">
        <w:rPr>
          <w:rFonts w:ascii="Times New Roman" w:eastAsia="Times New Roman" w:hAnsi="Times New Roman" w:cs="Times New Roman"/>
          <w:sz w:val="24"/>
          <w:szCs w:val="24"/>
        </w:rPr>
        <w:t xml:space="preserve">. </w:t>
      </w:r>
      <w:r w:rsidR="00383BCD">
        <w:rPr>
          <w:rFonts w:ascii="Times New Roman" w:eastAsia="Times New Roman" w:hAnsi="Times New Roman" w:cs="Times New Roman"/>
          <w:sz w:val="24"/>
          <w:szCs w:val="24"/>
        </w:rPr>
        <w:t>Total PPCP</w:t>
      </w:r>
      <w:ins w:id="201" w:author="Meyer, Michael Frederick" w:date="2020-08-25T16:55:00Z">
        <w:r w:rsidR="00B126B2">
          <w:rPr>
            <w:rFonts w:ascii="Times New Roman" w:eastAsia="Times New Roman" w:hAnsi="Times New Roman" w:cs="Times New Roman"/>
            <w:sz w:val="24"/>
            <w:szCs w:val="24"/>
          </w:rPr>
          <w:t xml:space="preserve"> concentrations</w:t>
        </w:r>
      </w:ins>
      <w:r w:rsidR="00383BCD">
        <w:rPr>
          <w:rFonts w:ascii="Times New Roman" w:eastAsia="Times New Roman" w:hAnsi="Times New Roman" w:cs="Times New Roman"/>
          <w:sz w:val="24"/>
          <w:szCs w:val="24"/>
        </w:rPr>
        <w:t>, macroinvertebrate δ</w:t>
      </w:r>
      <w:r w:rsidR="00383BCD" w:rsidRPr="000E056C">
        <w:rPr>
          <w:rFonts w:ascii="Times New Roman" w:eastAsia="Times New Roman" w:hAnsi="Times New Roman" w:cs="Times New Roman"/>
          <w:sz w:val="24"/>
          <w:szCs w:val="24"/>
          <w:vertAlign w:val="superscript"/>
        </w:rPr>
        <w:t>15</w:t>
      </w:r>
      <w:r w:rsidR="00383BCD">
        <w:rPr>
          <w:rFonts w:ascii="Times New Roman" w:eastAsia="Times New Roman" w:hAnsi="Times New Roman" w:cs="Times New Roman"/>
          <w:sz w:val="24"/>
          <w:szCs w:val="24"/>
        </w:rPr>
        <w:t>N</w:t>
      </w:r>
      <w:ins w:id="202" w:author="Meyer, Michael Frederick" w:date="2020-08-25T16:55:00Z">
        <w:r w:rsidR="00B126B2">
          <w:rPr>
            <w:rFonts w:ascii="Times New Roman" w:eastAsia="Times New Roman" w:hAnsi="Times New Roman" w:cs="Times New Roman"/>
            <w:sz w:val="24"/>
            <w:szCs w:val="24"/>
          </w:rPr>
          <w:t xml:space="preserve"> values</w:t>
        </w:r>
      </w:ins>
      <w:r w:rsidR="00383BCD">
        <w:rPr>
          <w:rFonts w:ascii="Times New Roman" w:eastAsia="Times New Roman" w:hAnsi="Times New Roman" w:cs="Times New Roman"/>
          <w:sz w:val="24"/>
          <w:szCs w:val="24"/>
        </w:rPr>
        <w:t>, and</w:t>
      </w:r>
      <w:r>
        <w:rPr>
          <w:rFonts w:ascii="Times New Roman" w:eastAsia="Times New Roman" w:hAnsi="Times New Roman" w:cs="Times New Roman"/>
          <w:sz w:val="24"/>
          <w:szCs w:val="24"/>
        </w:rPr>
        <w:t>,</w:t>
      </w:r>
      <w:r w:rsidR="00383BCD">
        <w:rPr>
          <w:rFonts w:ascii="Times New Roman" w:eastAsia="Times New Roman" w:hAnsi="Times New Roman" w:cs="Times New Roman"/>
          <w:sz w:val="24"/>
          <w:szCs w:val="24"/>
        </w:rPr>
        <w:t xml:space="preserve"> to some degree</w:t>
      </w:r>
      <w:r>
        <w:rPr>
          <w:rFonts w:ascii="Times New Roman" w:eastAsia="Times New Roman" w:hAnsi="Times New Roman" w:cs="Times New Roman"/>
          <w:sz w:val="24"/>
          <w:szCs w:val="24"/>
        </w:rPr>
        <w:t>,</w:t>
      </w:r>
      <w:r w:rsidR="00383BCD">
        <w:rPr>
          <w:rFonts w:ascii="Times New Roman" w:eastAsia="Times New Roman" w:hAnsi="Times New Roman" w:cs="Times New Roman"/>
          <w:sz w:val="24"/>
          <w:szCs w:val="24"/>
        </w:rPr>
        <w:t xml:space="preserve"> total phosphorus concentrations increased with </w:t>
      </w:r>
      <w:r w:rsidR="00B63560">
        <w:rPr>
          <w:rFonts w:ascii="Times New Roman" w:eastAsia="Times New Roman" w:hAnsi="Times New Roman" w:cs="Times New Roman"/>
          <w:sz w:val="24"/>
          <w:szCs w:val="24"/>
        </w:rPr>
        <w:t>IDW</w:t>
      </w:r>
      <w:r w:rsidR="00383BCD">
        <w:rPr>
          <w:rFonts w:ascii="Times New Roman" w:eastAsia="Times New Roman" w:hAnsi="Times New Roman" w:cs="Times New Roman"/>
          <w:sz w:val="24"/>
          <w:szCs w:val="24"/>
        </w:rPr>
        <w:t xml:space="preserve"> population. </w:t>
      </w:r>
      <w:r w:rsidR="00D8535D">
        <w:rPr>
          <w:rFonts w:ascii="Times New Roman" w:eastAsia="Times New Roman" w:hAnsi="Times New Roman" w:cs="Times New Roman"/>
          <w:sz w:val="24"/>
          <w:szCs w:val="24"/>
        </w:rPr>
        <w:t>The</w:t>
      </w:r>
      <w:r w:rsidR="00383BCD">
        <w:rPr>
          <w:rFonts w:ascii="Times New Roman" w:eastAsia="Times New Roman" w:hAnsi="Times New Roman" w:cs="Times New Roman"/>
          <w:sz w:val="24"/>
          <w:szCs w:val="24"/>
        </w:rPr>
        <w:t>se</w:t>
      </w:r>
      <w:r w:rsidR="00D8535D">
        <w:rPr>
          <w:rFonts w:ascii="Times New Roman" w:eastAsia="Times New Roman" w:hAnsi="Times New Roman" w:cs="Times New Roman"/>
          <w:sz w:val="24"/>
          <w:szCs w:val="24"/>
        </w:rPr>
        <w:t xml:space="preserve"> </w:t>
      </w:r>
      <w:ins w:id="203" w:author="Meyer, Michael Frederick" w:date="2020-08-10T14:47:00Z">
        <w:r w:rsidR="00975B4C">
          <w:rPr>
            <w:rFonts w:ascii="Times New Roman" w:eastAsia="Times New Roman" w:hAnsi="Times New Roman" w:cs="Times New Roman"/>
            <w:sz w:val="24"/>
            <w:szCs w:val="24"/>
          </w:rPr>
          <w:t xml:space="preserve">sewage </w:t>
        </w:r>
      </w:ins>
      <w:r w:rsidR="00383BCD">
        <w:rPr>
          <w:rFonts w:ascii="Times New Roman" w:eastAsia="Times New Roman" w:hAnsi="Times New Roman" w:cs="Times New Roman"/>
          <w:sz w:val="24"/>
          <w:szCs w:val="24"/>
        </w:rPr>
        <w:t xml:space="preserve">gradients </w:t>
      </w:r>
      <w:del w:id="204" w:author="Meyer, Michael Frederick" w:date="2020-08-10T14:47:00Z">
        <w:r w:rsidR="00381463" w:rsidDel="00975B4C">
          <w:rPr>
            <w:rFonts w:ascii="Times New Roman" w:eastAsia="Times New Roman" w:hAnsi="Times New Roman" w:cs="Times New Roman"/>
            <w:sz w:val="24"/>
            <w:szCs w:val="24"/>
          </w:rPr>
          <w:delText xml:space="preserve">from </w:delText>
        </w:r>
      </w:del>
      <w:ins w:id="205" w:author="Meyer, Michael Frederick" w:date="2020-08-10T14:47:00Z">
        <w:r w:rsidR="00975B4C">
          <w:rPr>
            <w:rFonts w:ascii="Times New Roman" w:eastAsia="Times New Roman" w:hAnsi="Times New Roman" w:cs="Times New Roman"/>
            <w:sz w:val="24"/>
            <w:szCs w:val="24"/>
          </w:rPr>
          <w:t xml:space="preserve">created by </w:t>
        </w:r>
      </w:ins>
      <w:r w:rsidR="00381463">
        <w:rPr>
          <w:rFonts w:ascii="Times New Roman" w:eastAsia="Times New Roman" w:hAnsi="Times New Roman" w:cs="Times New Roman"/>
          <w:sz w:val="24"/>
          <w:szCs w:val="24"/>
        </w:rPr>
        <w:t>highly</w:t>
      </w:r>
      <w:r w:rsidR="00D8535D">
        <w:rPr>
          <w:rFonts w:ascii="Times New Roman" w:eastAsia="Times New Roman" w:hAnsi="Times New Roman" w:cs="Times New Roman"/>
          <w:sz w:val="24"/>
          <w:szCs w:val="24"/>
        </w:rPr>
        <w:t xml:space="preserve"> localized settlements</w:t>
      </w:r>
      <w:r w:rsidR="000C2C76">
        <w:rPr>
          <w:rFonts w:ascii="Times New Roman" w:eastAsia="Times New Roman" w:hAnsi="Times New Roman" w:cs="Times New Roman"/>
          <w:sz w:val="24"/>
          <w:szCs w:val="24"/>
        </w:rPr>
        <w:t xml:space="preserve"> </w:t>
      </w:r>
      <w:r w:rsidR="00E45EB1">
        <w:rPr>
          <w:rFonts w:ascii="Times New Roman" w:eastAsia="Times New Roman" w:hAnsi="Times New Roman" w:cs="Times New Roman"/>
          <w:sz w:val="24"/>
          <w:szCs w:val="24"/>
        </w:rPr>
        <w:t>are</w:t>
      </w:r>
      <w:r w:rsidR="00D8535D">
        <w:rPr>
          <w:rFonts w:ascii="Times New Roman" w:eastAsia="Times New Roman" w:hAnsi="Times New Roman" w:cs="Times New Roman"/>
          <w:sz w:val="24"/>
          <w:szCs w:val="24"/>
        </w:rPr>
        <w:t xml:space="preserve"> </w:t>
      </w:r>
      <w:r w:rsidR="00115FCB" w:rsidRPr="00115FCB">
        <w:rPr>
          <w:rFonts w:ascii="Times New Roman" w:eastAsia="Times New Roman" w:hAnsi="Times New Roman" w:cs="Times New Roman"/>
          <w:sz w:val="24"/>
          <w:szCs w:val="24"/>
        </w:rPr>
        <w:t>noteworthy</w:t>
      </w:r>
      <w:r w:rsidR="00D8535D">
        <w:rPr>
          <w:rFonts w:ascii="Times New Roman" w:eastAsia="Times New Roman" w:hAnsi="Times New Roman" w:cs="Times New Roman"/>
          <w:sz w:val="24"/>
          <w:szCs w:val="24"/>
        </w:rPr>
        <w:t xml:space="preserve"> considering that Baikal’s shoreline</w:t>
      </w:r>
      <w:del w:id="206" w:author="Meyer, Michael Frederick" w:date="2020-08-25T16:55:00Z">
        <w:r w:rsidR="000C2C76" w:rsidDel="00B126B2">
          <w:rPr>
            <w:rFonts w:ascii="Times New Roman" w:eastAsia="Times New Roman" w:hAnsi="Times New Roman" w:cs="Times New Roman"/>
            <w:sz w:val="24"/>
            <w:szCs w:val="24"/>
          </w:rPr>
          <w:delText>, including our study area,</w:delText>
        </w:r>
      </w:del>
      <w:r w:rsidR="00D8535D">
        <w:rPr>
          <w:rFonts w:ascii="Times New Roman" w:eastAsia="Times New Roman" w:hAnsi="Times New Roman" w:cs="Times New Roman"/>
          <w:sz w:val="24"/>
          <w:szCs w:val="24"/>
        </w:rPr>
        <w:t xml:space="preserve"> is largely </w:t>
      </w:r>
      <w:r>
        <w:rPr>
          <w:rFonts w:ascii="Times New Roman" w:eastAsia="Times New Roman" w:hAnsi="Times New Roman" w:cs="Times New Roman"/>
          <w:sz w:val="24"/>
          <w:szCs w:val="24"/>
        </w:rPr>
        <w:t xml:space="preserve">free </w:t>
      </w:r>
      <w:r w:rsidR="00D8535D">
        <w:rPr>
          <w:rFonts w:ascii="Times New Roman" w:eastAsia="Times New Roman" w:hAnsi="Times New Roman" w:cs="Times New Roman"/>
          <w:sz w:val="24"/>
          <w:szCs w:val="24"/>
        </w:rPr>
        <w:t xml:space="preserve">of lakeside development </w:t>
      </w:r>
      <w:r w:rsidR="007E0849">
        <w:rPr>
          <w:rFonts w:ascii="Times New Roman" w:eastAsia="Times New Roman" w:hAnsi="Times New Roman" w:cs="Times New Roman"/>
          <w:sz w:val="24"/>
          <w:szCs w:val="24"/>
        </w:rPr>
        <w:fldChar w:fldCharType="begin"/>
      </w:r>
      <w:r w:rsidR="007E0849">
        <w:rPr>
          <w:rFonts w:ascii="Times New Roman" w:eastAsia="Times New Roman" w:hAnsi="Times New Roman" w:cs="Times New Roman"/>
          <w:sz w:val="24"/>
          <w:szCs w:val="24"/>
        </w:rPr>
        <w:instrText xml:space="preserve"> ADDIN ZOTERO_ITEM CSL_CITATION {"citationID":"Cr3woZux","properties":{"formattedCitation":"(Moore et al. 2009)","plainCitation":"(Moore et al. 2009)","noteIndex":0},"citationItems":[{"id":31,"uris":["http://zotero.org/users/2645460/items/6PZMRVBD"],"uri":["http://zotero.org/users/2645460/items/6PZMRVBD"],"itemData":{"id":31,"type":"article-journal","container-title":"Bioscience","DOI":"10.1525/bio.2009.59.5.8","ISSN":"0006-3568","issue":"5","note":"WOS:000265618500008","page":"405-417","title":"Climate Change and the World's \"Sacred Sea\"-Lake Baikal, Siberia","volume":"59","author":[{"family":"Moore","given":"Marianne V."},{"family":"Hampton","given":"Stephanie E."},{"family":"Izmest'eva","given":"Lyubov R."},{"family":"Silow","given":"Eugene A."},{"family":"Peshkova","given":"Ekaterina V."},{"family":"Pavlov","given":"Boris K."}],"issued":{"date-parts":[["2009",5]]}}}],"schema":"https://github.com/citation-style-language/schema/raw/master/csl-citation.json"} </w:instrText>
      </w:r>
      <w:r w:rsidR="007E0849">
        <w:rPr>
          <w:rFonts w:ascii="Times New Roman" w:eastAsia="Times New Roman" w:hAnsi="Times New Roman" w:cs="Times New Roman"/>
          <w:sz w:val="24"/>
          <w:szCs w:val="24"/>
        </w:rPr>
        <w:fldChar w:fldCharType="separate"/>
      </w:r>
      <w:r w:rsidR="007E0849" w:rsidRPr="007E0849">
        <w:rPr>
          <w:rFonts w:ascii="Times New Roman" w:hAnsi="Times New Roman" w:cs="Times New Roman"/>
          <w:sz w:val="24"/>
        </w:rPr>
        <w:t>(Moore et al. 2009)</w:t>
      </w:r>
      <w:r w:rsidR="007E0849">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w:t>
      </w:r>
      <w:r w:rsidR="00E45EB1">
        <w:rPr>
          <w:rFonts w:ascii="Times New Roman" w:eastAsia="Times New Roman" w:hAnsi="Times New Roman" w:cs="Times New Roman"/>
          <w:sz w:val="24"/>
          <w:szCs w:val="24"/>
        </w:rPr>
        <w:t xml:space="preserve"> Furthermore, the use of sewage-associated micropollutants, such as PPCPs</w:t>
      </w:r>
      <w:ins w:id="207" w:author="Meyer, Michael Frederick" w:date="2020-08-25T16:56:00Z">
        <w:r w:rsidR="00B126B2">
          <w:rPr>
            <w:rFonts w:ascii="Times New Roman" w:eastAsia="Times New Roman" w:hAnsi="Times New Roman" w:cs="Times New Roman"/>
            <w:sz w:val="24"/>
            <w:szCs w:val="24"/>
          </w:rPr>
          <w:t>,</w:t>
        </w:r>
      </w:ins>
      <w:r w:rsidR="00E45EB1">
        <w:rPr>
          <w:rFonts w:ascii="Times New Roman" w:eastAsia="Times New Roman" w:hAnsi="Times New Roman" w:cs="Times New Roman"/>
          <w:sz w:val="24"/>
          <w:szCs w:val="24"/>
        </w:rPr>
        <w:t xml:space="preserve"> and </w:t>
      </w:r>
      <w:ins w:id="208" w:author="Meyer, Michael Frederick" w:date="2020-08-25T17:00:00Z">
        <w:r w:rsidR="00B126B2">
          <w:rPr>
            <w:rFonts w:ascii="Times New Roman" w:eastAsia="Times New Roman" w:hAnsi="Times New Roman" w:cs="Times New Roman"/>
            <w:sz w:val="24"/>
            <w:szCs w:val="24"/>
          </w:rPr>
          <w:t xml:space="preserve">enriched </w:t>
        </w:r>
      </w:ins>
      <w:r w:rsidR="00E45EB1">
        <w:rPr>
          <w:rFonts w:ascii="Times New Roman" w:eastAsia="Times New Roman" w:hAnsi="Times New Roman" w:cs="Times New Roman"/>
          <w:sz w:val="24"/>
          <w:szCs w:val="24"/>
        </w:rPr>
        <w:t>δ</w:t>
      </w:r>
      <w:r w:rsidR="00E45EB1" w:rsidRPr="000E056C">
        <w:rPr>
          <w:rFonts w:ascii="Times New Roman" w:eastAsia="Times New Roman" w:hAnsi="Times New Roman" w:cs="Times New Roman"/>
          <w:sz w:val="24"/>
          <w:szCs w:val="24"/>
          <w:vertAlign w:val="superscript"/>
        </w:rPr>
        <w:t>15</w:t>
      </w:r>
      <w:r w:rsidR="00E45EB1">
        <w:rPr>
          <w:rFonts w:ascii="Times New Roman" w:eastAsia="Times New Roman" w:hAnsi="Times New Roman" w:cs="Times New Roman"/>
          <w:sz w:val="24"/>
          <w:szCs w:val="24"/>
        </w:rPr>
        <w:t xml:space="preserve">N </w:t>
      </w:r>
      <w:ins w:id="209" w:author="Meyer, Michael Frederick" w:date="2020-08-25T17:01:00Z">
        <w:r w:rsidR="00B126B2">
          <w:rPr>
            <w:rFonts w:ascii="Times New Roman" w:eastAsia="Times New Roman" w:hAnsi="Times New Roman" w:cs="Times New Roman"/>
            <w:sz w:val="24"/>
            <w:szCs w:val="24"/>
          </w:rPr>
          <w:t xml:space="preserve">values </w:t>
        </w:r>
      </w:ins>
      <w:r w:rsidR="00E45EB1">
        <w:rPr>
          <w:rFonts w:ascii="Times New Roman" w:eastAsia="Times New Roman" w:hAnsi="Times New Roman" w:cs="Times New Roman"/>
          <w:sz w:val="24"/>
          <w:szCs w:val="24"/>
        </w:rPr>
        <w:t>proved necessary for defining sewage gradients</w:t>
      </w:r>
      <w:r>
        <w:rPr>
          <w:rFonts w:ascii="Times New Roman" w:eastAsia="Times New Roman" w:hAnsi="Times New Roman" w:cs="Times New Roman"/>
          <w:sz w:val="24"/>
          <w:szCs w:val="24"/>
        </w:rPr>
        <w:t>, since nutrients were not correlated with potential sewage inputs</w:t>
      </w:r>
      <w:r w:rsidR="002C1737">
        <w:rPr>
          <w:rFonts w:ascii="Times New Roman" w:eastAsia="Times New Roman" w:hAnsi="Times New Roman" w:cs="Times New Roman"/>
          <w:sz w:val="24"/>
          <w:szCs w:val="24"/>
        </w:rPr>
        <w:t xml:space="preserve">. </w:t>
      </w:r>
      <w:commentRangeStart w:id="210"/>
      <w:del w:id="211" w:author="Meyer, Michael Frederick" w:date="2020-08-10T14:49:00Z">
        <w:r w:rsidR="000E7380" w:rsidDel="00975B4C">
          <w:rPr>
            <w:rFonts w:ascii="Times New Roman" w:eastAsia="Times New Roman" w:hAnsi="Times New Roman" w:cs="Times New Roman"/>
            <w:sz w:val="24"/>
            <w:szCs w:val="24"/>
          </w:rPr>
          <w:delText>Perhaps most significantly for Lake Baikal</w:delText>
        </w:r>
      </w:del>
      <w:ins w:id="212" w:author="Meyer, Michael Frederick" w:date="2020-08-10T14:49:00Z">
        <w:r w:rsidR="00975B4C">
          <w:rPr>
            <w:rFonts w:ascii="Times New Roman" w:eastAsia="Times New Roman" w:hAnsi="Times New Roman" w:cs="Times New Roman"/>
            <w:sz w:val="24"/>
            <w:szCs w:val="24"/>
          </w:rPr>
          <w:t>Beyond sewage</w:t>
        </w:r>
      </w:ins>
      <w:r w:rsidR="000E7380">
        <w:rPr>
          <w:rFonts w:ascii="Times New Roman" w:eastAsia="Times New Roman" w:hAnsi="Times New Roman" w:cs="Times New Roman"/>
          <w:sz w:val="24"/>
          <w:szCs w:val="24"/>
        </w:rPr>
        <w:t>, m</w:t>
      </w:r>
      <w:r w:rsidR="00FC5D9D">
        <w:rPr>
          <w:rFonts w:ascii="Times New Roman" w:eastAsia="Times New Roman" w:hAnsi="Times New Roman" w:cs="Times New Roman"/>
          <w:sz w:val="24"/>
          <w:szCs w:val="24"/>
        </w:rPr>
        <w:t xml:space="preserve">elting permafrost </w:t>
      </w:r>
      <w:r w:rsidR="00EC3D3F">
        <w:rPr>
          <w:rFonts w:ascii="Times New Roman" w:eastAsia="Times New Roman" w:hAnsi="Times New Roman" w:cs="Times New Roman"/>
          <w:sz w:val="24"/>
          <w:szCs w:val="24"/>
        </w:rPr>
        <w:t>in</w:t>
      </w:r>
      <w:r w:rsidR="00D53E5C">
        <w:rPr>
          <w:rFonts w:ascii="Times New Roman" w:eastAsia="Times New Roman" w:hAnsi="Times New Roman" w:cs="Times New Roman"/>
          <w:sz w:val="24"/>
          <w:szCs w:val="24"/>
        </w:rPr>
        <w:t xml:space="preserve"> Lake Baikal’s </w:t>
      </w:r>
      <w:r w:rsidR="000E7380">
        <w:rPr>
          <w:rFonts w:ascii="Times New Roman" w:eastAsia="Times New Roman" w:hAnsi="Times New Roman" w:cs="Times New Roman"/>
          <w:sz w:val="24"/>
          <w:szCs w:val="24"/>
        </w:rPr>
        <w:t xml:space="preserve">watershed </w:t>
      </w:r>
      <w:r w:rsidR="00C451C6">
        <w:rPr>
          <w:rFonts w:ascii="Times New Roman" w:eastAsia="Times New Roman" w:hAnsi="Times New Roman" w:cs="Times New Roman"/>
          <w:sz w:val="24"/>
          <w:szCs w:val="24"/>
        </w:rPr>
        <w:t xml:space="preserve">(Anisimov &amp; </w:t>
      </w:r>
      <w:proofErr w:type="spellStart"/>
      <w:r w:rsidR="00C451C6">
        <w:rPr>
          <w:rFonts w:ascii="Times New Roman" w:eastAsia="Times New Roman" w:hAnsi="Times New Roman" w:cs="Times New Roman"/>
          <w:sz w:val="24"/>
          <w:szCs w:val="24"/>
        </w:rPr>
        <w:t>Reneva</w:t>
      </w:r>
      <w:proofErr w:type="spellEnd"/>
      <w:r w:rsidR="00C451C6">
        <w:rPr>
          <w:rFonts w:ascii="Times New Roman" w:eastAsia="Times New Roman" w:hAnsi="Times New Roman" w:cs="Times New Roman"/>
          <w:sz w:val="24"/>
          <w:szCs w:val="24"/>
        </w:rPr>
        <w:t xml:space="preserve">, 2006) </w:t>
      </w:r>
      <w:r w:rsidR="00D53E5C">
        <w:rPr>
          <w:rFonts w:ascii="Times New Roman" w:eastAsia="Times New Roman" w:hAnsi="Times New Roman" w:cs="Times New Roman"/>
          <w:sz w:val="24"/>
          <w:szCs w:val="24"/>
        </w:rPr>
        <w:t xml:space="preserve">and </w:t>
      </w:r>
      <w:del w:id="213" w:author="Meyer, Michael Frederick" w:date="2020-08-10T14:48:00Z">
        <w:r w:rsidR="000E7380" w:rsidDel="00975B4C">
          <w:rPr>
            <w:rFonts w:ascii="Times New Roman" w:eastAsia="Times New Roman" w:hAnsi="Times New Roman" w:cs="Times New Roman"/>
            <w:sz w:val="24"/>
            <w:szCs w:val="24"/>
          </w:rPr>
          <w:delText xml:space="preserve">that of </w:delText>
        </w:r>
      </w:del>
      <w:r w:rsidR="00D53E5C">
        <w:rPr>
          <w:rFonts w:ascii="Times New Roman" w:eastAsia="Times New Roman" w:hAnsi="Times New Roman" w:cs="Times New Roman"/>
          <w:sz w:val="24"/>
          <w:szCs w:val="24"/>
        </w:rPr>
        <w:t>the Seleng</w:t>
      </w:r>
      <w:r w:rsidR="00C451C6">
        <w:rPr>
          <w:rFonts w:ascii="Times New Roman" w:eastAsia="Times New Roman" w:hAnsi="Times New Roman" w:cs="Times New Roman"/>
          <w:sz w:val="24"/>
          <w:szCs w:val="24"/>
        </w:rPr>
        <w:t>a</w:t>
      </w:r>
      <w:r w:rsidR="000E7380">
        <w:rPr>
          <w:rFonts w:ascii="Times New Roman" w:eastAsia="Times New Roman" w:hAnsi="Times New Roman" w:cs="Times New Roman"/>
          <w:sz w:val="24"/>
          <w:szCs w:val="24"/>
        </w:rPr>
        <w:t xml:space="preserve"> River</w:t>
      </w:r>
      <w:r w:rsidR="00C451C6">
        <w:rPr>
          <w:rFonts w:ascii="Times New Roman" w:eastAsia="Times New Roman" w:hAnsi="Times New Roman" w:cs="Times New Roman"/>
          <w:sz w:val="24"/>
          <w:szCs w:val="24"/>
        </w:rPr>
        <w:t xml:space="preserve"> (</w:t>
      </w:r>
      <w:proofErr w:type="spellStart"/>
      <w:r w:rsidR="00C451C6">
        <w:rPr>
          <w:rFonts w:ascii="Times New Roman" w:eastAsia="Times New Roman" w:hAnsi="Times New Roman" w:cs="Times New Roman"/>
          <w:sz w:val="24"/>
          <w:szCs w:val="24"/>
        </w:rPr>
        <w:t>Tornqvist</w:t>
      </w:r>
      <w:proofErr w:type="spellEnd"/>
      <w:r w:rsidR="00C451C6">
        <w:rPr>
          <w:rFonts w:ascii="Times New Roman" w:eastAsia="Times New Roman" w:hAnsi="Times New Roman" w:cs="Times New Roman"/>
          <w:sz w:val="24"/>
          <w:szCs w:val="24"/>
        </w:rPr>
        <w:t xml:space="preserve"> et al., 2014)</w:t>
      </w:r>
      <w:ins w:id="214" w:author="Meyer, Michael Frederick" w:date="2020-08-10T14:49:00Z">
        <w:r w:rsidR="00975B4C">
          <w:rPr>
            <w:rFonts w:ascii="Times New Roman" w:eastAsia="Times New Roman" w:hAnsi="Times New Roman" w:cs="Times New Roman"/>
            <w:sz w:val="24"/>
            <w:szCs w:val="24"/>
          </w:rPr>
          <w:t xml:space="preserve">, </w:t>
        </w:r>
      </w:ins>
      <w:moveToRangeStart w:id="215" w:author="Meyer, Michael Frederick" w:date="2020-08-10T14:49:00Z" w:name="move47963415"/>
      <w:moveTo w:id="216" w:author="Meyer, Michael Frederick" w:date="2020-08-10T14:49:00Z">
        <w:r w:rsidR="00975B4C">
          <w:rPr>
            <w:rFonts w:ascii="Times New Roman" w:eastAsia="Times New Roman" w:hAnsi="Times New Roman" w:cs="Times New Roman"/>
            <w:sz w:val="24"/>
            <w:szCs w:val="24"/>
          </w:rPr>
          <w:t>agriculture (Powers et al., 2016), atmospheric deposition of nitrogen (Galloway et al., 2004) and phosphorus (Stoddard et al., 2016)</w:t>
        </w:r>
      </w:moveTo>
      <w:moveToRangeEnd w:id="215"/>
      <w:ins w:id="217" w:author="Meyer, Michael Frederick" w:date="2020-08-10T14:50:00Z">
        <w:r w:rsidR="00975B4C">
          <w:rPr>
            <w:rFonts w:ascii="Times New Roman" w:eastAsia="Times New Roman" w:hAnsi="Times New Roman" w:cs="Times New Roman"/>
            <w:sz w:val="24"/>
            <w:szCs w:val="24"/>
          </w:rPr>
          <w:t>, and even changing terrestrial plant communities (Moran et al., 2012)</w:t>
        </w:r>
      </w:ins>
      <w:r w:rsidR="00C451C6">
        <w:rPr>
          <w:rFonts w:ascii="Times New Roman" w:eastAsia="Times New Roman" w:hAnsi="Times New Roman" w:cs="Times New Roman"/>
          <w:sz w:val="24"/>
          <w:szCs w:val="24"/>
        </w:rPr>
        <w:t xml:space="preserve"> have the potential to contribute substantial nutrient loadings.</w:t>
      </w:r>
      <w:r w:rsidR="000E7380">
        <w:rPr>
          <w:rFonts w:ascii="Times New Roman" w:eastAsia="Times New Roman" w:hAnsi="Times New Roman" w:cs="Times New Roman"/>
          <w:sz w:val="24"/>
          <w:szCs w:val="24"/>
        </w:rPr>
        <w:t xml:space="preserve"> </w:t>
      </w:r>
      <w:del w:id="218" w:author="Meyer, Michael Frederick" w:date="2020-08-10T14:50:00Z">
        <w:r w:rsidR="000E7380" w:rsidDel="00975B4C">
          <w:rPr>
            <w:rFonts w:ascii="Times New Roman" w:eastAsia="Times New Roman" w:hAnsi="Times New Roman" w:cs="Times New Roman"/>
            <w:sz w:val="24"/>
            <w:szCs w:val="24"/>
          </w:rPr>
          <w:delText xml:space="preserve">Nutrients also </w:delText>
        </w:r>
        <w:r w:rsidR="00C03D31" w:rsidDel="00975B4C">
          <w:rPr>
            <w:rFonts w:ascii="Times New Roman" w:eastAsia="Times New Roman" w:hAnsi="Times New Roman" w:cs="Times New Roman"/>
            <w:sz w:val="24"/>
            <w:szCs w:val="24"/>
          </w:rPr>
          <w:delText xml:space="preserve">could </w:delText>
        </w:r>
        <w:r w:rsidR="000E7380" w:rsidDel="00975B4C">
          <w:rPr>
            <w:rFonts w:ascii="Times New Roman" w:eastAsia="Times New Roman" w:hAnsi="Times New Roman" w:cs="Times New Roman"/>
            <w:sz w:val="24"/>
            <w:szCs w:val="24"/>
          </w:rPr>
          <w:delText>be contributed by</w:delText>
        </w:r>
      </w:del>
      <w:moveFromRangeStart w:id="219" w:author="Meyer, Michael Frederick" w:date="2020-08-10T14:49:00Z" w:name="move47963415"/>
      <w:moveFrom w:id="220" w:author="Meyer, Michael Frederick" w:date="2020-08-10T14:49:00Z">
        <w:del w:id="221" w:author="Meyer, Michael Frederick" w:date="2020-08-10T14:50:00Z">
          <w:r w:rsidR="000E7380" w:rsidDel="00975B4C">
            <w:rPr>
              <w:rFonts w:ascii="Times New Roman" w:eastAsia="Times New Roman" w:hAnsi="Times New Roman" w:cs="Times New Roman"/>
              <w:sz w:val="24"/>
              <w:szCs w:val="24"/>
            </w:rPr>
            <w:delText xml:space="preserve"> </w:delText>
          </w:r>
          <w:r w:rsidR="00765F65" w:rsidDel="00975B4C">
            <w:rPr>
              <w:rFonts w:ascii="Times New Roman" w:eastAsia="Times New Roman" w:hAnsi="Times New Roman" w:cs="Times New Roman"/>
              <w:sz w:val="24"/>
              <w:szCs w:val="24"/>
            </w:rPr>
            <w:delText>agriculture (Powers et al., 2016), atmospheric deposition of nitrogen (Galloway et al., 2004) and phosphorus (Stoddard et al., 2016)</w:delText>
          </w:r>
        </w:del>
      </w:moveFrom>
      <w:moveFromRangeEnd w:id="219"/>
      <w:del w:id="222" w:author="Meyer, Michael Frederick" w:date="2020-08-10T14:50:00Z">
        <w:r w:rsidR="00765F65" w:rsidDel="00975B4C">
          <w:rPr>
            <w:rFonts w:ascii="Times New Roman" w:eastAsia="Times New Roman" w:hAnsi="Times New Roman" w:cs="Times New Roman"/>
            <w:sz w:val="24"/>
            <w:szCs w:val="24"/>
          </w:rPr>
          <w:delText xml:space="preserve">, as well as changing terrestrial plant communities (Moran et al., 2012). </w:delText>
        </w:r>
        <w:r w:rsidR="000E7380" w:rsidDel="00975B4C">
          <w:rPr>
            <w:rFonts w:ascii="Times New Roman" w:eastAsia="Times New Roman" w:hAnsi="Times New Roman" w:cs="Times New Roman"/>
            <w:sz w:val="24"/>
            <w:szCs w:val="24"/>
          </w:rPr>
          <w:delText xml:space="preserve"> </w:delText>
        </w:r>
      </w:del>
      <w:r w:rsidR="00765F65">
        <w:rPr>
          <w:rFonts w:ascii="Times New Roman" w:eastAsia="Times New Roman" w:hAnsi="Times New Roman" w:cs="Times New Roman"/>
          <w:sz w:val="24"/>
          <w:szCs w:val="24"/>
        </w:rPr>
        <w:t>T</w:t>
      </w:r>
      <w:r w:rsidR="000E7380">
        <w:rPr>
          <w:rFonts w:ascii="Times New Roman" w:eastAsia="Times New Roman" w:hAnsi="Times New Roman" w:cs="Times New Roman"/>
          <w:sz w:val="24"/>
          <w:szCs w:val="24"/>
        </w:rPr>
        <w:t>o the best of our knowledge</w:t>
      </w:r>
      <w:r w:rsidR="00765F65">
        <w:rPr>
          <w:rFonts w:ascii="Times New Roman" w:eastAsia="Times New Roman" w:hAnsi="Times New Roman" w:cs="Times New Roman"/>
          <w:sz w:val="24"/>
          <w:szCs w:val="24"/>
        </w:rPr>
        <w:t>,</w:t>
      </w:r>
      <w:r w:rsidR="000E7380">
        <w:rPr>
          <w:rFonts w:ascii="Times New Roman" w:eastAsia="Times New Roman" w:hAnsi="Times New Roman" w:cs="Times New Roman"/>
          <w:sz w:val="24"/>
          <w:szCs w:val="24"/>
        </w:rPr>
        <w:t xml:space="preserve"> these are not yet major factors in the Baikal watershed, relative to sewage </w:t>
      </w:r>
      <w:r w:rsidR="00765F65">
        <w:rPr>
          <w:rFonts w:ascii="Times New Roman" w:eastAsia="Times New Roman" w:hAnsi="Times New Roman" w:cs="Times New Roman"/>
          <w:sz w:val="24"/>
          <w:szCs w:val="24"/>
        </w:rPr>
        <w:t>(</w:t>
      </w:r>
      <w:proofErr w:type="spellStart"/>
      <w:r w:rsidR="00765F65">
        <w:rPr>
          <w:rFonts w:ascii="Times New Roman" w:eastAsia="Times New Roman" w:hAnsi="Times New Roman" w:cs="Times New Roman"/>
          <w:sz w:val="24"/>
          <w:szCs w:val="24"/>
        </w:rPr>
        <w:t>Timoshkin</w:t>
      </w:r>
      <w:proofErr w:type="spellEnd"/>
      <w:r w:rsidR="00765F65">
        <w:rPr>
          <w:rFonts w:ascii="Times New Roman" w:eastAsia="Times New Roman" w:hAnsi="Times New Roman" w:cs="Times New Roman"/>
          <w:sz w:val="24"/>
          <w:szCs w:val="24"/>
        </w:rPr>
        <w:t xml:space="preserve"> et al., 2016, </w:t>
      </w:r>
      <w:proofErr w:type="spellStart"/>
      <w:r w:rsidR="00765F65">
        <w:rPr>
          <w:rFonts w:ascii="Times New Roman" w:eastAsia="Times New Roman" w:hAnsi="Times New Roman" w:cs="Times New Roman"/>
          <w:sz w:val="24"/>
          <w:szCs w:val="24"/>
        </w:rPr>
        <w:t>Timoshkin</w:t>
      </w:r>
      <w:proofErr w:type="spellEnd"/>
      <w:r w:rsidR="00765F65">
        <w:rPr>
          <w:rFonts w:ascii="Times New Roman" w:eastAsia="Times New Roman" w:hAnsi="Times New Roman" w:cs="Times New Roman"/>
          <w:sz w:val="24"/>
          <w:szCs w:val="24"/>
        </w:rPr>
        <w:t xml:space="preserve"> et al., 2018)</w:t>
      </w:r>
      <w:ins w:id="223" w:author="Meyer, Michael Frederick" w:date="2020-08-10T14:50:00Z">
        <w:r w:rsidR="00975B4C">
          <w:rPr>
            <w:rFonts w:ascii="Times New Roman" w:eastAsia="Times New Roman" w:hAnsi="Times New Roman" w:cs="Times New Roman"/>
            <w:sz w:val="24"/>
            <w:szCs w:val="24"/>
          </w:rPr>
          <w:t>.</w:t>
        </w:r>
      </w:ins>
      <w:del w:id="224" w:author="Meyer, Michael Frederick" w:date="2020-08-10T14:50:00Z">
        <w:r w:rsidR="00765F65" w:rsidDel="00975B4C">
          <w:rPr>
            <w:rFonts w:ascii="Times New Roman" w:eastAsia="Times New Roman" w:hAnsi="Times New Roman" w:cs="Times New Roman"/>
            <w:sz w:val="24"/>
            <w:szCs w:val="24"/>
          </w:rPr>
          <w:delText xml:space="preserve"> </w:delText>
        </w:r>
        <w:r w:rsidR="000E7380" w:rsidDel="00975B4C">
          <w:rPr>
            <w:rFonts w:ascii="Times New Roman" w:eastAsia="Times New Roman" w:hAnsi="Times New Roman" w:cs="Times New Roman"/>
            <w:sz w:val="24"/>
            <w:szCs w:val="24"/>
          </w:rPr>
          <w:delText>and permafrost melt</w:delText>
        </w:r>
        <w:r w:rsidR="00765F65" w:rsidDel="00975B4C">
          <w:rPr>
            <w:rFonts w:ascii="Times New Roman" w:eastAsia="Times New Roman" w:hAnsi="Times New Roman" w:cs="Times New Roman"/>
            <w:sz w:val="24"/>
            <w:szCs w:val="24"/>
          </w:rPr>
          <w:delText xml:space="preserve"> (</w:delText>
        </w:r>
        <w:r w:rsidR="003D0265" w:rsidDel="00975B4C">
          <w:rPr>
            <w:rFonts w:ascii="Times New Roman" w:eastAsia="Times New Roman" w:hAnsi="Times New Roman" w:cs="Times New Roman"/>
            <w:sz w:val="24"/>
            <w:szCs w:val="24"/>
          </w:rPr>
          <w:delText>Anisimov &amp; Reneva, 2006</w:delText>
        </w:r>
        <w:r w:rsidR="00765F65" w:rsidDel="00975B4C">
          <w:rPr>
            <w:rFonts w:ascii="Times New Roman" w:eastAsia="Times New Roman" w:hAnsi="Times New Roman" w:cs="Times New Roman"/>
            <w:sz w:val="24"/>
            <w:szCs w:val="24"/>
          </w:rPr>
          <w:delText>)</w:delText>
        </w:r>
      </w:del>
      <w:r w:rsidR="000E7380">
        <w:rPr>
          <w:rFonts w:ascii="Times New Roman" w:eastAsia="Times New Roman" w:hAnsi="Times New Roman" w:cs="Times New Roman"/>
          <w:sz w:val="24"/>
          <w:szCs w:val="24"/>
        </w:rPr>
        <w:t>.</w:t>
      </w:r>
      <w:r w:rsidR="00C451C6">
        <w:rPr>
          <w:rFonts w:ascii="Times New Roman" w:eastAsia="Times New Roman" w:hAnsi="Times New Roman" w:cs="Times New Roman"/>
          <w:sz w:val="24"/>
          <w:szCs w:val="24"/>
        </w:rPr>
        <w:t xml:space="preserve"> </w:t>
      </w:r>
      <w:r w:rsidR="00FF3A56" w:rsidDel="00FF3A56">
        <w:rPr>
          <w:rFonts w:ascii="Times New Roman" w:eastAsia="Times New Roman" w:hAnsi="Times New Roman" w:cs="Times New Roman"/>
          <w:sz w:val="24"/>
          <w:szCs w:val="24"/>
        </w:rPr>
        <w:t xml:space="preserve"> </w:t>
      </w:r>
      <w:commentRangeEnd w:id="210"/>
      <w:r>
        <w:rPr>
          <w:rStyle w:val="CommentReference"/>
        </w:rPr>
        <w:commentReference w:id="210"/>
      </w:r>
    </w:p>
    <w:p w14:paraId="21A6D87B" w14:textId="334EADB2" w:rsidR="00685D80" w:rsidRDefault="00685D80" w:rsidP="00383BCD">
      <w:pPr>
        <w:rPr>
          <w:rFonts w:ascii="Times New Roman" w:eastAsia="Times New Roman" w:hAnsi="Times New Roman" w:cs="Times New Roman"/>
          <w:sz w:val="24"/>
          <w:szCs w:val="24"/>
        </w:rPr>
      </w:pPr>
    </w:p>
    <w:p w14:paraId="16E6AEB6" w14:textId="397B6F6B" w:rsidR="00E63B3C" w:rsidRDefault="004A1C07" w:rsidP="00383BCD">
      <w:pPr>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9007E8">
        <w:rPr>
          <w:rFonts w:ascii="Times New Roman" w:eastAsia="Times New Roman" w:hAnsi="Times New Roman" w:cs="Times New Roman"/>
          <w:sz w:val="24"/>
          <w:szCs w:val="24"/>
        </w:rPr>
        <w:t>his is the first</w:t>
      </w:r>
      <w:r w:rsidR="00EC3D3F">
        <w:rPr>
          <w:rFonts w:ascii="Times New Roman" w:eastAsia="Times New Roman" w:hAnsi="Times New Roman" w:cs="Times New Roman"/>
          <w:sz w:val="24"/>
          <w:szCs w:val="24"/>
        </w:rPr>
        <w:t xml:space="preserve"> study</w:t>
      </w:r>
      <w:r w:rsidR="009007E8">
        <w:rPr>
          <w:rFonts w:ascii="Times New Roman" w:eastAsia="Times New Roman" w:hAnsi="Times New Roman" w:cs="Times New Roman"/>
          <w:sz w:val="24"/>
          <w:szCs w:val="24"/>
        </w:rPr>
        <w:t xml:space="preserve"> to detect PPCPs in Lake Baikal</w:t>
      </w:r>
      <w:r w:rsidR="00191FD0">
        <w:rPr>
          <w:rFonts w:ascii="Times New Roman" w:eastAsia="Times New Roman" w:hAnsi="Times New Roman" w:cs="Times New Roman"/>
          <w:sz w:val="24"/>
          <w:szCs w:val="24"/>
        </w:rPr>
        <w:t xml:space="preserve">, a </w:t>
      </w:r>
      <w:r w:rsidR="00205279">
        <w:rPr>
          <w:rFonts w:ascii="Times New Roman" w:eastAsia="Times New Roman" w:hAnsi="Times New Roman" w:cs="Times New Roman"/>
          <w:sz w:val="24"/>
          <w:szCs w:val="24"/>
        </w:rPr>
        <w:t>voluminous</w:t>
      </w:r>
      <w:r w:rsidR="00191FD0">
        <w:rPr>
          <w:rFonts w:ascii="Times New Roman" w:eastAsia="Times New Roman" w:hAnsi="Times New Roman" w:cs="Times New Roman"/>
          <w:sz w:val="24"/>
          <w:szCs w:val="24"/>
        </w:rPr>
        <w:t xml:space="preserve"> lake in a </w:t>
      </w:r>
      <w:r w:rsidR="00205279">
        <w:rPr>
          <w:rFonts w:ascii="Times New Roman" w:eastAsia="Times New Roman" w:hAnsi="Times New Roman" w:cs="Times New Roman"/>
          <w:sz w:val="24"/>
          <w:szCs w:val="24"/>
        </w:rPr>
        <w:t>largely unpopulated watershed</w:t>
      </w:r>
      <w:r w:rsidR="009007E8">
        <w:rPr>
          <w:rFonts w:ascii="Times New Roman" w:eastAsia="Times New Roman" w:hAnsi="Times New Roman" w:cs="Times New Roman"/>
          <w:sz w:val="24"/>
          <w:szCs w:val="24"/>
        </w:rPr>
        <w:t xml:space="preserve">. </w:t>
      </w:r>
      <w:r w:rsidR="00EC3D3F">
        <w:rPr>
          <w:rFonts w:ascii="Times New Roman" w:eastAsia="Times New Roman" w:hAnsi="Times New Roman" w:cs="Times New Roman"/>
          <w:sz w:val="24"/>
          <w:szCs w:val="24"/>
        </w:rPr>
        <w:t>We detected</w:t>
      </w:r>
      <w:r w:rsidR="00BE27F7">
        <w:rPr>
          <w:rFonts w:ascii="Times New Roman" w:eastAsia="Times New Roman" w:hAnsi="Times New Roman" w:cs="Times New Roman"/>
          <w:sz w:val="24"/>
          <w:szCs w:val="24"/>
        </w:rPr>
        <w:t xml:space="preserve"> PPCP</w:t>
      </w:r>
      <w:r w:rsidR="00224E1E">
        <w:rPr>
          <w:rFonts w:ascii="Times New Roman" w:eastAsia="Times New Roman" w:hAnsi="Times New Roman" w:cs="Times New Roman"/>
          <w:sz w:val="24"/>
          <w:szCs w:val="24"/>
        </w:rPr>
        <w:t>s</w:t>
      </w:r>
      <w:r w:rsidR="00BE27F7">
        <w:rPr>
          <w:rFonts w:ascii="Times New Roman" w:eastAsia="Times New Roman" w:hAnsi="Times New Roman" w:cs="Times New Roman"/>
          <w:sz w:val="24"/>
          <w:szCs w:val="24"/>
        </w:rPr>
        <w:t xml:space="preserve"> </w:t>
      </w:r>
      <w:r w:rsidR="00E17B5F">
        <w:rPr>
          <w:rFonts w:ascii="Times New Roman" w:eastAsia="Times New Roman" w:hAnsi="Times New Roman" w:cs="Times New Roman"/>
          <w:sz w:val="24"/>
          <w:szCs w:val="24"/>
        </w:rPr>
        <w:t xml:space="preserve">in the </w:t>
      </w:r>
      <w:r w:rsidR="00FE35CB">
        <w:rPr>
          <w:rFonts w:ascii="Times New Roman" w:eastAsia="Times New Roman" w:hAnsi="Times New Roman" w:cs="Times New Roman"/>
          <w:sz w:val="24"/>
          <w:szCs w:val="24"/>
        </w:rPr>
        <w:t xml:space="preserve">nearshore </w:t>
      </w:r>
      <w:r w:rsidR="00EC3D3F">
        <w:rPr>
          <w:rFonts w:ascii="Times New Roman" w:eastAsia="Times New Roman" w:hAnsi="Times New Roman" w:cs="Times New Roman"/>
          <w:sz w:val="24"/>
          <w:szCs w:val="24"/>
        </w:rPr>
        <w:t>but not at our three</w:t>
      </w:r>
      <w:r w:rsidR="00FE35CB">
        <w:rPr>
          <w:rFonts w:ascii="Times New Roman" w:eastAsia="Times New Roman" w:hAnsi="Times New Roman" w:cs="Times New Roman"/>
          <w:sz w:val="24"/>
          <w:szCs w:val="24"/>
        </w:rPr>
        <w:t xml:space="preserve"> offshore</w:t>
      </w:r>
      <w:r w:rsidR="00EC3D3F">
        <w:rPr>
          <w:rFonts w:ascii="Times New Roman" w:eastAsia="Times New Roman" w:hAnsi="Times New Roman" w:cs="Times New Roman"/>
          <w:sz w:val="24"/>
          <w:szCs w:val="24"/>
        </w:rPr>
        <w:t xml:space="preserve"> sites</w:t>
      </w:r>
      <w:r w:rsidR="00BE27F7">
        <w:rPr>
          <w:rFonts w:ascii="Times New Roman" w:eastAsia="Times New Roman" w:hAnsi="Times New Roman" w:cs="Times New Roman"/>
          <w:sz w:val="24"/>
          <w:szCs w:val="24"/>
        </w:rPr>
        <w:t xml:space="preserve">, suggesting that sewage inputs in Baikal </w:t>
      </w:r>
      <w:r w:rsidR="00EC3D3F">
        <w:rPr>
          <w:rFonts w:ascii="Times New Roman" w:eastAsia="Times New Roman" w:hAnsi="Times New Roman" w:cs="Times New Roman"/>
          <w:sz w:val="24"/>
          <w:szCs w:val="24"/>
        </w:rPr>
        <w:t xml:space="preserve">may </w:t>
      </w:r>
      <w:r w:rsidR="00BE27F7">
        <w:rPr>
          <w:rFonts w:ascii="Times New Roman" w:eastAsia="Times New Roman" w:hAnsi="Times New Roman" w:cs="Times New Roman"/>
          <w:sz w:val="24"/>
          <w:szCs w:val="24"/>
        </w:rPr>
        <w:t>dilute as pollutants diffuse out of the nearshore area</w:t>
      </w:r>
      <w:r w:rsidR="00FE35CB">
        <w:rPr>
          <w:rFonts w:ascii="Times New Roman" w:eastAsia="Times New Roman" w:hAnsi="Times New Roman" w:cs="Times New Roman"/>
          <w:sz w:val="24"/>
          <w:szCs w:val="24"/>
        </w:rPr>
        <w:t xml:space="preserve">. </w:t>
      </w:r>
      <w:r w:rsidR="00BE27F7">
        <w:rPr>
          <w:rFonts w:ascii="Times New Roman" w:eastAsia="Times New Roman" w:hAnsi="Times New Roman" w:cs="Times New Roman"/>
          <w:sz w:val="24"/>
          <w:szCs w:val="24"/>
        </w:rPr>
        <w:t xml:space="preserve">More generally, these results are important for lake monitoring, as PPCPs </w:t>
      </w:r>
      <w:r w:rsidR="00224E1E">
        <w:rPr>
          <w:rFonts w:ascii="Times New Roman" w:eastAsia="Times New Roman" w:hAnsi="Times New Roman" w:cs="Times New Roman"/>
          <w:sz w:val="24"/>
          <w:szCs w:val="24"/>
        </w:rPr>
        <w:t>are robust</w:t>
      </w:r>
      <w:r w:rsidR="00BE27F7">
        <w:rPr>
          <w:rFonts w:ascii="Times New Roman" w:eastAsia="Times New Roman" w:hAnsi="Times New Roman" w:cs="Times New Roman"/>
          <w:sz w:val="24"/>
          <w:szCs w:val="24"/>
        </w:rPr>
        <w:t xml:space="preserve"> indicators of sewage pollution. </w:t>
      </w:r>
      <w:r w:rsidR="00685D80">
        <w:rPr>
          <w:rFonts w:ascii="Times New Roman" w:eastAsia="Times New Roman" w:hAnsi="Times New Roman" w:cs="Times New Roman"/>
          <w:sz w:val="24"/>
          <w:szCs w:val="24"/>
        </w:rPr>
        <w:t>Whil</w:t>
      </w:r>
      <w:r w:rsidR="009007E8">
        <w:rPr>
          <w:rFonts w:ascii="Times New Roman" w:eastAsia="Times New Roman" w:hAnsi="Times New Roman" w:cs="Times New Roman"/>
          <w:sz w:val="24"/>
          <w:szCs w:val="24"/>
        </w:rPr>
        <w:t>e PPCPs have been found in numerous aquatic systems</w:t>
      </w:r>
      <w:r w:rsidR="00685D80">
        <w:rPr>
          <w:rFonts w:ascii="Times New Roman" w:eastAsia="Times New Roman" w:hAnsi="Times New Roman" w:cs="Times New Roman"/>
          <w:sz w:val="24"/>
          <w:szCs w:val="24"/>
        </w:rPr>
        <w:t xml:space="preserve"> </w:t>
      </w:r>
      <w:r w:rsidR="00685D80">
        <w:rPr>
          <w:rFonts w:ascii="Times New Roman" w:eastAsia="Times New Roman" w:hAnsi="Times New Roman" w:cs="Times New Roman"/>
          <w:sz w:val="24"/>
          <w:szCs w:val="24"/>
        </w:rPr>
        <w:fldChar w:fldCharType="begin"/>
      </w:r>
      <w:r w:rsidR="00685D80">
        <w:rPr>
          <w:rFonts w:ascii="Times New Roman" w:eastAsia="Times New Roman" w:hAnsi="Times New Roman" w:cs="Times New Roman"/>
          <w:sz w:val="24"/>
          <w:szCs w:val="24"/>
        </w:rPr>
        <w:instrText xml:space="preserve"> ADDIN ZOTERO_ITEM CSL_CITATION {"citationID":"WqoHi8oU","properties":{"formattedCitation":"(Kolpin et al. 2002; Focazio et al. 2008; Rosi et al. 2013)","plainCitation":"(Kolpin et al. 2002; Focazio et al. 2008; Rosi et al. 2013)","noteIndex":0},"citationItems":[{"id":445,"uris":["http://zotero.org/users/2645460/items/P9AG3ITQ"],"uri":["http://zotero.org/users/2645460/items/P9AG3ITQ"],"itemData":{"id":445,"type":"article-journal","container-title":"Environmental Science &amp; Technology","DOI":"10.1021/es011055j","ISSN":"0013-936X, 1520-5851","issue":"6","language":"en","page":"1202-1211","source":"CrossRef","title":"Pharmaceuticals, Hormones, and Other Organic Wastewater Contaminants in U.S. Streams, 1999−2000: A National Reconnaissance","title-short":"Pharmaceuticals, Hormones, and Other Organic Wastewater Contaminants in U.S. Streams, 1999−2000","volume":"36","author":[{"family":"Kolpin","given":"Dana W."},{"family":"Furlong","given":"Edward T."},{"family":"Meyer","given":"Michael T."},{"family":"Thurman","given":"E. Michael"},{"family":"Zaugg","given":"Steven D."},{"family":"Barber","given":"Larry B."},{"family":"Buxton","given":"Herbert T."}],"issued":{"date-parts":[["2002",3]]}}},{"id":682,"uris":["http://zotero.org/users/2645460/items/KDEPNS7Z"],"uri":["http://zotero.org/users/2645460/items/KDEPNS7Z"],"itemData":{"id":682,"type":"article-journal","container-title":"SCIENCE OF THE TOTAL ENVIRONMENT","DOI":"10.1016/j.scitotenv.2008.02.021","ISSN":"0048-9697","issue":"2-3","page":"201-216","title":"A national reconnaissance for pharmaceuticals and other organic wastewater contaminants in the United States - II) Untreated drinking water sources","volume":"402","author":[{"family":"Focazio","given":"Michael J."},{"family":"Kolpin","given":"Dana W."},{"family":"Barnes","given":"Kimberlee K."},{"family":"Furlong","given":"Edward T."},{"family":"Meyer","given":"Michael T."},{"family":"Zaugg","given":"Steven D."},{"family":"Barber","given":"Larry B."},{"family":"Thurman","given":"Michael E."}],"issued":{"date-parts":[["2008",9,1]]}}},{"id":882,"uris":["http://zotero.org/users/2645460/items/E6QGB3N8"],"uri":["http://zotero.org/users/2645460/items/E6QGB3N8"],"itemData":{"id":882,"type":"article-journal","container-title":"Ecological Applications","issue":"3","page":"583–593","source":"Google Scholar","title":"Pharmaceuticals suppress algal growth and microbial respiration and alter bacterial communities in stream biofilms","volume":"23","author":[{"family":"Rosi","given":"Emma J."},{"family":"Kincaid","given":"Dustin W."},{"family":"Bechtold","given":"Heather A."},{"family":"Royer","given":"Todd V."},{"family":"Rojas","given":"Miguel"},{"family":"Kelly","given":"John J."}],"issued":{"date-parts":[["2013"]]}}}],"schema":"https://github.com/citation-style-language/schema/raw/master/csl-citation.json"} </w:instrText>
      </w:r>
      <w:r w:rsidR="00685D80">
        <w:rPr>
          <w:rFonts w:ascii="Times New Roman" w:eastAsia="Times New Roman" w:hAnsi="Times New Roman" w:cs="Times New Roman"/>
          <w:sz w:val="24"/>
          <w:szCs w:val="24"/>
        </w:rPr>
        <w:fldChar w:fldCharType="separate"/>
      </w:r>
      <w:r w:rsidR="00685D80" w:rsidRPr="007E0849">
        <w:rPr>
          <w:rFonts w:ascii="Times New Roman" w:hAnsi="Times New Roman" w:cs="Times New Roman"/>
          <w:sz w:val="24"/>
        </w:rPr>
        <w:t>(</w:t>
      </w:r>
      <w:proofErr w:type="spellStart"/>
      <w:r w:rsidR="00685D80" w:rsidRPr="007E0849">
        <w:rPr>
          <w:rFonts w:ascii="Times New Roman" w:hAnsi="Times New Roman" w:cs="Times New Roman"/>
          <w:sz w:val="24"/>
        </w:rPr>
        <w:t>Kolpin</w:t>
      </w:r>
      <w:proofErr w:type="spellEnd"/>
      <w:r w:rsidR="00685D80" w:rsidRPr="007E0849">
        <w:rPr>
          <w:rFonts w:ascii="Times New Roman" w:hAnsi="Times New Roman" w:cs="Times New Roman"/>
          <w:sz w:val="24"/>
        </w:rPr>
        <w:t xml:space="preserve"> et al. 2002; </w:t>
      </w:r>
      <w:proofErr w:type="spellStart"/>
      <w:r w:rsidR="00685D80" w:rsidRPr="007E0849">
        <w:rPr>
          <w:rFonts w:ascii="Times New Roman" w:hAnsi="Times New Roman" w:cs="Times New Roman"/>
          <w:sz w:val="24"/>
        </w:rPr>
        <w:t>Focazio</w:t>
      </w:r>
      <w:proofErr w:type="spellEnd"/>
      <w:r w:rsidR="00685D80" w:rsidRPr="007E0849">
        <w:rPr>
          <w:rFonts w:ascii="Times New Roman" w:hAnsi="Times New Roman" w:cs="Times New Roman"/>
          <w:sz w:val="24"/>
        </w:rPr>
        <w:t xml:space="preserve"> et al. 2008; </w:t>
      </w:r>
      <w:proofErr w:type="spellStart"/>
      <w:r w:rsidR="00685D80" w:rsidRPr="007E0849">
        <w:rPr>
          <w:rFonts w:ascii="Times New Roman" w:hAnsi="Times New Roman" w:cs="Times New Roman"/>
          <w:sz w:val="24"/>
        </w:rPr>
        <w:t>Rosi</w:t>
      </w:r>
      <w:proofErr w:type="spellEnd"/>
      <w:r w:rsidR="00685D80" w:rsidRPr="007E0849">
        <w:rPr>
          <w:rFonts w:ascii="Times New Roman" w:hAnsi="Times New Roman" w:cs="Times New Roman"/>
          <w:sz w:val="24"/>
        </w:rPr>
        <w:t xml:space="preserve"> et al. 2013)</w:t>
      </w:r>
      <w:r w:rsidR="00685D80">
        <w:rPr>
          <w:rFonts w:ascii="Times New Roman" w:eastAsia="Times New Roman" w:hAnsi="Times New Roman" w:cs="Times New Roman"/>
          <w:sz w:val="24"/>
          <w:szCs w:val="24"/>
        </w:rPr>
        <w:fldChar w:fldCharType="end"/>
      </w:r>
      <w:r w:rsidR="00685D80">
        <w:rPr>
          <w:rFonts w:ascii="Times New Roman" w:eastAsia="Times New Roman" w:hAnsi="Times New Roman" w:cs="Times New Roman"/>
          <w:sz w:val="24"/>
          <w:szCs w:val="24"/>
        </w:rPr>
        <w:t xml:space="preserve">, lakes have remained less represented </w:t>
      </w:r>
      <w:r w:rsidR="00EC3D3F">
        <w:rPr>
          <w:rFonts w:ascii="Times New Roman" w:eastAsia="Times New Roman" w:hAnsi="Times New Roman" w:cs="Times New Roman"/>
          <w:sz w:val="24"/>
          <w:szCs w:val="24"/>
        </w:rPr>
        <w:t>in</w:t>
      </w:r>
      <w:r w:rsidR="00685D80">
        <w:rPr>
          <w:rFonts w:ascii="Times New Roman" w:eastAsia="Times New Roman" w:hAnsi="Times New Roman" w:cs="Times New Roman"/>
          <w:sz w:val="24"/>
          <w:szCs w:val="24"/>
        </w:rPr>
        <w:t xml:space="preserve"> the PPCP literature in comparison to lotic </w:t>
      </w:r>
      <w:r w:rsidR="009007E8">
        <w:rPr>
          <w:rFonts w:ascii="Times New Roman" w:eastAsia="Times New Roman" w:hAnsi="Times New Roman" w:cs="Times New Roman"/>
          <w:sz w:val="24"/>
          <w:szCs w:val="24"/>
        </w:rPr>
        <w:t xml:space="preserve">and subsurface </w:t>
      </w:r>
      <w:r w:rsidR="00685D80">
        <w:rPr>
          <w:rFonts w:ascii="Times New Roman" w:eastAsia="Times New Roman" w:hAnsi="Times New Roman" w:cs="Times New Roman"/>
          <w:sz w:val="24"/>
          <w:szCs w:val="24"/>
        </w:rPr>
        <w:t xml:space="preserve">systems </w:t>
      </w:r>
      <w:r w:rsidR="00685D80">
        <w:rPr>
          <w:rFonts w:ascii="Times New Roman" w:eastAsia="Times New Roman" w:hAnsi="Times New Roman" w:cs="Times New Roman"/>
          <w:sz w:val="24"/>
          <w:szCs w:val="24"/>
        </w:rPr>
        <w:fldChar w:fldCharType="begin"/>
      </w:r>
      <w:r w:rsidR="00685D80">
        <w:rPr>
          <w:rFonts w:ascii="Times New Roman" w:eastAsia="Times New Roman" w:hAnsi="Times New Roman" w:cs="Times New Roman"/>
          <w:sz w:val="24"/>
          <w:szCs w:val="24"/>
        </w:rPr>
        <w:instrText xml:space="preserve"> ADDIN ZOTERO_ITEM CSL_CITATION {"citationID":"8ZWAYQKj","properties":{"formattedCitation":"(Meyer et al. 2019)","plainCitation":"(Meyer et al. 2019)","noteIndex":0},"citationItems":[{"id":2604,"uris":["http://zotero.org/users/2645460/items/ZPY97EPS"],"uri":["http://zotero.org/users/2645460/items/ZPY97EPS"],"itemData":{"id":2604,"type":"article-journal","abstract":"Pharmaceuticals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rsidR="00685D80">
        <w:rPr>
          <w:rFonts w:ascii="Times New Roman" w:eastAsia="Times New Roman" w:hAnsi="Times New Roman" w:cs="Times New Roman"/>
          <w:sz w:val="24"/>
          <w:szCs w:val="24"/>
        </w:rPr>
        <w:fldChar w:fldCharType="separate"/>
      </w:r>
      <w:r w:rsidR="00685D80" w:rsidRPr="00833C11">
        <w:rPr>
          <w:rFonts w:ascii="Times New Roman" w:hAnsi="Times New Roman" w:cs="Times New Roman"/>
          <w:sz w:val="24"/>
        </w:rPr>
        <w:t>(Meyer et al. 2019)</w:t>
      </w:r>
      <w:r w:rsidR="00685D80">
        <w:rPr>
          <w:rFonts w:ascii="Times New Roman" w:eastAsia="Times New Roman" w:hAnsi="Times New Roman" w:cs="Times New Roman"/>
          <w:sz w:val="24"/>
          <w:szCs w:val="24"/>
        </w:rPr>
        <w:fldChar w:fldCharType="end"/>
      </w:r>
      <w:r w:rsidR="00685D80">
        <w:rPr>
          <w:rFonts w:ascii="Times New Roman" w:eastAsia="Times New Roman" w:hAnsi="Times New Roman" w:cs="Times New Roman"/>
          <w:sz w:val="24"/>
          <w:szCs w:val="24"/>
        </w:rPr>
        <w:t xml:space="preserve">. </w:t>
      </w:r>
      <w:r w:rsidR="00E11A7E">
        <w:rPr>
          <w:rFonts w:ascii="Times New Roman" w:eastAsia="Times New Roman" w:hAnsi="Times New Roman" w:cs="Times New Roman"/>
          <w:sz w:val="24"/>
          <w:szCs w:val="24"/>
        </w:rPr>
        <w:t>W</w:t>
      </w:r>
      <w:r w:rsidR="00224E1E">
        <w:rPr>
          <w:rFonts w:ascii="Times New Roman" w:eastAsia="Times New Roman" w:hAnsi="Times New Roman" w:cs="Times New Roman"/>
          <w:sz w:val="24"/>
          <w:szCs w:val="24"/>
        </w:rPr>
        <w:t>hile we use</w:t>
      </w:r>
      <w:r w:rsidR="00EC3D3F">
        <w:rPr>
          <w:rFonts w:ascii="Times New Roman" w:eastAsia="Times New Roman" w:hAnsi="Times New Roman" w:cs="Times New Roman"/>
          <w:sz w:val="24"/>
          <w:szCs w:val="24"/>
        </w:rPr>
        <w:t>d</w:t>
      </w:r>
      <w:r w:rsidR="00224E1E">
        <w:rPr>
          <w:rFonts w:ascii="Times New Roman" w:eastAsia="Times New Roman" w:hAnsi="Times New Roman" w:cs="Times New Roman"/>
          <w:sz w:val="24"/>
          <w:szCs w:val="24"/>
        </w:rPr>
        <w:t xml:space="preserve"> PPCPs as indicators of sewage, w</w:t>
      </w:r>
      <w:r w:rsidR="00E11A7E">
        <w:rPr>
          <w:rFonts w:ascii="Times New Roman" w:eastAsia="Times New Roman" w:hAnsi="Times New Roman" w:cs="Times New Roman"/>
          <w:sz w:val="24"/>
          <w:szCs w:val="24"/>
        </w:rPr>
        <w:t>e do not, however, address how the PPCPs themselves may</w:t>
      </w:r>
      <w:r w:rsidR="00224E1E">
        <w:rPr>
          <w:rFonts w:ascii="Times New Roman" w:eastAsia="Times New Roman" w:hAnsi="Times New Roman" w:cs="Times New Roman"/>
          <w:sz w:val="24"/>
          <w:szCs w:val="24"/>
        </w:rPr>
        <w:t xml:space="preserve"> operate as toxicants themselves and thus</w:t>
      </w:r>
      <w:r w:rsidR="00E11A7E">
        <w:rPr>
          <w:rFonts w:ascii="Times New Roman" w:eastAsia="Times New Roman" w:hAnsi="Times New Roman" w:cs="Times New Roman"/>
          <w:sz w:val="24"/>
          <w:szCs w:val="24"/>
        </w:rPr>
        <w:t xml:space="preserve"> influence community dynamics. Previous studies have shown that PPCPs, even in minute concentrations (e.g., ng/L) can elicit biological responses</w:t>
      </w:r>
      <w:r w:rsidR="00F979A0">
        <w:rPr>
          <w:rFonts w:ascii="Times New Roman" w:eastAsia="Times New Roman" w:hAnsi="Times New Roman" w:cs="Times New Roman"/>
          <w:sz w:val="24"/>
          <w:szCs w:val="24"/>
        </w:rPr>
        <w:t xml:space="preserve"> from physiological (e.g., Del Rosario et al., 2015) and behavioral (e.g., </w:t>
      </w:r>
      <w:proofErr w:type="spellStart"/>
      <w:r w:rsidR="00F979A0">
        <w:rPr>
          <w:rFonts w:ascii="Times New Roman" w:eastAsia="Times New Roman" w:hAnsi="Times New Roman" w:cs="Times New Roman"/>
          <w:sz w:val="24"/>
          <w:szCs w:val="24"/>
        </w:rPr>
        <w:t>Brodin</w:t>
      </w:r>
      <w:proofErr w:type="spellEnd"/>
      <w:r w:rsidR="00F979A0">
        <w:rPr>
          <w:rFonts w:ascii="Times New Roman" w:eastAsia="Times New Roman" w:hAnsi="Times New Roman" w:cs="Times New Roman"/>
          <w:sz w:val="24"/>
          <w:szCs w:val="24"/>
        </w:rPr>
        <w:t xml:space="preserve"> et al. 2013; </w:t>
      </w:r>
      <w:proofErr w:type="spellStart"/>
      <w:r w:rsidR="00F979A0" w:rsidRPr="00F979A0">
        <w:rPr>
          <w:rFonts w:ascii="Times New Roman" w:eastAsia="Times New Roman" w:hAnsi="Times New Roman" w:cs="Times New Roman"/>
          <w:sz w:val="24"/>
          <w:szCs w:val="24"/>
        </w:rPr>
        <w:lastRenderedPageBreak/>
        <w:t>Dzieweczynski</w:t>
      </w:r>
      <w:proofErr w:type="spellEnd"/>
      <w:r w:rsidR="00F979A0">
        <w:rPr>
          <w:rFonts w:ascii="Times New Roman" w:eastAsia="Times New Roman" w:hAnsi="Times New Roman" w:cs="Times New Roman"/>
          <w:sz w:val="24"/>
          <w:szCs w:val="24"/>
        </w:rPr>
        <w:t xml:space="preserve"> et al., 2016) to food web</w:t>
      </w:r>
      <w:r w:rsidR="003E64B9">
        <w:rPr>
          <w:rFonts w:ascii="Times New Roman" w:eastAsia="Times New Roman" w:hAnsi="Times New Roman" w:cs="Times New Roman"/>
          <w:sz w:val="24"/>
          <w:szCs w:val="24"/>
        </w:rPr>
        <w:t>s</w:t>
      </w:r>
      <w:r w:rsidR="00F979A0">
        <w:rPr>
          <w:rFonts w:ascii="Times New Roman" w:eastAsia="Times New Roman" w:hAnsi="Times New Roman" w:cs="Times New Roman"/>
          <w:sz w:val="24"/>
          <w:szCs w:val="24"/>
        </w:rPr>
        <w:t xml:space="preserve"> (e.g., </w:t>
      </w:r>
      <w:proofErr w:type="spellStart"/>
      <w:r w:rsidR="00F979A0">
        <w:rPr>
          <w:rFonts w:ascii="Times New Roman" w:eastAsia="Times New Roman" w:hAnsi="Times New Roman" w:cs="Times New Roman"/>
          <w:sz w:val="24"/>
          <w:szCs w:val="24"/>
        </w:rPr>
        <w:t>Lagesson</w:t>
      </w:r>
      <w:proofErr w:type="spellEnd"/>
      <w:r w:rsidR="00F979A0">
        <w:rPr>
          <w:rFonts w:ascii="Times New Roman" w:eastAsia="Times New Roman" w:hAnsi="Times New Roman" w:cs="Times New Roman"/>
          <w:sz w:val="24"/>
          <w:szCs w:val="24"/>
        </w:rPr>
        <w:t xml:space="preserve"> et al., 2016; Richmond et al., 2018) and ecosystem</w:t>
      </w:r>
      <w:r w:rsidR="003E64B9">
        <w:rPr>
          <w:rFonts w:ascii="Times New Roman" w:eastAsia="Times New Roman" w:hAnsi="Times New Roman" w:cs="Times New Roman"/>
          <w:sz w:val="24"/>
          <w:szCs w:val="24"/>
        </w:rPr>
        <w:t>s</w:t>
      </w:r>
      <w:r w:rsidR="00F979A0">
        <w:rPr>
          <w:rFonts w:ascii="Times New Roman" w:eastAsia="Times New Roman" w:hAnsi="Times New Roman" w:cs="Times New Roman"/>
          <w:sz w:val="24"/>
          <w:szCs w:val="24"/>
        </w:rPr>
        <w:t xml:space="preserve"> (e.g., </w:t>
      </w:r>
      <w:proofErr w:type="spellStart"/>
      <w:r w:rsidR="00F979A0">
        <w:rPr>
          <w:rFonts w:ascii="Times New Roman" w:eastAsia="Times New Roman" w:hAnsi="Times New Roman" w:cs="Times New Roman"/>
          <w:sz w:val="24"/>
          <w:szCs w:val="24"/>
        </w:rPr>
        <w:t>Rosi</w:t>
      </w:r>
      <w:proofErr w:type="spellEnd"/>
      <w:r w:rsidR="00F979A0">
        <w:rPr>
          <w:rFonts w:ascii="Times New Roman" w:eastAsia="Times New Roman" w:hAnsi="Times New Roman" w:cs="Times New Roman"/>
          <w:sz w:val="24"/>
          <w:szCs w:val="24"/>
        </w:rPr>
        <w:t xml:space="preserve">-Marshal et al., 2013). Although our study </w:t>
      </w:r>
      <w:r w:rsidR="00224E1E">
        <w:rPr>
          <w:rFonts w:ascii="Times New Roman" w:eastAsia="Times New Roman" w:hAnsi="Times New Roman" w:cs="Times New Roman"/>
          <w:sz w:val="24"/>
          <w:szCs w:val="24"/>
        </w:rPr>
        <w:t>was not designed to evaluate</w:t>
      </w:r>
      <w:r w:rsidR="003E20DA">
        <w:rPr>
          <w:rFonts w:ascii="Times New Roman" w:eastAsia="Times New Roman" w:hAnsi="Times New Roman" w:cs="Times New Roman"/>
          <w:sz w:val="24"/>
          <w:szCs w:val="24"/>
        </w:rPr>
        <w:t xml:space="preserve"> the toxicological effects</w:t>
      </w:r>
      <w:r w:rsidR="00F979A0">
        <w:rPr>
          <w:rFonts w:ascii="Times New Roman" w:eastAsia="Times New Roman" w:hAnsi="Times New Roman" w:cs="Times New Roman"/>
          <w:sz w:val="24"/>
          <w:szCs w:val="24"/>
        </w:rPr>
        <w:t xml:space="preserve"> of PPCPs themselves, our data do demonstrate that PPCPs can </w:t>
      </w:r>
      <w:r w:rsidR="00EC3D3F">
        <w:rPr>
          <w:rFonts w:ascii="Times New Roman" w:eastAsia="Times New Roman" w:hAnsi="Times New Roman" w:cs="Times New Roman"/>
          <w:sz w:val="24"/>
          <w:szCs w:val="24"/>
        </w:rPr>
        <w:t xml:space="preserve">be present </w:t>
      </w:r>
      <w:r w:rsidR="00874EDD">
        <w:rPr>
          <w:rFonts w:ascii="Times New Roman" w:eastAsia="Times New Roman" w:hAnsi="Times New Roman" w:cs="Times New Roman"/>
          <w:sz w:val="24"/>
          <w:szCs w:val="24"/>
        </w:rPr>
        <w:t xml:space="preserve">in Baikal’s nearshore area to </w:t>
      </w:r>
      <w:del w:id="225" w:author="Meyer, Michael Frederick" w:date="2020-08-11T17:51:00Z">
        <w:r w:rsidR="00FE35CB" w:rsidDel="00A82CD7">
          <w:rPr>
            <w:rFonts w:ascii="Times New Roman" w:eastAsia="Times New Roman" w:hAnsi="Times New Roman" w:cs="Times New Roman"/>
            <w:sz w:val="24"/>
            <w:szCs w:val="24"/>
          </w:rPr>
          <w:delText xml:space="preserve">ecologically </w:delText>
        </w:r>
      </w:del>
      <w:ins w:id="226" w:author="Meyer, Michael Frederick" w:date="2020-08-11T17:51:00Z">
        <w:r w:rsidR="00A82CD7">
          <w:rPr>
            <w:rFonts w:ascii="Times New Roman" w:eastAsia="Times New Roman" w:hAnsi="Times New Roman" w:cs="Times New Roman"/>
            <w:sz w:val="24"/>
            <w:szCs w:val="24"/>
          </w:rPr>
          <w:t xml:space="preserve">biologically </w:t>
        </w:r>
      </w:ins>
      <w:r w:rsidR="00FE35CB">
        <w:rPr>
          <w:rFonts w:ascii="Times New Roman" w:eastAsia="Times New Roman" w:hAnsi="Times New Roman" w:cs="Times New Roman"/>
          <w:sz w:val="24"/>
          <w:szCs w:val="24"/>
        </w:rPr>
        <w:t>deleterious concentrations</w:t>
      </w:r>
      <w:r w:rsidR="00874EDD">
        <w:rPr>
          <w:rFonts w:ascii="Times New Roman" w:eastAsia="Times New Roman" w:hAnsi="Times New Roman" w:cs="Times New Roman"/>
          <w:sz w:val="24"/>
          <w:szCs w:val="24"/>
        </w:rPr>
        <w:t xml:space="preserve">. </w:t>
      </w:r>
      <w:ins w:id="227" w:author="Meyer, Michael Frederick" w:date="2020-08-11T17:51:00Z">
        <w:r w:rsidR="00A82CD7">
          <w:rPr>
            <w:rFonts w:ascii="Times New Roman" w:eastAsia="Times New Roman" w:hAnsi="Times New Roman" w:cs="Times New Roman"/>
            <w:sz w:val="24"/>
            <w:szCs w:val="24"/>
          </w:rPr>
          <w:t>F</w:t>
        </w:r>
      </w:ins>
      <w:ins w:id="228" w:author="Meyer, Michael Frederick" w:date="2020-08-11T17:52:00Z">
        <w:r w:rsidR="00A82CD7">
          <w:rPr>
            <w:rFonts w:ascii="Times New Roman" w:eastAsia="Times New Roman" w:hAnsi="Times New Roman" w:cs="Times New Roman"/>
            <w:sz w:val="24"/>
            <w:szCs w:val="24"/>
          </w:rPr>
          <w:t xml:space="preserve">or example, </w:t>
        </w:r>
      </w:ins>
      <w:ins w:id="229" w:author="Meyer, Michael Frederick" w:date="2020-08-11T17:56:00Z">
        <w:r w:rsidR="00A82CD7">
          <w:rPr>
            <w:rFonts w:ascii="Times New Roman" w:eastAsia="Times New Roman" w:hAnsi="Times New Roman" w:cs="Times New Roman"/>
            <w:sz w:val="24"/>
            <w:szCs w:val="24"/>
          </w:rPr>
          <w:t xml:space="preserve">chronic exposure to even </w:t>
        </w:r>
      </w:ins>
      <w:ins w:id="230" w:author="Meyer, Michael Frederick" w:date="2020-08-11T17:52:00Z">
        <w:r w:rsidR="00A82CD7">
          <w:rPr>
            <w:rFonts w:ascii="Times New Roman" w:eastAsia="Times New Roman" w:hAnsi="Times New Roman" w:cs="Times New Roman"/>
            <w:sz w:val="24"/>
            <w:szCs w:val="24"/>
          </w:rPr>
          <w:t xml:space="preserve">50 ng/L </w:t>
        </w:r>
      </w:ins>
      <w:ins w:id="231" w:author="Meyer, Michael Frederick" w:date="2020-08-11T17:56:00Z">
        <w:r w:rsidR="00A82CD7">
          <w:rPr>
            <w:rFonts w:ascii="Times New Roman" w:eastAsia="Times New Roman" w:hAnsi="Times New Roman" w:cs="Times New Roman"/>
            <w:sz w:val="24"/>
            <w:szCs w:val="24"/>
          </w:rPr>
          <w:t xml:space="preserve">of caffeine </w:t>
        </w:r>
      </w:ins>
      <w:ins w:id="232" w:author="Meyer, Michael Frederick" w:date="2020-08-11T17:52:00Z">
        <w:r w:rsidR="00A82CD7">
          <w:rPr>
            <w:rFonts w:ascii="Times New Roman" w:eastAsia="Times New Roman" w:hAnsi="Times New Roman" w:cs="Times New Roman"/>
            <w:sz w:val="24"/>
            <w:szCs w:val="24"/>
          </w:rPr>
          <w:t xml:space="preserve">can increase oxidative stress in </w:t>
        </w:r>
      </w:ins>
      <w:ins w:id="233" w:author="Meyer, Michael Frederick" w:date="2020-08-11T17:55:00Z">
        <w:r w:rsidR="00A82CD7">
          <w:rPr>
            <w:rFonts w:ascii="Times New Roman" w:eastAsia="Times New Roman" w:hAnsi="Times New Roman" w:cs="Times New Roman"/>
            <w:sz w:val="24"/>
            <w:szCs w:val="24"/>
          </w:rPr>
          <w:t>mussel</w:t>
        </w:r>
      </w:ins>
      <w:ins w:id="234" w:author="Meyer, Michael Frederick" w:date="2020-08-11T17:56:00Z">
        <w:r w:rsidR="00A82CD7">
          <w:rPr>
            <w:rFonts w:ascii="Times New Roman" w:eastAsia="Times New Roman" w:hAnsi="Times New Roman" w:cs="Times New Roman"/>
            <w:sz w:val="24"/>
            <w:szCs w:val="24"/>
          </w:rPr>
          <w:t xml:space="preserve">s </w:t>
        </w:r>
      </w:ins>
      <w:ins w:id="235" w:author="Meyer, Michael Frederick" w:date="2020-08-11T17:57:00Z">
        <w:r w:rsidR="00A82CD7">
          <w:rPr>
            <w:rFonts w:ascii="Times New Roman" w:eastAsia="Times New Roman" w:hAnsi="Times New Roman" w:cs="Times New Roman"/>
            <w:sz w:val="24"/>
            <w:szCs w:val="24"/>
          </w:rPr>
          <w:fldChar w:fldCharType="begin"/>
        </w:r>
        <w:r w:rsidR="00A82CD7">
          <w:rPr>
            <w:rFonts w:ascii="Times New Roman" w:eastAsia="Times New Roman" w:hAnsi="Times New Roman" w:cs="Times New Roman"/>
            <w:sz w:val="24"/>
            <w:szCs w:val="24"/>
          </w:rPr>
          <w:instrText xml:space="preserve"> ADDIN ZOTERO_ITEM CSL_CITATION {"citationID":"WwZG27Rn","properties":{"formattedCitation":"(del Rey et al. 2011)","plainCitation":"(del Rey et al. 2011)","noteIndex":0},"citationItems":[{"id":414,"uris":["http://zotero.org/users/2645460/items/N52FMWAD"],"uri":["http://zotero.org/users/2645460/items/N52FMWAD"],"itemData":{"id":414,"type":"article-journal","container-title":"Ecotoxicology","DOI":"10.1007/s10646-011-0649-6","ISSN":"0963-9292, 1573-3017","issue":"4","language":"en","page":"855-861","source":"CrossRef","title":"Expression of HSP70 in Mytilus californianus following exposure to caffeine","volume":"20","author":[{"family":"Rey","given":"Zoe Rodriguez","non-dropping-particle":"del"},{"family":"Granek","given":"Elise F."},{"family":"Buckley","given":"Bradley A."}],"issued":{"date-parts":[["2011",6]]}}}],"schema":"https://github.com/citation-style-language/schema/raw/master/csl-citation.json"} </w:instrText>
        </w:r>
      </w:ins>
      <w:r w:rsidR="00A82CD7">
        <w:rPr>
          <w:rFonts w:ascii="Times New Roman" w:eastAsia="Times New Roman" w:hAnsi="Times New Roman" w:cs="Times New Roman"/>
          <w:sz w:val="24"/>
          <w:szCs w:val="24"/>
        </w:rPr>
        <w:fldChar w:fldCharType="separate"/>
      </w:r>
      <w:ins w:id="236" w:author="Meyer, Michael Frederick" w:date="2020-08-11T17:57:00Z">
        <w:r w:rsidR="00A82CD7" w:rsidRPr="00D242CB">
          <w:rPr>
            <w:rFonts w:ascii="Times New Roman" w:hAnsi="Times New Roman" w:cs="Times New Roman"/>
            <w:sz w:val="24"/>
          </w:rPr>
          <w:t>(del Rey et al. 2011)</w:t>
        </w:r>
        <w:r w:rsidR="00A82CD7">
          <w:rPr>
            <w:rFonts w:ascii="Times New Roman" w:eastAsia="Times New Roman" w:hAnsi="Times New Roman" w:cs="Times New Roman"/>
            <w:sz w:val="24"/>
            <w:szCs w:val="24"/>
          </w:rPr>
          <w:fldChar w:fldCharType="end"/>
        </w:r>
      </w:ins>
      <w:ins w:id="237" w:author="Meyer, Michael Frederick" w:date="2020-08-11T17:55:00Z">
        <w:r w:rsidR="00A82CD7">
          <w:rPr>
            <w:rFonts w:ascii="Times New Roman" w:eastAsia="Times New Roman" w:hAnsi="Times New Roman" w:cs="Times New Roman"/>
            <w:sz w:val="24"/>
            <w:szCs w:val="24"/>
          </w:rPr>
          <w:t xml:space="preserve">. </w:t>
        </w:r>
      </w:ins>
      <w:r w:rsidR="003E20DA">
        <w:rPr>
          <w:rFonts w:ascii="Times New Roman" w:eastAsia="Times New Roman" w:hAnsi="Times New Roman" w:cs="Times New Roman"/>
          <w:sz w:val="24"/>
          <w:szCs w:val="24"/>
        </w:rPr>
        <w:t>Thus</w:t>
      </w:r>
      <w:r w:rsidR="003E64B9">
        <w:rPr>
          <w:rFonts w:ascii="Times New Roman" w:eastAsia="Times New Roman" w:hAnsi="Times New Roman" w:cs="Times New Roman"/>
          <w:sz w:val="24"/>
          <w:szCs w:val="24"/>
        </w:rPr>
        <w:t>,</w:t>
      </w:r>
      <w:r w:rsidR="003E20DA">
        <w:rPr>
          <w:rFonts w:ascii="Times New Roman" w:eastAsia="Times New Roman" w:hAnsi="Times New Roman" w:cs="Times New Roman"/>
          <w:sz w:val="24"/>
          <w:szCs w:val="24"/>
        </w:rPr>
        <w:t xml:space="preserve"> future studies could usefully address toxicological effects of PPCPs on nearshore Baikal biota.</w:t>
      </w:r>
    </w:p>
    <w:p w14:paraId="42124162" w14:textId="77777777" w:rsidR="00685D80" w:rsidRDefault="00685D80" w:rsidP="00383BCD">
      <w:pPr>
        <w:rPr>
          <w:rFonts w:ascii="Times New Roman" w:eastAsia="Times New Roman" w:hAnsi="Times New Roman" w:cs="Times New Roman"/>
          <w:sz w:val="24"/>
          <w:szCs w:val="24"/>
        </w:rPr>
      </w:pPr>
    </w:p>
    <w:p w14:paraId="6FFBC599" w14:textId="4D58C885" w:rsidR="00645829" w:rsidRDefault="00645829" w:rsidP="0064582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contrast to PPCP </w:t>
      </w:r>
      <w:ins w:id="238" w:author="Meyer, Michael Frederick" w:date="2020-08-10T14:51:00Z">
        <w:r w:rsidR="00975B4C">
          <w:rPr>
            <w:rFonts w:ascii="Times New Roman" w:eastAsia="Times New Roman" w:hAnsi="Times New Roman" w:cs="Times New Roman"/>
            <w:sz w:val="24"/>
            <w:szCs w:val="24"/>
          </w:rPr>
          <w:t xml:space="preserve">concentrations </w:t>
        </w:r>
      </w:ins>
      <w:r>
        <w:rPr>
          <w:rFonts w:ascii="Times New Roman" w:eastAsia="Times New Roman" w:hAnsi="Times New Roman" w:cs="Times New Roman"/>
          <w:sz w:val="24"/>
          <w:szCs w:val="24"/>
        </w:rPr>
        <w:t>and δ</w:t>
      </w:r>
      <w:r w:rsidRPr="000E056C">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 xml:space="preserve">N </w:t>
      </w:r>
      <w:del w:id="239" w:author="Meyer, Michael Frederick" w:date="2020-08-10T14:51:00Z">
        <w:r w:rsidDel="00975B4C">
          <w:rPr>
            <w:rFonts w:ascii="Times New Roman" w:eastAsia="Times New Roman" w:hAnsi="Times New Roman" w:cs="Times New Roman"/>
            <w:sz w:val="24"/>
            <w:szCs w:val="24"/>
          </w:rPr>
          <w:delText>concentrations</w:delText>
        </w:r>
      </w:del>
      <w:ins w:id="240" w:author="Meyer, Michael Frederick" w:date="2020-08-10T14:51:00Z">
        <w:r w:rsidR="00975B4C">
          <w:rPr>
            <w:rFonts w:ascii="Times New Roman" w:eastAsia="Times New Roman" w:hAnsi="Times New Roman" w:cs="Times New Roman"/>
            <w:sz w:val="24"/>
            <w:szCs w:val="24"/>
          </w:rPr>
          <w:t>values</w:t>
        </w:r>
      </w:ins>
      <w:r>
        <w:rPr>
          <w:rFonts w:ascii="Times New Roman" w:eastAsia="Times New Roman" w:hAnsi="Times New Roman" w:cs="Times New Roman"/>
          <w:sz w:val="24"/>
          <w:szCs w:val="24"/>
        </w:rPr>
        <w:t xml:space="preserve">, microplastics </w:t>
      </w:r>
      <w:del w:id="241" w:author="Meyer, Michael Frederick" w:date="2020-08-11T10:28:00Z">
        <w:r w:rsidDel="00AF3F6E">
          <w:rPr>
            <w:rFonts w:ascii="Times New Roman" w:eastAsia="Times New Roman" w:hAnsi="Times New Roman" w:cs="Times New Roman"/>
            <w:sz w:val="24"/>
            <w:szCs w:val="24"/>
          </w:rPr>
          <w:delText xml:space="preserve">at our sampling sites </w:delText>
        </w:r>
      </w:del>
      <w:r>
        <w:rPr>
          <w:rFonts w:ascii="Times New Roman" w:eastAsia="Times New Roman" w:hAnsi="Times New Roman" w:cs="Times New Roman"/>
          <w:sz w:val="24"/>
          <w:szCs w:val="24"/>
        </w:rPr>
        <w:t>were not associated with IDW population and may be poor prox</w:t>
      </w:r>
      <w:r w:rsidR="00FE35CB">
        <w:rPr>
          <w:rFonts w:ascii="Times New Roman" w:eastAsia="Times New Roman" w:hAnsi="Times New Roman" w:cs="Times New Roman"/>
          <w:sz w:val="24"/>
          <w:szCs w:val="24"/>
        </w:rPr>
        <w:t>ies</w:t>
      </w:r>
      <w:r>
        <w:rPr>
          <w:rFonts w:ascii="Times New Roman" w:eastAsia="Times New Roman" w:hAnsi="Times New Roman" w:cs="Times New Roman"/>
          <w:sz w:val="24"/>
          <w:szCs w:val="24"/>
        </w:rPr>
        <w:t xml:space="preserve"> for sewage pollution in Lake Baikal. </w:t>
      </w:r>
      <w:r w:rsidR="00FE35CB">
        <w:rPr>
          <w:rFonts w:ascii="Times New Roman" w:eastAsia="Times New Roman" w:hAnsi="Times New Roman" w:cs="Times New Roman"/>
          <w:sz w:val="24"/>
          <w:szCs w:val="24"/>
        </w:rPr>
        <w:t xml:space="preserve">Additionally, microplastics </w:t>
      </w:r>
      <w:del w:id="242" w:author="Meyer, Michael Frederick" w:date="2020-08-11T10:29:00Z">
        <w:r w:rsidR="00FE35CB" w:rsidDel="00AF3F6E">
          <w:rPr>
            <w:rFonts w:ascii="Times New Roman" w:eastAsia="Times New Roman" w:hAnsi="Times New Roman" w:cs="Times New Roman"/>
            <w:sz w:val="24"/>
            <w:szCs w:val="24"/>
          </w:rPr>
          <w:delText xml:space="preserve">carry the caveat that plastics </w:delText>
        </w:r>
      </w:del>
      <w:r w:rsidR="00FE35CB">
        <w:rPr>
          <w:rFonts w:ascii="Times New Roman" w:eastAsia="Times New Roman" w:hAnsi="Times New Roman" w:cs="Times New Roman"/>
          <w:sz w:val="24"/>
          <w:szCs w:val="24"/>
        </w:rPr>
        <w:t>may originate from non-sewage sources, such as agriculture (Steinmetz et al., 2016)</w:t>
      </w:r>
      <w:r w:rsidR="00975B4C">
        <w:rPr>
          <w:rFonts w:ascii="Times New Roman" w:eastAsia="Times New Roman" w:hAnsi="Times New Roman" w:cs="Times New Roman"/>
          <w:sz w:val="24"/>
          <w:szCs w:val="24"/>
        </w:rPr>
        <w:t xml:space="preserve"> or fragmentation of larger plastics from debris (e.g., fishing nets </w:t>
      </w:r>
      <w:r w:rsidR="009712DF">
        <w:rPr>
          <w:rFonts w:ascii="Times New Roman" w:eastAsia="Times New Roman" w:hAnsi="Times New Roman" w:cs="Times New Roman"/>
          <w:sz w:val="24"/>
          <w:szCs w:val="24"/>
        </w:rPr>
        <w:fldChar w:fldCharType="begin"/>
      </w:r>
      <w:r w:rsidR="009712DF">
        <w:rPr>
          <w:rFonts w:ascii="Times New Roman" w:eastAsia="Times New Roman" w:hAnsi="Times New Roman" w:cs="Times New Roman"/>
          <w:sz w:val="24"/>
          <w:szCs w:val="24"/>
        </w:rPr>
        <w:instrText xml:space="preserve"> ADDIN ZOTERO_ITEM CSL_CITATION {"citationID":"HKmaD9se","properties":{"formattedCitation":"(Eerkes-Medrano et al. 2015)","plainCitation":"(Eerkes-Medrano et al. 2015)","dontUpdate":true,"noteIndex":0},"citationItems":[{"id":3903,"uris":["http://zotero.org/users/2645460/items/CS3Y2S7Y"],"uri":["http://zotero.org/users/2645460/items/CS3Y2S7Y"],"itemData":{"id":3903,"type":"article-journal","abstract":"Plastic contamination is an increasing environmental problem in marine systems where it has spread globally to even the most remote habitats. Plastic pieces in smaller size scales, microplastics (particles &lt;5 mm), have reached high densities (e.g., 100 000 items per m3) in waters and sediments, and are interacting with organisms and the environment in a variety of ways. Early investigations of freshwater systems suggest microplastic presence and interactions are equally as far reaching as are being observed in marine systems. Microplastics are being detected in freshwaters of Europe, North America, and Asia, and the ﬁrst organismal studies are ﬁnding that freshwater fauna across a range of feeding guilds ingest microplastics.","container-title":"Water Research","DOI":"10.1016/j.watres.2015.02.012","ISSN":"00431354","journalAbbreviation":"Water Research","language":"en","page":"63-82","source":"DOI.org (Crossref)","title":"Microplastics in freshwater systems: A review of the emerging threats, identification of knowledge gaps and prioritisation of research needs","title-short":"Microplastics in freshwater systems","volume":"75","author":[{"family":"Eerkes-Medrano","given":"Dafne"},{"family":"Thompson","given":"Richard C."},{"family":"Aldridge","given":"David C."}],"issued":{"date-parts":[["2015",5]]}}}],"schema":"https://github.com/citation-style-language/schema/raw/master/csl-citation.json"} </w:instrText>
      </w:r>
      <w:r w:rsidR="009712DF">
        <w:rPr>
          <w:rFonts w:ascii="Times New Roman" w:eastAsia="Times New Roman" w:hAnsi="Times New Roman" w:cs="Times New Roman"/>
          <w:sz w:val="24"/>
          <w:szCs w:val="24"/>
        </w:rPr>
        <w:fldChar w:fldCharType="separate"/>
      </w:r>
      <w:proofErr w:type="spellStart"/>
      <w:r w:rsidR="009712DF" w:rsidRPr="009712DF">
        <w:rPr>
          <w:rFonts w:ascii="Times New Roman" w:hAnsi="Times New Roman" w:cs="Times New Roman"/>
          <w:sz w:val="24"/>
        </w:rPr>
        <w:t>Eerkes</w:t>
      </w:r>
      <w:proofErr w:type="spellEnd"/>
      <w:r w:rsidR="009712DF" w:rsidRPr="009712DF">
        <w:rPr>
          <w:rFonts w:ascii="Times New Roman" w:hAnsi="Times New Roman" w:cs="Times New Roman"/>
          <w:sz w:val="24"/>
        </w:rPr>
        <w:t>-Medrano et al. 2015)</w:t>
      </w:r>
      <w:r w:rsidR="009712DF">
        <w:rPr>
          <w:rFonts w:ascii="Times New Roman" w:eastAsia="Times New Roman" w:hAnsi="Times New Roman" w:cs="Times New Roman"/>
          <w:sz w:val="24"/>
          <w:szCs w:val="24"/>
        </w:rPr>
        <w:fldChar w:fldCharType="end"/>
      </w:r>
      <w:r w:rsidR="00FE35CB">
        <w:rPr>
          <w:rFonts w:ascii="Times New Roman" w:eastAsia="Times New Roman" w:hAnsi="Times New Roman" w:cs="Times New Roman"/>
          <w:sz w:val="24"/>
          <w:szCs w:val="24"/>
        </w:rPr>
        <w:t xml:space="preserve">. </w:t>
      </w:r>
      <w:ins w:id="243" w:author="Meyer, Michael Frederick" w:date="2020-08-11T10:30:00Z">
        <w:r w:rsidR="00AF3F6E">
          <w:rPr>
            <w:rFonts w:ascii="Times New Roman" w:eastAsia="Times New Roman" w:hAnsi="Times New Roman" w:cs="Times New Roman"/>
            <w:sz w:val="24"/>
            <w:szCs w:val="24"/>
          </w:rPr>
          <w:t xml:space="preserve">Because of their slow degradation time </w:t>
        </w:r>
        <w:r w:rsidR="00AF3F6E">
          <w:rPr>
            <w:rFonts w:ascii="Times New Roman" w:eastAsia="Times New Roman" w:hAnsi="Times New Roman" w:cs="Times New Roman"/>
            <w:sz w:val="24"/>
            <w:szCs w:val="24"/>
          </w:rPr>
          <w:fldChar w:fldCharType="begin"/>
        </w:r>
        <w:r w:rsidR="00AF3F6E">
          <w:rPr>
            <w:rFonts w:ascii="Times New Roman" w:eastAsia="Times New Roman" w:hAnsi="Times New Roman" w:cs="Times New Roman"/>
            <w:sz w:val="24"/>
            <w:szCs w:val="24"/>
          </w:rPr>
          <w:instrText xml:space="preserve"> ADDIN ZOTERO_ITEM CSL_CITATION {"citationID":"C0Y4SxXf","properties":{"formattedCitation":"(Brandon et al. 2016)","plainCitation":"(Brandon et al. 2016)","noteIndex":0},"citationItems":[{"id":2681,"uris":["http://zotero.org/users/2645460/items/HV26IIVZ"],"uri":["http://zotero.org/users/2645460/items/HV26IIVZ"],"itemData":{"id":2681,"type":"article-journal","abstract":"Polypropylene, low-density polyethylene, and high-density polyethylene pre-production plastic pellets were weathered for three years in three experimental treatments: dry/sunlight, seawater/sunlight, and seawater/darkness. Changes in chemical bond structures (hydroxyl, carbonyl groups and carbon-oxygen) with weathering were measured via Fourier Transform Infrared (FTIR) spectroscopy. These indices from experimentally weathered particles were compared to microplastic particles collected from oceanic surface waters in the California Current, the North Pacific Subtropical Gyre, and the transition region between the two, in order to estimate the exposure time of the oceanic plastics. Although chemical bonds exhibited some nonlinear changes with environmental exposure, they can potentially approximate the weathering time of some plastics, especially high-density polyethylene. The majority of the North Pacific Subtropical Gyre polyethylene particles we measured have inferred exposure times&gt;18months, with some &gt;30months. Inferred particle weathering times are consistent with ocean circulation models suggesting a long residence time in the open ocean.","container-title":"Marine Pollution Bulletin","DOI":"10.1016/j.marpolbul.2016.06.048","ISSN":"0025-326X","issue":"1","journalAbbreviation":"Marine Pollution Bulletin","language":"en","page":"299-308","source":"ScienceDirect","title":"Long-term aging and degradation of microplastic particles: Comparing in situ oceanic and experimental weathering patterns","title-short":"Long-term aging and degradation of microplastic particles","volume":"110","author":[{"family":"Brandon","given":"Jennifer"},{"family":"Goldstein","given":"Miriam"},{"family":"Ohman","given":"Mark D."}],"issued":{"date-parts":[["2016",9,15]]}}}],"schema":"https://github.com/citation-style-language/schema/raw/master/csl-citation.json"} </w:instrText>
        </w:r>
        <w:r w:rsidR="00AF3F6E">
          <w:rPr>
            <w:rFonts w:ascii="Times New Roman" w:eastAsia="Times New Roman" w:hAnsi="Times New Roman" w:cs="Times New Roman"/>
            <w:sz w:val="24"/>
            <w:szCs w:val="24"/>
          </w:rPr>
          <w:fldChar w:fldCharType="separate"/>
        </w:r>
        <w:r w:rsidR="00AF3F6E" w:rsidRPr="00833C11">
          <w:rPr>
            <w:rFonts w:ascii="Times New Roman" w:hAnsi="Times New Roman" w:cs="Times New Roman"/>
            <w:sz w:val="24"/>
          </w:rPr>
          <w:t>(Brandon et al. 2016)</w:t>
        </w:r>
        <w:r w:rsidR="00AF3F6E">
          <w:rPr>
            <w:rFonts w:ascii="Times New Roman" w:eastAsia="Times New Roman" w:hAnsi="Times New Roman" w:cs="Times New Roman"/>
            <w:sz w:val="24"/>
            <w:szCs w:val="24"/>
          </w:rPr>
          <w:fldChar w:fldCharType="end"/>
        </w:r>
      </w:ins>
      <w:del w:id="244" w:author="Meyer, Michael Frederick" w:date="2020-08-11T10:30:00Z">
        <w:r w:rsidDel="00AF3F6E">
          <w:rPr>
            <w:rFonts w:ascii="Times New Roman" w:eastAsia="Times New Roman" w:hAnsi="Times New Roman" w:cs="Times New Roman"/>
            <w:sz w:val="24"/>
            <w:szCs w:val="24"/>
          </w:rPr>
          <w:delText>Unlike PPCPs’</w:delText>
        </w:r>
      </w:del>
      <w:r>
        <w:rPr>
          <w:rFonts w:ascii="Times New Roman" w:eastAsia="Times New Roman" w:hAnsi="Times New Roman" w:cs="Times New Roman"/>
          <w:sz w:val="24"/>
          <w:szCs w:val="24"/>
        </w:rPr>
        <w:t>, microplastics</w:t>
      </w:r>
      <w:ins w:id="245" w:author="Meyer, Michael Frederick" w:date="2020-08-11T10:30:00Z">
        <w:r w:rsidR="00AF3F6E">
          <w:rPr>
            <w:rFonts w:ascii="Times New Roman" w:eastAsia="Times New Roman" w:hAnsi="Times New Roman" w:cs="Times New Roman"/>
            <w:sz w:val="24"/>
            <w:szCs w:val="24"/>
          </w:rPr>
          <w:t xml:space="preserve"> may</w:t>
        </w:r>
      </w:ins>
      <w:r>
        <w:rPr>
          <w:rFonts w:ascii="Times New Roman" w:eastAsia="Times New Roman" w:hAnsi="Times New Roman" w:cs="Times New Roman"/>
          <w:sz w:val="24"/>
          <w:szCs w:val="24"/>
        </w:rPr>
        <w:t xml:space="preserve"> indicate accumulated pollution</w:t>
      </w:r>
      <w:del w:id="246" w:author="Meyer, Michael Frederick" w:date="2020-08-11T10:30:00Z">
        <w:r w:rsidDel="00AF3F6E">
          <w:rPr>
            <w:rFonts w:ascii="Times New Roman" w:eastAsia="Times New Roman" w:hAnsi="Times New Roman" w:cs="Times New Roman"/>
            <w:sz w:val="24"/>
            <w:szCs w:val="24"/>
          </w:rPr>
          <w:delText xml:space="preserve"> because of their slow degradation time </w:delText>
        </w:r>
        <w:r w:rsidDel="00AF3F6E">
          <w:rPr>
            <w:rFonts w:ascii="Times New Roman" w:eastAsia="Times New Roman" w:hAnsi="Times New Roman" w:cs="Times New Roman"/>
            <w:sz w:val="24"/>
            <w:szCs w:val="24"/>
          </w:rPr>
          <w:fldChar w:fldCharType="begin"/>
        </w:r>
        <w:r w:rsidDel="00AF3F6E">
          <w:rPr>
            <w:rFonts w:ascii="Times New Roman" w:eastAsia="Times New Roman" w:hAnsi="Times New Roman" w:cs="Times New Roman"/>
            <w:sz w:val="24"/>
            <w:szCs w:val="24"/>
          </w:rPr>
          <w:delInstrText xml:space="preserve"> ADDIN ZOTERO_ITEM CSL_CITATION {"citationID":"C0Y4SxXf","properties":{"formattedCitation":"(Brandon et al. 2016)","plainCitation":"(Brandon et al. 2016)","noteIndex":0},"citationItems":[{"id":2681,"uris":["http://zotero.org/users/2645460/items/HV26IIVZ"],"uri":["http://zotero.org/users/2645460/items/HV26IIVZ"],"itemData":{"id":2681,"type":"article-journal","abstract":"Polypropylene, low-density polyethylene, and high-density polyethylene pre-production plastic pellets were weathered for three years in three experimental treatments: dry/sunlight, seawater/sunlight, and seawater/darkness. Changes in chemical bond structures (hydroxyl, carbonyl groups and carbon-oxygen) with weathering were measured via Fourier Transform Infrared (FTIR) spectroscopy. These indices from experimentally weathered particles were compared to microplastic particles collected from oceanic surface waters in the California Current, the North Pacific Subtropical Gyre, and the transition region between the two, in order to estimate the exposure time of the oceanic plastics. Although chemical bonds exhibited some nonlinear changes with environmental exposure, they can potentially approximate the weathering time of some plastics, especially high-density polyethylene. The majority of the North Pacific Subtropical Gyre polyethylene particles we measured have inferred exposure times&gt;18months, with some &gt;30months. Inferred particle weathering times are consistent with ocean circulation models suggesting a long residence time in the open ocean.","container-title":"Marine Pollution Bulletin","DOI":"10.1016/j.marpolbul.2016.06.048","ISSN":"0025-326X","issue":"1","journalAbbreviation":"Marine Pollution Bulletin","language":"en","page":"299-308","source":"ScienceDirect","title":"Long-term aging and degradation of microplastic particles: Comparing in situ oceanic and experimental weathering patterns","title-short":"Long-term aging and degradation of microplastic particles","volume":"110","author":[{"family":"Brandon","given":"Jennifer"},{"family":"Goldstein","given":"Miriam"},{"family":"Ohman","given":"Mark D."}],"issued":{"date-parts":[["2016",9,15]]}}}],"schema":"https://github.com/citation-style-language/schema/raw/master/csl-citation.json"} </w:delInstrText>
        </w:r>
        <w:r w:rsidDel="00AF3F6E">
          <w:rPr>
            <w:rFonts w:ascii="Times New Roman" w:eastAsia="Times New Roman" w:hAnsi="Times New Roman" w:cs="Times New Roman"/>
            <w:sz w:val="24"/>
            <w:szCs w:val="24"/>
          </w:rPr>
          <w:fldChar w:fldCharType="separate"/>
        </w:r>
        <w:r w:rsidRPr="00833C11" w:rsidDel="00AF3F6E">
          <w:rPr>
            <w:rFonts w:ascii="Times New Roman" w:hAnsi="Times New Roman" w:cs="Times New Roman"/>
            <w:sz w:val="24"/>
          </w:rPr>
          <w:delText>(Brandon et al. 2016)</w:delText>
        </w:r>
        <w:r w:rsidDel="00AF3F6E">
          <w:rPr>
            <w:rFonts w:ascii="Times New Roman" w:eastAsia="Times New Roman" w:hAnsi="Times New Roman" w:cs="Times New Roman"/>
            <w:sz w:val="24"/>
            <w:szCs w:val="24"/>
          </w:rPr>
          <w:fldChar w:fldCharType="end"/>
        </w:r>
      </w:del>
      <w:r w:rsidR="00685D80">
        <w:rPr>
          <w:rFonts w:ascii="Times New Roman" w:eastAsia="Times New Roman" w:hAnsi="Times New Roman" w:cs="Times New Roman"/>
          <w:sz w:val="24"/>
          <w:szCs w:val="24"/>
        </w:rPr>
        <w:t xml:space="preserve">, </w:t>
      </w:r>
      <w:del w:id="247" w:author="Meyer, Michael Frederick" w:date="2020-08-11T10:31:00Z">
        <w:r w:rsidR="00685D80" w:rsidDel="00AF3F6E">
          <w:rPr>
            <w:rFonts w:ascii="Times New Roman" w:eastAsia="Times New Roman" w:hAnsi="Times New Roman" w:cs="Times New Roman"/>
            <w:sz w:val="24"/>
            <w:szCs w:val="24"/>
          </w:rPr>
          <w:delText>whic</w:delText>
        </w:r>
      </w:del>
      <w:ins w:id="248" w:author="Meyer, Michael Frederick" w:date="2020-08-11T10:31:00Z">
        <w:r w:rsidR="00AF3F6E">
          <w:rPr>
            <w:rFonts w:ascii="Times New Roman" w:eastAsia="Times New Roman" w:hAnsi="Times New Roman" w:cs="Times New Roman"/>
            <w:sz w:val="24"/>
            <w:szCs w:val="24"/>
          </w:rPr>
          <w:t xml:space="preserve">which would explain why </w:t>
        </w:r>
      </w:ins>
      <w:ins w:id="249" w:author="Meyer, Michael Frederick" w:date="2020-08-11T10:32:00Z">
        <w:r w:rsidR="00AF3F6E">
          <w:rPr>
            <w:rFonts w:ascii="Times New Roman" w:eastAsia="Times New Roman" w:hAnsi="Times New Roman" w:cs="Times New Roman"/>
            <w:sz w:val="24"/>
            <w:szCs w:val="24"/>
          </w:rPr>
          <w:t>nearshore and pelagic concentrations were similar</w:t>
        </w:r>
      </w:ins>
      <w:del w:id="250" w:author="Meyer, Michael Frederick" w:date="2020-08-11T10:31:00Z">
        <w:r w:rsidR="00685D80" w:rsidDel="00AF3F6E">
          <w:rPr>
            <w:rFonts w:ascii="Times New Roman" w:eastAsia="Times New Roman" w:hAnsi="Times New Roman" w:cs="Times New Roman"/>
            <w:sz w:val="24"/>
            <w:szCs w:val="24"/>
          </w:rPr>
          <w:delText>h likely promotes wider distribution from nearshore inputs to the offshore (Hendrickson et al., 2018; Fischer et al., 2016)</w:delText>
        </w:r>
      </w:del>
      <w:r>
        <w:rPr>
          <w:rFonts w:ascii="Times New Roman" w:eastAsia="Times New Roman" w:hAnsi="Times New Roman" w:cs="Times New Roman"/>
          <w:sz w:val="24"/>
          <w:szCs w:val="24"/>
        </w:rPr>
        <w:t xml:space="preserve">. </w:t>
      </w:r>
      <w:r w:rsidR="00FE35CB">
        <w:rPr>
          <w:rFonts w:ascii="Times New Roman" w:eastAsia="Times New Roman" w:hAnsi="Times New Roman" w:cs="Times New Roman"/>
          <w:sz w:val="24"/>
          <w:szCs w:val="24"/>
        </w:rPr>
        <w:t>Unlike microplastic</w:t>
      </w:r>
      <w:ins w:id="251" w:author="Meyer, Michael Frederick" w:date="2020-08-11T10:32:00Z">
        <w:r w:rsidR="00AF3F6E">
          <w:rPr>
            <w:rFonts w:ascii="Times New Roman" w:eastAsia="Times New Roman" w:hAnsi="Times New Roman" w:cs="Times New Roman"/>
            <w:sz w:val="24"/>
            <w:szCs w:val="24"/>
          </w:rPr>
          <w:t xml:space="preserve"> concentrations</w:t>
        </w:r>
      </w:ins>
      <w:del w:id="252" w:author="Meyer, Michael Frederick" w:date="2020-08-11T10:32:00Z">
        <w:r w:rsidR="00FE35CB" w:rsidDel="00AF3F6E">
          <w:rPr>
            <w:rFonts w:ascii="Times New Roman" w:eastAsia="Times New Roman" w:hAnsi="Times New Roman" w:cs="Times New Roman"/>
            <w:sz w:val="24"/>
            <w:szCs w:val="24"/>
          </w:rPr>
          <w:delText>s</w:delText>
        </w:r>
      </w:del>
      <w:r w:rsidR="00FE35CB">
        <w:rPr>
          <w:rFonts w:ascii="Times New Roman" w:eastAsia="Times New Roman" w:hAnsi="Times New Roman" w:cs="Times New Roman"/>
          <w:sz w:val="24"/>
          <w:szCs w:val="24"/>
        </w:rPr>
        <w:t xml:space="preserve"> identified in Lake </w:t>
      </w:r>
      <w:proofErr w:type="spellStart"/>
      <w:r w:rsidR="00FE35CB" w:rsidRPr="00225EC8">
        <w:rPr>
          <w:rFonts w:ascii="Times New Roman" w:eastAsia="Times New Roman" w:hAnsi="Times New Roman" w:cs="Times New Roman"/>
          <w:sz w:val="24"/>
          <w:szCs w:val="24"/>
        </w:rPr>
        <w:t>Hovsgol</w:t>
      </w:r>
      <w:proofErr w:type="spellEnd"/>
      <w:r w:rsidR="00FE35CB" w:rsidRPr="00225EC8">
        <w:rPr>
          <w:rFonts w:ascii="Times New Roman" w:eastAsia="Times New Roman" w:hAnsi="Times New Roman" w:cs="Times New Roman"/>
          <w:sz w:val="24"/>
          <w:szCs w:val="24"/>
        </w:rPr>
        <w:t xml:space="preserve"> </w:t>
      </w:r>
      <w:r w:rsidR="00FE35CB" w:rsidRPr="00225EC8">
        <w:rPr>
          <w:rFonts w:ascii="Times New Roman" w:eastAsia="Times New Roman" w:hAnsi="Times New Roman" w:cs="Times New Roman"/>
          <w:sz w:val="24"/>
          <w:szCs w:val="24"/>
        </w:rPr>
        <w:fldChar w:fldCharType="begin"/>
      </w:r>
      <w:r w:rsidR="00FE35CB" w:rsidRPr="00225EC8">
        <w:rPr>
          <w:rFonts w:ascii="Times New Roman" w:eastAsia="Times New Roman" w:hAnsi="Times New Roman" w:cs="Times New Roman"/>
          <w:sz w:val="24"/>
          <w:szCs w:val="24"/>
        </w:rPr>
        <w:instrText xml:space="preserve"> ADDIN ZOTERO_ITEM CSL_CITATION {"citationID":"NxSEyQuV","properties":{"formattedCitation":"(Free et al. 2014)","plainCitation":"(Free et al. 2014)","noteIndex":0},"citationItems":[{"id":323,"uris":["http://zotero.org/users/2645460/items/C5RBE64X"],"uri":["http://zotero.org/users/2645460/items/C5RBE64X"],"itemData":{"id":323,"type":"article-journal","container-title":"Marine Pollution Bulletin","DOI":"10.1016/j.marpolbul.2014.06.001","ISSN":"0025326X","issue":"1","language":"en","page":"156-163","source":"CrossRef","title":"High-levels of microplastic pollution in a large, remote, mountain lake","volume":"85","author":[{"family":"Free","given":"Christopher M."},{"family":"Jensen","given":"Olaf P."},{"family":"Mason","given":"Sherri A."},{"family":"Eriksen","given":"Marcus"},{"family":"Williamson","given":"Nicholas J."},{"family":"Boldgiv","given":"Bazartseren"}],"issued":{"date-parts":[["2014",8]]}}}],"schema":"https://github.com/citation-style-language/schema/raw/master/csl-citation.json"} </w:instrText>
      </w:r>
      <w:r w:rsidR="00FE35CB" w:rsidRPr="00225EC8">
        <w:rPr>
          <w:rFonts w:ascii="Times New Roman" w:eastAsia="Times New Roman" w:hAnsi="Times New Roman" w:cs="Times New Roman"/>
          <w:sz w:val="24"/>
          <w:szCs w:val="24"/>
        </w:rPr>
        <w:fldChar w:fldCharType="separate"/>
      </w:r>
      <w:r w:rsidR="00FE35CB" w:rsidRPr="00225EC8">
        <w:rPr>
          <w:rFonts w:ascii="Times New Roman" w:hAnsi="Times New Roman" w:cs="Times New Roman"/>
          <w:sz w:val="24"/>
          <w:szCs w:val="24"/>
        </w:rPr>
        <w:t>(Free et al. 2014)</w:t>
      </w:r>
      <w:r w:rsidR="00FE35CB" w:rsidRPr="00225EC8">
        <w:rPr>
          <w:rFonts w:ascii="Times New Roman" w:eastAsia="Times New Roman" w:hAnsi="Times New Roman" w:cs="Times New Roman"/>
          <w:sz w:val="24"/>
          <w:szCs w:val="24"/>
        </w:rPr>
        <w:fldChar w:fldCharType="end"/>
      </w:r>
      <w:r w:rsidR="00FE35CB" w:rsidRPr="00225EC8">
        <w:rPr>
          <w:rStyle w:val="CommentReference"/>
          <w:rFonts w:ascii="Times New Roman" w:hAnsi="Times New Roman" w:cs="Times New Roman"/>
          <w:sz w:val="24"/>
          <w:szCs w:val="24"/>
        </w:rPr>
        <w:t xml:space="preserve">, Lake Superior (Hendrickson et al., 2018), </w:t>
      </w:r>
      <w:r w:rsidR="00FE35CB">
        <w:rPr>
          <w:rStyle w:val="CommentReference"/>
          <w:rFonts w:ascii="Times New Roman" w:hAnsi="Times New Roman" w:cs="Times New Roman"/>
          <w:sz w:val="24"/>
          <w:szCs w:val="24"/>
        </w:rPr>
        <w:t>or</w:t>
      </w:r>
      <w:r w:rsidR="00FE35CB" w:rsidRPr="00225EC8">
        <w:rPr>
          <w:rStyle w:val="CommentReference"/>
          <w:rFonts w:ascii="Times New Roman" w:hAnsi="Times New Roman" w:cs="Times New Roman"/>
          <w:sz w:val="24"/>
          <w:szCs w:val="24"/>
        </w:rPr>
        <w:t xml:space="preserve"> Lake Erie (Eriksen et al., 2013)</w:t>
      </w:r>
      <w:r w:rsidR="00FE35CB">
        <w:rPr>
          <w:rStyle w:val="CommentReference"/>
          <w:rFonts w:ascii="Times New Roman" w:hAnsi="Times New Roman" w:cs="Times New Roman"/>
          <w:sz w:val="24"/>
          <w:szCs w:val="24"/>
        </w:rPr>
        <w:t>, m</w:t>
      </w:r>
      <w:r>
        <w:rPr>
          <w:rFonts w:ascii="Times New Roman" w:eastAsia="Times New Roman" w:hAnsi="Times New Roman" w:cs="Times New Roman"/>
          <w:sz w:val="24"/>
          <w:szCs w:val="24"/>
        </w:rPr>
        <w:t xml:space="preserve">icroplastic concentrations in Baikal, as quantified by our methods, </w:t>
      </w:r>
      <w:del w:id="253" w:author="Meyer, Michael Frederick" w:date="2020-08-11T10:33:00Z">
        <w:r w:rsidDel="00AF3F6E">
          <w:rPr>
            <w:rFonts w:ascii="Times New Roman" w:eastAsia="Times New Roman" w:hAnsi="Times New Roman" w:cs="Times New Roman"/>
            <w:sz w:val="24"/>
            <w:szCs w:val="24"/>
          </w:rPr>
          <w:delText>may be</w:delText>
        </w:r>
      </w:del>
      <w:ins w:id="254" w:author="Meyer, Michael Frederick" w:date="2020-08-11T10:33:00Z">
        <w:r w:rsidR="00AF3F6E">
          <w:rPr>
            <w:rFonts w:ascii="Times New Roman" w:eastAsia="Times New Roman" w:hAnsi="Times New Roman" w:cs="Times New Roman"/>
            <w:sz w:val="24"/>
            <w:szCs w:val="24"/>
          </w:rPr>
          <w:t>are</w:t>
        </w:r>
      </w:ins>
      <w:r>
        <w:rPr>
          <w:rFonts w:ascii="Times New Roman" w:eastAsia="Times New Roman" w:hAnsi="Times New Roman" w:cs="Times New Roman"/>
          <w:sz w:val="24"/>
          <w:szCs w:val="24"/>
        </w:rPr>
        <w:t xml:space="preserve"> poor proxies for capturing pollution from </w:t>
      </w:r>
      <w:r w:rsidR="00685D80">
        <w:rPr>
          <w:rFonts w:ascii="Times New Roman" w:eastAsia="Times New Roman" w:hAnsi="Times New Roman" w:cs="Times New Roman"/>
          <w:sz w:val="24"/>
          <w:szCs w:val="24"/>
        </w:rPr>
        <w:t>seasonally varying</w:t>
      </w:r>
      <w:r>
        <w:rPr>
          <w:rFonts w:ascii="Times New Roman" w:eastAsia="Times New Roman" w:hAnsi="Times New Roman" w:cs="Times New Roman"/>
          <w:sz w:val="24"/>
          <w:szCs w:val="24"/>
        </w:rPr>
        <w:t xml:space="preserve"> human populations</w:t>
      </w:r>
      <w:r w:rsidR="00FE35CB">
        <w:rPr>
          <w:rFonts w:ascii="Times New Roman" w:eastAsia="Times New Roman" w:hAnsi="Times New Roman" w:cs="Times New Roman"/>
          <w:sz w:val="24"/>
          <w:szCs w:val="24"/>
        </w:rPr>
        <w:t xml:space="preserve">. </w:t>
      </w:r>
      <w:del w:id="255" w:author="Meyer, Michael Frederick" w:date="2020-08-10T15:01:00Z">
        <w:r w:rsidR="003D0265" w:rsidDel="00105FCD">
          <w:rPr>
            <w:rFonts w:ascii="Times New Roman" w:eastAsia="Times New Roman" w:hAnsi="Times New Roman" w:cs="Times New Roman"/>
            <w:sz w:val="24"/>
            <w:szCs w:val="24"/>
          </w:rPr>
          <w:delText>Given that offshore concentrations were comparable to the nearshore, m</w:delText>
        </w:r>
        <w:r w:rsidR="00FE35CB" w:rsidDel="00105FCD">
          <w:rPr>
            <w:rFonts w:ascii="Times New Roman" w:eastAsia="Times New Roman" w:hAnsi="Times New Roman" w:cs="Times New Roman"/>
            <w:sz w:val="24"/>
            <w:szCs w:val="24"/>
          </w:rPr>
          <w:delText>icroplastics</w:delText>
        </w:r>
        <w:r w:rsidDel="00105FCD">
          <w:rPr>
            <w:rFonts w:ascii="Times New Roman" w:eastAsia="Times New Roman" w:hAnsi="Times New Roman" w:cs="Times New Roman"/>
            <w:sz w:val="24"/>
            <w:szCs w:val="24"/>
          </w:rPr>
          <w:delText xml:space="preserve"> may be useful in</w:delText>
        </w:r>
        <w:r w:rsidR="003D0265" w:rsidDel="00105FCD">
          <w:rPr>
            <w:rFonts w:ascii="Times New Roman" w:eastAsia="Times New Roman" w:hAnsi="Times New Roman" w:cs="Times New Roman"/>
            <w:sz w:val="24"/>
            <w:szCs w:val="24"/>
          </w:rPr>
          <w:delText xml:space="preserve"> </w:delText>
        </w:r>
        <w:r w:rsidR="00685D80" w:rsidDel="00105FCD">
          <w:rPr>
            <w:rFonts w:ascii="Times New Roman" w:eastAsia="Times New Roman" w:hAnsi="Times New Roman" w:cs="Times New Roman"/>
            <w:sz w:val="24"/>
            <w:szCs w:val="24"/>
          </w:rPr>
          <w:delText xml:space="preserve">calculating a time-integrated sewage signal. </w:delText>
        </w:r>
        <w:r w:rsidDel="00105FCD">
          <w:rPr>
            <w:rFonts w:ascii="Times New Roman" w:eastAsia="Times New Roman" w:hAnsi="Times New Roman" w:cs="Times New Roman"/>
            <w:sz w:val="24"/>
            <w:szCs w:val="24"/>
          </w:rPr>
          <w:delText>It is worth noting that s</w:delText>
        </w:r>
      </w:del>
      <w:ins w:id="256" w:author="Meyer, Michael Frederick" w:date="2020-08-10T15:01:00Z">
        <w:r w:rsidR="00105FCD">
          <w:rPr>
            <w:rFonts w:ascii="Times New Roman" w:eastAsia="Times New Roman" w:hAnsi="Times New Roman" w:cs="Times New Roman"/>
            <w:sz w:val="24"/>
            <w:szCs w:val="24"/>
          </w:rPr>
          <w:t>S</w:t>
        </w:r>
      </w:ins>
      <w:r>
        <w:rPr>
          <w:rFonts w:ascii="Times New Roman" w:eastAsia="Times New Roman" w:hAnsi="Times New Roman" w:cs="Times New Roman"/>
          <w:sz w:val="24"/>
          <w:szCs w:val="24"/>
        </w:rPr>
        <w:t xml:space="preserve">ince the time of our field sampling, evidence has accumulated that our methods likely dramatically underestimated microplastic abundance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{"citationID":"RXBzbXeK","properties":{"formattedCitation":"(Wang and Wang 2018; Brandon et al. 2020)","plainCitation":"(Wang and Wang 2018; Brandon et al. 2020)","noteIndex":0},"citationItems":[{"id":2583,"uris":["http://zotero.org/users/2645460/items/Y4UIVJYD"],"uri":["http://zotero.org/users/2645460/items/Y4UIVJYD"],"itemData":{"id":2583,"type":"article-journal","abstract":"Microplastics pollution in aquatic ecosystems has aroused increasing global concern, leading to an explosive growth of studies regarding microplastics published in the past few years. To date, there is still a lack of standardized methodologies used for the detection of microplastics within environmental samples, thus hampering comparison of the reported data. This review summarizes the currently used methodologies for sampling, extracting and identifying microplastics in three kinds of aquatic environmental matrices (water, sediment and aquatic biota) and includes a critical discussion of the advantages and limitations of these methodologies. The quality control and quality assurance measures taken to reduce background contamination and validate analytical methods are also discussed. Finally, this review highlights the current challenges and gives suggestions for the future research.","container-title":"TrAC Trends in Analytical Chemistry","DOI":"10.1016/j.trac.2018.08.026","ISSN":"0165-9936","journalAbbreviation":"TrAC Trends in Analytical Chemistry","language":"en","page":"195-202","source":"ScienceDirect","title":"Investigation of microplastics in aquatic environments: An overview of the methods used, from field sampling to laboratory analysis","title-short":"Investigation of microplastics in aquatic environments","volume":"108","author":[{"family":"Wang","given":"Wenfeng"},{"family":"Wang","given":"Jun"}],"issued":{"date-parts":[["2018",11,1]]}}},{"id":2687,"uris":["http://zotero.org/users/2645460/items/K89WD9BT"],"uri":["http://zotero.org/users/2645460/items/K89WD9BT"],"itemData":{"id":2687,"type":"article-journal","abstract":"Microplastics (&lt; 5 mm) have long been a concern in marine debris research, but quantifying the smallest microplastics (&lt; 333 μm) has been hampered by appropriate collection methods, like net tows. We modified standard epifluorescence microscopy methods to develop a new technique to enumerate &lt; 333 μm microplastics (mini-microplastics) from filtered surface seawater samples and salp stomach contents. This permitted us to distinguish mini-microplastics from phytoplankton and suspended particles. We found seawater mini-microplastic concentrations that were 5–7 orders of magnitude higher than published concentrations of &gt; 333 μm microplastics. Mini-microplastics were the most abundant in nearshore waters and more evenly distributed from the California Current through the North Pacific Subtropical Gyre. Every salp examined had ingested mini-microplastics, regardless of species, life history stage, or oceanic region. Salps ingested significantly smaller plastic particles than were available in ambient surface seawater. The blastozooid stage of salps had higher ingestion rates than oozooids.","container-title":"Limnology and Oceanography Letters","DOI":"10.1002/lol2.10127","ISSN":"2378-2242","issue":"1","language":"en","page":"46-53","source":"Wiley Online Library","title":"Patterns of suspended and salp-ingested microplastic debris in the North Pacific investigated with epifluorescence microscopy","volume":"5","author":[{"family":"Brandon","given":"Jennifer A."},{"family":"Freibott","given":"Alexandra"},{"family":"Sala","given":"Linsey M."}],"issued":{"date-parts":[["2020"]]}}}],"schema":"https://github.com/citation-style-language/schema/raw/master/csl-citation.json"} </w:instrText>
      </w:r>
      <w:r>
        <w:rPr>
          <w:rFonts w:ascii="Times New Roman" w:eastAsia="Times New Roman" w:hAnsi="Times New Roman" w:cs="Times New Roman"/>
          <w:sz w:val="24"/>
          <w:szCs w:val="24"/>
        </w:rPr>
        <w:fldChar w:fldCharType="separate"/>
      </w:r>
      <w:r w:rsidRPr="00833C11">
        <w:rPr>
          <w:rFonts w:ascii="Times New Roman" w:hAnsi="Times New Roman" w:cs="Times New Roman"/>
          <w:sz w:val="24"/>
        </w:rPr>
        <w:t>(Wang and Wang 2018; Brandon et al. 2020)</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While we focus here on microplastics as an indicator of </w:t>
      </w:r>
      <w:r w:rsidR="0091395E">
        <w:rPr>
          <w:rFonts w:ascii="Times New Roman" w:eastAsia="Times New Roman" w:hAnsi="Times New Roman" w:cs="Times New Roman"/>
          <w:sz w:val="24"/>
          <w:szCs w:val="24"/>
        </w:rPr>
        <w:t>sewage pollution</w:t>
      </w:r>
      <w:r>
        <w:rPr>
          <w:rFonts w:ascii="Times New Roman" w:eastAsia="Times New Roman" w:hAnsi="Times New Roman" w:cs="Times New Roman"/>
          <w:sz w:val="24"/>
          <w:szCs w:val="24"/>
        </w:rPr>
        <w:t xml:space="preserve">, microplastics are increasingly shown to disrupt food web dynamics by altering grazing patterns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{"citationID":"F8MbBvqM","properties":{"formattedCitation":"(Green 2016)","plainCitation":"(Green 2016)","noteIndex":0},"citationItems":[{"id":2696,"uris":["http://zotero.org/users/2645460/items/4JRIDLFL"],"uri":["http://zotero.org/users/2645460/items/4JRIDLFL"],"itemData":{"id":2696,"type":"article-journal","abstract":"Plastic pollution is recognised as an emerging threat to aquatic ecosystems, with microplastics now the most abundant type of marine debris. Health effects caused by microplastics have been demonstrated at the species level, but impacts on ecological communities remain unknown. In this study, impacts of microplastics on the health and biological functioning of European flat oysters (Ostrea edulis) and on the structure of associated macrofaunal assemblages were assessed in an outdoor mesocosm experiment using intact sediment cores. Biodegradable and conventional microplastics were added at low (0.8 μg L−1) and high (80 μg L−1) doses in the water column repeatedly for 60 days. Effects on the oysters were minimal, but benthic assemblage structures differed and species richness and the total number of organisms were </w:instrText>
      </w:r>
      <w:r>
        <w:rPr>
          <w:rFonts w:ascii="Cambria Math" w:eastAsia="Times New Roman" w:hAnsi="Cambria Math" w:cs="Cambria Math"/>
          <w:sz w:val="24"/>
          <w:szCs w:val="24"/>
        </w:rPr>
        <w:instrText>∼</w:instrText>
      </w:r>
      <w:r>
        <w:rPr>
          <w:rFonts w:ascii="Times New Roman" w:eastAsia="Times New Roman" w:hAnsi="Times New Roman" w:cs="Times New Roman"/>
          <w:sz w:val="24"/>
          <w:szCs w:val="24"/>
        </w:rPr>
        <w:instrText xml:space="preserve">1.2 and 1.5 times greater in control mesocosms than in those exposed to high doses of microplastics. Notably, abundances of juvenile Littorina sp. (periwinkles) and Idotea balthica (an isopod) were </w:instrText>
      </w:r>
      <w:r>
        <w:rPr>
          <w:rFonts w:ascii="Cambria Math" w:eastAsia="Times New Roman" w:hAnsi="Cambria Math" w:cs="Cambria Math"/>
          <w:sz w:val="24"/>
          <w:szCs w:val="24"/>
        </w:rPr>
        <w:instrText>∼</w:instrText>
      </w:r>
      <w:r>
        <w:rPr>
          <w:rFonts w:ascii="Times New Roman" w:eastAsia="Times New Roman" w:hAnsi="Times New Roman" w:cs="Times New Roman"/>
          <w:sz w:val="24"/>
          <w:szCs w:val="24"/>
        </w:rPr>
        <w:instrText xml:space="preserve">2 and 8 times greater in controls than in mesocosms with the high dose of either type of microplastic. In addition, the biomass of Scrobicularia plana (peppery furrow shell clam) was </w:instrText>
      </w:r>
      <w:r>
        <w:rPr>
          <w:rFonts w:ascii="Cambria Math" w:eastAsia="Times New Roman" w:hAnsi="Cambria Math" w:cs="Cambria Math"/>
          <w:sz w:val="24"/>
          <w:szCs w:val="24"/>
        </w:rPr>
        <w:instrText>∼</w:instrText>
      </w:r>
      <w:r>
        <w:rPr>
          <w:rFonts w:ascii="Times New Roman" w:eastAsia="Times New Roman" w:hAnsi="Times New Roman" w:cs="Times New Roman"/>
          <w:sz w:val="24"/>
          <w:szCs w:val="24"/>
        </w:rPr>
        <w:instrText xml:space="preserve">1.5 times greater in controls than in mesocosms with the high dose of microplastics. This work indicates that repeated exposure to high concentrations of microplastics could alter assemblages in an important marine habitat by reducing the abundance of benthic fauna.","container-title":"Environmental Pollution","DOI":"10.1016/j.envpol.2016.05.043","ISSN":"0269-7491","journalAbbreviation":"Environmental Pollution","language":"en","page":"95-103","source":"ScienceDirect","title":"Effects of microplastics on European flat oysters, Ostrea edulis and their associated benthic communities","volume":"216","author":[{"family":"Green","given":"Dannielle Senga"}],"issued":{"date-parts":[["2016",9,1]]}}}],"schema":"https://github.com/citation-style-language/schema/raw/master/csl-citation.json"} </w:instrText>
      </w:r>
      <w:r>
        <w:rPr>
          <w:rFonts w:ascii="Times New Roman" w:eastAsia="Times New Roman" w:hAnsi="Times New Roman" w:cs="Times New Roman"/>
          <w:sz w:val="24"/>
          <w:szCs w:val="24"/>
        </w:rPr>
        <w:fldChar w:fldCharType="separate"/>
      </w:r>
      <w:r w:rsidRPr="00833C11">
        <w:rPr>
          <w:rFonts w:ascii="Times New Roman" w:hAnsi="Times New Roman" w:cs="Times New Roman"/>
          <w:sz w:val="24"/>
        </w:rPr>
        <w:t>(Green 2016)</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providing carbon substrate for microbial growth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{"citationID":"NylTBtsU","properties":{"formattedCitation":"(Romera-Castillo et al. 2018)","plainCitation":"(Romera-Castillo et al. 2018)","noteIndex":0},"citationItems":[{"id":2580,"uris":["http://zotero.org/users/2645460/items/XEYQ7TAG"],"uri":["http://zotero.org/users/2645460/items/XEYQ7TAG"],"itemData":{"id":2580,"type":"article-journal","abstract":"The impact of plastic debris floating at the sea surface on the lowest trophic levels of the food web remains unknown. Here, using leaching experiments, the authors show that plastics release dissolved organic carbon into the ambient seawater that is rapidly taken up&amp;nbsp;by marine microbes stimulating their growth.","container-title":"Nature Communications","DOI":"10.1038/s41467-018-03798-5","ISSN":"2041-1723","issue":"1","journalAbbreviation":"Nat Commun","language":"en","page":"1-7","source":"www.nature.com","title":"Dissolved organic carbon leaching from plastics stimulates microbial activity in the ocean","volume":"9","author":[{"family":"Romera-Castillo","given":"Cristina"},{"family":"Pinto","given":"Maria"},{"family":"Langer","given":"Teresa M."},{"family":"Álvarez-Salgado","given":"Xosé Antón"},{"family":"Herndl","given":"Gerhard J."}],"issued":{"date-parts":[["2018",4,12]]}}}],"schema":"https://github.com/citation-style-language/schema/raw/master/csl-citation.json"} </w:instrText>
      </w:r>
      <w:r>
        <w:rPr>
          <w:rFonts w:ascii="Times New Roman" w:eastAsia="Times New Roman" w:hAnsi="Times New Roman" w:cs="Times New Roman"/>
          <w:sz w:val="24"/>
          <w:szCs w:val="24"/>
        </w:rPr>
        <w:fldChar w:fldCharType="separate"/>
      </w:r>
      <w:r w:rsidRPr="00833C11">
        <w:rPr>
          <w:rFonts w:ascii="Times New Roman" w:hAnsi="Times New Roman" w:cs="Times New Roman"/>
          <w:sz w:val="24"/>
        </w:rPr>
        <w:t>(</w:t>
      </w:r>
      <w:proofErr w:type="spellStart"/>
      <w:r w:rsidRPr="00833C11">
        <w:rPr>
          <w:rFonts w:ascii="Times New Roman" w:hAnsi="Times New Roman" w:cs="Times New Roman"/>
          <w:sz w:val="24"/>
        </w:rPr>
        <w:t>Romera</w:t>
      </w:r>
      <w:proofErr w:type="spellEnd"/>
      <w:r w:rsidRPr="00833C11">
        <w:rPr>
          <w:rFonts w:ascii="Times New Roman" w:hAnsi="Times New Roman" w:cs="Times New Roman"/>
          <w:sz w:val="24"/>
        </w:rPr>
        <w:t>-Castillo et al. 2018)</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Together these growing uncertainties suggest that microplastic pollution in Baikal </w:t>
      </w:r>
      <w:del w:id="257" w:author="Meyer, Michael Frederick" w:date="2020-08-11T10:34:00Z">
        <w:r w:rsidDel="00AF3F6E">
          <w:rPr>
            <w:rFonts w:ascii="Times New Roman" w:eastAsia="Times New Roman" w:hAnsi="Times New Roman" w:cs="Times New Roman"/>
            <w:sz w:val="24"/>
            <w:szCs w:val="24"/>
          </w:rPr>
          <w:delText xml:space="preserve">and elsewhere </w:delText>
        </w:r>
      </w:del>
      <w:r>
        <w:rPr>
          <w:rFonts w:ascii="Times New Roman" w:eastAsia="Times New Roman" w:hAnsi="Times New Roman" w:cs="Times New Roman"/>
          <w:sz w:val="24"/>
          <w:szCs w:val="24"/>
        </w:rPr>
        <w:t xml:space="preserve">deserves increased attention. </w:t>
      </w:r>
    </w:p>
    <w:p w14:paraId="7237783D" w14:textId="77FBB0D4" w:rsidR="00645829" w:rsidRDefault="00645829" w:rsidP="00383BCD">
      <w:pPr>
        <w:rPr>
          <w:rFonts w:ascii="Times New Roman" w:eastAsia="Times New Roman" w:hAnsi="Times New Roman" w:cs="Times New Roman"/>
          <w:sz w:val="24"/>
          <w:szCs w:val="24"/>
        </w:rPr>
      </w:pPr>
    </w:p>
    <w:p w14:paraId="0DBBA4D0" w14:textId="718A6AC1" w:rsidR="00784575" w:rsidRDefault="00784575" w:rsidP="00383BC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Relating sewage indicators with benthic </w:t>
      </w:r>
      <w:r w:rsidR="00C842B9">
        <w:rPr>
          <w:rFonts w:ascii="Times New Roman" w:eastAsia="Times New Roman" w:hAnsi="Times New Roman" w:cs="Times New Roman"/>
          <w:i/>
          <w:sz w:val="24"/>
          <w:szCs w:val="24"/>
        </w:rPr>
        <w:t xml:space="preserve">algal </w:t>
      </w:r>
      <w:r>
        <w:rPr>
          <w:rFonts w:ascii="Times New Roman" w:eastAsia="Times New Roman" w:hAnsi="Times New Roman" w:cs="Times New Roman"/>
          <w:i/>
          <w:sz w:val="24"/>
          <w:szCs w:val="24"/>
        </w:rPr>
        <w:t>communities</w:t>
      </w:r>
    </w:p>
    <w:p w14:paraId="1582E231" w14:textId="77777777" w:rsidR="00784575" w:rsidRPr="00784575" w:rsidRDefault="00784575" w:rsidP="00383BCD">
      <w:pPr>
        <w:rPr>
          <w:rFonts w:ascii="Times New Roman" w:eastAsia="Times New Roman" w:hAnsi="Times New Roman" w:cs="Times New Roman"/>
          <w:i/>
          <w:sz w:val="24"/>
          <w:szCs w:val="24"/>
        </w:rPr>
      </w:pPr>
    </w:p>
    <w:p w14:paraId="7C3BEA67" w14:textId="51918EF9" w:rsidR="00795293" w:rsidRDefault="002B00A3" w:rsidP="00685D80">
      <w:pPr>
        <w:rPr>
          <w:rFonts w:ascii="Times New Roman" w:eastAsia="Times New Roman" w:hAnsi="Times New Roman" w:cs="Times New Roman"/>
          <w:sz w:val="24"/>
          <w:szCs w:val="24"/>
        </w:rPr>
      </w:pPr>
      <w:r>
        <w:rPr>
          <w:rFonts w:ascii="Times New Roman" w:eastAsia="Times New Roman" w:hAnsi="Times New Roman" w:cs="Times New Roman"/>
          <w:sz w:val="24"/>
          <w:szCs w:val="24"/>
        </w:rPr>
        <w:t>Congruent with our hypotheses</w:t>
      </w:r>
      <w:r w:rsidR="00EE52D2">
        <w:rPr>
          <w:rFonts w:ascii="Times New Roman" w:eastAsia="Times New Roman" w:hAnsi="Times New Roman" w:cs="Times New Roman"/>
          <w:sz w:val="24"/>
          <w:szCs w:val="24"/>
        </w:rPr>
        <w:t>, increasing sewage indicators</w:t>
      </w:r>
      <w:r w:rsidR="00EE52D2" w:rsidDel="00EE52D2">
        <w:rPr>
          <w:rFonts w:ascii="Times New Roman" w:eastAsia="Times New Roman" w:hAnsi="Times New Roman" w:cs="Times New Roman"/>
          <w:sz w:val="24"/>
          <w:szCs w:val="24"/>
        </w:rPr>
        <w:t xml:space="preserve"> </w:t>
      </w:r>
      <w:r w:rsidR="00EE52D2">
        <w:rPr>
          <w:rFonts w:ascii="Times New Roman" w:eastAsia="Times New Roman" w:hAnsi="Times New Roman" w:cs="Times New Roman"/>
          <w:sz w:val="24"/>
          <w:szCs w:val="24"/>
        </w:rPr>
        <w:t>tended to be associated with</w:t>
      </w:r>
      <w:r w:rsidR="00D8535D">
        <w:rPr>
          <w:rFonts w:ascii="Times New Roman" w:eastAsia="Times New Roman" w:hAnsi="Times New Roman" w:cs="Times New Roman"/>
          <w:sz w:val="24"/>
          <w:szCs w:val="24"/>
        </w:rPr>
        <w:t xml:space="preserve"> </w:t>
      </w:r>
      <w:r w:rsidR="00EC3D3F">
        <w:rPr>
          <w:rFonts w:ascii="Times New Roman" w:eastAsia="Times New Roman" w:hAnsi="Times New Roman" w:cs="Times New Roman"/>
          <w:sz w:val="24"/>
          <w:szCs w:val="24"/>
        </w:rPr>
        <w:t xml:space="preserve">higher relative abundance of </w:t>
      </w:r>
      <w:r w:rsidR="00D8535D">
        <w:rPr>
          <w:rFonts w:ascii="Times New Roman" w:eastAsia="Times New Roman" w:hAnsi="Times New Roman" w:cs="Times New Roman"/>
          <w:sz w:val="24"/>
          <w:szCs w:val="24"/>
        </w:rPr>
        <w:t xml:space="preserve">filamentous </w:t>
      </w:r>
      <w:r w:rsidR="00EC3D3F">
        <w:rPr>
          <w:rFonts w:ascii="Times New Roman" w:eastAsia="Times New Roman" w:hAnsi="Times New Roman" w:cs="Times New Roman"/>
          <w:sz w:val="24"/>
          <w:szCs w:val="24"/>
        </w:rPr>
        <w:t xml:space="preserve">taxa in </w:t>
      </w:r>
      <w:r w:rsidR="00D8535D">
        <w:rPr>
          <w:rFonts w:ascii="Times New Roman" w:eastAsia="Times New Roman" w:hAnsi="Times New Roman" w:cs="Times New Roman"/>
          <w:sz w:val="24"/>
          <w:szCs w:val="24"/>
        </w:rPr>
        <w:t xml:space="preserve">periphyton. Previous studies investigating Baikal’s periphyton composition noted that areas adjacent to human development often had increased </w:t>
      </w:r>
      <w:r w:rsidR="007546C9">
        <w:rPr>
          <w:rFonts w:ascii="Times New Roman" w:eastAsia="Times New Roman" w:hAnsi="Times New Roman" w:cs="Times New Roman"/>
          <w:sz w:val="24"/>
          <w:szCs w:val="24"/>
        </w:rPr>
        <w:t xml:space="preserve">abundance of </w:t>
      </w:r>
      <w:r w:rsidR="00D8535D">
        <w:rPr>
          <w:rFonts w:ascii="Times New Roman" w:eastAsia="Times New Roman" w:hAnsi="Times New Roman" w:cs="Times New Roman"/>
          <w:sz w:val="24"/>
          <w:szCs w:val="24"/>
        </w:rPr>
        <w:t>filamentous algae</w:t>
      </w:r>
      <w:r w:rsidR="007546C9">
        <w:rPr>
          <w:rFonts w:ascii="Times New Roman" w:eastAsia="Times New Roman" w:hAnsi="Times New Roman" w:cs="Times New Roman"/>
          <w:sz w:val="24"/>
          <w:szCs w:val="24"/>
        </w:rPr>
        <w:t xml:space="preserve"> such as </w:t>
      </w:r>
      <w:proofErr w:type="spellStart"/>
      <w:r w:rsidR="007546C9" w:rsidRPr="00FF3A56">
        <w:rPr>
          <w:rFonts w:ascii="Times New Roman" w:eastAsia="Times New Roman" w:hAnsi="Times New Roman" w:cs="Times New Roman"/>
          <w:i/>
          <w:sz w:val="24"/>
          <w:szCs w:val="24"/>
        </w:rPr>
        <w:t>Ulothrix</w:t>
      </w:r>
      <w:proofErr w:type="spellEnd"/>
      <w:r w:rsidR="007546C9">
        <w:rPr>
          <w:rFonts w:ascii="Times New Roman" w:eastAsia="Times New Roman" w:hAnsi="Times New Roman" w:cs="Times New Roman"/>
          <w:sz w:val="24"/>
          <w:szCs w:val="24"/>
        </w:rPr>
        <w:t xml:space="preserve"> and </w:t>
      </w:r>
      <w:r w:rsidR="007546C9" w:rsidRPr="00FF3A56">
        <w:rPr>
          <w:rFonts w:ascii="Times New Roman" w:eastAsia="Times New Roman" w:hAnsi="Times New Roman" w:cs="Times New Roman"/>
          <w:i/>
          <w:sz w:val="24"/>
          <w:szCs w:val="24"/>
        </w:rPr>
        <w:t>Spirogyra</w:t>
      </w:r>
      <w:r w:rsidR="00D8535D">
        <w:rPr>
          <w:rFonts w:ascii="Times New Roman" w:eastAsia="Times New Roman" w:hAnsi="Times New Roman" w:cs="Times New Roman"/>
          <w:sz w:val="24"/>
          <w:szCs w:val="24"/>
        </w:rPr>
        <w:t xml:space="preserve"> </w:t>
      </w:r>
      <w:r w:rsidR="006F5F57">
        <w:rPr>
          <w:rFonts w:ascii="Times New Roman" w:eastAsia="Times New Roman" w:hAnsi="Times New Roman" w:cs="Times New Roman"/>
          <w:sz w:val="24"/>
          <w:szCs w:val="24"/>
        </w:rPr>
        <w:fldChar w:fldCharType="begin"/>
      </w:r>
      <w:r w:rsidR="006F5F57">
        <w:rPr>
          <w:rFonts w:ascii="Times New Roman" w:eastAsia="Times New Roman" w:hAnsi="Times New Roman" w:cs="Times New Roman"/>
          <w:sz w:val="24"/>
          <w:szCs w:val="24"/>
        </w:rPr>
        <w:instrText xml:space="preserve"> ADDIN ZOTERO_ITEM CSL_CITATION {"citationID":"QL0Ad65n","properties":{"formattedCitation":"(Timoshkin et al. 2016, 2018)","plainCitation":"(Timoshkin et al. 2016, 2018)","noteIndex":0},"citationItems":[{"id":5,"uris":["http://zotero.org/users/2645460/items/NFAXQ2W2"],"uri":["http://zotero.org/users/2645460/items/NFAXQ2W2"],"itemData":{"id":5,"type":"article-journal","container-title":"Journal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A."}],"issued":{"date-parts":[["2016",6]]}}},{"id":501,"uris":["http://zotero.org/users/2645460/items/6R7S7KMH"],"uri":["http://zotero.org/users/2645460/items/6R7S7KMH"],"itemData":{"id":501,"type":"article-journal","container-title":"Journal of Great Lakes Research","DOI":"10.1016/j.jglr.2018.01.008","ISSN":"03801330","language":"en","source":"CrossRef","title":"Groundwater contamination by sewage causes benthic algal outbreaks in the littoral zone of Lake Baikal (East Siberia)","URL":"http://linkinghub.elsevier.com/retrieve/pii/S0380133018300091","author":[{"family":"Timoshkin","given":"O.A."},{"family":"Moore","given":"M.V."},{"family":"Kulikova","given":"N.N."},{"family":"Tomberg","given":"I.V."},{"family":"Malnik","given":"V.V."},{"family":"Shimaraev","given":"M.N."},{"family":"Troitskaya","given":"E.S."},{"family":"Shirokaya","given":"A.A."},{"family":"Sinyukovich","given":"V.N."},{"family":"Zaitseva","given":"E.P."},{"family":"Domysheva","given":"V.M."},{"family":"Yamamuro","given":"M."},{"family":"Poberezhnaya","given":"A.E."},{"family":"Timoshkina","given":"E.M."}],"accessed":{"date-parts":[["2018",2,16]]},"issued":{"date-parts":[["2018",2]]}}}],"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w:t>
      </w:r>
      <w:proofErr w:type="spellStart"/>
      <w:r w:rsidR="006F5F57" w:rsidRPr="006F5F57">
        <w:rPr>
          <w:rFonts w:ascii="Times New Roman" w:hAnsi="Times New Roman" w:cs="Times New Roman"/>
          <w:sz w:val="24"/>
        </w:rPr>
        <w:t>Timoshkin</w:t>
      </w:r>
      <w:proofErr w:type="spellEnd"/>
      <w:r w:rsidR="006F5F57" w:rsidRPr="006F5F57">
        <w:rPr>
          <w:rFonts w:ascii="Times New Roman" w:hAnsi="Times New Roman" w:cs="Times New Roman"/>
          <w:sz w:val="24"/>
        </w:rPr>
        <w:t xml:space="preserve"> et al. 2016, 2018)</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Lake Baikal’s southwestern shore </w:t>
      </w:r>
      <w:r w:rsidR="007546C9">
        <w:rPr>
          <w:rFonts w:ascii="Times New Roman" w:eastAsia="Times New Roman" w:hAnsi="Times New Roman" w:cs="Times New Roman"/>
          <w:sz w:val="24"/>
          <w:szCs w:val="24"/>
        </w:rPr>
        <w:t xml:space="preserve">historically </w:t>
      </w:r>
      <w:r w:rsidR="00D8535D">
        <w:rPr>
          <w:rFonts w:ascii="Times New Roman" w:eastAsia="Times New Roman" w:hAnsi="Times New Roman" w:cs="Times New Roman"/>
          <w:sz w:val="24"/>
          <w:szCs w:val="24"/>
        </w:rPr>
        <w:t xml:space="preserve">experiences </w:t>
      </w:r>
      <w:r w:rsidR="007546C9">
        <w:rPr>
          <w:rFonts w:ascii="Times New Roman" w:eastAsia="Times New Roman" w:hAnsi="Times New Roman" w:cs="Times New Roman"/>
          <w:sz w:val="24"/>
          <w:szCs w:val="24"/>
        </w:rPr>
        <w:t xml:space="preserve">short </w:t>
      </w:r>
      <w:proofErr w:type="spellStart"/>
      <w:r w:rsidR="00D8535D">
        <w:rPr>
          <w:rFonts w:ascii="Times New Roman" w:eastAsia="Times New Roman" w:hAnsi="Times New Roman" w:cs="Times New Roman"/>
          <w:i/>
          <w:sz w:val="24"/>
          <w:szCs w:val="24"/>
        </w:rPr>
        <w:t>Ulothrix</w:t>
      </w:r>
      <w:proofErr w:type="spellEnd"/>
      <w:r w:rsidR="00D8535D">
        <w:rPr>
          <w:rFonts w:ascii="Times New Roman" w:eastAsia="Times New Roman" w:hAnsi="Times New Roman" w:cs="Times New Roman"/>
          <w:sz w:val="24"/>
          <w:szCs w:val="24"/>
        </w:rPr>
        <w:t xml:space="preserve"> blooms in late August </w:t>
      </w:r>
      <w:r w:rsidR="006F5F57">
        <w:rPr>
          <w:rFonts w:ascii="Times New Roman" w:eastAsia="Times New Roman" w:hAnsi="Times New Roman" w:cs="Times New Roman"/>
          <w:sz w:val="24"/>
          <w:szCs w:val="24"/>
        </w:rPr>
        <w:fldChar w:fldCharType="begin"/>
      </w:r>
      <w:r w:rsidR="006F5F57">
        <w:rPr>
          <w:rFonts w:ascii="Times New Roman" w:eastAsia="Times New Roman" w:hAnsi="Times New Roman" w:cs="Times New Roman"/>
          <w:sz w:val="24"/>
          <w:szCs w:val="24"/>
        </w:rPr>
        <w:instrText xml:space="preserve"> ADDIN ZOTERO_ITEM CSL_CITATION {"citationID":"AqBQf0yK","properties":{"formattedCitation":"(Kozhov 1963)","plainCitation":"(Kozhov 1963)","noteIndex":0},"citationItems":[{"id":1670,"uris":["http://zotero.org/groups/332527/items/QAJQINVH"],"uri":["http://zotero.org/groups/332527/items/QAJQINVH"],"itemData":{"id":1670,"type":"book","number-of-pages":"344","publisher":"Springer Science &amp; Business Media","title":"Lake Baikal and its Life","author":[{"family":"Kozhov","given":"M.M."}],"issued":{"date-parts":[["1963"]]}}}],"schema":"https://github.com/citation-style-language/schema/raw/master/csl-citation.json"}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w:t>
      </w:r>
      <w:proofErr w:type="spellStart"/>
      <w:r w:rsidR="006F5F57" w:rsidRPr="006F5F57">
        <w:rPr>
          <w:rFonts w:ascii="Times New Roman" w:hAnsi="Times New Roman" w:cs="Times New Roman"/>
          <w:sz w:val="24"/>
        </w:rPr>
        <w:t>Kozhov</w:t>
      </w:r>
      <w:proofErr w:type="spellEnd"/>
      <w:r w:rsidR="006F5F57" w:rsidRPr="006F5F57">
        <w:rPr>
          <w:rFonts w:ascii="Times New Roman" w:hAnsi="Times New Roman" w:cs="Times New Roman"/>
          <w:sz w:val="24"/>
        </w:rPr>
        <w:t xml:space="preserve"> 1963)</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w:t>
      </w:r>
      <w:r w:rsidR="000307DE">
        <w:rPr>
          <w:rFonts w:ascii="Times New Roman" w:eastAsia="Times New Roman" w:hAnsi="Times New Roman" w:cs="Times New Roman"/>
          <w:sz w:val="24"/>
          <w:szCs w:val="24"/>
        </w:rPr>
        <w:t xml:space="preserve"> potentially confounding sewage signals with </w:t>
      </w:r>
      <w:r w:rsidR="00BF09EC">
        <w:rPr>
          <w:rFonts w:ascii="Times New Roman" w:eastAsia="Times New Roman" w:hAnsi="Times New Roman" w:cs="Times New Roman"/>
          <w:sz w:val="24"/>
          <w:szCs w:val="24"/>
        </w:rPr>
        <w:t xml:space="preserve">an </w:t>
      </w:r>
      <w:r w:rsidR="000307DE">
        <w:rPr>
          <w:rFonts w:ascii="Times New Roman" w:eastAsia="Times New Roman" w:hAnsi="Times New Roman" w:cs="Times New Roman"/>
          <w:sz w:val="24"/>
          <w:szCs w:val="24"/>
        </w:rPr>
        <w:t>annually occurring phenomenon. O</w:t>
      </w:r>
      <w:r w:rsidR="00D8535D">
        <w:rPr>
          <w:rFonts w:ascii="Times New Roman" w:eastAsia="Times New Roman" w:hAnsi="Times New Roman" w:cs="Times New Roman"/>
          <w:sz w:val="24"/>
          <w:szCs w:val="24"/>
        </w:rPr>
        <w:t xml:space="preserve">ur data </w:t>
      </w:r>
      <w:r w:rsidR="00CC0781">
        <w:rPr>
          <w:rFonts w:ascii="Times New Roman" w:eastAsia="Times New Roman" w:hAnsi="Times New Roman" w:cs="Times New Roman"/>
          <w:sz w:val="24"/>
          <w:szCs w:val="24"/>
        </w:rPr>
        <w:t xml:space="preserve">are consistent </w:t>
      </w:r>
      <w:r w:rsidR="007546C9">
        <w:rPr>
          <w:rFonts w:ascii="Times New Roman" w:eastAsia="Times New Roman" w:hAnsi="Times New Roman" w:cs="Times New Roman"/>
          <w:sz w:val="24"/>
          <w:szCs w:val="24"/>
        </w:rPr>
        <w:t xml:space="preserve">with results of </w:t>
      </w:r>
      <w:r w:rsidR="006F5F57">
        <w:rPr>
          <w:rFonts w:ascii="Times New Roman" w:eastAsia="Times New Roman" w:hAnsi="Times New Roman" w:cs="Times New Roman"/>
          <w:sz w:val="24"/>
          <w:szCs w:val="24"/>
        </w:rPr>
        <w:fldChar w:fldCharType="begin"/>
      </w:r>
      <w:r w:rsidR="00197C8D">
        <w:rPr>
          <w:rFonts w:ascii="Times New Roman" w:eastAsia="Times New Roman" w:hAnsi="Times New Roman" w:cs="Times New Roman"/>
          <w:sz w:val="24"/>
          <w:szCs w:val="24"/>
        </w:rPr>
        <w:instrText xml:space="preserve"> ADDIN ZOTERO_ITEM CSL_CITATION {"citationID":"XkX1Kbcm","properties":{"formattedCitation":"(Timoshkin et al. 2016)","plainCitation":"(Timoshkin et al. 2016)","dontUpdate":true,"noteIndex":0},"citationItems":[{"id":5,"uris":["http://zotero.org/users/2645460/items/NFAXQ2W2"],"uri":["http://zotero.org/users/2645460/items/NFAXQ2W2"],"itemData":{"id":5,"type":"article-journal","container-title":"Journal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6F5F57">
        <w:rPr>
          <w:rFonts w:ascii="Times New Roman" w:eastAsia="Times New Roman" w:hAnsi="Times New Roman" w:cs="Times New Roman"/>
          <w:sz w:val="24"/>
          <w:szCs w:val="24"/>
        </w:rPr>
        <w:fldChar w:fldCharType="separate"/>
      </w:r>
      <w:proofErr w:type="spellStart"/>
      <w:r w:rsidR="006F5F57" w:rsidRPr="006F5F57">
        <w:rPr>
          <w:rFonts w:ascii="Times New Roman" w:hAnsi="Times New Roman" w:cs="Times New Roman"/>
          <w:sz w:val="24"/>
        </w:rPr>
        <w:t>Timoshkin</w:t>
      </w:r>
      <w:proofErr w:type="spellEnd"/>
      <w:r w:rsidR="006F5F57" w:rsidRPr="006F5F57">
        <w:rPr>
          <w:rFonts w:ascii="Times New Roman" w:hAnsi="Times New Roman" w:cs="Times New Roman"/>
          <w:sz w:val="24"/>
        </w:rPr>
        <w:t xml:space="preserve"> et al. </w:t>
      </w:r>
      <w:r w:rsidR="007546C9">
        <w:rPr>
          <w:rFonts w:ascii="Times New Roman" w:hAnsi="Times New Roman" w:cs="Times New Roman"/>
          <w:sz w:val="24"/>
        </w:rPr>
        <w:t>(</w:t>
      </w:r>
      <w:r w:rsidR="006F5F57" w:rsidRPr="006F5F57">
        <w:rPr>
          <w:rFonts w:ascii="Times New Roman" w:hAnsi="Times New Roman" w:cs="Times New Roman"/>
          <w:sz w:val="24"/>
        </w:rPr>
        <w:t>2016)</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7546C9">
        <w:rPr>
          <w:rFonts w:ascii="Times New Roman" w:eastAsia="Times New Roman" w:hAnsi="Times New Roman" w:cs="Times New Roman"/>
          <w:sz w:val="24"/>
          <w:szCs w:val="24"/>
        </w:rPr>
        <w:t>and show that relative</w:t>
      </w:r>
      <w:r w:rsidR="00D8535D">
        <w:rPr>
          <w:rFonts w:ascii="Times New Roman" w:eastAsia="Times New Roman" w:hAnsi="Times New Roman" w:cs="Times New Roman"/>
          <w:sz w:val="24"/>
          <w:szCs w:val="24"/>
        </w:rPr>
        <w:t xml:space="preserve"> abundance </w:t>
      </w:r>
      <w:r w:rsidR="007546C9">
        <w:rPr>
          <w:rFonts w:ascii="Times New Roman" w:eastAsia="Times New Roman" w:hAnsi="Times New Roman" w:cs="Times New Roman"/>
          <w:sz w:val="24"/>
          <w:szCs w:val="24"/>
        </w:rPr>
        <w:t xml:space="preserve">of filamentous algae </w:t>
      </w:r>
      <w:r w:rsidR="00D8535D">
        <w:rPr>
          <w:rFonts w:ascii="Times New Roman" w:eastAsia="Times New Roman" w:hAnsi="Times New Roman" w:cs="Times New Roman"/>
          <w:sz w:val="24"/>
          <w:szCs w:val="24"/>
        </w:rPr>
        <w:t>is greatest near areas of high</w:t>
      </w:r>
      <w:r w:rsidR="00EC3D3F">
        <w:rPr>
          <w:rFonts w:ascii="Times New Roman" w:eastAsia="Times New Roman" w:hAnsi="Times New Roman" w:cs="Times New Roman"/>
          <w:sz w:val="24"/>
          <w:szCs w:val="24"/>
        </w:rPr>
        <w:t>er</w:t>
      </w:r>
      <w:r w:rsidR="00D8535D">
        <w:rPr>
          <w:rFonts w:ascii="Times New Roman" w:eastAsia="Times New Roman" w:hAnsi="Times New Roman" w:cs="Times New Roman"/>
          <w:sz w:val="24"/>
          <w:szCs w:val="24"/>
        </w:rPr>
        <w:t xml:space="preserve"> lakeside development.</w:t>
      </w:r>
      <w:r w:rsidR="00030898">
        <w:rPr>
          <w:rFonts w:ascii="Times New Roman" w:eastAsia="Times New Roman" w:hAnsi="Times New Roman" w:cs="Times New Roman"/>
          <w:sz w:val="24"/>
          <w:szCs w:val="24"/>
        </w:rPr>
        <w:t xml:space="preserve"> </w:t>
      </w:r>
    </w:p>
    <w:p w14:paraId="5119E579" w14:textId="77777777" w:rsidR="00795293" w:rsidRDefault="00795293" w:rsidP="00685D80">
      <w:pPr>
        <w:rPr>
          <w:rFonts w:ascii="Times New Roman" w:eastAsia="Times New Roman" w:hAnsi="Times New Roman" w:cs="Times New Roman"/>
          <w:sz w:val="24"/>
          <w:szCs w:val="24"/>
        </w:rPr>
      </w:pPr>
    </w:p>
    <w:p w14:paraId="734A2FC3" w14:textId="37F42AD8" w:rsidR="00795293" w:rsidRDefault="0091395E" w:rsidP="00685D8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community composition </w:t>
      </w:r>
      <w:r w:rsidR="004A1C07">
        <w:rPr>
          <w:rFonts w:ascii="Times New Roman" w:eastAsia="Times New Roman" w:hAnsi="Times New Roman" w:cs="Times New Roman"/>
          <w:sz w:val="24"/>
          <w:szCs w:val="24"/>
        </w:rPr>
        <w:t xml:space="preserve">shifted </w:t>
      </w:r>
      <w:r>
        <w:rPr>
          <w:rFonts w:ascii="Times New Roman" w:eastAsia="Times New Roman" w:hAnsi="Times New Roman" w:cs="Times New Roman"/>
          <w:sz w:val="24"/>
          <w:szCs w:val="24"/>
        </w:rPr>
        <w:t xml:space="preserve">with increasing sewage indicator concentrations, </w:t>
      </w:r>
      <w:ins w:id="258" w:author="Meyer, Michael Frederick" w:date="2020-08-10T16:11:00Z">
        <w:r w:rsidR="00433DB6">
          <w:rPr>
            <w:rFonts w:ascii="Times New Roman" w:eastAsia="Times New Roman" w:hAnsi="Times New Roman" w:cs="Times New Roman"/>
            <w:sz w:val="24"/>
            <w:szCs w:val="24"/>
          </w:rPr>
          <w:t xml:space="preserve">enriched </w:t>
        </w:r>
      </w:ins>
      <w:r>
        <w:rPr>
          <w:rFonts w:ascii="Times New Roman" w:eastAsia="Times New Roman" w:hAnsi="Times New Roman" w:cs="Times New Roman"/>
          <w:sz w:val="24"/>
          <w:szCs w:val="24"/>
        </w:rPr>
        <w:t xml:space="preserve">periphyton </w:t>
      </w:r>
      <w:r>
        <w:rPr>
          <w:rFonts w:ascii="Times New Roman" w:eastAsia="Times New Roman" w:hAnsi="Times New Roman" w:cs="Times New Roman"/>
          <w:sz w:val="24"/>
          <w:szCs w:val="24"/>
          <w:highlight w:val="white"/>
        </w:rPr>
        <w:t>δ</w:t>
      </w:r>
      <w:r w:rsidRPr="000E056C">
        <w:rPr>
          <w:rFonts w:ascii="Times New Roman" w:eastAsia="Times New Roman" w:hAnsi="Times New Roman" w:cs="Times New Roman"/>
          <w:sz w:val="24"/>
          <w:szCs w:val="24"/>
          <w:highlight w:val="white"/>
          <w:vertAlign w:val="superscript"/>
        </w:rPr>
        <w:t>15</w:t>
      </w:r>
      <w:r>
        <w:rPr>
          <w:rFonts w:ascii="Times New Roman" w:eastAsia="Times New Roman" w:hAnsi="Times New Roman" w:cs="Times New Roman"/>
          <w:sz w:val="24"/>
          <w:szCs w:val="24"/>
          <w:highlight w:val="white"/>
        </w:rPr>
        <w:t xml:space="preserve">N </w:t>
      </w:r>
      <w:del w:id="259" w:author="Meyer, Michael Frederick" w:date="2020-08-10T16:11:00Z">
        <w:r w:rsidDel="00433DB6">
          <w:rPr>
            <w:rFonts w:ascii="Times New Roman" w:eastAsia="Times New Roman" w:hAnsi="Times New Roman" w:cs="Times New Roman"/>
            <w:sz w:val="24"/>
            <w:szCs w:val="24"/>
            <w:highlight w:val="white"/>
          </w:rPr>
          <w:delText xml:space="preserve">concentrations </w:delText>
        </w:r>
      </w:del>
      <w:ins w:id="260" w:author="Meyer, Michael Frederick" w:date="2020-08-10T16:11:00Z">
        <w:r w:rsidR="00433DB6">
          <w:rPr>
            <w:rFonts w:ascii="Times New Roman" w:eastAsia="Times New Roman" w:hAnsi="Times New Roman" w:cs="Times New Roman"/>
            <w:sz w:val="24"/>
            <w:szCs w:val="24"/>
            <w:highlight w:val="white"/>
          </w:rPr>
          <w:t xml:space="preserve">values </w:t>
        </w:r>
      </w:ins>
      <w:r>
        <w:rPr>
          <w:rFonts w:ascii="Times New Roman" w:eastAsia="Times New Roman" w:hAnsi="Times New Roman" w:cs="Times New Roman"/>
          <w:sz w:val="24"/>
          <w:szCs w:val="24"/>
          <w:highlight w:val="white"/>
        </w:rPr>
        <w:t xml:space="preserve">did not </w:t>
      </w:r>
      <w:r w:rsidR="00E04D43">
        <w:rPr>
          <w:rFonts w:ascii="Times New Roman" w:eastAsia="Times New Roman" w:hAnsi="Times New Roman" w:cs="Times New Roman"/>
          <w:sz w:val="24"/>
          <w:szCs w:val="24"/>
          <w:highlight w:val="white"/>
        </w:rPr>
        <w:t xml:space="preserve">differ along </w:t>
      </w:r>
      <w:proofErr w:type="gramStart"/>
      <w:r w:rsidR="00E04D43">
        <w:rPr>
          <w:rFonts w:ascii="Times New Roman" w:eastAsia="Times New Roman" w:hAnsi="Times New Roman" w:cs="Times New Roman"/>
          <w:sz w:val="24"/>
          <w:szCs w:val="24"/>
          <w:highlight w:val="white"/>
        </w:rPr>
        <w:t>our</w:t>
      </w:r>
      <w:proofErr w:type="gramEnd"/>
      <w:r w:rsidR="00E04D43">
        <w:rPr>
          <w:rFonts w:ascii="Times New Roman" w:eastAsia="Times New Roman" w:hAnsi="Times New Roman" w:cs="Times New Roman"/>
          <w:sz w:val="24"/>
          <w:szCs w:val="24"/>
          <w:highlight w:val="white"/>
        </w:rPr>
        <w:t xml:space="preserve"> transect</w:t>
      </w:r>
      <w:r w:rsidR="00795293">
        <w:rPr>
          <w:rFonts w:ascii="Times New Roman" w:eastAsia="Times New Roman" w:hAnsi="Times New Roman" w:cs="Times New Roman"/>
          <w:sz w:val="24"/>
          <w:szCs w:val="24"/>
          <w:highlight w:val="white"/>
        </w:rPr>
        <w:t>.</w:t>
      </w:r>
      <w:r w:rsidR="001E6425">
        <w:rPr>
          <w:rFonts w:ascii="Times New Roman" w:eastAsia="Times New Roman" w:hAnsi="Times New Roman" w:cs="Times New Roman"/>
          <w:sz w:val="24"/>
          <w:szCs w:val="24"/>
          <w:highlight w:val="white"/>
        </w:rPr>
        <w:t xml:space="preserve"> Previous studies in marine </w:t>
      </w:r>
      <w:r w:rsidR="001E6425">
        <w:rPr>
          <w:rFonts w:ascii="Times New Roman" w:eastAsia="Times New Roman" w:hAnsi="Times New Roman" w:cs="Times New Roman"/>
          <w:sz w:val="24"/>
          <w:szCs w:val="24"/>
          <w:highlight w:val="white"/>
        </w:rPr>
        <w:fldChar w:fldCharType="begin"/>
      </w:r>
      <w:r w:rsidR="00585EED">
        <w:rPr>
          <w:rFonts w:ascii="Times New Roman" w:eastAsia="Times New Roman" w:hAnsi="Times New Roman" w:cs="Times New Roman"/>
          <w:sz w:val="24"/>
          <w:szCs w:val="24"/>
          <w:highlight w:val="white"/>
        </w:rPr>
        <w:instrText xml:space="preserve"> ADDIN ZOTERO_ITEM CSL_CITATION {"citationID":"3ypZTooL","properties":{"formattedCitation":"(Gartner et al. 2002; Savage and Elmgren 2004; Risk et al. 2009)","plainCitation":"(Gartner et al. 2002; Savage and Elmgren 2004; Risk et al. 2009)","noteIndex":0},"citationItems":[{"id":3795,"uris":["http://zotero.org/users/2645460/items/6WS7JD46"],"uri":["http://zotero.org/users/2645460/items/6WS7JD46"],"itemData":{"id":3795,"type":"article-journal","abstract":"We examined whether delta(15)N levels of marine biota with different nutrient uptake characteristics can be used to trace the dispersal of sewage effluent in highly mixed, nitrogen-limited waters, and whether they can reveal the dispersal of sewage over different timescales. We hypothesised that macroalgal species with fast uptake rates would display a spatial pattern in 615 N levels reflecting recent sewage dispersal while those with slower rates would provide a signal integrated over a longer time period. Filter-feeding sponges and ascidians were also sampled to see if they reflected patterns in the dispersal of sewage particulate organic matter (POM). A laboratory experiment was performed to test whether the 515 N level of 3 macroalgal species (Ulva australis, Vidalia sp, and Ecklonia radiata) and 2 filter-feeding species (Clathria sp. and Pyura australis) was altered after cultivation in sewage nitrogen. We then sampled each organism along transects radiating away from the outlet of a wastewater treatment plant north of Perth, Western Australia, to determine spatial patterns in delta(15)N. U. australis and Vidalia sp. developed higher isotopic signatures when exposed to low concentrations of sewage nitrogen (1:500 dilution in seawater) for 7 d in the laboratory, U, australis and Vidalia sp. showed an increase of 1.7 and 1.4parts per thousand in treatments respectively. In the field, macroalgae sampled north and south of the sewage outlet generally had higher delta(15)N levels than those sampled west of the outlet and at the reference site, and algae within 500 m of the outfall tended to have lower values than at 1000 m or more from the outfall, These trends are consistent with our current knowledge of plume dynamics: a predominantly northerly drift of effluent as a buoyant plume that tends not to be fully mixed in the water column for the first 500 m. The results confirmed that the delta(15)N signature of macroalgae could be used to trace sewage disposed in well-mixed waters. The strength of the spatial trends varied between algae, with E. radiata, the species with the lowest nutrient uptake rates and affinity, having the least spatial variability. We interpret this as reflecting a wider regional dispersal of sewage in the longer time frame, but a strong northerly drift in the short term, which was reflected in the delta(15)N values of the species with the fastest nitrogen uptake rates. The results were consistent with our hypothesis and are suggestive of a relationship between algal functional form and isotopic signatures that can be applied to determine the dispersal of sewage over different timescales. The delta(15)N values of benthic filter feeders did not provide strong evidence to suggest that they can be used to represent the dispersal of sewage POM, but trends found in the field experiment for Clathria sp. warrant further investigation.","container-title":"Marine Ecology Progress Series","DOI":"10.3354/meps235063","ISSN":"0171-8630","journalAbbreviation":"Mar. Ecol.-Prog. Ser.","language":"English","note":"WOS:000176988400006","page":"63-73","source":"Web of Science","title":"Use of delta N-15 signatures of different functional forms of macroalgae and filter-feeders to reveal temporal and spatial patterns in sewage dispersal","volume":"235","author":[{"family":"Gartner","given":"A."},{"family":"Lavery","given":"P."},{"family":"Smit","given":"A. J."}],"issued":{"date-parts":[["2002"]]}}},{"id":3801,"uris":["http://zotero.org/users/2645460/items/YE2S4NCJ"],"uri":["http://zotero.org/users/2645460/items/YE2S4NCJ"],"itemData":{"id":3801,"type":"article-journal","abstract":"Nutrient discharges from sewage treatment plants can contribute significantly to coastal and estuarine eutrophication. To counter anthropogenic nitrogen (N) loads in a Baltic Sea coastal embayment, improved (</w:instrText>
      </w:r>
      <w:r w:rsidR="00585EED">
        <w:rPr>
          <w:rFonts w:ascii="Cambria Math" w:eastAsia="Times New Roman" w:hAnsi="Cambria Math" w:cs="Cambria Math"/>
          <w:sz w:val="24"/>
          <w:szCs w:val="24"/>
          <w:highlight w:val="white"/>
        </w:rPr>
        <w:instrText>∼</w:instrText>
      </w:r>
      <w:r w:rsidR="00585EED">
        <w:rPr>
          <w:rFonts w:ascii="Times New Roman" w:eastAsia="Times New Roman" w:hAnsi="Times New Roman" w:cs="Times New Roman"/>
          <w:sz w:val="24"/>
          <w:szCs w:val="24"/>
          <w:highlight w:val="white"/>
        </w:rPr>
        <w:instrText xml:space="preserve">85%) N removal was implemented in a tertiary sewage-treatment plant. This study used nitrogen stable-isotope ratios (δ15N) in attached brown macroalgae, Fucus vesiculosus, to map the change in the spatial extent of the influence of sewage-derived N. Elevated N content and δ15N values (δ15N = 8–9‰) suggest that sewage N was still traceable in algal tissues despite enhanced N removal from the effluent. However, the δ15N values decreased significantly with distance and approached background levels within 10–12 km of the outfall. Compared to a survey conducted in 1989, prior to enhanced N removal in the sewage treatment plant, macroalgae were 2.5–6‰ lower in δ15N values within 24 km from the outfall, demonstrating a decline in the importance of sewage-derived nutrients to macroalgae, particularly in the inner reaches of the bay. Beyond 25 km from the outfall, δ15N values were at background levels (δ15N = 4‰). Two-source mixing models estimate that the percentage sewage contribution to total algal N uptake in algae near the outfall was </w:instrText>
      </w:r>
      <w:r w:rsidR="00585EED">
        <w:rPr>
          <w:rFonts w:ascii="Cambria Math" w:eastAsia="Times New Roman" w:hAnsi="Cambria Math" w:cs="Cambria Math"/>
          <w:sz w:val="24"/>
          <w:szCs w:val="24"/>
          <w:highlight w:val="white"/>
        </w:rPr>
        <w:instrText>∼</w:instrText>
      </w:r>
      <w:r w:rsidR="00585EED">
        <w:rPr>
          <w:rFonts w:ascii="Times New Roman" w:eastAsia="Times New Roman" w:hAnsi="Times New Roman" w:cs="Times New Roman"/>
          <w:sz w:val="24"/>
          <w:szCs w:val="24"/>
          <w:highlight w:val="white"/>
        </w:rPr>
        <w:instrText xml:space="preserve">40% in 1989 and </w:instrText>
      </w:r>
      <w:r w:rsidR="00585EED">
        <w:rPr>
          <w:rFonts w:ascii="Cambria Math" w:eastAsia="Times New Roman" w:hAnsi="Cambria Math" w:cs="Cambria Math"/>
          <w:sz w:val="24"/>
          <w:szCs w:val="24"/>
          <w:highlight w:val="white"/>
        </w:rPr>
        <w:instrText>∼</w:instrText>
      </w:r>
      <w:r w:rsidR="00585EED">
        <w:rPr>
          <w:rFonts w:ascii="Times New Roman" w:eastAsia="Times New Roman" w:hAnsi="Times New Roman" w:cs="Times New Roman"/>
          <w:sz w:val="24"/>
          <w:szCs w:val="24"/>
          <w:highlight w:val="white"/>
        </w:rPr>
        <w:instrText xml:space="preserve">12% in 1999. Similarly, temporal variation in individual plants estimate that the percentage sewage N contribution to algae within 1 km from the outfall declined from &gt;40% in the mid-1990s to </w:instrText>
      </w:r>
      <w:r w:rsidR="00585EED">
        <w:rPr>
          <w:rFonts w:ascii="Cambria Math" w:eastAsia="Times New Roman" w:hAnsi="Cambria Math" w:cs="Cambria Math"/>
          <w:sz w:val="24"/>
          <w:szCs w:val="24"/>
          <w:highlight w:val="white"/>
        </w:rPr>
        <w:instrText>∼</w:instrText>
      </w:r>
      <w:r w:rsidR="00585EED">
        <w:rPr>
          <w:rFonts w:ascii="Times New Roman" w:eastAsia="Times New Roman" w:hAnsi="Times New Roman" w:cs="Times New Roman"/>
          <w:sz w:val="24"/>
          <w:szCs w:val="24"/>
          <w:highlight w:val="white"/>
        </w:rPr>
        <w:instrText xml:space="preserve">20% in 2002. Nutrient budget calculations showed that F. vesiculosus is not an effective sink for N, assimilating only </w:instrText>
      </w:r>
      <w:r w:rsidR="00585EED">
        <w:rPr>
          <w:rFonts w:ascii="Cambria Math" w:eastAsia="Times New Roman" w:hAnsi="Cambria Math" w:cs="Cambria Math"/>
          <w:sz w:val="24"/>
          <w:szCs w:val="24"/>
          <w:highlight w:val="white"/>
        </w:rPr>
        <w:instrText>∼</w:instrText>
      </w:r>
      <w:r w:rsidR="00585EED">
        <w:rPr>
          <w:rFonts w:ascii="Times New Roman" w:eastAsia="Times New Roman" w:hAnsi="Times New Roman" w:cs="Times New Roman"/>
          <w:sz w:val="24"/>
          <w:szCs w:val="24"/>
          <w:highlight w:val="white"/>
        </w:rPr>
        <w:instrText xml:space="preserve">3% of total annual N loads entering the bay.","container-title":"Ecological Applications","DOI":"10.1890/02-5396","ISSN":"1939-5582","issue":"2","language":"en","page":"517-526","source":"Wiley Online Library","title":"MACROALGAL (FUCUS VESICULOSUS) δ15N VALUES TRACE DECREASE IN SEWAGE INFLUENCE","volume":"14","author":[{"family":"Savage","given":"Candida"},{"family":"Elmgren","given":"Ragnar"}],"issued":{"date-parts":[["2004"]]}}},{"id":3800,"uris":["http://zotero.org/users/2645460/items/BYBEXAB5"],"uri":["http://zotero.org/users/2645460/items/BYBEXAB5"],"itemData":{"id":3800,"type":"article-journal","abstract":"While coral reefs decline, scientists argue, and effective strategies to manage land-based pollution lag behind the extent of the problem. There is need for objective, cost-effective, assessment methods. The measurement of stable nitrogen isotope ratios, d15N, in tissues of reef organisms shows promise as an indicator of sewage stress. The choice of target organism will depend upon study purpose, availability, and other considerations such as conservation. Algae are usually plentiful and have been shown faithfully to track sewage input. The organic matrix of bivalve shells can provide time series spanning, perhaps, decades. Gorgonians have been shown to track sewage, and can provide records potentially centurieslong. In areas where baseline data are lacking, which is almost everywhere, d15N in gorgonians can provide information on status and trends. In coral tissue, d15N combined with insoluble residue determination can provide information on both sewage and sediment stress in areas lacking baseline data. In the developed world, d15N provides objective assessment in a ﬁeld complicated by conﬂicting opinions. Sample handling and processing are simple and analysis costs are low. This is a method deserving widespread application.","container-title":"Marine Pollution Bulletin","DOI":"10.1016/j.marpolbul.2009.02.008","ISSN":"0025326X","issue":"6","journalAbbreviation":"Marine Pollution Bulletin","language":"en","page":"793-802","source":"DOI.org (Crossref)","title":"The use of δ15N in assessing sewage stress on coral reefs","volume":"58","author":[{"family":"Risk","given":"Michael J."},{"family":"Lapointe","given":"Brian E."},{"family":"Sherwood","given":"Owen A."},{"family":"Bedford","given":"Bradley J."}],"issued":{"date-parts":[["2009",6]]}}}],"schema":"https://github.com/citation-style-language/schema/raw/master/csl-citation.json"} </w:instrText>
      </w:r>
      <w:r w:rsidR="001E6425">
        <w:rPr>
          <w:rFonts w:ascii="Times New Roman" w:eastAsia="Times New Roman" w:hAnsi="Times New Roman" w:cs="Times New Roman"/>
          <w:sz w:val="24"/>
          <w:szCs w:val="24"/>
          <w:highlight w:val="white"/>
        </w:rPr>
        <w:fldChar w:fldCharType="separate"/>
      </w:r>
      <w:r w:rsidR="00585EED" w:rsidRPr="00094852">
        <w:rPr>
          <w:rFonts w:ascii="Times New Roman" w:hAnsi="Times New Roman" w:cs="Times New Roman"/>
          <w:sz w:val="24"/>
          <w:highlight w:val="white"/>
        </w:rPr>
        <w:t xml:space="preserve">(Gartner et al. 2002; Savage and </w:t>
      </w:r>
      <w:proofErr w:type="spellStart"/>
      <w:r w:rsidR="00585EED" w:rsidRPr="00094852">
        <w:rPr>
          <w:rFonts w:ascii="Times New Roman" w:hAnsi="Times New Roman" w:cs="Times New Roman"/>
          <w:sz w:val="24"/>
          <w:highlight w:val="white"/>
        </w:rPr>
        <w:t>Elmgren</w:t>
      </w:r>
      <w:proofErr w:type="spellEnd"/>
      <w:r w:rsidR="00585EED" w:rsidRPr="00094852">
        <w:rPr>
          <w:rFonts w:ascii="Times New Roman" w:hAnsi="Times New Roman" w:cs="Times New Roman"/>
          <w:sz w:val="24"/>
          <w:highlight w:val="white"/>
        </w:rPr>
        <w:t xml:space="preserve"> 2004; Risk et al. 2009)</w:t>
      </w:r>
      <w:r w:rsidR="001E6425">
        <w:rPr>
          <w:rFonts w:ascii="Times New Roman" w:eastAsia="Times New Roman" w:hAnsi="Times New Roman" w:cs="Times New Roman"/>
          <w:sz w:val="24"/>
          <w:szCs w:val="24"/>
          <w:highlight w:val="white"/>
        </w:rPr>
        <w:fldChar w:fldCharType="end"/>
      </w:r>
      <w:r w:rsidR="001E6425">
        <w:rPr>
          <w:rFonts w:ascii="Times New Roman" w:eastAsia="Times New Roman" w:hAnsi="Times New Roman" w:cs="Times New Roman"/>
          <w:sz w:val="24"/>
          <w:szCs w:val="24"/>
          <w:highlight w:val="white"/>
        </w:rPr>
        <w:t xml:space="preserve"> and freshwater </w:t>
      </w:r>
      <w:r w:rsidR="001E6425">
        <w:rPr>
          <w:rFonts w:ascii="Times New Roman" w:eastAsia="Times New Roman" w:hAnsi="Times New Roman" w:cs="Times New Roman"/>
          <w:sz w:val="24"/>
          <w:szCs w:val="24"/>
          <w:highlight w:val="white"/>
        </w:rPr>
        <w:fldChar w:fldCharType="begin"/>
      </w:r>
      <w:r w:rsidR="00B0098D">
        <w:rPr>
          <w:rFonts w:ascii="Times New Roman" w:eastAsia="Times New Roman" w:hAnsi="Times New Roman" w:cs="Times New Roman"/>
          <w:sz w:val="24"/>
          <w:szCs w:val="24"/>
          <w:highlight w:val="white"/>
        </w:rPr>
        <w:instrText xml:space="preserve"> ADDIN ZOTERO_ITEM CSL_CITATION {"citationID":"wEWua6Tz","properties":{"formattedCitation":"(Wayland and Hobson 2001)","plainCitation":"(Wayland and Hobson 2001)","dontUpdate":true,"noteIndex":0},"citationItems":[{"id":3798,"uris":["http://zotero.org/users/2645460/items/6YQ3JE2Q"],"uri":["http://zotero.org/users/2645460/items/6YQ3JE2Q"],"itemData":{"id":3798,"type":"article-journal","abstract":"We examined spatial trends in ratios of stable isotopes of nitrogen (δ15N), carbon (δ13C), and sulfur (δ34S) in riparian food webs leading to a riparian, insectivorous bird species, the tree swallow (Tachycineta bicolor), on rivers receiving pulp-mill effluent and municipal sewage and compared them with ratios of these isotopes in components of the effluents themselves. The study was conducted on two rivers in western Canada at sites upstream and downstream from sewage and pulp mill effluent sources. Municipal sewage contained materials with δ15N or δ13C values that were distinct from background conditions in the receiving environment. Pulp-mill effluent contained materials with δ34S values that were distinct from those at upstream sites on the rivers. At both locations, effluent-derived nitrogen and sulfur were observed in algae and suspended sediments at sites downstream from the effluent sources. This was also observed in adult aquatic insects, the one exception being that uptake of effluent-derived nitrogen was detected isotopically at only one location. Tree swallows’ use of sewage-derived nitrogen was evident only at one location, while use of pulpmill-derived sulfur was evident only at the other location. Our study demonstrates the usefulness and limitations of measuring stable isotopes for tracing the movement of nutrients derived from sewage and pulp-mill effluent in freshwater ecosystems and, further, indicates that such tracing may be extended to riparian species feeding on aquatic prey.","container-title":"Canadian Journal of Zoology","DOI":"10.1139/z00-169","ISSN":"0008-4301, 1480-3283","issue":"1","journalAbbreviation":"Can. J. Zool.","language":"en","page":"5-15","source":"DOI.org (Crossref)","title":"Stable carbon, nitrogen, and sulfur isotope ratios in riparian food webs on rivers receiving sewage and pulp-mill effluents","volume":"79","author":[{"family":"Wayland","given":"Mark"},{"family":"Hobson","given":"Keith A"}],"issued":{"date-parts":[["2001",1,1]]}}}],"schema":"https://github.com/citation-style-language/schema/raw/master/csl-citation.json"} </w:instrText>
      </w:r>
      <w:r w:rsidR="001E6425">
        <w:rPr>
          <w:rFonts w:ascii="Times New Roman" w:eastAsia="Times New Roman" w:hAnsi="Times New Roman" w:cs="Times New Roman"/>
          <w:sz w:val="24"/>
          <w:szCs w:val="24"/>
          <w:highlight w:val="white"/>
        </w:rPr>
        <w:fldChar w:fldCharType="separate"/>
      </w:r>
      <w:r w:rsidR="001E6425" w:rsidRPr="00094852">
        <w:rPr>
          <w:rFonts w:ascii="Times New Roman" w:hAnsi="Times New Roman" w:cs="Times New Roman"/>
          <w:sz w:val="24"/>
          <w:highlight w:val="white"/>
        </w:rPr>
        <w:t>(Wayland and Hobson 2001</w:t>
      </w:r>
      <w:r w:rsidR="00EC3D3F">
        <w:rPr>
          <w:rFonts w:ascii="Times New Roman" w:hAnsi="Times New Roman" w:cs="Times New Roman"/>
          <w:sz w:val="24"/>
          <w:highlight w:val="white"/>
        </w:rPr>
        <w:t xml:space="preserve">; Camilleri and </w:t>
      </w:r>
      <w:proofErr w:type="spellStart"/>
      <w:r w:rsidR="00EC3D3F">
        <w:rPr>
          <w:rFonts w:ascii="Times New Roman" w:hAnsi="Times New Roman" w:cs="Times New Roman"/>
          <w:sz w:val="24"/>
          <w:highlight w:val="white"/>
        </w:rPr>
        <w:t>Ozersky</w:t>
      </w:r>
      <w:proofErr w:type="spellEnd"/>
      <w:r w:rsidR="00EC3D3F">
        <w:rPr>
          <w:rFonts w:ascii="Times New Roman" w:hAnsi="Times New Roman" w:cs="Times New Roman"/>
          <w:sz w:val="24"/>
          <w:highlight w:val="white"/>
        </w:rPr>
        <w:t xml:space="preserve"> 2019</w:t>
      </w:r>
      <w:r w:rsidR="001E6425" w:rsidRPr="00094852">
        <w:rPr>
          <w:rFonts w:ascii="Times New Roman" w:hAnsi="Times New Roman" w:cs="Times New Roman"/>
          <w:sz w:val="24"/>
          <w:highlight w:val="white"/>
        </w:rPr>
        <w:t>)</w:t>
      </w:r>
      <w:r w:rsidR="001E6425">
        <w:rPr>
          <w:rFonts w:ascii="Times New Roman" w:eastAsia="Times New Roman" w:hAnsi="Times New Roman" w:cs="Times New Roman"/>
          <w:sz w:val="24"/>
          <w:szCs w:val="24"/>
          <w:highlight w:val="white"/>
        </w:rPr>
        <w:fldChar w:fldCharType="end"/>
      </w:r>
      <w:r w:rsidR="001E6425">
        <w:rPr>
          <w:rFonts w:ascii="Times New Roman" w:eastAsia="Times New Roman" w:hAnsi="Times New Roman" w:cs="Times New Roman"/>
          <w:sz w:val="24"/>
          <w:szCs w:val="24"/>
          <w:highlight w:val="white"/>
        </w:rPr>
        <w:t xml:space="preserve"> systems have highlighted how sewage-associated δ</w:t>
      </w:r>
      <w:r w:rsidR="001E6425" w:rsidRPr="000E056C">
        <w:rPr>
          <w:rFonts w:ascii="Times New Roman" w:eastAsia="Times New Roman" w:hAnsi="Times New Roman" w:cs="Times New Roman"/>
          <w:sz w:val="24"/>
          <w:szCs w:val="24"/>
          <w:highlight w:val="white"/>
          <w:vertAlign w:val="superscript"/>
        </w:rPr>
        <w:t>15</w:t>
      </w:r>
      <w:r w:rsidR="001E6425">
        <w:rPr>
          <w:rFonts w:ascii="Times New Roman" w:eastAsia="Times New Roman" w:hAnsi="Times New Roman" w:cs="Times New Roman"/>
          <w:sz w:val="24"/>
          <w:szCs w:val="24"/>
          <w:highlight w:val="white"/>
        </w:rPr>
        <w:t xml:space="preserve">N can </w:t>
      </w:r>
      <w:r w:rsidR="004A1C07">
        <w:rPr>
          <w:rFonts w:ascii="Times New Roman" w:eastAsia="Times New Roman" w:hAnsi="Times New Roman" w:cs="Times New Roman"/>
          <w:sz w:val="24"/>
          <w:szCs w:val="24"/>
          <w:highlight w:val="white"/>
        </w:rPr>
        <w:t xml:space="preserve">become enhanced </w:t>
      </w:r>
      <w:r w:rsidR="00EC3D3F">
        <w:rPr>
          <w:rFonts w:ascii="Times New Roman" w:eastAsia="Times New Roman" w:hAnsi="Times New Roman" w:cs="Times New Roman"/>
          <w:sz w:val="24"/>
          <w:szCs w:val="24"/>
          <w:highlight w:val="white"/>
        </w:rPr>
        <w:t>in</w:t>
      </w:r>
      <w:r w:rsidR="001E6425">
        <w:rPr>
          <w:rFonts w:ascii="Times New Roman" w:eastAsia="Times New Roman" w:hAnsi="Times New Roman" w:cs="Times New Roman"/>
          <w:sz w:val="24"/>
          <w:szCs w:val="24"/>
          <w:highlight w:val="white"/>
        </w:rPr>
        <w:t xml:space="preserve"> algal </w:t>
      </w:r>
      <w:r w:rsidR="004A1C07">
        <w:rPr>
          <w:rFonts w:ascii="Times New Roman" w:eastAsia="Times New Roman" w:hAnsi="Times New Roman" w:cs="Times New Roman"/>
          <w:sz w:val="24"/>
          <w:szCs w:val="24"/>
          <w:highlight w:val="white"/>
        </w:rPr>
        <w:t xml:space="preserve">samples </w:t>
      </w:r>
      <w:r w:rsidR="001E6425">
        <w:rPr>
          <w:rFonts w:ascii="Times New Roman" w:eastAsia="Times New Roman" w:hAnsi="Times New Roman" w:cs="Times New Roman"/>
          <w:sz w:val="24"/>
          <w:szCs w:val="24"/>
          <w:highlight w:val="white"/>
        </w:rPr>
        <w:t xml:space="preserve">and even throughout the food web. </w:t>
      </w:r>
      <w:r w:rsidR="00585EED">
        <w:rPr>
          <w:rFonts w:ascii="Times New Roman" w:eastAsia="Times New Roman" w:hAnsi="Times New Roman" w:cs="Times New Roman"/>
          <w:sz w:val="24"/>
          <w:szCs w:val="24"/>
          <w:highlight w:val="white"/>
        </w:rPr>
        <w:t xml:space="preserve">Like PPCPs in our study, </w:t>
      </w:r>
      <w:del w:id="261" w:author="Meyer, Michael Frederick" w:date="2020-08-10T16:12:00Z">
        <w:r w:rsidR="00585EED" w:rsidRPr="00094852" w:rsidDel="00433DB6">
          <w:rPr>
            <w:rFonts w:ascii="Times New Roman" w:eastAsia="Times New Roman" w:hAnsi="Times New Roman" w:cs="Times New Roman"/>
            <w:sz w:val="24"/>
            <w:szCs w:val="24"/>
          </w:rPr>
          <w:delText xml:space="preserve">gradients of </w:delText>
        </w:r>
      </w:del>
      <w:r w:rsidR="00585EED" w:rsidRPr="00094852">
        <w:rPr>
          <w:rFonts w:ascii="Times New Roman" w:eastAsia="Times New Roman" w:hAnsi="Times New Roman" w:cs="Times New Roman"/>
          <w:sz w:val="24"/>
          <w:szCs w:val="24"/>
        </w:rPr>
        <w:t>δ</w:t>
      </w:r>
      <w:r w:rsidR="00585EED" w:rsidRPr="00094852">
        <w:rPr>
          <w:rFonts w:ascii="Times New Roman" w:eastAsia="Times New Roman" w:hAnsi="Times New Roman" w:cs="Times New Roman"/>
          <w:sz w:val="24"/>
          <w:szCs w:val="24"/>
          <w:vertAlign w:val="superscript"/>
        </w:rPr>
        <w:t>15</w:t>
      </w:r>
      <w:r w:rsidR="00585EED" w:rsidRPr="00094852">
        <w:rPr>
          <w:rFonts w:ascii="Times New Roman" w:eastAsia="Times New Roman" w:hAnsi="Times New Roman" w:cs="Times New Roman"/>
          <w:sz w:val="24"/>
          <w:szCs w:val="24"/>
        </w:rPr>
        <w:t xml:space="preserve">N </w:t>
      </w:r>
      <w:del w:id="262" w:author="Meyer, Michael Frederick" w:date="2020-07-28T16:05:00Z">
        <w:r w:rsidR="00585EED" w:rsidRPr="00094852" w:rsidDel="00E17B5F">
          <w:rPr>
            <w:rFonts w:ascii="Times New Roman" w:eastAsia="Times New Roman" w:hAnsi="Times New Roman" w:cs="Times New Roman"/>
            <w:sz w:val="24"/>
            <w:szCs w:val="24"/>
          </w:rPr>
          <w:delText xml:space="preserve">concentrations </w:delText>
        </w:r>
      </w:del>
      <w:ins w:id="263" w:author="Meyer, Michael Frederick" w:date="2020-07-28T16:05:00Z">
        <w:r w:rsidR="00E17B5F">
          <w:rPr>
            <w:rFonts w:ascii="Times New Roman" w:eastAsia="Times New Roman" w:hAnsi="Times New Roman" w:cs="Times New Roman"/>
            <w:sz w:val="24"/>
            <w:szCs w:val="24"/>
          </w:rPr>
          <w:t>values</w:t>
        </w:r>
        <w:r w:rsidR="00E17B5F" w:rsidRPr="00094852">
          <w:rPr>
            <w:rFonts w:ascii="Times New Roman" w:eastAsia="Times New Roman" w:hAnsi="Times New Roman" w:cs="Times New Roman"/>
            <w:sz w:val="24"/>
            <w:szCs w:val="24"/>
          </w:rPr>
          <w:t xml:space="preserve"> </w:t>
        </w:r>
      </w:ins>
      <w:r w:rsidR="00585EED" w:rsidRPr="00094852">
        <w:rPr>
          <w:rFonts w:ascii="Times New Roman" w:eastAsia="Times New Roman" w:hAnsi="Times New Roman" w:cs="Times New Roman"/>
          <w:sz w:val="24"/>
          <w:szCs w:val="24"/>
        </w:rPr>
        <w:t xml:space="preserve">tend to be </w:t>
      </w:r>
      <w:del w:id="264" w:author="Meyer, Michael Frederick" w:date="2020-08-10T16:12:00Z">
        <w:r w:rsidR="00585EED" w:rsidRPr="00094852" w:rsidDel="00433DB6">
          <w:rPr>
            <w:rFonts w:ascii="Times New Roman" w:eastAsia="Times New Roman" w:hAnsi="Times New Roman" w:cs="Times New Roman"/>
            <w:sz w:val="24"/>
            <w:szCs w:val="24"/>
          </w:rPr>
          <w:delText xml:space="preserve">highest </w:delText>
        </w:r>
      </w:del>
      <w:ins w:id="265" w:author="Meyer, Michael Frederick" w:date="2020-08-10T16:12:00Z">
        <w:r w:rsidR="00433DB6">
          <w:rPr>
            <w:rFonts w:ascii="Times New Roman" w:eastAsia="Times New Roman" w:hAnsi="Times New Roman" w:cs="Times New Roman"/>
            <w:sz w:val="24"/>
            <w:szCs w:val="24"/>
          </w:rPr>
          <w:t>enriched</w:t>
        </w:r>
        <w:r w:rsidR="00433DB6" w:rsidRPr="00094852">
          <w:rPr>
            <w:rFonts w:ascii="Times New Roman" w:eastAsia="Times New Roman" w:hAnsi="Times New Roman" w:cs="Times New Roman"/>
            <w:sz w:val="24"/>
            <w:szCs w:val="24"/>
          </w:rPr>
          <w:t xml:space="preserve"> </w:t>
        </w:r>
      </w:ins>
      <w:r w:rsidR="00585EED" w:rsidRPr="00094852">
        <w:rPr>
          <w:rFonts w:ascii="Times New Roman" w:eastAsia="Times New Roman" w:hAnsi="Times New Roman" w:cs="Times New Roman"/>
          <w:sz w:val="24"/>
          <w:szCs w:val="24"/>
        </w:rPr>
        <w:t xml:space="preserve">near the source of sewage pollution and decrease over several kilometers </w:t>
      </w:r>
      <w:r w:rsidR="00585EED" w:rsidRPr="00094852">
        <w:rPr>
          <w:rFonts w:ascii="Times New Roman" w:eastAsia="Times New Roman" w:hAnsi="Times New Roman" w:cs="Times New Roman"/>
          <w:sz w:val="24"/>
          <w:szCs w:val="24"/>
        </w:rPr>
        <w:fldChar w:fldCharType="begin"/>
      </w:r>
      <w:r w:rsidR="00585EED" w:rsidRPr="00094852">
        <w:rPr>
          <w:rFonts w:ascii="Times New Roman" w:eastAsia="Times New Roman" w:hAnsi="Times New Roman" w:cs="Times New Roman"/>
          <w:sz w:val="24"/>
          <w:szCs w:val="24"/>
        </w:rPr>
        <w:instrText xml:space="preserve"> ADDIN ZOTERO_ITEM CSL_CITATION {"citationID":"zmySle8r","properties":{"formattedCitation":"(Savage and Elmgren 2004)","plainCitation":"(Savage and Elmgren 2004)","noteIndex":0},"citationItems":[{"id":3801,"uris":["http://zotero.org/users/2645460/items/YE2S4NCJ"],"uri":["http://zotero.org/users/2645460/items/YE2S4NCJ"],"itemData":{"id":3801,"type":"article-journal","abstract":"Nutrient discharges from sewage treatment plants can contribute significantly to coastal and estuarine eutrophication. To counter anthropogenic nitrogen (N) loads in a Baltic Sea coastal embayment, improved (</w:instrText>
      </w:r>
      <w:r w:rsidR="00585EED" w:rsidRPr="00094852">
        <w:rPr>
          <w:rFonts w:ascii="Cambria Math" w:eastAsia="Times New Roman" w:hAnsi="Cambria Math" w:cs="Cambria Math"/>
          <w:sz w:val="24"/>
          <w:szCs w:val="24"/>
        </w:rPr>
        <w:instrText>∼</w:instrText>
      </w:r>
      <w:r w:rsidR="00585EED" w:rsidRPr="00094852">
        <w:rPr>
          <w:rFonts w:ascii="Times New Roman" w:eastAsia="Times New Roman" w:hAnsi="Times New Roman" w:cs="Times New Roman"/>
          <w:sz w:val="24"/>
          <w:szCs w:val="24"/>
        </w:rPr>
        <w:instrText xml:space="preserve">85%) N removal was implemented in a tertiary sewage-treatment plant. This study used nitrogen stable-isotope ratios (δ15N) in attached brown macroalgae, Fucus vesiculosus, to map the change in the spatial extent of the influence of sewage-derived N. Elevated N content and δ15N values (δ15N = 8–9‰) suggest that sewage N was still traceable in algal tissues despite enhanced N removal from the effluent. However, the δ15N values decreased significantly with distance and approached background levels within 10–12 km of the outfall. Compared to a survey conducted in 1989, prior to enhanced N removal in the sewage treatment plant, macroalgae were 2.5–6‰ lower in δ15N values within 24 km from the outfall, demonstrating a decline in the importance of sewage-derived nutrients to macroalgae, particularly in the inner reaches of the bay. Beyond 25 km from the outfall, δ15N values were at background levels (δ15N = 4‰). Two-source mixing models estimate that the percentage sewage contribution to total algal N uptake in algae near the outfall was </w:instrText>
      </w:r>
      <w:r w:rsidR="00585EED" w:rsidRPr="00094852">
        <w:rPr>
          <w:rFonts w:ascii="Cambria Math" w:eastAsia="Times New Roman" w:hAnsi="Cambria Math" w:cs="Cambria Math"/>
          <w:sz w:val="24"/>
          <w:szCs w:val="24"/>
        </w:rPr>
        <w:instrText>∼</w:instrText>
      </w:r>
      <w:r w:rsidR="00585EED" w:rsidRPr="00094852">
        <w:rPr>
          <w:rFonts w:ascii="Times New Roman" w:eastAsia="Times New Roman" w:hAnsi="Times New Roman" w:cs="Times New Roman"/>
          <w:sz w:val="24"/>
          <w:szCs w:val="24"/>
        </w:rPr>
        <w:instrText xml:space="preserve">40% in 1989 and </w:instrText>
      </w:r>
      <w:r w:rsidR="00585EED" w:rsidRPr="00094852">
        <w:rPr>
          <w:rFonts w:ascii="Cambria Math" w:eastAsia="Times New Roman" w:hAnsi="Cambria Math" w:cs="Cambria Math"/>
          <w:sz w:val="24"/>
          <w:szCs w:val="24"/>
        </w:rPr>
        <w:instrText>∼</w:instrText>
      </w:r>
      <w:r w:rsidR="00585EED" w:rsidRPr="00094852">
        <w:rPr>
          <w:rFonts w:ascii="Times New Roman" w:eastAsia="Times New Roman" w:hAnsi="Times New Roman" w:cs="Times New Roman"/>
          <w:sz w:val="24"/>
          <w:szCs w:val="24"/>
        </w:rPr>
        <w:instrText xml:space="preserve">12% in 1999. Similarly, temporal variation in individual plants estimate that the percentage sewage N contribution to algae within 1 km from the outfall declined from &gt;40% in the mid-1990s to </w:instrText>
      </w:r>
      <w:r w:rsidR="00585EED" w:rsidRPr="00094852">
        <w:rPr>
          <w:rFonts w:ascii="Cambria Math" w:eastAsia="Times New Roman" w:hAnsi="Cambria Math" w:cs="Cambria Math"/>
          <w:sz w:val="24"/>
          <w:szCs w:val="24"/>
        </w:rPr>
        <w:instrText>∼</w:instrText>
      </w:r>
      <w:r w:rsidR="00585EED" w:rsidRPr="00094852">
        <w:rPr>
          <w:rFonts w:ascii="Times New Roman" w:eastAsia="Times New Roman" w:hAnsi="Times New Roman" w:cs="Times New Roman"/>
          <w:sz w:val="24"/>
          <w:szCs w:val="24"/>
        </w:rPr>
        <w:instrText xml:space="preserve">20% in 2002. Nutrient budget calculations showed that F. vesiculosus is not an effective sink for N, assimilating only </w:instrText>
      </w:r>
      <w:r w:rsidR="00585EED" w:rsidRPr="00094852">
        <w:rPr>
          <w:rFonts w:ascii="Cambria Math" w:eastAsia="Times New Roman" w:hAnsi="Cambria Math" w:cs="Cambria Math"/>
          <w:sz w:val="24"/>
          <w:szCs w:val="24"/>
        </w:rPr>
        <w:instrText>∼</w:instrText>
      </w:r>
      <w:r w:rsidR="00585EED" w:rsidRPr="00094852">
        <w:rPr>
          <w:rFonts w:ascii="Times New Roman" w:eastAsia="Times New Roman" w:hAnsi="Times New Roman" w:cs="Times New Roman"/>
          <w:sz w:val="24"/>
          <w:szCs w:val="24"/>
        </w:rPr>
        <w:instrText xml:space="preserve">3% of total annual N loads entering the bay.","container-title":"Ecological Applications","DOI":"10.1890/02-5396","ISSN":"1939-5582","issue":"2","language":"en","page":"517-526","source":"Wiley Online Library","title":"MACROALGAL (FUCUS VESICULOSUS) δ15N VALUES TRACE DECREASE IN SEWAGE INFLUENCE","volume":"14","author":[{"family":"Savage","given":"Candida"},{"family":"Elmgren","given":"Ragnar"}],"issued":{"date-parts":[["2004"]]}}}],"schema":"https://github.com/citation-style-language/schema/raw/master/csl-citation.json"} </w:instrText>
      </w:r>
      <w:r w:rsidR="00585EED" w:rsidRPr="00094852">
        <w:rPr>
          <w:rFonts w:ascii="Times New Roman" w:eastAsia="Times New Roman" w:hAnsi="Times New Roman" w:cs="Times New Roman"/>
          <w:sz w:val="24"/>
          <w:szCs w:val="24"/>
        </w:rPr>
        <w:fldChar w:fldCharType="separate"/>
      </w:r>
      <w:r w:rsidR="00585EED" w:rsidRPr="00094852">
        <w:rPr>
          <w:rFonts w:ascii="Times New Roman" w:hAnsi="Times New Roman" w:cs="Times New Roman"/>
          <w:sz w:val="24"/>
        </w:rPr>
        <w:t xml:space="preserve">(Savage and </w:t>
      </w:r>
      <w:proofErr w:type="spellStart"/>
      <w:r w:rsidR="00585EED" w:rsidRPr="00094852">
        <w:rPr>
          <w:rFonts w:ascii="Times New Roman" w:hAnsi="Times New Roman" w:cs="Times New Roman"/>
          <w:sz w:val="24"/>
        </w:rPr>
        <w:t>Elmgren</w:t>
      </w:r>
      <w:proofErr w:type="spellEnd"/>
      <w:r w:rsidR="00585EED" w:rsidRPr="00094852">
        <w:rPr>
          <w:rFonts w:ascii="Times New Roman" w:hAnsi="Times New Roman" w:cs="Times New Roman"/>
          <w:sz w:val="24"/>
        </w:rPr>
        <w:t xml:space="preserve"> 2004)</w:t>
      </w:r>
      <w:r w:rsidR="00585EED" w:rsidRPr="00094852">
        <w:rPr>
          <w:rFonts w:ascii="Times New Roman" w:eastAsia="Times New Roman" w:hAnsi="Times New Roman" w:cs="Times New Roman"/>
          <w:sz w:val="24"/>
          <w:szCs w:val="24"/>
        </w:rPr>
        <w:fldChar w:fldCharType="end"/>
      </w:r>
      <w:r w:rsidR="00585EED" w:rsidRPr="00094852">
        <w:rPr>
          <w:rFonts w:ascii="Times New Roman" w:eastAsia="Times New Roman" w:hAnsi="Times New Roman" w:cs="Times New Roman"/>
          <w:sz w:val="24"/>
          <w:szCs w:val="24"/>
        </w:rPr>
        <w:t xml:space="preserve">, with concentrations varying based off species-specific uptake rates and advective, dispersive, and diffusive transport </w:t>
      </w:r>
      <w:r w:rsidR="00585EED" w:rsidRPr="00094852">
        <w:rPr>
          <w:rFonts w:ascii="Times New Roman" w:eastAsia="Times New Roman" w:hAnsi="Times New Roman" w:cs="Times New Roman"/>
          <w:sz w:val="24"/>
          <w:szCs w:val="24"/>
        </w:rPr>
        <w:fldChar w:fldCharType="begin"/>
      </w:r>
      <w:r w:rsidR="00585EED" w:rsidRPr="00094852">
        <w:rPr>
          <w:rFonts w:ascii="Times New Roman" w:eastAsia="Times New Roman" w:hAnsi="Times New Roman" w:cs="Times New Roman"/>
          <w:sz w:val="24"/>
          <w:szCs w:val="24"/>
        </w:rPr>
        <w:instrText xml:space="preserve"> ADDIN ZOTERO_ITEM CSL_CITATION {"citationID":"C2ivukHY","properties":{"formattedCitation":"(Gartner et al. 2002)","plainCitation":"(Gartner et al. 2002)","noteIndex":0},"citationItems":[{"id":3795,"uris":["http://zotero.org/users/2645460/items/6WS7JD46"],"uri":["http://zotero.org/users/2645460/items/6WS7JD46"],"itemData":{"id":3795,"type":"article-journal","abstract":"We examined whether delta(15)N levels of marine biota with different nutrient uptake characteristics can be used to trace the dispersal of sewage effluent in highly mixed, nitrogen-limited waters, and whether they can reveal the dispersal of sewage over different timescales. We hypothesised that macroalgal species with fast uptake rates would display a spatial pattern in 615 N levels reflecting recent sewage dispersal while those with slower rates would provide a signal integrated over a longer time period. Filter-feeding sponges and ascidians were also sampled to see if they reflected patterns in the dispersal of sewage particulate organic matter (POM). A laboratory experiment was performed to test whether the 515 N level of 3 macroalgal species (Ulva australis, Vidalia sp, and Ecklonia radiata) and 2 filter-feeding species (Clathria sp. and Pyura australis) was altered after cultivation in sewage nitrogen. We then sampled each organism along transects radiating away from the outlet of a wastewater treatment plant north of Perth, Western Australia, to determine spatial patterns in delta(15)N. U. australis and Vidalia sp. developed higher isotopic signatures when exposed to low concentrations of sewage nitrogen (1:500 dilution in seawater) for 7 d in the laboratory, U, australis and Vidalia sp. showed an increase of 1.7 and 1.4parts per thousand in treatments respectively. In the field, macroalgae sampled north and south of the sewage outlet generally had higher delta(15)N levels than those sampled west of the outlet and at the reference site, and algae within 500 m of the outfall tended to have lower values than at 1000 m or more from the outfall, These trends are consistent with our current knowledge of plume dynamics: a predominantly northerly drift of effluent as a buoyant plume that tends not to be fully mixed in the water column for the first 500 m. The results confirmed that the delta(15)N signature of macroalgae could be used to trace sewage disposed in well-mixed waters. The strength of the spatial trends varied between algae, with E. radiata, the species with the lowest nutrient uptake rates and affinity, having the least spatial variability. We interpret this as reflecting a wider regional dispersal of sewage in the longer time frame, but a strong northerly drift in the short term, which was reflected in the delta(15)N values of the species with the fastest nitrogen uptake rates. The results were consistent with our hypothesis and are suggestive of a relationship between algal functional form and isotopic signatures that can be applied to determine the dispersal of sewage over different timescales. The delta(15)N values of benthic filter feeders did not provide strong evidence to suggest that they can be used to represent the dispersal of sewage POM, but trends found in the field experiment for Clathria sp. warrant further investigation.","container-title":"Marine Ecology Progress Series","DOI":"10.3354/meps235063","ISSN":"0171-8630","journalAbbreviation":"Mar. Ecol.-Prog. Ser.","language":"English","note":"WOS:000176988400006","page":"63-73","source":"Web of Science","title":"Use of delta N-15 signatures of different functional forms of macroalgae and filter-feeders to reveal temporal and spatial patterns in sewage dispersal","volume":"235","author":[{"family":"Gartner","given":"A."},{"family":"Lavery","given":"P."},{"family":"Smit","given":"A. J."}],"issued":{"date-parts":[["2002"]]}}}],"schema":"https://github.com/citation-style-language/schema/raw/master/csl-citation.json"} </w:instrText>
      </w:r>
      <w:r w:rsidR="00585EED" w:rsidRPr="00094852">
        <w:rPr>
          <w:rFonts w:ascii="Times New Roman" w:eastAsia="Times New Roman" w:hAnsi="Times New Roman" w:cs="Times New Roman"/>
          <w:sz w:val="24"/>
          <w:szCs w:val="24"/>
        </w:rPr>
        <w:fldChar w:fldCharType="separate"/>
      </w:r>
      <w:r w:rsidR="00585EED" w:rsidRPr="00094852">
        <w:rPr>
          <w:rFonts w:ascii="Times New Roman" w:hAnsi="Times New Roman" w:cs="Times New Roman"/>
          <w:sz w:val="24"/>
        </w:rPr>
        <w:t>(Gartner et al. 2002)</w:t>
      </w:r>
      <w:r w:rsidR="00585EED" w:rsidRPr="00094852">
        <w:rPr>
          <w:rFonts w:ascii="Times New Roman" w:eastAsia="Times New Roman" w:hAnsi="Times New Roman" w:cs="Times New Roman"/>
          <w:sz w:val="24"/>
          <w:szCs w:val="24"/>
        </w:rPr>
        <w:fldChar w:fldCharType="end"/>
      </w:r>
      <w:r w:rsidR="00585EED" w:rsidRPr="00094852">
        <w:rPr>
          <w:rFonts w:ascii="Times New Roman" w:eastAsia="Times New Roman" w:hAnsi="Times New Roman" w:cs="Times New Roman"/>
          <w:sz w:val="24"/>
          <w:szCs w:val="24"/>
        </w:rPr>
        <w:t xml:space="preserve">. </w:t>
      </w:r>
      <w:r w:rsidR="00E04D43" w:rsidRPr="00094852">
        <w:rPr>
          <w:rFonts w:ascii="Times New Roman" w:eastAsia="Times New Roman" w:hAnsi="Times New Roman" w:cs="Times New Roman"/>
          <w:sz w:val="24"/>
          <w:szCs w:val="24"/>
        </w:rPr>
        <w:t xml:space="preserve">While previous studies using </w:t>
      </w:r>
      <w:r w:rsidR="00E04D43">
        <w:rPr>
          <w:rFonts w:ascii="Times New Roman" w:eastAsia="Times New Roman" w:hAnsi="Times New Roman" w:cs="Times New Roman"/>
          <w:sz w:val="24"/>
          <w:szCs w:val="24"/>
          <w:highlight w:val="white"/>
        </w:rPr>
        <w:t>δ</w:t>
      </w:r>
      <w:r w:rsidR="00E04D43" w:rsidRPr="000E056C">
        <w:rPr>
          <w:rFonts w:ascii="Times New Roman" w:eastAsia="Times New Roman" w:hAnsi="Times New Roman" w:cs="Times New Roman"/>
          <w:sz w:val="24"/>
          <w:szCs w:val="24"/>
          <w:highlight w:val="white"/>
          <w:vertAlign w:val="superscript"/>
        </w:rPr>
        <w:t>15</w:t>
      </w:r>
      <w:r w:rsidR="00E04D43">
        <w:rPr>
          <w:rFonts w:ascii="Times New Roman" w:eastAsia="Times New Roman" w:hAnsi="Times New Roman" w:cs="Times New Roman"/>
          <w:sz w:val="24"/>
          <w:szCs w:val="24"/>
          <w:highlight w:val="white"/>
        </w:rPr>
        <w:t xml:space="preserve">N signatures in macroalgae and vascular macrophytes have successfully tracked sewage gradients </w:t>
      </w:r>
      <w:r w:rsidR="00E04D43">
        <w:rPr>
          <w:rFonts w:ascii="Times New Roman" w:eastAsia="Times New Roman" w:hAnsi="Times New Roman" w:cs="Times New Roman"/>
          <w:sz w:val="24"/>
          <w:szCs w:val="24"/>
          <w:highlight w:val="white"/>
        </w:rPr>
        <w:fldChar w:fldCharType="begin"/>
      </w:r>
      <w:r w:rsidR="00E04D43">
        <w:rPr>
          <w:rFonts w:ascii="Times New Roman" w:eastAsia="Times New Roman" w:hAnsi="Times New Roman" w:cs="Times New Roman"/>
          <w:sz w:val="24"/>
          <w:szCs w:val="24"/>
          <w:highlight w:val="white"/>
        </w:rPr>
        <w:instrText xml:space="preserve"> ADDIN ZOTERO_ITEM CSL_CITATION {"citationID":"FNO4aixr","properties":{"formattedCitation":"(Cole et al. 2004)","plainCitation":"(Cole et al. 2004)","noteIndex":0},"citationItems":[{"id":3803,"uris":["http://zotero.org/users/2645460/items/6E7PSA5V"],"uri":["http://zotero.org/users/2645460/items/6E7PSA5V"],"itemData":{"id":3803,"type":"article-journal","abstract":"Increased anthropogenic delivery of nutrients to water bodies, both freshwater and estuarine, has caused detrimental changes in habitat, food web structure, and nutrient cycling. Nitrogen-stable isotopes may be suitable indicators of such increased nutrient delivery. In this study, we looked at the differences in response of macrophyte delta15N values to anthropogenic N across different taxonomic groups and geographic regions to test a stable isotopic method for detecting anthropogenic impacts. Macrophyte delta15N values increased with wastewater input and water-column dissolved inorganic nitrogen (DIN) concentration. When macrophytes were divided into macroalgae and plants, they responded similarly to increases in wastewater N, although macroalgae was a more reliable indicator of both wastewater inputs and water-column DIN concentrations. Smooth cordgrass (Spartina alterniflora Loisel.) Delta15N increased uniformly with wastewater inputs across a geographic range. We used the relationship derived between S. alterniflora and relative wastewater load to predict wastewater loads in locations lacking quantitative land use data. The predictions matched well with known qualitative information, proving the use of a stable isotopic method for predicting wastewater input.","container-title":"Journal of Environmental Quality","DOI":"10.2134/jeq2004.1240","ISSN":"0047-2425","issue":"1","journalAbbreviation":"J. Environ. Qual.","language":"eng","note":"PMID: 14964366","page":"124-132","source":"PubMed","title":"Assessment of a delta15N isotopic method to indicate anthropogenic eutrophication in aquatic ecosystems","volume":"33","author":[{"family":"Cole","given":"Marci L."},{"family":"Valiela","given":"Ivan"},{"family":"Kroeger","given":"Kevin D."},{"family":"Tomasky","given":"Gabrielle L."},{"family":"Cebrian","given":"Just"},{"family":"Wigand","given":"Cathleen"},{"family":"McKinney","given":"Richard A."},{"family":"Grady","given":"Sara P."},{"family":"Carvalho da Silva","given":"Maria Helena"}],"issued":{"date-parts":[["2004",2]]}}}],"schema":"https://github.com/citation-style-language/schema/raw/master/csl-citation.json"} </w:instrText>
      </w:r>
      <w:r w:rsidR="00E04D43">
        <w:rPr>
          <w:rFonts w:ascii="Times New Roman" w:eastAsia="Times New Roman" w:hAnsi="Times New Roman" w:cs="Times New Roman"/>
          <w:sz w:val="24"/>
          <w:szCs w:val="24"/>
          <w:highlight w:val="white"/>
        </w:rPr>
        <w:fldChar w:fldCharType="separate"/>
      </w:r>
      <w:r w:rsidR="00E04D43" w:rsidRPr="00094852">
        <w:rPr>
          <w:rFonts w:ascii="Times New Roman" w:hAnsi="Times New Roman" w:cs="Times New Roman"/>
          <w:sz w:val="24"/>
          <w:highlight w:val="white"/>
        </w:rPr>
        <w:t>(Cole et al. 2004)</w:t>
      </w:r>
      <w:r w:rsidR="00E04D43">
        <w:rPr>
          <w:rFonts w:ascii="Times New Roman" w:eastAsia="Times New Roman" w:hAnsi="Times New Roman" w:cs="Times New Roman"/>
          <w:sz w:val="24"/>
          <w:szCs w:val="24"/>
          <w:highlight w:val="white"/>
        </w:rPr>
        <w:fldChar w:fldCharType="end"/>
      </w:r>
      <w:r w:rsidR="00E04D43">
        <w:rPr>
          <w:rFonts w:ascii="Times New Roman" w:eastAsia="Times New Roman" w:hAnsi="Times New Roman" w:cs="Times New Roman"/>
          <w:sz w:val="24"/>
          <w:szCs w:val="24"/>
          <w:highlight w:val="white"/>
        </w:rPr>
        <w:t>, periphyton δ</w:t>
      </w:r>
      <w:r w:rsidR="00E04D43" w:rsidRPr="000E056C">
        <w:rPr>
          <w:rFonts w:ascii="Times New Roman" w:eastAsia="Times New Roman" w:hAnsi="Times New Roman" w:cs="Times New Roman"/>
          <w:sz w:val="24"/>
          <w:szCs w:val="24"/>
          <w:highlight w:val="white"/>
          <w:vertAlign w:val="superscript"/>
        </w:rPr>
        <w:t>15</w:t>
      </w:r>
      <w:r w:rsidR="00E04D43">
        <w:rPr>
          <w:rFonts w:ascii="Times New Roman" w:eastAsia="Times New Roman" w:hAnsi="Times New Roman" w:cs="Times New Roman"/>
          <w:sz w:val="24"/>
          <w:szCs w:val="24"/>
          <w:highlight w:val="white"/>
        </w:rPr>
        <w:t xml:space="preserve">N as a sewage indicator can be confounded by terrestrial </w:t>
      </w:r>
      <w:r w:rsidR="00DB467B">
        <w:rPr>
          <w:rFonts w:ascii="Times New Roman" w:eastAsia="Times New Roman" w:hAnsi="Times New Roman" w:cs="Times New Roman"/>
          <w:sz w:val="24"/>
          <w:szCs w:val="24"/>
          <w:highlight w:val="white"/>
        </w:rPr>
        <w:t>δ</w:t>
      </w:r>
      <w:r w:rsidR="00DB467B" w:rsidRPr="000E056C">
        <w:rPr>
          <w:rFonts w:ascii="Times New Roman" w:eastAsia="Times New Roman" w:hAnsi="Times New Roman" w:cs="Times New Roman"/>
          <w:sz w:val="24"/>
          <w:szCs w:val="24"/>
          <w:highlight w:val="white"/>
          <w:vertAlign w:val="superscript"/>
        </w:rPr>
        <w:t>15</w:t>
      </w:r>
      <w:r w:rsidR="00DB467B">
        <w:rPr>
          <w:rFonts w:ascii="Times New Roman" w:eastAsia="Times New Roman" w:hAnsi="Times New Roman" w:cs="Times New Roman"/>
          <w:sz w:val="24"/>
          <w:szCs w:val="24"/>
          <w:highlight w:val="white"/>
        </w:rPr>
        <w:t xml:space="preserve">N contributions </w:t>
      </w:r>
      <w:r w:rsidR="00C03D31">
        <w:rPr>
          <w:rFonts w:ascii="Times New Roman" w:eastAsia="Times New Roman" w:hAnsi="Times New Roman" w:cs="Times New Roman"/>
          <w:sz w:val="24"/>
          <w:szCs w:val="24"/>
          <w:highlight w:val="white"/>
        </w:rPr>
        <w:t>such as through</w:t>
      </w:r>
      <w:r w:rsidR="00DB467B">
        <w:rPr>
          <w:rFonts w:ascii="Times New Roman" w:eastAsia="Times New Roman" w:hAnsi="Times New Roman" w:cs="Times New Roman"/>
          <w:sz w:val="24"/>
          <w:szCs w:val="24"/>
          <w:highlight w:val="white"/>
        </w:rPr>
        <w:t xml:space="preserve"> runoff</w:t>
      </w:r>
      <w:r w:rsidR="00E04D43">
        <w:rPr>
          <w:rFonts w:ascii="Times New Roman" w:eastAsia="Times New Roman" w:hAnsi="Times New Roman" w:cs="Times New Roman"/>
          <w:sz w:val="24"/>
          <w:szCs w:val="24"/>
          <w:highlight w:val="white"/>
        </w:rPr>
        <w:t xml:space="preserve"> </w:t>
      </w:r>
      <w:r w:rsidR="00E04D43">
        <w:rPr>
          <w:rFonts w:ascii="Times New Roman" w:eastAsia="Times New Roman" w:hAnsi="Times New Roman" w:cs="Times New Roman"/>
          <w:sz w:val="24"/>
          <w:szCs w:val="24"/>
          <w:highlight w:val="white"/>
        </w:rPr>
        <w:fldChar w:fldCharType="begin"/>
      </w:r>
      <w:r w:rsidR="00DB467B">
        <w:rPr>
          <w:rFonts w:ascii="Times New Roman" w:eastAsia="Times New Roman" w:hAnsi="Times New Roman" w:cs="Times New Roman"/>
          <w:sz w:val="24"/>
          <w:szCs w:val="24"/>
          <w:highlight w:val="white"/>
        </w:rPr>
        <w:instrText xml:space="preserve"> ADDIN ZOTERO_ITEM CSL_CITATION {"citationID":"mQek9zxI","properties":{"formattedCitation":"(Rosenberger et al. 2008; Chang et al. 2012)","plainCitation":"(Rosenberger et al. 2008; Chang et al. 2012)","noteIndex":0},"citationItems":[{"id":313,"uris":["http://zotero.org/users/2645460/items/N9NPSZZU"],"uri":["http://zotero.org/users/2645460/items/N9NPSZZU"],"itemData":{"id":313,"type":"article-journal","container-title":"Freshwater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P."}],"issued":{"date-parts":[["2008",8]]}}},{"id":3806,"uris":["http://zotero.org/users/2645460/items/25E6VK73"],"uri":["http://zotero.org/users/2645460/items/25E6VK73"],"itemData":{"id":3806,"type":"article-journal","abstract":"Summary 1.?River food webs rely on two major food sources: autochthonous primary production within the river and allochthonous organic matter transferred to the river. We characterised the consumer communities and assessed the food sources of dominant consumers along a subtropical mountainous river (the Lanyang River of north-eastern Taiwan) at the catchment scale from the headwater to the estuary using natural abundances of stable carbon and nitrogen isotopes. 2.?The downstream transport of fine particulate organic matter (FPOM) was two orders of magnitude greater than that of coarse particulate organic matter (CPOM). Transport of both materials increased from the headwater and reached a maximum in the midstream reach. CPOM composition exhibited a gradual shift from leaves and branches in the headwater, an area characterised by high canopy cover, to algae in the midstream reaches and marsh plants in the downstream reaches. 3.?Consumer communities can be classified into two regional categories: the upland category in the headwater and upstream and midstream reaches and the lowland category comprised of samples from the downstream reach and estuary. The upland category revealed a clear and gradual seasonal shift in community composition, but a seasonal shift was not apparent for the lowland category. Nutrient concentrations and water temperature were the main factors explaining longitudinal and seasonal variations. 4.?The use of sources of organic matter by dominant consumers along the Lanyang River was primarily determined by their availability. Riparian C3 plants were the major food sources in the headwater, upstream reach and estuary, but the contribution of periphyton increased in the upper midstream reach where the river flows through an agricultural area. In the lower midstream and downstream reaches, the contribution of riparian C4 plants became dominant. 5.?The trophic transfer of organic materials in the Lanyang River may be influenced by the fast current velocity and by sewage nutrient loading in the river, both of which have important implications for predicting how the functioning of subtropical river food webs will respond to human-related changes in land use.","container-title":"Freshwater Biology","DOI":"10.1111/j.1365-2427.2012.02843.x","ISSN":"0046-5070","issue":"9","journalAbbreviation":"Freshwater Biology","page":"1839-1853","source":"ntserver1.wsulibs.wsu.edu (Atypon)","title":"Longitudinal variation in food sources and their use by aquatic fauna along a subtropical river in Taiwan","volume":"57","author":[{"family":"Chang","given":"Hao-Yen"},{"family":"Wu","given":"Sheng-Hai"},{"family":"Shao","given":"Kwang-Tsao"},{"family":"Kao","given":"Wen-Yuan"},{"family":"Maa","given":"Can-Jen W."},{"family":"Jan","given":"Rong-Quen"},{"family":"Liu","given":"Li-Lian"},{"family":"Tzeng","given":"Chyng-Shyan"},{"family":"Hwang","given":"Jiang-Shiou"},{"family":"Hsieh","given":"Hwey-Lian"},{"family":"Kao","given":"Shuh-Ji"},{"family":"Chen","given":"Yu-Kai"},{"family":"Lin","given":"Hsing-Juh"}],"issued":{"date-parts":[["2012",9,1]]}}}],"schema":"https://github.com/citation-style-language/schema/raw/master/csl-citation.json"} </w:instrText>
      </w:r>
      <w:r w:rsidR="00E04D43">
        <w:rPr>
          <w:rFonts w:ascii="Times New Roman" w:eastAsia="Times New Roman" w:hAnsi="Times New Roman" w:cs="Times New Roman"/>
          <w:sz w:val="24"/>
          <w:szCs w:val="24"/>
          <w:highlight w:val="white"/>
        </w:rPr>
        <w:fldChar w:fldCharType="separate"/>
      </w:r>
      <w:r w:rsidR="00DB467B" w:rsidRPr="00094852">
        <w:rPr>
          <w:rFonts w:ascii="Times New Roman" w:hAnsi="Times New Roman" w:cs="Times New Roman"/>
          <w:sz w:val="24"/>
          <w:highlight w:val="white"/>
        </w:rPr>
        <w:t>(Rosenberger et al. 2008; Chang et al. 2012)</w:t>
      </w:r>
      <w:r w:rsidR="00E04D43">
        <w:rPr>
          <w:rFonts w:ascii="Times New Roman" w:eastAsia="Times New Roman" w:hAnsi="Times New Roman" w:cs="Times New Roman"/>
          <w:sz w:val="24"/>
          <w:szCs w:val="24"/>
          <w:highlight w:val="white"/>
        </w:rPr>
        <w:fldChar w:fldCharType="end"/>
      </w:r>
      <w:r w:rsidR="00E04D43">
        <w:rPr>
          <w:rFonts w:ascii="Times New Roman" w:eastAsia="Times New Roman" w:hAnsi="Times New Roman" w:cs="Times New Roman"/>
          <w:sz w:val="24"/>
          <w:szCs w:val="24"/>
          <w:highlight w:val="white"/>
        </w:rPr>
        <w:t xml:space="preserve">. </w:t>
      </w:r>
      <w:commentRangeStart w:id="266"/>
      <w:r w:rsidR="00DB467B">
        <w:rPr>
          <w:rFonts w:ascii="Times New Roman" w:eastAsia="Times New Roman" w:hAnsi="Times New Roman" w:cs="Times New Roman"/>
          <w:sz w:val="24"/>
          <w:szCs w:val="24"/>
          <w:highlight w:val="white"/>
        </w:rPr>
        <w:t>In our study, periphyton δ</w:t>
      </w:r>
      <w:r w:rsidR="00DB467B" w:rsidRPr="000E056C">
        <w:rPr>
          <w:rFonts w:ascii="Times New Roman" w:eastAsia="Times New Roman" w:hAnsi="Times New Roman" w:cs="Times New Roman"/>
          <w:sz w:val="24"/>
          <w:szCs w:val="24"/>
          <w:highlight w:val="white"/>
          <w:vertAlign w:val="superscript"/>
        </w:rPr>
        <w:t>15</w:t>
      </w:r>
      <w:r w:rsidR="00DB467B">
        <w:rPr>
          <w:rFonts w:ascii="Times New Roman" w:eastAsia="Times New Roman" w:hAnsi="Times New Roman" w:cs="Times New Roman"/>
          <w:sz w:val="24"/>
          <w:szCs w:val="24"/>
          <w:highlight w:val="white"/>
        </w:rPr>
        <w:t xml:space="preserve">N signatures </w:t>
      </w:r>
      <w:del w:id="267" w:author="Meyer, Michael Frederick" w:date="2020-08-11T10:50:00Z">
        <w:r w:rsidR="00DB467B" w:rsidDel="008A4734">
          <w:rPr>
            <w:rFonts w:ascii="Times New Roman" w:eastAsia="Times New Roman" w:hAnsi="Times New Roman" w:cs="Times New Roman"/>
            <w:sz w:val="24"/>
            <w:szCs w:val="24"/>
            <w:highlight w:val="white"/>
          </w:rPr>
          <w:delText xml:space="preserve">in areas of sewage pollution mirror observations from other aquatic systems </w:delText>
        </w:r>
        <w:r w:rsidR="00DB467B" w:rsidDel="008A4734">
          <w:rPr>
            <w:rFonts w:ascii="Times New Roman" w:eastAsia="Times New Roman" w:hAnsi="Times New Roman" w:cs="Times New Roman"/>
            <w:sz w:val="24"/>
            <w:szCs w:val="24"/>
            <w:highlight w:val="white"/>
          </w:rPr>
          <w:fldChar w:fldCharType="begin"/>
        </w:r>
        <w:r w:rsidR="00DB467B" w:rsidDel="008A4734">
          <w:rPr>
            <w:rFonts w:ascii="Times New Roman" w:eastAsia="Times New Roman" w:hAnsi="Times New Roman" w:cs="Times New Roman"/>
            <w:sz w:val="24"/>
            <w:szCs w:val="24"/>
            <w:highlight w:val="white"/>
          </w:rPr>
          <w:delInstrText xml:space="preserve"> ADDIN ZOTERO_ITEM CSL_CITATION {"citationID":"mea74N9p","properties":{"formattedCitation":"(Rosenberger et al. 2008; Chang et al. 2012)","plainCitation":"(Rosenberger et al. 2008; Chang et al. 2012)","noteIndex":0},"citationItems":[{"id":313,"uris":["http://zotero.org/users/2645460/items/N9NPSZZU"],"uri":["http://zotero.org/users/2645460/items/N9NPSZZU"],"itemData":{"id":313,"type":"article-journal","container-title":"Freshwater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P."}],"issued":{"date-parts":[["2008",8]]}}},{"id":3806,"uris":["http://zotero.org/users/2645460/items/25E6VK73"],"uri":["http://zotero.org/users/2645460/items/25E6VK73"],"itemData":{"id":3806,"type":"article-journal","abstract":"Summary 1.?River food webs rely on two major food sources: autochthonous primary production within the river and allochthonous organic matter transferred to the river. We characterised the consumer communities and assessed the food sources of dominant consumers along a subtropical mountainous river (the Lanyang River of north-eastern Taiwan) at the catchment scale from the headwater to the estuary using natural abundances of stable carbon and nitrogen isotopes. 2.?The downstream transport of fine particulate organic matter (FPOM) was two orders of magnitude greater than that of coarse particulate organic matter (CPOM). Transport of both materials increased from the headwater and reached a maximum in the midstream reach. CPOM composition exhibited a gradual shift from leaves and branches in the headwater, an area characterised by high canopy cover, to algae in the midstream reaches and marsh plants in the downstream reaches. 3.?Consumer communities can be classified into two regional categories: the upland category in the headwater and upstream and midstream reaches and the lowland category comprised of samples from the downstream reach and estuary. The upland category revealed a clear and gradual seasonal shift in community composition, but a seasonal shift was not apparent for the lowland category. Nutrient concentrations and water temperature were the main factors explaining longitudinal and seasonal variations. 4.?The use of sources of organic matter by dominant consumers along the Lanyang River was primarily determined by their availability. Riparian C3 plants were the major food sources in the headwater, upstream reach and estuary, but the contribution of periphyton increased in the upper midstream reach where the river flows through an agricultural area. In the lower midstream and downstream reaches, the contribution of riparian C4 plants became dominant. 5.?The trophic transfer of organic materials in the Lanyang River may be influenced by the fast current velocity and by sewage nutrient loading in the river, both of which have important implications for predicting how the functioning of subtropical river food webs will respond to human-related changes in land use.","container-title":"Freshwater Biology","DOI":"10.1111/j.1365-2427.2012.02843.x","ISSN":"0046-5070","issue":"9","journalAbbreviation":"Freshwater Biology","page":"1839-1853","source":"ntserver1.wsulibs.wsu.edu (Atypon)","title":"Longitudinal variation in food sources and their use by aquatic fauna along a subtropical river in Taiwan","volume":"57","author":[{"family":"Chang","given":"Hao-Yen"},{"family":"Wu","given":"Sheng-Hai"},{"family":"Shao","given":"Kwang-Tsao"},{"family":"Kao","given":"Wen-Yuan"},{"family":"Maa","given":"Can-Jen W."},{"family":"Jan","given":"Rong-Quen"},{"family":"Liu","given":"Li-Lian"},{"family":"Tzeng","given":"Chyng-Shyan"},{"family":"Hwang","given":"Jiang-Shiou"},{"family":"Hsieh","given":"Hwey-Lian"},{"family":"Kao","given":"Shuh-Ji"},{"family":"Chen","given":"Yu-Kai"},{"family":"Lin","given":"Hsing-Juh"}],"issued":{"date-parts":[["2012",9,1]]}}}],"schema":"https://github.com/citation-style-language/schema/raw/master/csl-citation.json"} </w:delInstrText>
        </w:r>
        <w:r w:rsidR="00DB467B" w:rsidDel="008A4734">
          <w:rPr>
            <w:rFonts w:ascii="Times New Roman" w:eastAsia="Times New Roman" w:hAnsi="Times New Roman" w:cs="Times New Roman"/>
            <w:sz w:val="24"/>
            <w:szCs w:val="24"/>
            <w:highlight w:val="white"/>
          </w:rPr>
          <w:fldChar w:fldCharType="separate"/>
        </w:r>
        <w:r w:rsidR="00DB467B" w:rsidRPr="00094852" w:rsidDel="008A4734">
          <w:rPr>
            <w:rFonts w:ascii="Times New Roman" w:hAnsi="Times New Roman" w:cs="Times New Roman"/>
            <w:sz w:val="24"/>
            <w:highlight w:val="white"/>
          </w:rPr>
          <w:delText>(Rosenberger et al. 2008; Chang et al. 2012)</w:delText>
        </w:r>
        <w:r w:rsidR="00DB467B" w:rsidDel="008A4734">
          <w:rPr>
            <w:rFonts w:ascii="Times New Roman" w:eastAsia="Times New Roman" w:hAnsi="Times New Roman" w:cs="Times New Roman"/>
            <w:sz w:val="24"/>
            <w:szCs w:val="24"/>
            <w:highlight w:val="white"/>
          </w:rPr>
          <w:fldChar w:fldCharType="end"/>
        </w:r>
      </w:del>
      <w:del w:id="268" w:author="Meyer, Michael Frederick" w:date="2020-08-10T16:14:00Z">
        <w:r w:rsidR="00DB467B" w:rsidDel="00433DB6">
          <w:rPr>
            <w:rFonts w:ascii="Times New Roman" w:eastAsia="Times New Roman" w:hAnsi="Times New Roman" w:cs="Times New Roman"/>
            <w:sz w:val="24"/>
            <w:szCs w:val="24"/>
            <w:highlight w:val="white"/>
          </w:rPr>
          <w:delText>,</w:delText>
        </w:r>
      </w:del>
      <w:del w:id="269" w:author="Meyer, Michael Frederick" w:date="2020-08-11T10:50:00Z">
        <w:r w:rsidR="00DB467B" w:rsidDel="008A4734">
          <w:rPr>
            <w:rFonts w:ascii="Times New Roman" w:eastAsia="Times New Roman" w:hAnsi="Times New Roman" w:cs="Times New Roman"/>
            <w:sz w:val="24"/>
            <w:szCs w:val="24"/>
            <w:highlight w:val="white"/>
          </w:rPr>
          <w:delText xml:space="preserve"> which </w:delText>
        </w:r>
      </w:del>
      <w:r w:rsidR="005F0ECE">
        <w:rPr>
          <w:rFonts w:ascii="Times New Roman" w:eastAsia="Times New Roman" w:hAnsi="Times New Roman" w:cs="Times New Roman"/>
          <w:sz w:val="24"/>
          <w:szCs w:val="24"/>
          <w:highlight w:val="white"/>
        </w:rPr>
        <w:t xml:space="preserve">may </w:t>
      </w:r>
      <w:r w:rsidR="00DB467B">
        <w:rPr>
          <w:rFonts w:ascii="Times New Roman" w:eastAsia="Times New Roman" w:hAnsi="Times New Roman" w:cs="Times New Roman"/>
          <w:sz w:val="24"/>
          <w:szCs w:val="24"/>
          <w:highlight w:val="white"/>
        </w:rPr>
        <w:t xml:space="preserve">be explained by </w:t>
      </w:r>
      <w:r>
        <w:rPr>
          <w:rFonts w:ascii="Times New Roman" w:eastAsia="Times New Roman" w:hAnsi="Times New Roman" w:cs="Times New Roman"/>
          <w:sz w:val="24"/>
          <w:szCs w:val="24"/>
          <w:highlight w:val="white"/>
        </w:rPr>
        <w:t xml:space="preserve">periphyton’s typically high cell turnover rates </w:t>
      </w:r>
      <w:r w:rsidR="00DB467B">
        <w:rPr>
          <w:rFonts w:ascii="Times New Roman" w:eastAsia="Times New Roman" w:hAnsi="Times New Roman" w:cs="Times New Roman"/>
          <w:sz w:val="24"/>
          <w:szCs w:val="24"/>
          <w:highlight w:val="white"/>
        </w:rPr>
        <w:t xml:space="preserve">(e.g., days; </w:t>
      </w:r>
      <w:r w:rsidR="00DB467B">
        <w:rPr>
          <w:rFonts w:ascii="Times New Roman" w:eastAsia="Times New Roman" w:hAnsi="Times New Roman" w:cs="Times New Roman"/>
          <w:sz w:val="24"/>
          <w:szCs w:val="24"/>
          <w:highlight w:val="white"/>
        </w:rPr>
        <w:fldChar w:fldCharType="begin"/>
      </w:r>
      <w:r w:rsidR="00DB467B">
        <w:rPr>
          <w:rFonts w:ascii="Times New Roman" w:eastAsia="Times New Roman" w:hAnsi="Times New Roman" w:cs="Times New Roman"/>
          <w:sz w:val="24"/>
          <w:szCs w:val="24"/>
          <w:highlight w:val="white"/>
        </w:rPr>
        <w:instrText xml:space="preserve"> ADDIN ZOTERO_ITEM CSL_CITATION {"citationID":"CBev6GX4","properties":{"formattedCitation":"(Swamikannu and Hoagland 1989)","plainCitation":"(Swamikannu and Hoagland 1989)","dontUpdate":true,"noteIndex":0},"citationItems":[{"id":2709,"uris":["http://zotero.org/users/2645460/items/8RXCDUBH"],"uri":["http://zotero.org/users/2645460/items/8RXCDUBH"],"itemData":{"id":2709,"type":"article-journal","abstract":"Periphyton diversity was highest at low to intermediate levels of grazing by the freshwater snail Physella and suppressed at high grazer densities, in partial support of the intermediate disturbance hypothesis. For the first time, the response curve of algal biomass versus a range of snail densities was used to establish low, intermediate, and high levels of community disturbance. Physella densities corresponding to these levels were added to net enclosures in a small eutrophic pond, to examine differences in attached algal cell densities and diversity after 20 d. Algal standing crop was enhanced in low and depressed in intermediate and higher grazer treatments. Five categories of attached algal response to grazing were identified: (1) filamentous algae suppressed at high grazing pressure; (2) rosette or filamentous taxa suppressed at moderate to high levels of grazing; (3) algae resistant to grazing via sediment-associated recruitment; (4) low profile algae with highest densities at moderate grazing, and; (5) prostrately attached taxa enhanced at moderate and high grazing levels, in contrast to marine macroalgal communities, the primary mechanism mediating community response to different levels of grazing was the morphology of algal attachment.","container-title":"Canadian Journal of Fisheries and Aquatic Sciences","DOI":"10.1139/f89-215","ISSN":"0706-652X, 1205-7533","issue":"10","journalAbbreviation":"Can. J. Fish. Aquat. Sci.","language":"en","page":"1698-1704","source":"DOI.org (Crossref)","title":"Effects of Snail Grazing on the Diversity and Structure of a Periphyton Community in a Eutrophic Pond","volume":"46","author":[{"family":"Swamikannu","given":"Xavier"},{"family":"Hoagland","given":"Kyle D."}],"issued":{"date-parts":[["1989",10,1]]}}}],"schema":"https://github.com/citation-style-language/schema/raw/master/csl-citation.json"} </w:instrText>
      </w:r>
      <w:r w:rsidR="00DB467B">
        <w:rPr>
          <w:rFonts w:ascii="Times New Roman" w:eastAsia="Times New Roman" w:hAnsi="Times New Roman" w:cs="Times New Roman"/>
          <w:sz w:val="24"/>
          <w:szCs w:val="24"/>
          <w:highlight w:val="white"/>
        </w:rPr>
        <w:fldChar w:fldCharType="separate"/>
      </w:r>
      <w:proofErr w:type="spellStart"/>
      <w:r w:rsidR="00DB467B" w:rsidRPr="00C131EF">
        <w:rPr>
          <w:rFonts w:ascii="Times New Roman" w:hAnsi="Times New Roman" w:cs="Times New Roman"/>
          <w:sz w:val="24"/>
          <w:highlight w:val="white"/>
        </w:rPr>
        <w:t>Swamikannu</w:t>
      </w:r>
      <w:proofErr w:type="spellEnd"/>
      <w:r w:rsidR="00DB467B" w:rsidRPr="00C131EF">
        <w:rPr>
          <w:rFonts w:ascii="Times New Roman" w:hAnsi="Times New Roman" w:cs="Times New Roman"/>
          <w:sz w:val="24"/>
          <w:highlight w:val="white"/>
        </w:rPr>
        <w:t xml:space="preserve"> and Hoagland 1989)</w:t>
      </w:r>
      <w:r w:rsidR="00DB467B">
        <w:rPr>
          <w:rFonts w:ascii="Times New Roman" w:eastAsia="Times New Roman" w:hAnsi="Times New Roman" w:cs="Times New Roman"/>
          <w:sz w:val="24"/>
          <w:szCs w:val="24"/>
          <w:highlight w:val="white"/>
        </w:rPr>
        <w:fldChar w:fldCharType="end"/>
      </w:r>
      <w:r w:rsidR="00DB467B">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dampen</w:t>
      </w:r>
      <w:r w:rsidR="00DB467B">
        <w:rPr>
          <w:rFonts w:ascii="Times New Roman" w:eastAsia="Times New Roman" w:hAnsi="Times New Roman" w:cs="Times New Roman"/>
          <w:sz w:val="24"/>
          <w:szCs w:val="24"/>
          <w:highlight w:val="white"/>
        </w:rPr>
        <w:t>ing</w:t>
      </w:r>
      <w:r>
        <w:rPr>
          <w:rFonts w:ascii="Times New Roman" w:eastAsia="Times New Roman" w:hAnsi="Times New Roman" w:cs="Times New Roman"/>
          <w:sz w:val="24"/>
          <w:szCs w:val="24"/>
          <w:highlight w:val="white"/>
        </w:rPr>
        <w:t xml:space="preserve"> isotopic patterns</w:t>
      </w:r>
      <w:r w:rsidR="00DB467B">
        <w:rPr>
          <w:rFonts w:ascii="Times New Roman" w:eastAsia="Times New Roman" w:hAnsi="Times New Roman" w:cs="Times New Roman"/>
          <w:sz w:val="24"/>
          <w:szCs w:val="24"/>
          <w:highlight w:val="white"/>
        </w:rPr>
        <w:t xml:space="preserve">, </w:t>
      </w:r>
      <w:r w:rsidR="001E1889">
        <w:rPr>
          <w:rFonts w:ascii="Times New Roman" w:eastAsia="Times New Roman" w:hAnsi="Times New Roman" w:cs="Times New Roman"/>
          <w:sz w:val="24"/>
          <w:szCs w:val="24"/>
          <w:highlight w:val="white"/>
        </w:rPr>
        <w:t>δ</w:t>
      </w:r>
      <w:r w:rsidR="001E1889" w:rsidRPr="000E056C">
        <w:rPr>
          <w:rFonts w:ascii="Times New Roman" w:eastAsia="Times New Roman" w:hAnsi="Times New Roman" w:cs="Times New Roman"/>
          <w:sz w:val="24"/>
          <w:szCs w:val="24"/>
          <w:highlight w:val="white"/>
          <w:vertAlign w:val="superscript"/>
        </w:rPr>
        <w:t>15</w:t>
      </w:r>
      <w:r w:rsidR="001E1889">
        <w:rPr>
          <w:rFonts w:ascii="Times New Roman" w:eastAsia="Times New Roman" w:hAnsi="Times New Roman" w:cs="Times New Roman"/>
          <w:sz w:val="24"/>
          <w:szCs w:val="24"/>
          <w:highlight w:val="white"/>
        </w:rPr>
        <w:t>N-accumulating algal taxa being grazed more readily by macroinvertebrates</w:t>
      </w:r>
      <w:r w:rsidR="00C03D31">
        <w:rPr>
          <w:rFonts w:ascii="Times New Roman" w:eastAsia="Times New Roman" w:hAnsi="Times New Roman" w:cs="Times New Roman"/>
          <w:sz w:val="24"/>
          <w:szCs w:val="24"/>
          <w:highlight w:val="white"/>
        </w:rPr>
        <w:t xml:space="preserve"> </w:t>
      </w:r>
      <w:r w:rsidR="00C03D31">
        <w:rPr>
          <w:rFonts w:ascii="Times New Roman" w:eastAsia="Times New Roman" w:hAnsi="Times New Roman" w:cs="Times New Roman"/>
          <w:sz w:val="24"/>
          <w:szCs w:val="24"/>
          <w:highlight w:val="white"/>
        </w:rPr>
        <w:fldChar w:fldCharType="begin"/>
      </w:r>
      <w:r w:rsidR="005F6DEA">
        <w:rPr>
          <w:rFonts w:ascii="Times New Roman" w:eastAsia="Times New Roman" w:hAnsi="Times New Roman" w:cs="Times New Roman"/>
          <w:sz w:val="24"/>
          <w:szCs w:val="24"/>
          <w:highlight w:val="white"/>
        </w:rPr>
        <w:instrText xml:space="preserve"> ADDIN ZOTERO_ITEM CSL_CITATION {"citationID":"i2yRcYyi","properties":{"formattedCitation":"(Rosenberger et al. 2008)","plainCitation":"(Rosenberger et al. 2008)","noteIndex":0},"citationItems":[{"id":313,"uris":["http://zotero.org/users/2645460/items/N9NPSZZU"],"uri":["http://zotero.org/users/2645460/items/N9NPSZZU"],"itemData":{"id":313,"type":"article-journal","container-title":"Freshwater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P."}],"issued":{"date-parts":[["2008",8]]}}}],"schema":"https://github.com/citation-style-language/schema/raw/master/csl-citation.json"} </w:instrText>
      </w:r>
      <w:r w:rsidR="00C03D31">
        <w:rPr>
          <w:rFonts w:ascii="Times New Roman" w:eastAsia="Times New Roman" w:hAnsi="Times New Roman" w:cs="Times New Roman"/>
          <w:sz w:val="24"/>
          <w:szCs w:val="24"/>
          <w:highlight w:val="white"/>
        </w:rPr>
        <w:fldChar w:fldCharType="separate"/>
      </w:r>
      <w:r w:rsidR="005F6DEA" w:rsidRPr="001C70B0">
        <w:rPr>
          <w:rFonts w:ascii="Times New Roman" w:hAnsi="Times New Roman" w:cs="Times New Roman"/>
          <w:sz w:val="24"/>
          <w:highlight w:val="white"/>
        </w:rPr>
        <w:t>(Rosenberger et al. 2008)</w:t>
      </w:r>
      <w:r w:rsidR="00C03D31">
        <w:rPr>
          <w:rFonts w:ascii="Times New Roman" w:eastAsia="Times New Roman" w:hAnsi="Times New Roman" w:cs="Times New Roman"/>
          <w:sz w:val="24"/>
          <w:szCs w:val="24"/>
          <w:highlight w:val="white"/>
        </w:rPr>
        <w:fldChar w:fldCharType="end"/>
      </w:r>
      <w:r w:rsidR="001E1889">
        <w:rPr>
          <w:rFonts w:ascii="Times New Roman" w:eastAsia="Times New Roman" w:hAnsi="Times New Roman" w:cs="Times New Roman"/>
          <w:sz w:val="24"/>
          <w:szCs w:val="24"/>
          <w:highlight w:val="white"/>
        </w:rPr>
        <w:t xml:space="preserve">, or co-limitation dynamics between ammonium and nitrate </w:t>
      </w:r>
      <w:r w:rsidR="00094852">
        <w:rPr>
          <w:rFonts w:ascii="Times New Roman" w:eastAsia="Times New Roman" w:hAnsi="Times New Roman" w:cs="Times New Roman"/>
          <w:sz w:val="24"/>
          <w:szCs w:val="24"/>
          <w:highlight w:val="white"/>
        </w:rPr>
        <w:fldChar w:fldCharType="begin"/>
      </w:r>
      <w:r w:rsidR="00094852">
        <w:rPr>
          <w:rFonts w:ascii="Times New Roman" w:eastAsia="Times New Roman" w:hAnsi="Times New Roman" w:cs="Times New Roman"/>
          <w:sz w:val="24"/>
          <w:szCs w:val="24"/>
          <w:highlight w:val="white"/>
        </w:rPr>
        <w:instrText xml:space="preserve"> ADDIN ZOTERO_ITEM CSL_CITATION {"citationID":"YHQQFRqb","properties":{"formattedCitation":"(York et al. 2007; Pi\\uc0\\u241{}\\uc0\\u243{}n-Gimate et al. 2009)","plainCitation":"(York et al. 2007; Piñón-Gimate et al. 2009)","noteIndex":0},"citationItems":[{"id":3810,"uris":["http://zotero.org/users/2645460/items/E3HXQ5B9"],"uri":["http://zotero.org/users/2645460/items/E3HXQ5B9"],"itemData":{"id":3810,"type":"article-journal","abstract":"We measured concentration and δ15N of chlorophyll a (Chl a), NO3-, and NH4+ along a salinity gradient in Childs River, Massachusetts, in winter, spring, and summer. We used the δ15N of Chl a as a proxy for the phytoplankton δ15N to minimize potential ambiguities from other material in seston. NO3- concentration ranged from 0 to 50 µmol L21 and NH4+ from 0 to 8 µmol L-1; both forms decreased with increasing salinity. NO3- concentration was generally higher than NH4+. Chl a concentrations ranged between 1 and 15 mg m-3 in winterspring and had a summer midestuarine peak of 95 mg m-3. The δ15N of NO3- and NH4+ ranged from -10‰ to +7‰ and -3‰ to +13‰, respectively, and decreased approximately linearly with increasing salinity. The δ15N of NO3- reflected the predominance of groundwater as the source of NO3- to the estuary, whereas the δ15N of NH4+ indicated that regeneration was the main NH4+ source. Throughout the estuary, NO3- was isotopically lighter than NH4+. Phytoplankton δ15N increased from winter to summer and was relatively invariant with salinity, in contrast to the δ15N of dissolved inorganic nitrogen. A comparison of the δ15N of phytoplankton, NO3-, and NH4+ indicated that phytoplankton in Childs River derived 53% to 97% of their N from NH4+. Phytoplankton acquired their stable nitrogen isotopic ratio upstream, then maintained that ratio during downstream transport. The fractionation factor for phytoplankton NH4+ uptake was +4.0‰ ± 0.6‰, which was in the lower range of other estimates, indicating that phytoplankton might have been N limited.","container-title":"Limnology and Oceanography","DOI":"10.4319/lo.2007.52.1.0144","ISSN":"1939-5590","issue":"1","language":"en","page":"144-155","source":"Wiley Online Library","title":"Stable isotopic detection of ammonium and nitrate assimilation by phytoplankton in the Waquoit Bay estuarine system","volume":"52","author":[{"family":"York","given":"Joanna K."},{"family":"Tomasky","given":"Gabrielle"},{"family":"Valiela","given":"Ivan"},{"family":"Repeta","given":"Daniel J."}],"issued":{"date-parts":[["2007"]]}}},{"id":3814,"uris":["http://zotero.org/users/2645460/items/N3NX5TDQ"],"uri":["http://zotero.org/users/2645460/items/N3NX5TDQ"],"itemData":{"id":3814,"type":"article-journal","abstract":"Macroalgae blooms of Gracilaria vermiculophylla, Hypnea spinella and Spyridia ﬁlamentosa have been found in coastal lagoons in the SE Gulf of California. Agriculture, livestock, shrimp and poultry farms and sewage contribute anthropogenic nitrogen to the systems. The d15N of these sources, water column and macroalgae were studied in order to identify the N supply for macroalgae blooms. d15N of three species of macroalgae (4.3–13.6‰) were enriched compared to the water column (d15N—NO3À 3.7–6.8‰), probably because of fractioning from the macroalgae. d15N of POM (1.4–10.3‰) was similar to the water column but the relationship was unclear. Depending on the site, macroalgae showed different d15N values since some sites receive more or less inﬂuence from one given source of the associated watershed, which is reﬂected in the different d15N values of the macroalgae of the same system and in the relative contributions of the sources.","container-title":"Marine Pollution Bulletin","DOI":"10.1016/j.marpolbul.2009.04.004","ISSN":"0025326X","issue":"8","journalAbbreviation":"Marine Pollution Bulletin","language":"en","page":"1144-1151","source":"DOI.org (Crossref)","title":"Macroalgae blooms and δ15N in subtropical coastal lagoons from the Southeastern Gulf of California: Discrimination among agricultural, shrimp farm and sewage effluents","title-short":"Macroalgae blooms and δ15N in subtropical coastal lagoons from the Southeastern Gulf of California","volume":"58","author":[{"family":"Piñón-Gimate","given":"Alejandra"},{"family":"Soto-Jiménez","given":"Martín F."},{"family":"Ochoa-Izaguirre","given":"María Julia"},{"family":"García-Pagés","given":"Eynar"},{"family":"Páez-Osuna","given":"Federico"}],"issued":{"date-parts":[["2009",8]]}}}],"schema":"https://github.com/citation-style-language/schema/raw/master/csl-citation.json"} </w:instrText>
      </w:r>
      <w:r w:rsidR="00094852">
        <w:rPr>
          <w:rFonts w:ascii="Times New Roman" w:eastAsia="Times New Roman" w:hAnsi="Times New Roman" w:cs="Times New Roman"/>
          <w:sz w:val="24"/>
          <w:szCs w:val="24"/>
          <w:highlight w:val="white"/>
        </w:rPr>
        <w:fldChar w:fldCharType="separate"/>
      </w:r>
      <w:r w:rsidR="00094852" w:rsidRPr="00094852">
        <w:rPr>
          <w:rFonts w:ascii="Times New Roman" w:hAnsi="Times New Roman" w:cs="Times New Roman"/>
          <w:sz w:val="24"/>
          <w:szCs w:val="24"/>
        </w:rPr>
        <w:t xml:space="preserve">(York et al. 2007; </w:t>
      </w:r>
      <w:proofErr w:type="spellStart"/>
      <w:r w:rsidR="00094852" w:rsidRPr="00094852">
        <w:rPr>
          <w:rFonts w:ascii="Times New Roman" w:hAnsi="Times New Roman" w:cs="Times New Roman"/>
          <w:sz w:val="24"/>
          <w:szCs w:val="24"/>
        </w:rPr>
        <w:t>Piñón-Gimate</w:t>
      </w:r>
      <w:proofErr w:type="spellEnd"/>
      <w:r w:rsidR="00094852" w:rsidRPr="00094852">
        <w:rPr>
          <w:rFonts w:ascii="Times New Roman" w:hAnsi="Times New Roman" w:cs="Times New Roman"/>
          <w:sz w:val="24"/>
          <w:szCs w:val="24"/>
        </w:rPr>
        <w:t xml:space="preserve"> et al. 2009)</w:t>
      </w:r>
      <w:r w:rsidR="00094852">
        <w:rPr>
          <w:rFonts w:ascii="Times New Roman" w:eastAsia="Times New Roman" w:hAnsi="Times New Roman" w:cs="Times New Roman"/>
          <w:sz w:val="24"/>
          <w:szCs w:val="24"/>
          <w:highlight w:val="white"/>
        </w:rPr>
        <w:fldChar w:fldCharType="end"/>
      </w:r>
      <w:r w:rsidR="00094852">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rPr>
        <w:t xml:space="preserve"> </w:t>
      </w:r>
      <w:commentRangeEnd w:id="266"/>
      <w:r w:rsidR="005F0ECE">
        <w:rPr>
          <w:rStyle w:val="CommentReference"/>
        </w:rPr>
        <w:commentReference w:id="266"/>
      </w:r>
    </w:p>
    <w:p w14:paraId="7B3E7B77" w14:textId="77777777" w:rsidR="00795293" w:rsidRDefault="00795293" w:rsidP="00685D80">
      <w:pPr>
        <w:rPr>
          <w:rFonts w:ascii="Times New Roman" w:eastAsia="Times New Roman" w:hAnsi="Times New Roman" w:cs="Times New Roman"/>
          <w:sz w:val="24"/>
          <w:szCs w:val="24"/>
        </w:rPr>
      </w:pPr>
    </w:p>
    <w:p w14:paraId="3A5A905A" w14:textId="460506AA" w:rsidR="007E0747" w:rsidRPr="002D1941" w:rsidRDefault="00E17B5F" w:rsidP="00685D80">
      <w:pPr>
        <w:rPr>
          <w:rFonts w:ascii="Times New Roman" w:eastAsia="Times New Roman" w:hAnsi="Times New Roman" w:cs="Times New Roman"/>
          <w:sz w:val="24"/>
          <w:szCs w:val="24"/>
        </w:rPr>
      </w:pPr>
      <w:r>
        <w:rPr>
          <w:rFonts w:ascii="Times New Roman" w:eastAsia="Times New Roman" w:hAnsi="Times New Roman" w:cs="Times New Roman"/>
          <w:sz w:val="24"/>
          <w:szCs w:val="24"/>
        </w:rPr>
        <w:t>In contrast to stable isotopes, f</w:t>
      </w:r>
      <w:r w:rsidR="0091395E">
        <w:rPr>
          <w:rFonts w:ascii="Times New Roman" w:eastAsia="Times New Roman" w:hAnsi="Times New Roman" w:cs="Times New Roman"/>
          <w:sz w:val="24"/>
          <w:szCs w:val="24"/>
        </w:rPr>
        <w:t>atty acid analyses suggested that</w:t>
      </w:r>
      <w:r w:rsidR="00030898">
        <w:rPr>
          <w:rFonts w:ascii="Times New Roman" w:eastAsia="Times New Roman" w:hAnsi="Times New Roman" w:cs="Times New Roman"/>
          <w:sz w:val="24"/>
          <w:szCs w:val="24"/>
        </w:rPr>
        <w:t xml:space="preserve"> changing periphyton community composition </w:t>
      </w:r>
      <w:r w:rsidR="00B1679D">
        <w:rPr>
          <w:rFonts w:ascii="Times New Roman" w:eastAsia="Times New Roman" w:hAnsi="Times New Roman" w:cs="Times New Roman"/>
          <w:sz w:val="24"/>
          <w:szCs w:val="24"/>
        </w:rPr>
        <w:t>altered</w:t>
      </w:r>
      <w:r w:rsidR="007E0747">
        <w:rPr>
          <w:rFonts w:ascii="Times New Roman" w:eastAsia="Times New Roman" w:hAnsi="Times New Roman" w:cs="Times New Roman"/>
          <w:sz w:val="24"/>
          <w:szCs w:val="24"/>
        </w:rPr>
        <w:t xml:space="preserve"> nutritional quality</w:t>
      </w:r>
      <w:r w:rsidR="00456A8D">
        <w:rPr>
          <w:rFonts w:ascii="Times New Roman" w:eastAsia="Times New Roman" w:hAnsi="Times New Roman" w:cs="Times New Roman"/>
          <w:sz w:val="24"/>
          <w:szCs w:val="24"/>
        </w:rPr>
        <w:t xml:space="preserve"> of </w:t>
      </w:r>
      <w:r w:rsidR="005F0ECE">
        <w:rPr>
          <w:rFonts w:ascii="Times New Roman" w:eastAsia="Times New Roman" w:hAnsi="Times New Roman" w:cs="Times New Roman"/>
          <w:sz w:val="24"/>
          <w:szCs w:val="24"/>
        </w:rPr>
        <w:t>periphyton</w:t>
      </w:r>
      <w:r w:rsidR="00456A8D">
        <w:rPr>
          <w:rFonts w:ascii="Times New Roman" w:eastAsia="Times New Roman" w:hAnsi="Times New Roman" w:cs="Times New Roman"/>
          <w:sz w:val="24"/>
          <w:szCs w:val="24"/>
        </w:rPr>
        <w:t xml:space="preserve"> across the pollution gradient</w:t>
      </w:r>
      <w:r w:rsidR="007E0747">
        <w:rPr>
          <w:rFonts w:ascii="Times New Roman" w:eastAsia="Times New Roman" w:hAnsi="Times New Roman" w:cs="Times New Roman"/>
          <w:sz w:val="24"/>
          <w:szCs w:val="24"/>
        </w:rPr>
        <w:t xml:space="preserve">. Periphyton essential fatty acid profiles from sites with higher sewage pollution had higher levels of 18:3ω3 and 18:4ω3 relative to C20:5ω3 and C22:6ω3 fatty acids. </w:t>
      </w:r>
      <w:r w:rsidR="0091395E">
        <w:rPr>
          <w:rFonts w:ascii="Times New Roman" w:eastAsia="Times New Roman" w:hAnsi="Times New Roman" w:cs="Times New Roman"/>
          <w:sz w:val="24"/>
          <w:szCs w:val="24"/>
        </w:rPr>
        <w:t>T</w:t>
      </w:r>
      <w:r w:rsidR="007E0747">
        <w:rPr>
          <w:rFonts w:ascii="Times New Roman" w:eastAsia="Times New Roman" w:hAnsi="Times New Roman" w:cs="Times New Roman"/>
          <w:sz w:val="24"/>
          <w:szCs w:val="24"/>
        </w:rPr>
        <w:t xml:space="preserve">his pattern likely reflects the higher abundance of green algae relative to diatoms </w:t>
      </w:r>
      <w:r w:rsidR="007E0747">
        <w:rPr>
          <w:rFonts w:ascii="Times New Roman" w:eastAsia="Times New Roman" w:hAnsi="Times New Roman" w:cs="Times New Roman"/>
          <w:sz w:val="24"/>
          <w:szCs w:val="24"/>
        </w:rPr>
        <w:fldChar w:fldCharType="begin"/>
      </w:r>
      <w:r w:rsidR="0091395E">
        <w:rPr>
          <w:rFonts w:ascii="Times New Roman" w:eastAsia="Times New Roman" w:hAnsi="Times New Roman" w:cs="Times New Roman"/>
          <w:sz w:val="24"/>
          <w:szCs w:val="24"/>
        </w:rPr>
        <w:instrText xml:space="preserve"> ADDIN ZOTERO_ITEM CSL_CITATION {"citationID":"bz14fYXr","properties":{"formattedCitation":"(Iverson et al. 2004; Osipova et al. 2009; Taipale et al. 2013; Galloway and Winder 2015)","plainCitation":"(Iverson et al. 2004; Osipova et al. 2009; Taipale et al. 2013; Galloway and Winder 2015)","noteIndex":0},"citationItems":[{"id":2647,"uris":["http://zotero.org/users/2645460/items/RW53BJSJ"],"uri":["http://zotero.org/users/2645460/items/RW53BJSJ"],"itemData":{"id":2647,"type":"article-journal","abstract":"Accurate estimates of the diets of predators are required in many areas of ecology, but for many species current methods are imprecise, limited to the last meal, and often biased. The diversity of fatty acids and their patterns in organisms, coupled with the narrow limitations on their biosynthesis, properties of digestion in monogastric animals, and the prevalence of large storage reservoirs of lipid in many predators, led us to propose the use of quantitative fatty acid signature analysis (QFASA) to study predator diets. We present a statistical model that provides quantitative estimates of the proportions of prey species in the diets of individual predators using fatty acid signatures. We conducted simulation studies using a database of 28 prey species (n = 954 individuals) from the Scotian Shelf off eastern Canada to investigate properties of the model and to evaluate the reliability with which prey could be distinguished in the model. We then conducted experiments on grey seals (Halichoerus grypus, n = 25) and harp seals (Phoca groenlandica, n = 5) to assess quantitative characteristics of fatty acid deposition and to develop calibration coefficients for individual fatty acids to account for predator lipid metabolism. We then tested the model and calibration coefficients by estimating the diets of experimentally fed captive grey seals (n = 6, switched from herring to a mackerel/capelin diet) and mink kits (Mustela vison, n = 46, switched from milk to one of three oil-supplemented diets). The diets of all experimentally fed animals were generally well estimated using QFASA and were consistent with qualitative and quantitative expectations, provided that appropriate calibration coefficients were used. In a final case, we compared video data of foraging by individual free- ranging harbor seals (Phoca vitulina, n = 23) fitted with Crittercams and QFASA estimates of the diet of those same seals using a complex ecosystem-wide prey database. Among the 28 prey species in the database, QFASA estimated sandlance to be the dominant prey species in the diet of all seals (averaging 62% of diet), followed primarily by flounders, but also capelin and minor amounts of other species, although there was also considerable individual variability among seals. These estimates were consistent with video data showing sandlance to be the predominant prey, followed by flatfish. We conclude that QFASA provides estimates of diets for individuals at time scales that are relevant to the ecological processes affecting survival, and can be used to study diet variability within individuals over time, which will provide important opportunities rarely possible with other indirect methods. We propose that the QFASA model we have set forth will be applicable to a wide range of predators and ecosystems.","container-title":"Ecological Monographs","DOI":"10.1890/02-4105","ISSN":"1557-7015","issue":"2","language":"en","page":"211-235","source":"Wiley Online Library","title":"Quantitative Fatty Acid Signature Analysis: A New Method of Estimating Predator Diets","title-short":"Quantitative Fatty Acid Signature Analysis","volume":"74","author":[{"family":"Iverson","given":"Sara J."},{"family":"Field","given":"Chris"},{"family":"Bowen","given":"W. Don"},{"family":"Blanchard","given":"Wade"}],"issued":{"date-parts":[["2004"]]}}},{"id":446,"uris":["http://zotero.org/users/2645460/items/UBES344N"],"uri":["http://zotero.org/users/2645460/items/UBES344N"],"itemData":{"id":446,"type":"article-journal","container-title":"Phycologia","issue":"2","page":"130–135","source":"Google Scholar","title":"Temporal variation in fatty acid composition of Ulothrix zonata (Chlorophyta) from ice and benthic communities of Lake Baikal","volume":"48","author":[{"family":"Osipova","given":"Svetlana"},{"family":"Dudareva","given":"Lubov"},{"family":"Bondarenko","given":"Nina"},{"family":"Nasarova","given":"Alexandra"},{"family":"Sokolova","given":"Nataliya"},{"family":"Obolkina","given":"Lubov"},{"family":"Glyzina","given":"Olga"},{"family":"Timoshkin","given":"Oleg"}],"issued":{"date-parts":[["2009"]]}}},{"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T."}],"issued":{"date-parts":[["2013",12,16]]}}},{"id":2592,"uris":["http://zotero.org/users/2645460/items/2UYWG2I3"],"uri":["http://zotero.org/users/2645460/items/2UYWG2I3"],"itemData":{"id":2592,"type":"article-journal","abstract":"Essential fatty acids (EFA), which are primarily generated by phytoplankton, limit growth and reproduction in diverse heterotrophs. The biochemical composition of phytoplankton is well-known to be governed both by phylogeny and environmental conditions. Nutrients, light, salinity, and temperature all affect both phytoplankton growth and fatty acid composition. However, the relative importance of taxonomy and environment on algal fatty acid content has yet to be comparatively quantified, thus inhibiting predictions of changes to phytoplankton food quality in response to global environmental change. We compiled 1145 published marine and freshwater phytoplankton fatty acid profiles, consisting of 208 species from six major taxonomic groups, cultured in a wide range of environmental conditions, and used a multivariate distance-based linear model to quantify the total variation explained by each variable. Our results show that taxonomic group accounts for 3-4 times more variation in phytoplankton fatty acids than the most important growth condition variables. The results underscore that environmental conditions clearly affect phytoplankton fatty acid profiles, but also show that conditions account for relatively low variation compared to phylogeny. This suggests that the underlying mechanism determining basal food quality in aquatic habitats is primarily phytoplankton community composition, and allows for prediction of environmental-scale EFA dynamics based on phytoplankton community data. We used the compiled dataset to calculate seasonal dynamics of long-chain EFA (LCEFA; ≥C20 ɷ-3 and ɷ-6 polyunsaturated fatty acid) concentrations and ɷ-3:ɷ-6 EFA ratios in Lake Washington using a multi-decadal phytoplankton community time series. These analyses quantify temporal dynamics of algal-derived LCEFA and food quality in a freshwater ecosystem that has undergone large community changes as a result of shifting resource management practices, highlighting diatoms, cryptophytes and dinoflagellates as key sources of LCEFA. Moreover, the analyses indicate that future shifts towards cyanobacteria-dominated communities will result in lower LCEFA content in aquatic ecosystems.","container-title":"PLOS ONE","DOI":"10.1371/journal.pone.0130053","ISSN":"1932-6203","issue":"6","journalAbbreviation":"PLOS ONE","language":"en","page":"e0130053","source":"PLoS Journals","title":"Partitioning the Relative Importance of Phylogeny and Environmental Conditions on Phytoplankton Fatty Acids","volume":"10","author":[{"family":"Galloway","given":"Aaron W. E."},{"family":"Winder","given":"Monika"}],"issued":{"date-parts":[["2015",6,15]]}}}],"schema":"https://github.com/citation-style-language/schema/raw/master/csl-citation.json"} </w:instrText>
      </w:r>
      <w:r w:rsidR="007E0747">
        <w:rPr>
          <w:rFonts w:ascii="Times New Roman" w:eastAsia="Times New Roman" w:hAnsi="Times New Roman" w:cs="Times New Roman"/>
          <w:sz w:val="24"/>
          <w:szCs w:val="24"/>
        </w:rPr>
        <w:fldChar w:fldCharType="separate"/>
      </w:r>
      <w:r w:rsidR="0091395E" w:rsidRPr="0091395E">
        <w:rPr>
          <w:rFonts w:ascii="Times New Roman" w:hAnsi="Times New Roman" w:cs="Times New Roman"/>
          <w:sz w:val="24"/>
        </w:rPr>
        <w:t xml:space="preserve">(Iverson et al. 2004; </w:t>
      </w:r>
      <w:proofErr w:type="spellStart"/>
      <w:r w:rsidR="0091395E" w:rsidRPr="0091395E">
        <w:rPr>
          <w:rFonts w:ascii="Times New Roman" w:hAnsi="Times New Roman" w:cs="Times New Roman"/>
          <w:sz w:val="24"/>
        </w:rPr>
        <w:t>Osipova</w:t>
      </w:r>
      <w:proofErr w:type="spellEnd"/>
      <w:r w:rsidR="0091395E" w:rsidRPr="0091395E">
        <w:rPr>
          <w:rFonts w:ascii="Times New Roman" w:hAnsi="Times New Roman" w:cs="Times New Roman"/>
          <w:sz w:val="24"/>
        </w:rPr>
        <w:t xml:space="preserve"> et al. 2009; Taipale et al. 2013; Galloway and Winder 2015)</w:t>
      </w:r>
      <w:r w:rsidR="007E0747">
        <w:rPr>
          <w:rFonts w:ascii="Times New Roman" w:eastAsia="Times New Roman" w:hAnsi="Times New Roman" w:cs="Times New Roman"/>
          <w:sz w:val="24"/>
          <w:szCs w:val="24"/>
        </w:rPr>
        <w:fldChar w:fldCharType="end"/>
      </w:r>
      <w:r w:rsidR="007E0747">
        <w:rPr>
          <w:rFonts w:ascii="Times New Roman" w:eastAsia="Times New Roman" w:hAnsi="Times New Roman" w:cs="Times New Roman"/>
          <w:sz w:val="24"/>
          <w:szCs w:val="24"/>
        </w:rPr>
        <w:t xml:space="preserve">. </w:t>
      </w:r>
      <w:r w:rsidR="00C842B9">
        <w:rPr>
          <w:rFonts w:ascii="Times New Roman" w:eastAsia="Times New Roman" w:hAnsi="Times New Roman" w:cs="Times New Roman"/>
          <w:sz w:val="24"/>
          <w:szCs w:val="24"/>
          <w:highlight w:val="white"/>
        </w:rPr>
        <w:t xml:space="preserve">Together, </w:t>
      </w:r>
      <w:r>
        <w:rPr>
          <w:rFonts w:ascii="Times New Roman" w:eastAsia="Times New Roman" w:hAnsi="Times New Roman" w:cs="Times New Roman"/>
          <w:sz w:val="24"/>
          <w:szCs w:val="24"/>
          <w:highlight w:val="white"/>
        </w:rPr>
        <w:t xml:space="preserve">our periphyton composition and fatty acid </w:t>
      </w:r>
      <w:r w:rsidR="00C842B9">
        <w:rPr>
          <w:rFonts w:ascii="Times New Roman" w:eastAsia="Times New Roman" w:hAnsi="Times New Roman" w:cs="Times New Roman"/>
          <w:sz w:val="24"/>
          <w:szCs w:val="24"/>
          <w:highlight w:val="white"/>
        </w:rPr>
        <w:t xml:space="preserve">results suggest that Baikal’s nearshore periphyton communities near human lakeside developments are becoming more dominated by filamentous </w:t>
      </w:r>
      <w:r w:rsidR="00456A8D">
        <w:rPr>
          <w:rFonts w:ascii="Times New Roman" w:eastAsia="Times New Roman" w:hAnsi="Times New Roman" w:cs="Times New Roman"/>
          <w:sz w:val="24"/>
          <w:szCs w:val="24"/>
          <w:highlight w:val="white"/>
        </w:rPr>
        <w:t xml:space="preserve">green </w:t>
      </w:r>
      <w:r w:rsidR="00C842B9">
        <w:rPr>
          <w:rFonts w:ascii="Times New Roman" w:eastAsia="Times New Roman" w:hAnsi="Times New Roman" w:cs="Times New Roman"/>
          <w:sz w:val="24"/>
          <w:szCs w:val="24"/>
          <w:highlight w:val="white"/>
        </w:rPr>
        <w:t xml:space="preserve">algae, and therefore, likely changing their nutritional content. </w:t>
      </w:r>
    </w:p>
    <w:p w14:paraId="078490CD" w14:textId="4EDE96D3" w:rsidR="00C842B9" w:rsidRDefault="00C842B9" w:rsidP="00685D80">
      <w:pPr>
        <w:rPr>
          <w:rFonts w:ascii="Times New Roman" w:eastAsia="Times New Roman" w:hAnsi="Times New Roman" w:cs="Times New Roman"/>
          <w:sz w:val="24"/>
          <w:szCs w:val="24"/>
          <w:highlight w:val="white"/>
        </w:rPr>
      </w:pPr>
    </w:p>
    <w:p w14:paraId="4C4CFA63" w14:textId="23BD0C1A" w:rsidR="00C842B9" w:rsidRPr="00C842B9" w:rsidRDefault="00C842B9" w:rsidP="00685D80">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Among the array of fatty acids synthesized in algal communities, essential fatty acids (EFAs) are most likely to be taxonomically associated and influenced by changing community composition. </w:t>
      </w:r>
      <w:r>
        <w:rPr>
          <w:rFonts w:ascii="Times New Roman" w:eastAsia="Times New Roman" w:hAnsi="Times New Roman" w:cs="Times New Roman"/>
          <w:sz w:val="24"/>
          <w:szCs w:val="24"/>
        </w:rPr>
        <w:t xml:space="preserve">EFAs are a subgroup of polyunsaturated fatty acids (PUFAs) that are prone to accumulating </w:t>
      </w:r>
      <w:r w:rsidR="00EC3D3F">
        <w:rPr>
          <w:rFonts w:ascii="Times New Roman" w:eastAsia="Times New Roman" w:hAnsi="Times New Roman" w:cs="Times New Roman"/>
          <w:sz w:val="24"/>
          <w:szCs w:val="24"/>
        </w:rPr>
        <w:t>in</w:t>
      </w:r>
      <w:r>
        <w:rPr>
          <w:rFonts w:ascii="Times New Roman" w:eastAsia="Times New Roman" w:hAnsi="Times New Roman" w:cs="Times New Roman"/>
          <w:sz w:val="24"/>
          <w:szCs w:val="24"/>
        </w:rPr>
        <w:t xml:space="preserve"> organisms (see Kelly &amp; </w:t>
      </w:r>
      <w:proofErr w:type="spellStart"/>
      <w:r>
        <w:rPr>
          <w:rFonts w:ascii="Times New Roman" w:eastAsia="Times New Roman" w:hAnsi="Times New Roman" w:cs="Times New Roman"/>
          <w:sz w:val="24"/>
          <w:szCs w:val="24"/>
        </w:rPr>
        <w:t>Scheibling</w:t>
      </w:r>
      <w:proofErr w:type="spellEnd"/>
      <w:r>
        <w:rPr>
          <w:rFonts w:ascii="Times New Roman" w:eastAsia="Times New Roman" w:hAnsi="Times New Roman" w:cs="Times New Roman"/>
          <w:sz w:val="24"/>
          <w:szCs w:val="24"/>
        </w:rPr>
        <w:t xml:space="preserve">, 2012). Among the eight common EFAs </w:t>
      </w:r>
      <w:r w:rsidR="00E17B5F">
        <w:rPr>
          <w:rFonts w:ascii="Times New Roman" w:eastAsia="Times New Roman" w:hAnsi="Times New Roman" w:cs="Times New Roman"/>
          <w:sz w:val="24"/>
          <w:szCs w:val="24"/>
        </w:rPr>
        <w:t>often considered to accumulate in organisms</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r>
      <w:r w:rsidR="00147D1A">
        <w:rPr>
          <w:rFonts w:ascii="Times New Roman" w:eastAsia="Times New Roman" w:hAnsi="Times New Roman" w:cs="Times New Roman"/>
          <w:sz w:val="24"/>
          <w:szCs w:val="24"/>
        </w:rPr>
        <w:instrText xml:space="preserve"> ADDIN ZOTERO_ITEM CSL_CITATION {"citationID":"qUlw4tak","properties":{"formattedCitation":"(Taipale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Pr>
          <w:rFonts w:ascii="Times New Roman" w:eastAsia="Times New Roman" w:hAnsi="Times New Roman" w:cs="Times New Roman"/>
          <w:sz w:val="24"/>
          <w:szCs w:val="24"/>
        </w:rPr>
        <w:fldChar w:fldCharType="separate"/>
      </w:r>
      <w:r w:rsidRPr="001A1BBB">
        <w:rPr>
          <w:rFonts w:ascii="Times New Roman" w:hAnsi="Times New Roman" w:cs="Times New Roman"/>
          <w:sz w:val="24"/>
        </w:rPr>
        <w:t>(Taipale et al. 2013)</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18:3ω3, 18:4ω3, 20:5ω3, and 22:6ω3 had the highest coefficient of variation between sites. Because these four EFAs demonstrated the greatest variation between sites, our analyses focused on how their relative abundances related to PPCP concentrations and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populations. The fatty acids 18:3ω3 and 18:4ω3 have been previously associated with filamentous algae, such as </w:t>
      </w:r>
      <w:proofErr w:type="spellStart"/>
      <w:r>
        <w:rPr>
          <w:rFonts w:ascii="Times New Roman" w:eastAsia="Times New Roman" w:hAnsi="Times New Roman" w:cs="Times New Roman"/>
          <w:sz w:val="24"/>
          <w:szCs w:val="24"/>
        </w:rPr>
        <w:t>Baikalian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Ulothrix</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{"citationID":"rt4fk9oU","properties":{"formattedCitation":"(Osipova et al. 2009)","plainCitation":"(Osipova et al. 2009)","noteIndex":0},"citationItems":[{"id":446,"uris":["http://zotero.org/users/2645460/items/UBES344N"],"uri":["http://zotero.org/users/2645460/items/UBES344N"],"itemData":{"id":446,"type":"article-journal","container-title":"Phycologia","issue":"2","page":"130–135","source":"Google Scholar","title":"Temporal variation in fatty acid composition of Ulothrix zonata (Chlorophyta) from ice and benthic communities of Lake Baikal","volume":"48","author":[{"family":"Osipova","given":"Svetlana"},{"family":"Dudareva","given":"Lubov"},{"family":"Bondarenko","given":"Nina"},{"family":"Nasarova","given":"Alexandra"},{"family":"Sokolova","given":"Nataliya"},{"family":"Obolkina","given":"Lubov"},{"family":"Glyzina","given":"Olga"},{"family":"Timoshkin","given":"Oleg"}],"issued":{"date-parts":[["2009"]]}}}],"schema":"https://github.com/citation-style-language/schema/raw/master/csl-citation.json"} </w:instrText>
      </w:r>
      <w:r>
        <w:rPr>
          <w:rFonts w:ascii="Times New Roman" w:eastAsia="Times New Roman" w:hAnsi="Times New Roman" w:cs="Times New Roman"/>
          <w:sz w:val="24"/>
          <w:szCs w:val="24"/>
        </w:rPr>
        <w:fldChar w:fldCharType="separate"/>
      </w:r>
      <w:r w:rsidRPr="001A1BBB">
        <w:rPr>
          <w:rFonts w:ascii="Times New Roman" w:hAnsi="Times New Roman" w:cs="Times New Roman"/>
          <w:sz w:val="24"/>
        </w:rPr>
        <w:t>(</w:t>
      </w:r>
      <w:proofErr w:type="spellStart"/>
      <w:r w:rsidRPr="001A1BBB">
        <w:rPr>
          <w:rFonts w:ascii="Times New Roman" w:hAnsi="Times New Roman" w:cs="Times New Roman"/>
          <w:sz w:val="24"/>
        </w:rPr>
        <w:t>Osipova</w:t>
      </w:r>
      <w:proofErr w:type="spellEnd"/>
      <w:r w:rsidRPr="001A1BBB">
        <w:rPr>
          <w:rFonts w:ascii="Times New Roman" w:hAnsi="Times New Roman" w:cs="Times New Roman"/>
          <w:sz w:val="24"/>
        </w:rPr>
        <w:t xml:space="preserve"> et al. 2009)</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whereas 20:5ω3 and 22:6ω3 have previously been associated with diatoms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{"citationID":"QCrzSRke","properties":{"formattedCitation":"(Taipale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Pr>
          <w:rFonts w:ascii="Times New Roman" w:eastAsia="Times New Roman" w:hAnsi="Times New Roman" w:cs="Times New Roman"/>
          <w:sz w:val="24"/>
          <w:szCs w:val="24"/>
        </w:rPr>
        <w:fldChar w:fldCharType="separate"/>
      </w:r>
      <w:r w:rsidRPr="001A1BBB">
        <w:rPr>
          <w:rFonts w:ascii="Times New Roman" w:hAnsi="Times New Roman" w:cs="Times New Roman"/>
          <w:sz w:val="24"/>
        </w:rPr>
        <w:t>(Taipale et al. 2013)</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Comparing the ratio of (18:3ω3% + 18:4ω3%)</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20:5ω3% + 22:6ω3%) could therefore function as proxy for </w:t>
      </w:r>
      <w:proofErr w:type="spellStart"/>
      <w:r>
        <w:rPr>
          <w:rFonts w:ascii="Times New Roman" w:eastAsia="Times New Roman" w:hAnsi="Times New Roman" w:cs="Times New Roman"/>
          <w:sz w:val="24"/>
          <w:szCs w:val="24"/>
        </w:rPr>
        <w:t>filamentous:diatom</w:t>
      </w:r>
      <w:proofErr w:type="spellEnd"/>
      <w:r>
        <w:rPr>
          <w:rFonts w:ascii="Times New Roman" w:eastAsia="Times New Roman" w:hAnsi="Times New Roman" w:cs="Times New Roman"/>
          <w:sz w:val="24"/>
          <w:szCs w:val="24"/>
        </w:rPr>
        <w:t xml:space="preserve"> abundance and potentially offer insights into feeding patterns for the grazers.</w:t>
      </w:r>
    </w:p>
    <w:p w14:paraId="5FEF79D4" w14:textId="41D5B8D9" w:rsidR="007E0747" w:rsidRDefault="007E0747" w:rsidP="00685D80">
      <w:pPr>
        <w:rPr>
          <w:rFonts w:ascii="Times New Roman" w:eastAsia="Times New Roman" w:hAnsi="Times New Roman" w:cs="Times New Roman"/>
          <w:sz w:val="24"/>
          <w:szCs w:val="24"/>
        </w:rPr>
      </w:pPr>
    </w:p>
    <w:p w14:paraId="3F212284" w14:textId="2F4C2C3A" w:rsidR="00C842B9" w:rsidRDefault="00C842B9" w:rsidP="00685D80">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Relating sewage indicators with </w:t>
      </w:r>
      <w:r w:rsidR="004B79EC">
        <w:rPr>
          <w:rFonts w:ascii="Times New Roman" w:eastAsia="Times New Roman" w:hAnsi="Times New Roman" w:cs="Times New Roman"/>
          <w:i/>
          <w:sz w:val="24"/>
          <w:szCs w:val="24"/>
        </w:rPr>
        <w:t xml:space="preserve">macroinvertebrate </w:t>
      </w:r>
      <w:r>
        <w:rPr>
          <w:rFonts w:ascii="Times New Roman" w:eastAsia="Times New Roman" w:hAnsi="Times New Roman" w:cs="Times New Roman"/>
          <w:i/>
          <w:sz w:val="24"/>
          <w:szCs w:val="24"/>
        </w:rPr>
        <w:t xml:space="preserve">feeding guilds </w:t>
      </w:r>
    </w:p>
    <w:p w14:paraId="320D8D94" w14:textId="77777777" w:rsidR="00C842B9" w:rsidRPr="00C842B9" w:rsidRDefault="00C842B9" w:rsidP="00685D80">
      <w:pPr>
        <w:rPr>
          <w:rFonts w:ascii="Times New Roman" w:eastAsia="Times New Roman" w:hAnsi="Times New Roman" w:cs="Times New Roman"/>
          <w:i/>
          <w:sz w:val="24"/>
          <w:szCs w:val="24"/>
        </w:rPr>
      </w:pPr>
    </w:p>
    <w:p w14:paraId="4596910D" w14:textId="7C478BAD" w:rsidR="004B79EC" w:rsidRDefault="00113126" w:rsidP="00B11017">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Our</w:t>
      </w:r>
      <w:r w:rsidR="00C842B9">
        <w:rPr>
          <w:rFonts w:ascii="Times New Roman" w:eastAsia="Times New Roman" w:hAnsi="Times New Roman" w:cs="Times New Roman"/>
          <w:sz w:val="24"/>
          <w:szCs w:val="24"/>
        </w:rPr>
        <w:t xml:space="preserve"> data suggest </w:t>
      </w:r>
      <w:r w:rsidR="005D3D2A">
        <w:rPr>
          <w:rFonts w:ascii="Times New Roman" w:eastAsia="Times New Roman" w:hAnsi="Times New Roman" w:cs="Times New Roman"/>
          <w:sz w:val="24"/>
          <w:szCs w:val="24"/>
        </w:rPr>
        <w:t>macroinvertebrate</w:t>
      </w:r>
      <w:r w:rsidR="00D37BB9">
        <w:rPr>
          <w:rFonts w:ascii="Times New Roman" w:eastAsia="Times New Roman" w:hAnsi="Times New Roman" w:cs="Times New Roman"/>
          <w:sz w:val="24"/>
          <w:szCs w:val="24"/>
        </w:rPr>
        <w:t xml:space="preserve"> guilds reshape with increasing sewage pollution</w:t>
      </w:r>
      <w:r w:rsidR="00C842B9">
        <w:rPr>
          <w:rFonts w:ascii="Times New Roman" w:eastAsia="Times New Roman" w:hAnsi="Times New Roman" w:cs="Times New Roman"/>
          <w:sz w:val="24"/>
          <w:szCs w:val="24"/>
        </w:rPr>
        <w:t xml:space="preserve">. </w:t>
      </w:r>
      <w:commentRangeStart w:id="270"/>
      <w:r>
        <w:rPr>
          <w:rFonts w:ascii="Times New Roman" w:eastAsia="Times New Roman" w:hAnsi="Times New Roman" w:cs="Times New Roman"/>
          <w:sz w:val="24"/>
          <w:szCs w:val="24"/>
        </w:rPr>
        <w:t>O</w:t>
      </w:r>
      <w:r w:rsidR="00D8535D">
        <w:rPr>
          <w:rFonts w:ascii="Times New Roman" w:eastAsia="Times New Roman" w:hAnsi="Times New Roman" w:cs="Times New Roman"/>
          <w:sz w:val="24"/>
          <w:szCs w:val="24"/>
        </w:rPr>
        <w:t xml:space="preserve">ur results </w:t>
      </w:r>
      <w:commentRangeEnd w:id="270"/>
      <w:r w:rsidR="00E82AB8">
        <w:rPr>
          <w:rStyle w:val="CommentReference"/>
        </w:rPr>
        <w:commentReference w:id="270"/>
      </w:r>
      <w:r w:rsidR="00D8535D">
        <w:rPr>
          <w:rFonts w:ascii="Times New Roman" w:eastAsia="Times New Roman" w:hAnsi="Times New Roman" w:cs="Times New Roman"/>
          <w:sz w:val="24"/>
          <w:szCs w:val="24"/>
        </w:rPr>
        <w:t xml:space="preserve"> </w:t>
      </w:r>
      <w:del w:id="271" w:author="Meyer, Michael Frederick" w:date="2020-08-10T16:27:00Z">
        <w:r w:rsidR="00D8535D" w:rsidDel="00D34995">
          <w:rPr>
            <w:rFonts w:ascii="Times New Roman" w:eastAsia="Times New Roman" w:hAnsi="Times New Roman" w:cs="Times New Roman"/>
            <w:sz w:val="24"/>
            <w:szCs w:val="24"/>
          </w:rPr>
          <w:delText xml:space="preserve">support </w:delText>
        </w:r>
        <w:r w:rsidDel="00D34995">
          <w:rPr>
            <w:rFonts w:ascii="Times New Roman" w:eastAsia="Times New Roman" w:hAnsi="Times New Roman" w:cs="Times New Roman"/>
            <w:sz w:val="24"/>
            <w:szCs w:val="24"/>
          </w:rPr>
          <w:delText>the</w:delText>
        </w:r>
        <w:r w:rsidR="00D8535D" w:rsidDel="00D34995">
          <w:rPr>
            <w:rFonts w:ascii="Times New Roman" w:eastAsia="Times New Roman" w:hAnsi="Times New Roman" w:cs="Times New Roman"/>
            <w:sz w:val="24"/>
            <w:szCs w:val="24"/>
          </w:rPr>
          <w:delText xml:space="preserve"> general conclusion </w:delText>
        </w:r>
        <w:r w:rsidDel="00D34995">
          <w:rPr>
            <w:rFonts w:ascii="Times New Roman" w:eastAsia="Times New Roman" w:hAnsi="Times New Roman" w:cs="Times New Roman"/>
            <w:sz w:val="24"/>
            <w:szCs w:val="24"/>
          </w:rPr>
          <w:delText xml:space="preserve">of Timoshkin et al. (2016) </w:delText>
        </w:r>
        <w:r w:rsidR="00D8535D" w:rsidDel="00D34995">
          <w:rPr>
            <w:rFonts w:ascii="Times New Roman" w:eastAsia="Times New Roman" w:hAnsi="Times New Roman" w:cs="Times New Roman"/>
            <w:sz w:val="24"/>
            <w:szCs w:val="24"/>
          </w:rPr>
          <w:delText>that</w:delText>
        </w:r>
      </w:del>
      <w:ins w:id="272" w:author="Meyer, Michael Frederick" w:date="2020-08-10T16:27:00Z">
        <w:r w:rsidR="00D34995">
          <w:rPr>
            <w:rFonts w:ascii="Times New Roman" w:eastAsia="Times New Roman" w:hAnsi="Times New Roman" w:cs="Times New Roman"/>
            <w:sz w:val="24"/>
            <w:szCs w:val="24"/>
          </w:rPr>
          <w:t xml:space="preserve"> suggest</w:t>
        </w:r>
      </w:ins>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Baikalian</w:t>
      </w:r>
      <w:proofErr w:type="spellEnd"/>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mollusc</w:t>
      </w:r>
      <w:proofErr w:type="spellEnd"/>
      <w:r w:rsidR="002D1941">
        <w:rPr>
          <w:rFonts w:ascii="Times New Roman" w:eastAsia="Times New Roman" w:hAnsi="Times New Roman" w:cs="Times New Roman"/>
          <w:sz w:val="24"/>
          <w:szCs w:val="24"/>
        </w:rPr>
        <w:t xml:space="preserve"> abundance </w:t>
      </w:r>
      <w:r w:rsidR="00D8535D">
        <w:rPr>
          <w:rFonts w:ascii="Times New Roman" w:eastAsia="Times New Roman" w:hAnsi="Times New Roman" w:cs="Times New Roman"/>
          <w:sz w:val="24"/>
          <w:szCs w:val="24"/>
        </w:rPr>
        <w:t>tend</w:t>
      </w:r>
      <w:r w:rsidR="002D1941">
        <w:rPr>
          <w:rFonts w:ascii="Times New Roman" w:eastAsia="Times New Roman" w:hAnsi="Times New Roman" w:cs="Times New Roman"/>
          <w:sz w:val="24"/>
          <w:szCs w:val="24"/>
        </w:rPr>
        <w:t>s</w:t>
      </w:r>
      <w:r w:rsidR="00D8535D">
        <w:rPr>
          <w:rFonts w:ascii="Times New Roman" w:eastAsia="Times New Roman" w:hAnsi="Times New Roman" w:cs="Times New Roman"/>
          <w:sz w:val="24"/>
          <w:szCs w:val="24"/>
        </w:rPr>
        <w:t xml:space="preserve"> to </w:t>
      </w:r>
      <w:r w:rsidR="002D1941">
        <w:rPr>
          <w:rFonts w:ascii="Times New Roman" w:eastAsia="Times New Roman" w:hAnsi="Times New Roman" w:cs="Times New Roman"/>
          <w:sz w:val="24"/>
          <w:szCs w:val="24"/>
        </w:rPr>
        <w:t>decrease with increasing</w:t>
      </w:r>
      <w:r w:rsidR="00D8535D">
        <w:rPr>
          <w:rFonts w:ascii="Times New Roman" w:eastAsia="Times New Roman" w:hAnsi="Times New Roman" w:cs="Times New Roman"/>
          <w:sz w:val="24"/>
          <w:szCs w:val="24"/>
        </w:rPr>
        <w:t xml:space="preserve"> sewage pollution. Decreased </w:t>
      </w:r>
      <w:proofErr w:type="spellStart"/>
      <w:r w:rsidR="00D8535D">
        <w:rPr>
          <w:rFonts w:ascii="Times New Roman" w:eastAsia="Times New Roman" w:hAnsi="Times New Roman" w:cs="Times New Roman"/>
          <w:sz w:val="24"/>
          <w:szCs w:val="24"/>
        </w:rPr>
        <w:t>mollusc</w:t>
      </w:r>
      <w:proofErr w:type="spellEnd"/>
      <w:r w:rsidR="00D8535D">
        <w:rPr>
          <w:rFonts w:ascii="Times New Roman" w:eastAsia="Times New Roman" w:hAnsi="Times New Roman" w:cs="Times New Roman"/>
          <w:sz w:val="24"/>
          <w:szCs w:val="24"/>
        </w:rPr>
        <w:t xml:space="preserve"> abundance may have several causes, including low tolerance for increased </w:t>
      </w:r>
      <w:r w:rsidR="00E82AB8">
        <w:rPr>
          <w:rFonts w:ascii="Times New Roman" w:eastAsia="Times New Roman" w:hAnsi="Times New Roman" w:cs="Times New Roman"/>
          <w:sz w:val="24"/>
          <w:szCs w:val="24"/>
        </w:rPr>
        <w:t xml:space="preserve">concentrations of </w:t>
      </w:r>
      <w:r w:rsidR="00D8535D">
        <w:rPr>
          <w:rFonts w:ascii="Times New Roman" w:eastAsia="Times New Roman" w:hAnsi="Times New Roman" w:cs="Times New Roman"/>
          <w:sz w:val="24"/>
          <w:szCs w:val="24"/>
        </w:rPr>
        <w:t>PPCP</w:t>
      </w:r>
      <w:r w:rsidR="00E82AB8">
        <w:rPr>
          <w:rFonts w:ascii="Times New Roman" w:eastAsia="Times New Roman" w:hAnsi="Times New Roman" w:cs="Times New Roman"/>
          <w:sz w:val="24"/>
          <w:szCs w:val="24"/>
        </w:rPr>
        <w:t>s</w:t>
      </w:r>
      <w:r w:rsidR="00D8535D">
        <w:rPr>
          <w:rFonts w:ascii="Times New Roman" w:eastAsia="Times New Roman" w:hAnsi="Times New Roman" w:cs="Times New Roman"/>
          <w:sz w:val="24"/>
          <w:szCs w:val="24"/>
        </w:rPr>
        <w:t xml:space="preserve"> </w:t>
      </w:r>
      <w:r w:rsidR="00E82AB8">
        <w:rPr>
          <w:rFonts w:ascii="Times New Roman" w:eastAsia="Times New Roman" w:hAnsi="Times New Roman" w:cs="Times New Roman"/>
          <w:sz w:val="24"/>
          <w:szCs w:val="24"/>
        </w:rPr>
        <w:t xml:space="preserve">or other components of sewage </w:t>
      </w:r>
      <w:r w:rsidR="006F5F57">
        <w:rPr>
          <w:rFonts w:ascii="Times New Roman" w:eastAsia="Times New Roman" w:hAnsi="Times New Roman" w:cs="Times New Roman"/>
          <w:sz w:val="24"/>
          <w:szCs w:val="24"/>
        </w:rPr>
        <w:fldChar w:fldCharType="begin"/>
      </w:r>
      <w:r w:rsidR="00147D1A">
        <w:rPr>
          <w:rFonts w:ascii="Times New Roman" w:eastAsia="Times New Roman" w:hAnsi="Times New Roman" w:cs="Times New Roman"/>
          <w:sz w:val="24"/>
          <w:szCs w:val="24"/>
        </w:rPr>
        <w:instrText xml:space="preserve"> ADDIN ZOTERO_ITEM CSL_CITATION {"citationID":"Gc1CLGIO","properties":{"formattedCitation":"(Hollingsworth et al. 2002)","plainCitation":"(Hollingsworth et al. 2002)","dontUpdate":true,"noteIndex":0},"citationItems":[{"id":2699,"uris":["http://zotero.org/users/2645460/items/NXCSWETQ"],"uri":["http://zotero.org/users/2645460/items/NXCSWETQ"],"itemData":{"id":2699,"type":"article-journal","abstract":"At high concentrations this stimulant becomes a lethal neurotoxin to garden pests.","container-title":"Nature","DOI":"10.1038/417915a","ISSN":"1476-4687","issue":"6892","language":"en","page":"915-916","source":"www.nature.com","title":"Caffeine as a repellent for slugs and snails","volume":"417","author":[{"family":"Hollingsworth","given":"Robert G."},{"family":"Armstrong","given":"John W."},{"family":"Campbell","given":"Earl"}],"issued":{"date-parts":[["2002",6]]}}}],"schema":"https://github.com/citation-style-language/schema/raw/master/csl-citation.json"}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w:t>
      </w:r>
      <w:r w:rsidR="00092E59">
        <w:rPr>
          <w:rFonts w:ascii="Times New Roman" w:hAnsi="Times New Roman" w:cs="Times New Roman"/>
          <w:sz w:val="24"/>
        </w:rPr>
        <w:t xml:space="preserve">e.g., </w:t>
      </w:r>
      <w:r w:rsidR="006F5F57" w:rsidRPr="006F5F57">
        <w:rPr>
          <w:rFonts w:ascii="Times New Roman" w:hAnsi="Times New Roman" w:cs="Times New Roman"/>
          <w:sz w:val="24"/>
        </w:rPr>
        <w:t>Hollingsworth et al. 2002</w:t>
      </w:r>
      <w:r w:rsidR="00E82AB8">
        <w:rPr>
          <w:rFonts w:ascii="Times New Roman" w:hAnsi="Times New Roman" w:cs="Times New Roman"/>
          <w:sz w:val="24"/>
        </w:rPr>
        <w:t xml:space="preserve">, </w:t>
      </w:r>
      <w:proofErr w:type="spellStart"/>
      <w:r w:rsidR="00E82AB8" w:rsidRPr="00EF4024">
        <w:rPr>
          <w:rFonts w:ascii="Times New Roman" w:hAnsi="Times New Roman" w:cs="Times New Roman"/>
          <w:sz w:val="24"/>
        </w:rPr>
        <w:t>Timoshkin</w:t>
      </w:r>
      <w:proofErr w:type="spellEnd"/>
      <w:r w:rsidR="00E82AB8" w:rsidRPr="00EF4024">
        <w:rPr>
          <w:rFonts w:ascii="Times New Roman" w:hAnsi="Times New Roman" w:cs="Times New Roman"/>
          <w:sz w:val="24"/>
        </w:rPr>
        <w:t xml:space="preserve"> et al. 2016</w:t>
      </w:r>
      <w:r w:rsidR="006F5F57" w:rsidRPr="006F5F57">
        <w:rPr>
          <w:rFonts w:ascii="Times New Roman" w:hAnsi="Times New Roman" w:cs="Times New Roman"/>
          <w:sz w:val="24"/>
        </w:rPr>
        <w:t>)</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E82AB8">
        <w:rPr>
          <w:rFonts w:ascii="Times New Roman" w:eastAsia="Times New Roman" w:hAnsi="Times New Roman" w:cs="Times New Roman"/>
          <w:sz w:val="24"/>
          <w:szCs w:val="24"/>
        </w:rPr>
        <w:t>inability</w:t>
      </w:r>
      <w:r w:rsidR="00D8535D">
        <w:rPr>
          <w:rFonts w:ascii="Times New Roman" w:eastAsia="Times New Roman" w:hAnsi="Times New Roman" w:cs="Times New Roman"/>
          <w:sz w:val="24"/>
          <w:szCs w:val="24"/>
        </w:rPr>
        <w:t xml:space="preserve"> to consume filamentous algae </w:t>
      </w:r>
      <w:r w:rsidR="006F5F57">
        <w:rPr>
          <w:rFonts w:ascii="Times New Roman" w:eastAsia="Times New Roman" w:hAnsi="Times New Roman" w:cs="Times New Roman"/>
          <w:sz w:val="24"/>
          <w:szCs w:val="24"/>
        </w:rPr>
        <w:fldChar w:fldCharType="begin"/>
      </w:r>
      <w:r w:rsidR="006F5F57">
        <w:rPr>
          <w:rFonts w:ascii="Times New Roman" w:eastAsia="Times New Roman" w:hAnsi="Times New Roman" w:cs="Times New Roman"/>
          <w:sz w:val="24"/>
          <w:szCs w:val="24"/>
        </w:rPr>
        <w:instrText xml:space="preserve"> ADDIN ZOTERO_ITEM CSL_CITATION {"citationID":"z3m6Jwfi","properties":{"formattedCitation":"(Mazzella and Russo 1989)","plainCitation":"(Mazzella and Russo 1989)","noteIndex":0},"citationItems":[{"id":2702,"uris":["http://zotero.org/users/2645460/items/PPNKFL8T"],"uri":["http://zotero.org/users/2645460/items/PPNKFL8T"],"itemData":{"id":2702,"type":"paper-conference","abstract":"Abstract The temporal and spatial patterns of the molluscs Gibbula ardens (L., 1758) and G. umbilicaris (Von Salis, 1793), which inhabit beds of Posidonia oceanica (L.) Delile indicated that these species occupy well-differentiated niches. To understand better this niche differentiation, the effect of the grazing activity of the two Gibbula species (Mollusca, Archaeogastropoda) on the epiphytic community (micro- and macroglora) of P. oceanica leaves was studied by scanning electron microscopy (SEM). The epiphytic community differs along the leaf axis according to leaf age: the basal (youngest) part is colonized by bacteria and diatoms, ageing tissues by encrusting soft and calcareous algae, and the tips (oldest part) by an upright layer on the encrusting layer. The large variety of periphyton components growing on the leaves represents a diversified food source for the herbivorous molluscs. G. ardens seems to prefer bacteria and diatoms, and seldom feeds on calcareous encrusting algae; G. umbilicaris seems to feed preferentially on erect macroalgae and seldom on soft encrusting species. Feeding habits are in accordance with species spatial arrangement along the leaves and the spatio-temporal distribution in the meadow.","DOI":"10.1016/0304-3770(89)90007-7","source":"Semantic Scholar","title":"Grazing effect of two Gibbula species (Mollusca, Archaeogastropoda) on the epiphytic community of Posidonia oceanica leaves","author":[{"family":"Mazzella","given":"Lucia"},{"family":"Russo","given":"Giovanni Fulvio"}],"issued":{"date-parts":[["1989"]]}}}],"schema":"https://github.com/citation-style-language/schema/raw/master/csl-citation.json"}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(Mazzella and Russo 1989)</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E82AB8">
        <w:rPr>
          <w:rFonts w:ascii="Times New Roman" w:eastAsia="Times New Roman" w:hAnsi="Times New Roman" w:cs="Times New Roman"/>
          <w:sz w:val="24"/>
          <w:szCs w:val="24"/>
        </w:rPr>
        <w:t xml:space="preserve">or </w:t>
      </w:r>
      <w:r w:rsidR="00D8535D">
        <w:rPr>
          <w:rFonts w:ascii="Times New Roman" w:eastAsia="Times New Roman" w:hAnsi="Times New Roman" w:cs="Times New Roman"/>
          <w:sz w:val="24"/>
          <w:szCs w:val="24"/>
        </w:rPr>
        <w:t xml:space="preserve">filamentous algae not offering the proper nutrition </w:t>
      </w:r>
      <w:r w:rsidR="00EF4024">
        <w:rPr>
          <w:rFonts w:ascii="Times New Roman" w:eastAsia="Times New Roman" w:hAnsi="Times New Roman" w:cs="Times New Roman"/>
          <w:sz w:val="24"/>
          <w:szCs w:val="24"/>
        </w:rPr>
        <w:fldChar w:fldCharType="begin"/>
      </w:r>
      <w:r w:rsidR="00EF4024">
        <w:rPr>
          <w:rFonts w:ascii="Times New Roman" w:eastAsia="Times New Roman" w:hAnsi="Times New Roman" w:cs="Times New Roman"/>
          <w:sz w:val="24"/>
          <w:szCs w:val="24"/>
        </w:rPr>
        <w:instrText xml:space="preserve"> ADDIN ZOTERO_ITEM CSL_CITATION {"citationID":"3P8iO5S4","properties":{"formattedCitation":"(Lowe and Hunter 1988)","plainCitation":"(Lowe and Hunter 1988)","noteIndex":0},"citationItems":[{"id":2705,"uris":["http://zotero.org/users/2645460/items/9LBH495G"],"uri":["http://zotero.org/users/2645460/items/9LBH495G"],"itemData":{"id":2705,"type":"article-journal","abstract":"Experimentswere conductedin a small northernMichiganlake to assessthe effectsof grazingby the snail Physaintegraon periphytoncommunities.Periphytonwas allowed to colonize glass microscopeslides in enclosuresfor 26 d priorto the introductionof snails at three densities. Snails were allowed to graze for 21 d before the periphyton was collected and analyzed. Physa integrasignificantlyreducedthe biovolume, species richness,and diversityof periphyton.Diatoms were relatively more abundantand green algae relatively less abundantat low grazer densities when comparedwith controlsand periphytonat high grazerdensities. Grazersreducedthe physiognomic diversity of periphyton which led to a community dominated by prostratediatoms. Seventeen algal taxa were significantly reduced in relative abundanceby grazers. Synedraand Mougeotiawere the most abundanttaxaof this group.Eunotiapectinalivsar.minora, prostratechainforming diatom, was least affected by grazing and experienced a significant increase in relative abundancein communitiesexposedto grazers.Oedogoniumhad a significantlyhigher relativeabundance under high grazerdensities than under either the controlor low grazerdensity conditions. We conclude that Physaintegrareduces algal densities, species richness, species diversity, and physiognomic complexity and leads to a community dominatedby grazer-resistanttaxa (Eunotia pectinalisvar. minorand Oedogoniumsp.).","container-title":"Journal of the North American Benthological Society","DOI":"10.2307/1467828","ISSN":"0887-3593, 1937-237X","issue":"1","journalAbbreviation":"Journal of the North American Benthological Society","language":"en","page":"29-36","source":"DOI.org (Crossref)","title":"Effect of Grazing by Physa integra on Periphyton Community Structure","volume":"7","author":[{"family":"Lowe","given":"R. L."},{"family":"Hunter","given":"R. D."}],"issued":{"date-parts":[["1988",3]]}}}],"schema":"https://github.com/citation-style-language/schema/raw/master/csl-citation.json"} </w:instrText>
      </w:r>
      <w:r w:rsidR="00EF4024">
        <w:rPr>
          <w:rFonts w:ascii="Times New Roman" w:eastAsia="Times New Roman" w:hAnsi="Times New Roman" w:cs="Times New Roman"/>
          <w:sz w:val="24"/>
          <w:szCs w:val="24"/>
        </w:rPr>
        <w:fldChar w:fldCharType="separate"/>
      </w:r>
      <w:r w:rsidR="00EF4024" w:rsidRPr="00EF4024">
        <w:rPr>
          <w:rFonts w:ascii="Times New Roman" w:hAnsi="Times New Roman" w:cs="Times New Roman"/>
          <w:sz w:val="24"/>
        </w:rPr>
        <w:t>(Lowe and Hunter 1988)</w:t>
      </w:r>
      <w:r w:rsidR="00EF4024">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2D1941">
        <w:rPr>
          <w:rFonts w:ascii="Times New Roman" w:eastAsia="Times New Roman" w:hAnsi="Times New Roman" w:cs="Times New Roman"/>
          <w:sz w:val="24"/>
          <w:szCs w:val="24"/>
        </w:rPr>
        <w:t xml:space="preserve">In contrast to </w:t>
      </w:r>
      <w:proofErr w:type="spellStart"/>
      <w:r w:rsidR="002D1941">
        <w:rPr>
          <w:rFonts w:ascii="Times New Roman" w:eastAsia="Times New Roman" w:hAnsi="Times New Roman" w:cs="Times New Roman"/>
          <w:sz w:val="24"/>
          <w:szCs w:val="24"/>
        </w:rPr>
        <w:t>molluscs</w:t>
      </w:r>
      <w:proofErr w:type="spellEnd"/>
      <w:r w:rsidR="002D1941">
        <w:rPr>
          <w:rFonts w:ascii="Times New Roman" w:eastAsia="Times New Roman" w:hAnsi="Times New Roman" w:cs="Times New Roman"/>
          <w:sz w:val="24"/>
          <w:szCs w:val="24"/>
        </w:rPr>
        <w:t xml:space="preserve">, amphipods were </w:t>
      </w:r>
      <w:r w:rsidR="000068A0">
        <w:rPr>
          <w:rFonts w:ascii="Times New Roman" w:eastAsia="Times New Roman" w:hAnsi="Times New Roman" w:cs="Times New Roman"/>
          <w:sz w:val="24"/>
          <w:szCs w:val="24"/>
        </w:rPr>
        <w:t xml:space="preserve">generally </w:t>
      </w:r>
      <w:r w:rsidR="002D1941">
        <w:rPr>
          <w:rFonts w:ascii="Times New Roman" w:eastAsia="Times New Roman" w:hAnsi="Times New Roman" w:cs="Times New Roman"/>
          <w:sz w:val="24"/>
          <w:szCs w:val="24"/>
        </w:rPr>
        <w:t xml:space="preserve">prevalent at all littoral sites regardless of sewage indicator concentrations. </w:t>
      </w:r>
      <w:proofErr w:type="spellStart"/>
      <w:r w:rsidR="002D1941">
        <w:rPr>
          <w:rFonts w:ascii="Times New Roman" w:eastAsia="Times New Roman" w:hAnsi="Times New Roman" w:cs="Times New Roman"/>
          <w:i/>
          <w:sz w:val="24"/>
          <w:szCs w:val="24"/>
        </w:rPr>
        <w:t>Brandtia</w:t>
      </w:r>
      <w:proofErr w:type="spellEnd"/>
      <w:r w:rsidR="002D1941">
        <w:rPr>
          <w:rFonts w:ascii="Times New Roman" w:eastAsia="Times New Roman" w:hAnsi="Times New Roman" w:cs="Times New Roman"/>
          <w:i/>
          <w:sz w:val="24"/>
          <w:szCs w:val="24"/>
        </w:rPr>
        <w:t xml:space="preserve"> </w:t>
      </w:r>
      <w:r w:rsidR="002D1941">
        <w:rPr>
          <w:rFonts w:ascii="Times New Roman" w:eastAsia="Times New Roman" w:hAnsi="Times New Roman" w:cs="Times New Roman"/>
          <w:sz w:val="24"/>
          <w:szCs w:val="24"/>
        </w:rPr>
        <w:t>spp.</w:t>
      </w:r>
      <w:r w:rsidR="000068A0">
        <w:rPr>
          <w:rFonts w:ascii="Times New Roman" w:eastAsia="Times New Roman" w:hAnsi="Times New Roman" w:cs="Times New Roman"/>
          <w:sz w:val="24"/>
          <w:szCs w:val="24"/>
        </w:rPr>
        <w:t xml:space="preserve"> was t</w:t>
      </w:r>
      <w:r w:rsidR="00B11017">
        <w:rPr>
          <w:rFonts w:ascii="Times New Roman" w:eastAsia="Times New Roman" w:hAnsi="Times New Roman" w:cs="Times New Roman"/>
          <w:sz w:val="24"/>
          <w:szCs w:val="24"/>
        </w:rPr>
        <w:t xml:space="preserve">he only species less </w:t>
      </w:r>
      <w:r w:rsidR="00456A8D">
        <w:rPr>
          <w:rFonts w:ascii="Times New Roman" w:eastAsia="Times New Roman" w:hAnsi="Times New Roman" w:cs="Times New Roman"/>
          <w:sz w:val="24"/>
          <w:szCs w:val="24"/>
        </w:rPr>
        <w:t xml:space="preserve">abundant </w:t>
      </w:r>
      <w:r w:rsidR="00B11017">
        <w:rPr>
          <w:rFonts w:ascii="Times New Roman" w:eastAsia="Times New Roman" w:hAnsi="Times New Roman" w:cs="Times New Roman"/>
          <w:sz w:val="24"/>
          <w:szCs w:val="24"/>
        </w:rPr>
        <w:t>with sewage indicator signals</w:t>
      </w:r>
      <w:r w:rsidR="00E82AB8">
        <w:rPr>
          <w:rFonts w:ascii="Times New Roman" w:eastAsia="Times New Roman" w:hAnsi="Times New Roman" w:cs="Times New Roman"/>
          <w:sz w:val="24"/>
          <w:szCs w:val="24"/>
        </w:rPr>
        <w:t>.</w:t>
      </w:r>
      <w:r w:rsidR="00B11017">
        <w:rPr>
          <w:rFonts w:ascii="Times New Roman" w:eastAsia="Times New Roman" w:hAnsi="Times New Roman" w:cs="Times New Roman"/>
          <w:sz w:val="24"/>
          <w:szCs w:val="24"/>
        </w:rPr>
        <w:t xml:space="preserve"> </w:t>
      </w:r>
      <w:r w:rsidR="00E82AB8">
        <w:rPr>
          <w:rFonts w:ascii="Times New Roman" w:eastAsia="Times New Roman" w:hAnsi="Times New Roman" w:cs="Times New Roman"/>
          <w:sz w:val="24"/>
          <w:szCs w:val="24"/>
        </w:rPr>
        <w:t>T</w:t>
      </w:r>
      <w:r w:rsidR="00B11017">
        <w:rPr>
          <w:rFonts w:ascii="Times New Roman" w:eastAsia="Times New Roman" w:hAnsi="Times New Roman" w:cs="Times New Roman"/>
          <w:sz w:val="24"/>
          <w:szCs w:val="24"/>
        </w:rPr>
        <w:t>his genus tends to be associated with endemic sponges</w:t>
      </w:r>
      <w:r w:rsidR="00F0768F">
        <w:rPr>
          <w:rFonts w:ascii="Times New Roman" w:eastAsia="Times New Roman" w:hAnsi="Times New Roman" w:cs="Times New Roman"/>
          <w:sz w:val="24"/>
          <w:szCs w:val="24"/>
        </w:rPr>
        <w:t xml:space="preserve"> (</w:t>
      </w:r>
      <w:proofErr w:type="spellStart"/>
      <w:r w:rsidR="00F0768F">
        <w:rPr>
          <w:rFonts w:ascii="Times New Roman" w:eastAsia="Times New Roman" w:hAnsi="Times New Roman" w:cs="Times New Roman"/>
          <w:sz w:val="24"/>
          <w:szCs w:val="24"/>
        </w:rPr>
        <w:t>Taakhteev</w:t>
      </w:r>
      <w:proofErr w:type="spellEnd"/>
      <w:r w:rsidR="00F0768F">
        <w:rPr>
          <w:rFonts w:ascii="Times New Roman" w:eastAsia="Times New Roman" w:hAnsi="Times New Roman" w:cs="Times New Roman"/>
          <w:sz w:val="24"/>
          <w:szCs w:val="24"/>
        </w:rPr>
        <w:t xml:space="preserve"> &amp; </w:t>
      </w:r>
      <w:proofErr w:type="spellStart"/>
      <w:r w:rsidR="00F0768F">
        <w:rPr>
          <w:rFonts w:ascii="Times New Roman" w:eastAsia="Times New Roman" w:hAnsi="Times New Roman" w:cs="Times New Roman"/>
          <w:sz w:val="24"/>
          <w:szCs w:val="24"/>
        </w:rPr>
        <w:t>Didorenko</w:t>
      </w:r>
      <w:proofErr w:type="spellEnd"/>
      <w:r w:rsidR="00F0768F">
        <w:rPr>
          <w:rFonts w:ascii="Times New Roman" w:eastAsia="Times New Roman" w:hAnsi="Times New Roman" w:cs="Times New Roman"/>
          <w:sz w:val="24"/>
          <w:szCs w:val="24"/>
        </w:rPr>
        <w:t>, 2015)</w:t>
      </w:r>
      <w:r w:rsidR="00B11017">
        <w:rPr>
          <w:rFonts w:ascii="Times New Roman" w:eastAsia="Times New Roman" w:hAnsi="Times New Roman" w:cs="Times New Roman"/>
          <w:sz w:val="24"/>
          <w:szCs w:val="24"/>
        </w:rPr>
        <w:t>, which may also be decreasing in abundance near areas of lakeside development (</w:t>
      </w:r>
      <w:proofErr w:type="spellStart"/>
      <w:r w:rsidR="00B11017">
        <w:rPr>
          <w:rFonts w:ascii="Times New Roman" w:eastAsia="Times New Roman" w:hAnsi="Times New Roman" w:cs="Times New Roman"/>
          <w:sz w:val="24"/>
          <w:szCs w:val="24"/>
        </w:rPr>
        <w:t>Timoshkin</w:t>
      </w:r>
      <w:proofErr w:type="spellEnd"/>
      <w:r w:rsidR="00B11017">
        <w:rPr>
          <w:rFonts w:ascii="Times New Roman" w:eastAsia="Times New Roman" w:hAnsi="Times New Roman" w:cs="Times New Roman"/>
          <w:sz w:val="24"/>
          <w:szCs w:val="24"/>
        </w:rPr>
        <w:t xml:space="preserve"> et al., 2016).</w:t>
      </w:r>
      <w:r w:rsidR="002D1941">
        <w:rPr>
          <w:rFonts w:ascii="Times New Roman" w:eastAsia="Times New Roman" w:hAnsi="Times New Roman" w:cs="Times New Roman"/>
          <w:sz w:val="24"/>
          <w:szCs w:val="24"/>
        </w:rPr>
        <w:t xml:space="preserve"> </w:t>
      </w:r>
      <w:proofErr w:type="spellStart"/>
      <w:r w:rsidR="000F2398">
        <w:rPr>
          <w:rFonts w:ascii="Times New Roman" w:eastAsia="Times New Roman" w:hAnsi="Times New Roman" w:cs="Times New Roman"/>
          <w:i/>
          <w:sz w:val="24"/>
          <w:szCs w:val="24"/>
        </w:rPr>
        <w:t>Eulimnogammarus</w:t>
      </w:r>
      <w:proofErr w:type="spellEnd"/>
      <w:r w:rsidR="000F2398">
        <w:rPr>
          <w:rFonts w:ascii="Times New Roman" w:eastAsia="Times New Roman" w:hAnsi="Times New Roman" w:cs="Times New Roman"/>
          <w:i/>
          <w:sz w:val="24"/>
          <w:szCs w:val="24"/>
        </w:rPr>
        <w:t xml:space="preserve"> </w:t>
      </w:r>
      <w:r w:rsidR="000F2398">
        <w:rPr>
          <w:rFonts w:ascii="Times New Roman" w:eastAsia="Times New Roman" w:hAnsi="Times New Roman" w:cs="Times New Roman"/>
          <w:sz w:val="24"/>
          <w:szCs w:val="24"/>
        </w:rPr>
        <w:t xml:space="preserve">spp., one of the most </w:t>
      </w:r>
      <w:r w:rsidR="00456A8D">
        <w:rPr>
          <w:rFonts w:ascii="Times New Roman" w:eastAsia="Times New Roman" w:hAnsi="Times New Roman" w:cs="Times New Roman"/>
          <w:sz w:val="24"/>
          <w:szCs w:val="24"/>
        </w:rPr>
        <w:t xml:space="preserve">speciose </w:t>
      </w:r>
      <w:r w:rsidR="000F2398">
        <w:rPr>
          <w:rFonts w:ascii="Times New Roman" w:eastAsia="Times New Roman" w:hAnsi="Times New Roman" w:cs="Times New Roman"/>
          <w:sz w:val="24"/>
          <w:szCs w:val="24"/>
        </w:rPr>
        <w:t>Baikal genera (</w:t>
      </w:r>
      <w:proofErr w:type="spellStart"/>
      <w:r w:rsidR="000F2398">
        <w:rPr>
          <w:rFonts w:ascii="Times New Roman" w:eastAsia="Times New Roman" w:hAnsi="Times New Roman" w:cs="Times New Roman"/>
          <w:sz w:val="24"/>
          <w:szCs w:val="24"/>
        </w:rPr>
        <w:t>Tachteev</w:t>
      </w:r>
      <w:proofErr w:type="spellEnd"/>
      <w:r w:rsidR="000F2398">
        <w:rPr>
          <w:rFonts w:ascii="Times New Roman" w:eastAsia="Times New Roman" w:hAnsi="Times New Roman" w:cs="Times New Roman"/>
          <w:sz w:val="24"/>
          <w:szCs w:val="24"/>
        </w:rPr>
        <w:t xml:space="preserve"> &amp; </w:t>
      </w:r>
      <w:proofErr w:type="spellStart"/>
      <w:r w:rsidR="000F2398">
        <w:rPr>
          <w:rFonts w:ascii="Times New Roman" w:eastAsia="Times New Roman" w:hAnsi="Times New Roman" w:cs="Times New Roman"/>
          <w:sz w:val="24"/>
          <w:szCs w:val="24"/>
        </w:rPr>
        <w:t>Didorenko</w:t>
      </w:r>
      <w:proofErr w:type="spellEnd"/>
      <w:r w:rsidR="000F2398">
        <w:rPr>
          <w:rFonts w:ascii="Times New Roman" w:eastAsia="Times New Roman" w:hAnsi="Times New Roman" w:cs="Times New Roman"/>
          <w:sz w:val="24"/>
          <w:szCs w:val="24"/>
        </w:rPr>
        <w:t xml:space="preserve">, 2015), was prevalent at all sites, and </w:t>
      </w:r>
      <w:r w:rsidR="000F2398">
        <w:rPr>
          <w:rFonts w:ascii="Times New Roman" w:eastAsia="Times New Roman" w:hAnsi="Times New Roman" w:cs="Times New Roman"/>
          <w:sz w:val="24"/>
          <w:szCs w:val="24"/>
          <w:highlight w:val="white"/>
        </w:rPr>
        <w:t>δ</w:t>
      </w:r>
      <w:r w:rsidR="000F2398" w:rsidRPr="000E056C">
        <w:rPr>
          <w:rFonts w:ascii="Times New Roman" w:eastAsia="Times New Roman" w:hAnsi="Times New Roman" w:cs="Times New Roman"/>
          <w:sz w:val="24"/>
          <w:szCs w:val="24"/>
          <w:highlight w:val="white"/>
          <w:vertAlign w:val="superscript"/>
        </w:rPr>
        <w:t>15</w:t>
      </w:r>
      <w:r w:rsidR="000F2398">
        <w:rPr>
          <w:rFonts w:ascii="Times New Roman" w:eastAsia="Times New Roman" w:hAnsi="Times New Roman" w:cs="Times New Roman"/>
          <w:sz w:val="24"/>
          <w:szCs w:val="24"/>
          <w:highlight w:val="white"/>
        </w:rPr>
        <w:t>N</w:t>
      </w:r>
      <w:r w:rsidR="00456A8D">
        <w:rPr>
          <w:rFonts w:ascii="Times New Roman" w:eastAsia="Times New Roman" w:hAnsi="Times New Roman" w:cs="Times New Roman"/>
          <w:sz w:val="24"/>
          <w:szCs w:val="24"/>
          <w:highlight w:val="white"/>
        </w:rPr>
        <w:t xml:space="preserve"> in its tissue</w:t>
      </w:r>
      <w:r w:rsidR="000F2398">
        <w:rPr>
          <w:rFonts w:ascii="Times New Roman" w:eastAsia="Times New Roman" w:hAnsi="Times New Roman" w:cs="Times New Roman"/>
          <w:sz w:val="24"/>
          <w:szCs w:val="24"/>
          <w:highlight w:val="white"/>
        </w:rPr>
        <w:t xml:space="preserve"> increased slightly but significantly with increasing IDW population. Unlike periphyton, amphipods’ increasing δ</w:t>
      </w:r>
      <w:r w:rsidR="000F2398" w:rsidRPr="000E056C">
        <w:rPr>
          <w:rFonts w:ascii="Times New Roman" w:eastAsia="Times New Roman" w:hAnsi="Times New Roman" w:cs="Times New Roman"/>
          <w:sz w:val="24"/>
          <w:szCs w:val="24"/>
          <w:highlight w:val="white"/>
          <w:vertAlign w:val="superscript"/>
        </w:rPr>
        <w:t>15</w:t>
      </w:r>
      <w:r w:rsidR="000F2398">
        <w:rPr>
          <w:rFonts w:ascii="Times New Roman" w:eastAsia="Times New Roman" w:hAnsi="Times New Roman" w:cs="Times New Roman"/>
          <w:sz w:val="24"/>
          <w:szCs w:val="24"/>
          <w:highlight w:val="white"/>
        </w:rPr>
        <w:t xml:space="preserve">N values may relate to amphipods having longer cellular turnover rates (e.g., weeks; </w:t>
      </w:r>
      <w:r w:rsidR="000F2398">
        <w:rPr>
          <w:rFonts w:ascii="Times New Roman" w:eastAsia="Times New Roman" w:hAnsi="Times New Roman" w:cs="Times New Roman"/>
          <w:sz w:val="24"/>
          <w:szCs w:val="24"/>
          <w:highlight w:val="white"/>
        </w:rPr>
        <w:fldChar w:fldCharType="begin"/>
      </w:r>
      <w:r w:rsidR="000F2398">
        <w:rPr>
          <w:rFonts w:ascii="Times New Roman" w:eastAsia="Times New Roman" w:hAnsi="Times New Roman" w:cs="Times New Roman"/>
          <w:sz w:val="24"/>
          <w:szCs w:val="24"/>
          <w:highlight w:val="white"/>
        </w:rPr>
        <w:instrText xml:space="preserve"> ADDIN ZOTERO_ITEM CSL_CITATION {"citationID":"PfgAEngR","properties":{"formattedCitation":"(McIntyre and Flecker 2006)","plainCitation":"(McIntyre and Flecker 2006)","dontUpdate":true,"noteIndex":0},"citationItems":[{"id":2706,"uris":["http://zotero.org/users/2645460/items/YUMGAW23"],"uri":["http://zotero.org/users/2645460/items/YUMGAW23"],"itemData":{"id":2706,"type":"article-journal","abstract":"Stable isotopes are widely used as time-integrating tracers of trophic interactions, but turnover rates of isotopes in animal tissues remain poorly understood. Here, we report nitrogen (N) isotope turnover rates in tissues of four primary consumer species: Ancistrus triradiatus armored catfish (muscle, fins, and whole blood), Tarebia granifera snails (muscle), and Rana palmipes tadpoles (muscle) from a Venezuelan river, and Lavigeria grandis snails (muscle) from Lake Tanganyika, East Africa. Turnover was estimated from the dilution of a 15N label introduced into consumer tissues by feeding on 15N-enriched periphyton. Muscle turnover rates were rapid (0.5–3.8% per day), and were attributable to metabolic replacement of N as well as growth in catfish and snails. N turnover in catfish muscle decreased with size, and fin tissue turned over more rapidly than whole blood or muscle, though the difference was not significant. Our results indicate that stable isotope signatures of these tropical species could change markedly within weeks following a shift in diet. However, generalization across taxa or latitudes is complicated by the strong size-dependence of isotope turnover rates. The enrichment-dilution approach outlined here may facilitate measurement of isotopic turnover in a wide variety of consumers under field conditions.","container-title":"Oecologia","DOI":"10.1007/s00442-005-0354-3","ISSN":"1432-1939","issue":"1","journalAbbreviation":"Oecologia","language":"en","page":"12-21","source":"Springer Link","title":"Rapid turnover of tissue nitrogen of primary consumers in tropical freshwaters","volume":"148","author":[{"family":"McIntyre","given":"Peter B."},{"family":"Flecker","given":"Alexander S."}],"issued":{"date-parts":[["2006",5,1]]}}}],"schema":"https://github.com/citation-style-language/schema/raw/master/csl-citation.json"} </w:instrText>
      </w:r>
      <w:r w:rsidR="000F2398">
        <w:rPr>
          <w:rFonts w:ascii="Times New Roman" w:eastAsia="Times New Roman" w:hAnsi="Times New Roman" w:cs="Times New Roman"/>
          <w:sz w:val="24"/>
          <w:szCs w:val="24"/>
          <w:highlight w:val="white"/>
        </w:rPr>
        <w:fldChar w:fldCharType="separate"/>
      </w:r>
      <w:r w:rsidR="000F2398" w:rsidRPr="00C131EF">
        <w:rPr>
          <w:rFonts w:ascii="Times New Roman" w:hAnsi="Times New Roman" w:cs="Times New Roman"/>
          <w:sz w:val="24"/>
          <w:highlight w:val="white"/>
        </w:rPr>
        <w:t xml:space="preserve">McIntyre and </w:t>
      </w:r>
      <w:proofErr w:type="spellStart"/>
      <w:r w:rsidR="000F2398" w:rsidRPr="00C131EF">
        <w:rPr>
          <w:rFonts w:ascii="Times New Roman" w:hAnsi="Times New Roman" w:cs="Times New Roman"/>
          <w:sz w:val="24"/>
          <w:highlight w:val="white"/>
        </w:rPr>
        <w:t>Flecker</w:t>
      </w:r>
      <w:proofErr w:type="spellEnd"/>
      <w:r w:rsidR="000F2398" w:rsidRPr="00C131EF">
        <w:rPr>
          <w:rFonts w:ascii="Times New Roman" w:hAnsi="Times New Roman" w:cs="Times New Roman"/>
          <w:sz w:val="24"/>
          <w:highlight w:val="white"/>
        </w:rPr>
        <w:t xml:space="preserve"> 2006)</w:t>
      </w:r>
      <w:r w:rsidR="000F2398">
        <w:rPr>
          <w:rFonts w:ascii="Times New Roman" w:eastAsia="Times New Roman" w:hAnsi="Times New Roman" w:cs="Times New Roman"/>
          <w:sz w:val="24"/>
          <w:szCs w:val="24"/>
          <w:highlight w:val="white"/>
        </w:rPr>
        <w:fldChar w:fldCharType="end"/>
      </w:r>
      <w:r w:rsidR="000F2398">
        <w:rPr>
          <w:rFonts w:ascii="Times New Roman" w:eastAsia="Times New Roman" w:hAnsi="Times New Roman" w:cs="Times New Roman"/>
          <w:sz w:val="24"/>
          <w:szCs w:val="24"/>
          <w:highlight w:val="white"/>
        </w:rPr>
        <w:t xml:space="preserve"> relative to periphyton. Consequently, amphipods’ increasing δ</w:t>
      </w:r>
      <w:r w:rsidR="000F2398" w:rsidRPr="000E056C">
        <w:rPr>
          <w:rFonts w:ascii="Times New Roman" w:eastAsia="Times New Roman" w:hAnsi="Times New Roman" w:cs="Times New Roman"/>
          <w:sz w:val="24"/>
          <w:szCs w:val="24"/>
          <w:highlight w:val="white"/>
          <w:vertAlign w:val="superscript"/>
        </w:rPr>
        <w:t>15</w:t>
      </w:r>
      <w:r w:rsidR="000F2398">
        <w:rPr>
          <w:rFonts w:ascii="Times New Roman" w:eastAsia="Times New Roman" w:hAnsi="Times New Roman" w:cs="Times New Roman"/>
          <w:sz w:val="24"/>
          <w:szCs w:val="24"/>
          <w:highlight w:val="white"/>
        </w:rPr>
        <w:t>N concentrations suggests that sewage-derived nutrients are being incorporated into the food web. While we did not test amphipod tissue</w:t>
      </w:r>
      <w:r w:rsidR="00E82AB8">
        <w:rPr>
          <w:rFonts w:ascii="Times New Roman" w:eastAsia="Times New Roman" w:hAnsi="Times New Roman" w:cs="Times New Roman"/>
          <w:sz w:val="24"/>
          <w:szCs w:val="24"/>
          <w:highlight w:val="white"/>
        </w:rPr>
        <w:t>s</w:t>
      </w:r>
      <w:r w:rsidR="000F2398">
        <w:rPr>
          <w:rFonts w:ascii="Times New Roman" w:eastAsia="Times New Roman" w:hAnsi="Times New Roman" w:cs="Times New Roman"/>
          <w:sz w:val="24"/>
          <w:szCs w:val="24"/>
          <w:highlight w:val="white"/>
        </w:rPr>
        <w:t xml:space="preserve"> for other sewage indicators such as PPCPs and microplastics, the potential for PPCPs to bioaccumulate </w:t>
      </w:r>
      <w:r w:rsidR="00E82AB8">
        <w:rPr>
          <w:rFonts w:ascii="Times New Roman" w:eastAsia="Times New Roman" w:hAnsi="Times New Roman" w:cs="Times New Roman"/>
          <w:sz w:val="24"/>
          <w:szCs w:val="24"/>
          <w:highlight w:val="white"/>
        </w:rPr>
        <w:t>and</w:t>
      </w:r>
      <w:r w:rsidR="000F2398">
        <w:rPr>
          <w:rFonts w:ascii="Times New Roman" w:eastAsia="Times New Roman" w:hAnsi="Times New Roman" w:cs="Times New Roman"/>
          <w:sz w:val="24"/>
          <w:szCs w:val="24"/>
          <w:highlight w:val="white"/>
        </w:rPr>
        <w:t xml:space="preserve"> </w:t>
      </w:r>
      <w:proofErr w:type="spellStart"/>
      <w:r w:rsidR="000F2398">
        <w:rPr>
          <w:rFonts w:ascii="Times New Roman" w:eastAsia="Times New Roman" w:hAnsi="Times New Roman" w:cs="Times New Roman"/>
          <w:sz w:val="24"/>
          <w:szCs w:val="24"/>
          <w:highlight w:val="white"/>
        </w:rPr>
        <w:t>biomagnify</w:t>
      </w:r>
      <w:proofErr w:type="spellEnd"/>
      <w:r w:rsidR="000F2398">
        <w:rPr>
          <w:rFonts w:ascii="Times New Roman" w:eastAsia="Times New Roman" w:hAnsi="Times New Roman" w:cs="Times New Roman"/>
          <w:sz w:val="24"/>
          <w:szCs w:val="24"/>
          <w:highlight w:val="white"/>
        </w:rPr>
        <w:t xml:space="preserve"> </w:t>
      </w:r>
      <w:r w:rsidR="00EC3D3F">
        <w:rPr>
          <w:rFonts w:ascii="Times New Roman" w:eastAsia="Times New Roman" w:hAnsi="Times New Roman" w:cs="Times New Roman"/>
          <w:sz w:val="24"/>
          <w:szCs w:val="24"/>
          <w:highlight w:val="white"/>
        </w:rPr>
        <w:t>in</w:t>
      </w:r>
      <w:r w:rsidR="000F2398">
        <w:rPr>
          <w:rFonts w:ascii="Times New Roman" w:eastAsia="Times New Roman" w:hAnsi="Times New Roman" w:cs="Times New Roman"/>
          <w:sz w:val="24"/>
          <w:szCs w:val="24"/>
          <w:highlight w:val="white"/>
        </w:rPr>
        <w:t xml:space="preserve"> food webs</w:t>
      </w:r>
      <w:r w:rsidR="00E82AB8">
        <w:rPr>
          <w:rFonts w:ascii="Times New Roman" w:eastAsia="Times New Roman" w:hAnsi="Times New Roman" w:cs="Times New Roman"/>
          <w:sz w:val="24"/>
          <w:szCs w:val="24"/>
          <w:highlight w:val="white"/>
        </w:rPr>
        <w:t xml:space="preserve"> has been demonstrated</w:t>
      </w:r>
      <w:r w:rsidR="00456A8D">
        <w:rPr>
          <w:rFonts w:ascii="Times New Roman" w:eastAsia="Times New Roman" w:hAnsi="Times New Roman" w:cs="Times New Roman"/>
          <w:sz w:val="24"/>
          <w:szCs w:val="24"/>
          <w:highlight w:val="white"/>
        </w:rPr>
        <w:t>,</w:t>
      </w:r>
      <w:r w:rsidR="000F2398">
        <w:rPr>
          <w:rFonts w:ascii="Times New Roman" w:eastAsia="Times New Roman" w:hAnsi="Times New Roman" w:cs="Times New Roman"/>
          <w:sz w:val="24"/>
          <w:szCs w:val="24"/>
          <w:highlight w:val="white"/>
        </w:rPr>
        <w:t xml:space="preserve"> with ecological ramifications remaining uncertain (</w:t>
      </w:r>
      <w:proofErr w:type="spellStart"/>
      <w:r w:rsidR="000F2398">
        <w:rPr>
          <w:rFonts w:ascii="Times New Roman" w:eastAsia="Times New Roman" w:hAnsi="Times New Roman" w:cs="Times New Roman"/>
          <w:sz w:val="24"/>
          <w:szCs w:val="24"/>
          <w:highlight w:val="white"/>
        </w:rPr>
        <w:t>Lagesson</w:t>
      </w:r>
      <w:proofErr w:type="spellEnd"/>
      <w:r w:rsidR="000F2398">
        <w:rPr>
          <w:rFonts w:ascii="Times New Roman" w:eastAsia="Times New Roman" w:hAnsi="Times New Roman" w:cs="Times New Roman"/>
          <w:sz w:val="24"/>
          <w:szCs w:val="24"/>
          <w:highlight w:val="white"/>
        </w:rPr>
        <w:t xml:space="preserve"> et al., 2016; Richmond et al., 2018). </w:t>
      </w:r>
      <w:r w:rsidR="00D8535D">
        <w:rPr>
          <w:rFonts w:ascii="Times New Roman" w:eastAsia="Times New Roman" w:hAnsi="Times New Roman" w:cs="Times New Roman"/>
          <w:sz w:val="24"/>
          <w:szCs w:val="24"/>
          <w:highlight w:val="white"/>
        </w:rPr>
        <w:t>Th</w:t>
      </w:r>
      <w:r w:rsidR="004B79EC">
        <w:rPr>
          <w:rFonts w:ascii="Times New Roman" w:eastAsia="Times New Roman" w:hAnsi="Times New Roman" w:cs="Times New Roman"/>
          <w:sz w:val="24"/>
          <w:szCs w:val="24"/>
          <w:highlight w:val="white"/>
        </w:rPr>
        <w:t xml:space="preserve">ese combined results suggest that </w:t>
      </w:r>
      <w:proofErr w:type="spellStart"/>
      <w:r w:rsidR="004B79EC">
        <w:rPr>
          <w:rFonts w:ascii="Times New Roman" w:eastAsia="Times New Roman" w:hAnsi="Times New Roman" w:cs="Times New Roman"/>
          <w:sz w:val="24"/>
          <w:szCs w:val="24"/>
          <w:highlight w:val="white"/>
        </w:rPr>
        <w:t>mollusc</w:t>
      </w:r>
      <w:proofErr w:type="spellEnd"/>
      <w:r w:rsidR="004B79EC">
        <w:rPr>
          <w:rFonts w:ascii="Times New Roman" w:eastAsia="Times New Roman" w:hAnsi="Times New Roman" w:cs="Times New Roman"/>
          <w:sz w:val="24"/>
          <w:szCs w:val="24"/>
          <w:highlight w:val="white"/>
        </w:rPr>
        <w:t xml:space="preserve"> abundance and amphipod δ</w:t>
      </w:r>
      <w:r w:rsidR="004B79EC" w:rsidRPr="000E056C">
        <w:rPr>
          <w:rFonts w:ascii="Times New Roman" w:eastAsia="Times New Roman" w:hAnsi="Times New Roman" w:cs="Times New Roman"/>
          <w:sz w:val="24"/>
          <w:szCs w:val="24"/>
          <w:highlight w:val="white"/>
          <w:vertAlign w:val="superscript"/>
        </w:rPr>
        <w:t>15</w:t>
      </w:r>
      <w:r w:rsidR="004B79EC">
        <w:rPr>
          <w:rFonts w:ascii="Times New Roman" w:eastAsia="Times New Roman" w:hAnsi="Times New Roman" w:cs="Times New Roman"/>
          <w:sz w:val="24"/>
          <w:szCs w:val="24"/>
          <w:highlight w:val="white"/>
        </w:rPr>
        <w:t xml:space="preserve">N concentrations </w:t>
      </w:r>
      <w:r w:rsidR="00D8535D">
        <w:rPr>
          <w:rFonts w:ascii="Times New Roman" w:eastAsia="Times New Roman" w:hAnsi="Times New Roman" w:cs="Times New Roman"/>
          <w:sz w:val="24"/>
          <w:szCs w:val="24"/>
          <w:highlight w:val="white"/>
        </w:rPr>
        <w:t>may be long</w:t>
      </w:r>
      <w:r w:rsidR="00154ABA">
        <w:rPr>
          <w:rFonts w:ascii="Times New Roman" w:eastAsia="Times New Roman" w:hAnsi="Times New Roman" w:cs="Times New Roman"/>
          <w:sz w:val="24"/>
          <w:szCs w:val="24"/>
          <w:highlight w:val="white"/>
        </w:rPr>
        <w:t>er</w:t>
      </w:r>
      <w:r w:rsidR="00D8535D">
        <w:rPr>
          <w:rFonts w:ascii="Times New Roman" w:eastAsia="Times New Roman" w:hAnsi="Times New Roman" w:cs="Times New Roman"/>
          <w:sz w:val="24"/>
          <w:szCs w:val="24"/>
          <w:highlight w:val="white"/>
        </w:rPr>
        <w:t>-term indicators of sewage pollution</w:t>
      </w:r>
      <w:r w:rsidR="00154ABA">
        <w:rPr>
          <w:rFonts w:ascii="Times New Roman" w:eastAsia="Times New Roman" w:hAnsi="Times New Roman" w:cs="Times New Roman"/>
          <w:sz w:val="24"/>
          <w:szCs w:val="24"/>
          <w:highlight w:val="white"/>
        </w:rPr>
        <w:t xml:space="preserve"> </w:t>
      </w:r>
      <w:r w:rsidR="00D8535D">
        <w:rPr>
          <w:rFonts w:ascii="Times New Roman" w:eastAsia="Times New Roman" w:hAnsi="Times New Roman" w:cs="Times New Roman"/>
          <w:sz w:val="24"/>
          <w:szCs w:val="24"/>
          <w:highlight w:val="white"/>
        </w:rPr>
        <w:t>in Baikal</w:t>
      </w:r>
      <w:r w:rsidR="00131BD0">
        <w:rPr>
          <w:rFonts w:ascii="Times New Roman" w:eastAsia="Times New Roman" w:hAnsi="Times New Roman" w:cs="Times New Roman"/>
          <w:sz w:val="24"/>
          <w:szCs w:val="24"/>
          <w:highlight w:val="white"/>
        </w:rPr>
        <w:t xml:space="preserve">. </w:t>
      </w:r>
    </w:p>
    <w:p w14:paraId="3B7148F7" w14:textId="77777777" w:rsidR="004B79EC" w:rsidRDefault="004B79EC" w:rsidP="00B11017">
      <w:pPr>
        <w:rPr>
          <w:rFonts w:ascii="Times New Roman" w:eastAsia="Times New Roman" w:hAnsi="Times New Roman" w:cs="Times New Roman"/>
          <w:sz w:val="24"/>
          <w:szCs w:val="24"/>
          <w:highlight w:val="white"/>
        </w:rPr>
      </w:pPr>
    </w:p>
    <w:p w14:paraId="26913BC8" w14:textId="6C3D03F2" w:rsidR="00B9280F" w:rsidRDefault="00AF6212" w:rsidP="00F9500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contrast to variation in </w:t>
      </w:r>
      <w:r>
        <w:rPr>
          <w:rFonts w:ascii="Times New Roman" w:eastAsia="Times New Roman" w:hAnsi="Times New Roman" w:cs="Times New Roman"/>
          <w:sz w:val="24"/>
          <w:szCs w:val="24"/>
          <w:highlight w:val="white"/>
        </w:rPr>
        <w:t>δ</w:t>
      </w:r>
      <w:r w:rsidRPr="000E056C">
        <w:rPr>
          <w:rFonts w:ascii="Times New Roman" w:eastAsia="Times New Roman" w:hAnsi="Times New Roman" w:cs="Times New Roman"/>
          <w:sz w:val="24"/>
          <w:szCs w:val="24"/>
          <w:highlight w:val="white"/>
          <w:vertAlign w:val="superscript"/>
        </w:rPr>
        <w:t>15</w:t>
      </w:r>
      <w:r>
        <w:rPr>
          <w:rFonts w:ascii="Times New Roman" w:eastAsia="Times New Roman" w:hAnsi="Times New Roman" w:cs="Times New Roman"/>
          <w:sz w:val="24"/>
          <w:szCs w:val="24"/>
          <w:highlight w:val="white"/>
        </w:rPr>
        <w:t>N concentrations</w:t>
      </w:r>
      <w:r>
        <w:rPr>
          <w:rFonts w:ascii="Times New Roman" w:eastAsia="Times New Roman" w:hAnsi="Times New Roman" w:cs="Times New Roman"/>
          <w:sz w:val="24"/>
          <w:szCs w:val="24"/>
        </w:rPr>
        <w:t>, amphipod fatty acid profiles did not differ markedly between sites (</w:t>
      </w:r>
      <w:r w:rsidR="00E01811">
        <w:rPr>
          <w:rFonts w:ascii="Times New Roman" w:eastAsia="Times New Roman" w:hAnsi="Times New Roman" w:cs="Times New Roman"/>
          <w:sz w:val="24"/>
          <w:szCs w:val="24"/>
        </w:rPr>
        <w:t>Figure 7</w:t>
      </w:r>
      <w:r>
        <w:rPr>
          <w:rFonts w:ascii="Times New Roman" w:eastAsia="Times New Roman" w:hAnsi="Times New Roman" w:cs="Times New Roman"/>
          <w:sz w:val="24"/>
          <w:szCs w:val="24"/>
        </w:rPr>
        <w:t>)</w:t>
      </w:r>
      <w:r>
        <w:rPr>
          <w:rFonts w:ascii="Times New Roman" w:eastAsia="Times New Roman" w:hAnsi="Times New Roman" w:cs="Times New Roman"/>
          <w:sz w:val="24"/>
          <w:szCs w:val="24"/>
          <w:highlight w:val="white"/>
        </w:rPr>
        <w:t>. A</w:t>
      </w:r>
      <w:r w:rsidR="00131BD0">
        <w:rPr>
          <w:rFonts w:ascii="Times New Roman" w:eastAsia="Times New Roman" w:hAnsi="Times New Roman" w:cs="Times New Roman"/>
          <w:sz w:val="24"/>
          <w:szCs w:val="24"/>
          <w:highlight w:val="white"/>
        </w:rPr>
        <w:t xml:space="preserve">mphipods from all collected sites expressed consistent </w:t>
      </w:r>
      <w:r w:rsidR="00131BD0">
        <w:rPr>
          <w:rFonts w:ascii="Times New Roman" w:eastAsia="Times New Roman" w:hAnsi="Times New Roman" w:cs="Times New Roman"/>
          <w:sz w:val="24"/>
          <w:szCs w:val="24"/>
        </w:rPr>
        <w:t>20:5ω3 and 22:5ω3 signatures</w:t>
      </w:r>
      <w:r w:rsidR="004B79EC">
        <w:rPr>
          <w:rFonts w:ascii="Times New Roman" w:eastAsia="Times New Roman" w:hAnsi="Times New Roman" w:cs="Times New Roman"/>
          <w:sz w:val="24"/>
          <w:szCs w:val="24"/>
        </w:rPr>
        <w:t xml:space="preserve"> relative to 18:3ω3 and 18:4ω3</w:t>
      </w:r>
      <w:r w:rsidR="00E17B5F">
        <w:rPr>
          <w:rFonts w:ascii="Times New Roman" w:eastAsia="Times New Roman" w:hAnsi="Times New Roman" w:cs="Times New Roman"/>
          <w:sz w:val="24"/>
          <w:szCs w:val="24"/>
        </w:rPr>
        <w:t xml:space="preserve">. </w:t>
      </w:r>
      <w:r w:rsidR="00E82AB8">
        <w:rPr>
          <w:rFonts w:ascii="Times New Roman" w:eastAsia="Times New Roman" w:hAnsi="Times New Roman" w:cs="Times New Roman"/>
          <w:sz w:val="24"/>
          <w:szCs w:val="24"/>
        </w:rPr>
        <w:t>C</w:t>
      </w:r>
      <w:r w:rsidR="001A726E">
        <w:rPr>
          <w:rFonts w:ascii="Times New Roman" w:eastAsia="Times New Roman" w:hAnsi="Times New Roman" w:cs="Times New Roman"/>
          <w:sz w:val="24"/>
          <w:szCs w:val="24"/>
        </w:rPr>
        <w:t xml:space="preserve">onsumers usually accumulate fatty acids from their food source. Yoshii’s (1999) </w:t>
      </w:r>
      <w:del w:id="273" w:author="Meyer, Michael Frederick" w:date="2020-08-11T18:19:00Z">
        <w:r w:rsidR="001A726E" w:rsidDel="006C5249">
          <w:rPr>
            <w:rFonts w:ascii="Times New Roman" w:eastAsia="Times New Roman" w:hAnsi="Times New Roman" w:cs="Times New Roman"/>
            <w:sz w:val="24"/>
            <w:szCs w:val="24"/>
          </w:rPr>
          <w:delText>study</w:delText>
        </w:r>
        <w:r w:rsidR="006C5249" w:rsidDel="006C5249">
          <w:rPr>
            <w:rFonts w:ascii="Times New Roman" w:eastAsia="Times New Roman" w:hAnsi="Times New Roman" w:cs="Times New Roman"/>
            <w:sz w:val="24"/>
            <w:szCs w:val="24"/>
          </w:rPr>
          <w:delText xml:space="preserve"> </w:delText>
        </w:r>
      </w:del>
      <w:ins w:id="274" w:author="Meyer, Michael Frederick" w:date="2020-08-11T18:19:00Z">
        <w:r w:rsidR="006C5249">
          <w:rPr>
            <w:rFonts w:ascii="Times New Roman" w:eastAsia="Times New Roman" w:hAnsi="Times New Roman" w:cs="Times New Roman"/>
            <w:sz w:val="24"/>
            <w:szCs w:val="24"/>
          </w:rPr>
          <w:t xml:space="preserve">as well as our own </w:t>
        </w:r>
      </w:ins>
      <w:del w:id="275" w:author="Meyer, Michael Frederick" w:date="2020-08-11T18:19:00Z">
        <w:r w:rsidR="001A726E" w:rsidDel="006C5249">
          <w:rPr>
            <w:rFonts w:ascii="Times New Roman" w:eastAsia="Times New Roman" w:hAnsi="Times New Roman" w:cs="Times New Roman"/>
            <w:sz w:val="24"/>
            <w:szCs w:val="24"/>
          </w:rPr>
          <w:delText>use of</w:delText>
        </w:r>
      </w:del>
      <w:r w:rsidR="001A726E">
        <w:rPr>
          <w:rFonts w:ascii="Times New Roman" w:eastAsia="Times New Roman" w:hAnsi="Times New Roman" w:cs="Times New Roman"/>
          <w:sz w:val="24"/>
          <w:szCs w:val="24"/>
        </w:rPr>
        <w:t xml:space="preserve"> stable isotope data suggest</w:t>
      </w:r>
      <w:del w:id="276" w:author="Meyer, Michael Frederick" w:date="2020-08-11T18:19:00Z">
        <w:r w:rsidR="001A726E" w:rsidDel="006C5249">
          <w:rPr>
            <w:rFonts w:ascii="Times New Roman" w:eastAsia="Times New Roman" w:hAnsi="Times New Roman" w:cs="Times New Roman"/>
            <w:sz w:val="24"/>
            <w:szCs w:val="24"/>
          </w:rPr>
          <w:delText>ed</w:delText>
        </w:r>
      </w:del>
      <w:r w:rsidR="001A726E">
        <w:rPr>
          <w:rFonts w:ascii="Times New Roman" w:eastAsia="Times New Roman" w:hAnsi="Times New Roman" w:cs="Times New Roman"/>
          <w:sz w:val="24"/>
          <w:szCs w:val="24"/>
        </w:rPr>
        <w:t xml:space="preserve"> that Baikal’s </w:t>
      </w:r>
      <w:r w:rsidR="00094852">
        <w:rPr>
          <w:rFonts w:ascii="Times New Roman" w:eastAsia="Times New Roman" w:hAnsi="Times New Roman" w:cs="Times New Roman"/>
          <w:sz w:val="24"/>
          <w:szCs w:val="24"/>
        </w:rPr>
        <w:t xml:space="preserve">benthic, </w:t>
      </w:r>
      <w:r w:rsidR="001A726E">
        <w:rPr>
          <w:rFonts w:ascii="Times New Roman" w:eastAsia="Times New Roman" w:hAnsi="Times New Roman" w:cs="Times New Roman"/>
          <w:sz w:val="24"/>
          <w:szCs w:val="24"/>
        </w:rPr>
        <w:t xml:space="preserve">littoral amphipods </w:t>
      </w:r>
      <w:r w:rsidR="00094852">
        <w:rPr>
          <w:rFonts w:ascii="Times New Roman" w:eastAsia="Times New Roman" w:hAnsi="Times New Roman" w:cs="Times New Roman"/>
          <w:sz w:val="24"/>
          <w:szCs w:val="24"/>
        </w:rPr>
        <w:t xml:space="preserve">are </w:t>
      </w:r>
      <w:r w:rsidR="001A726E">
        <w:rPr>
          <w:rFonts w:ascii="Times New Roman" w:eastAsia="Times New Roman" w:hAnsi="Times New Roman" w:cs="Times New Roman"/>
          <w:sz w:val="24"/>
          <w:szCs w:val="24"/>
        </w:rPr>
        <w:t xml:space="preserve">likely </w:t>
      </w:r>
      <w:r w:rsidR="00094852">
        <w:rPr>
          <w:rFonts w:ascii="Times New Roman" w:eastAsia="Times New Roman" w:hAnsi="Times New Roman" w:cs="Times New Roman"/>
          <w:sz w:val="24"/>
          <w:szCs w:val="24"/>
        </w:rPr>
        <w:t>a combination o</w:t>
      </w:r>
      <w:ins w:id="277" w:author="Meyer, Michael Frederick" w:date="2020-08-11T18:19:00Z">
        <w:r w:rsidR="006C5249">
          <w:rPr>
            <w:rFonts w:ascii="Times New Roman" w:eastAsia="Times New Roman" w:hAnsi="Times New Roman" w:cs="Times New Roman"/>
            <w:sz w:val="24"/>
            <w:szCs w:val="24"/>
          </w:rPr>
          <w:t>f</w:t>
        </w:r>
      </w:ins>
      <w:del w:id="278" w:author="Meyer, Michael Frederick" w:date="2020-08-11T18:19:00Z">
        <w:r w:rsidR="00094852" w:rsidDel="006C5249">
          <w:rPr>
            <w:rFonts w:ascii="Times New Roman" w:eastAsia="Times New Roman" w:hAnsi="Times New Roman" w:cs="Times New Roman"/>
            <w:sz w:val="24"/>
            <w:szCs w:val="24"/>
          </w:rPr>
          <w:delText>r</w:delText>
        </w:r>
      </w:del>
      <w:r w:rsidR="00094852">
        <w:rPr>
          <w:rFonts w:ascii="Times New Roman" w:eastAsia="Times New Roman" w:hAnsi="Times New Roman" w:cs="Times New Roman"/>
          <w:sz w:val="24"/>
          <w:szCs w:val="24"/>
        </w:rPr>
        <w:t xml:space="preserve"> grazers and omnivores. </w:t>
      </w:r>
      <w:r w:rsidR="001A726E">
        <w:rPr>
          <w:rFonts w:ascii="Times New Roman" w:eastAsia="Times New Roman" w:hAnsi="Times New Roman" w:cs="Times New Roman"/>
          <w:sz w:val="24"/>
          <w:szCs w:val="24"/>
        </w:rPr>
        <w:t xml:space="preserve"> Because</w:t>
      </w:r>
      <w:r w:rsidR="0011485F">
        <w:rPr>
          <w:rFonts w:ascii="Times New Roman" w:eastAsia="Times New Roman" w:hAnsi="Times New Roman" w:cs="Times New Roman"/>
          <w:sz w:val="24"/>
          <w:szCs w:val="24"/>
        </w:rPr>
        <w:t xml:space="preserve"> </w:t>
      </w:r>
      <w:ins w:id="279" w:author="Meyer, Michael Frederick" w:date="2020-08-10T16:28:00Z">
        <w:r w:rsidR="00D34995">
          <w:rPr>
            <w:rFonts w:ascii="Times New Roman" w:eastAsia="Times New Roman" w:hAnsi="Times New Roman" w:cs="Times New Roman"/>
            <w:sz w:val="24"/>
            <w:szCs w:val="24"/>
          </w:rPr>
          <w:t xml:space="preserve">observed </w:t>
        </w:r>
      </w:ins>
      <w:r w:rsidR="001A726E">
        <w:rPr>
          <w:rFonts w:ascii="Times New Roman" w:eastAsia="Times New Roman" w:hAnsi="Times New Roman" w:cs="Times New Roman"/>
          <w:sz w:val="24"/>
          <w:szCs w:val="24"/>
        </w:rPr>
        <w:t>fatty acid profiles in amphipods largely reflect</w:t>
      </w:r>
      <w:ins w:id="280" w:author="Meyer, Michael Frederick" w:date="2020-08-10T16:28:00Z">
        <w:r w:rsidR="00D34995">
          <w:rPr>
            <w:rFonts w:ascii="Times New Roman" w:eastAsia="Times New Roman" w:hAnsi="Times New Roman" w:cs="Times New Roman"/>
            <w:sz w:val="24"/>
            <w:szCs w:val="24"/>
          </w:rPr>
          <w:t>ed</w:t>
        </w:r>
      </w:ins>
      <w:r w:rsidR="001A726E">
        <w:rPr>
          <w:rFonts w:ascii="Times New Roman" w:eastAsia="Times New Roman" w:hAnsi="Times New Roman" w:cs="Times New Roman"/>
          <w:sz w:val="24"/>
          <w:szCs w:val="24"/>
        </w:rPr>
        <w:t xml:space="preserve"> fatty acid signatures in periphyton, our data suggest that amphipods likely continue grazing on periphyton, despite the food resource changing in community composition and nutritional content. As a consequence, </w:t>
      </w:r>
      <w:r w:rsidR="00D8535D">
        <w:rPr>
          <w:rFonts w:ascii="Times New Roman" w:eastAsia="Times New Roman" w:hAnsi="Times New Roman" w:cs="Times New Roman"/>
          <w:sz w:val="24"/>
          <w:szCs w:val="24"/>
        </w:rPr>
        <w:t xml:space="preserve">amphipods </w:t>
      </w:r>
      <w:r w:rsidR="00131BD0">
        <w:rPr>
          <w:rFonts w:ascii="Times New Roman" w:eastAsia="Times New Roman" w:hAnsi="Times New Roman" w:cs="Times New Roman"/>
          <w:sz w:val="24"/>
          <w:szCs w:val="24"/>
        </w:rPr>
        <w:t xml:space="preserve">may be </w:t>
      </w:r>
      <w:r w:rsidR="001A726E">
        <w:rPr>
          <w:rFonts w:ascii="Times New Roman" w:eastAsia="Times New Roman" w:hAnsi="Times New Roman" w:cs="Times New Roman"/>
          <w:sz w:val="24"/>
          <w:szCs w:val="24"/>
        </w:rPr>
        <w:t xml:space="preserve">compensating for </w:t>
      </w:r>
      <w:r w:rsidR="00E82AB8">
        <w:rPr>
          <w:rFonts w:ascii="Times New Roman" w:eastAsia="Times New Roman" w:hAnsi="Times New Roman" w:cs="Times New Roman"/>
          <w:sz w:val="24"/>
          <w:szCs w:val="24"/>
        </w:rPr>
        <w:t xml:space="preserve">the </w:t>
      </w:r>
      <w:r w:rsidR="001A726E">
        <w:rPr>
          <w:rFonts w:ascii="Times New Roman" w:eastAsia="Times New Roman" w:hAnsi="Times New Roman" w:cs="Times New Roman"/>
          <w:sz w:val="24"/>
          <w:szCs w:val="24"/>
        </w:rPr>
        <w:t xml:space="preserve">shifting nutritional </w:t>
      </w:r>
      <w:r w:rsidR="00E82AB8">
        <w:rPr>
          <w:rFonts w:ascii="Times New Roman" w:eastAsia="Times New Roman" w:hAnsi="Times New Roman" w:cs="Times New Roman"/>
          <w:sz w:val="24"/>
          <w:szCs w:val="24"/>
        </w:rPr>
        <w:t xml:space="preserve">quality of periphyton </w:t>
      </w:r>
      <w:r w:rsidR="00514479">
        <w:rPr>
          <w:rFonts w:ascii="Times New Roman" w:eastAsia="Times New Roman" w:hAnsi="Times New Roman" w:cs="Times New Roman"/>
          <w:sz w:val="24"/>
          <w:szCs w:val="24"/>
        </w:rPr>
        <w:t>through</w:t>
      </w:r>
      <w:r w:rsidR="001A726E">
        <w:rPr>
          <w:rFonts w:ascii="Times New Roman" w:eastAsia="Times New Roman" w:hAnsi="Times New Roman" w:cs="Times New Roman"/>
          <w:sz w:val="24"/>
          <w:szCs w:val="24"/>
        </w:rPr>
        <w:t xml:space="preserve"> </w:t>
      </w:r>
      <w:r w:rsidR="00456A8D">
        <w:rPr>
          <w:rFonts w:ascii="Times New Roman" w:eastAsia="Times New Roman" w:hAnsi="Times New Roman" w:cs="Times New Roman"/>
          <w:sz w:val="24"/>
          <w:szCs w:val="24"/>
        </w:rPr>
        <w:t>at least</w:t>
      </w:r>
      <w:r w:rsidR="00D8535D">
        <w:rPr>
          <w:rFonts w:ascii="Times New Roman" w:eastAsia="Times New Roman" w:hAnsi="Times New Roman" w:cs="Times New Roman"/>
          <w:sz w:val="24"/>
          <w:szCs w:val="24"/>
        </w:rPr>
        <w:t xml:space="preserve"> </w:t>
      </w:r>
      <w:r w:rsidR="00514479">
        <w:rPr>
          <w:rFonts w:ascii="Times New Roman" w:eastAsia="Times New Roman" w:hAnsi="Times New Roman" w:cs="Times New Roman"/>
          <w:sz w:val="24"/>
          <w:szCs w:val="24"/>
        </w:rPr>
        <w:t>two</w:t>
      </w:r>
      <w:r w:rsidR="00D8535D">
        <w:rPr>
          <w:rFonts w:ascii="Times New Roman" w:eastAsia="Times New Roman" w:hAnsi="Times New Roman" w:cs="Times New Roman"/>
          <w:sz w:val="24"/>
          <w:szCs w:val="24"/>
        </w:rPr>
        <w:t xml:space="preserve"> potential mechanisms. First, amphipods may selectively consume diatoms as opposed to filamentous algae</w:t>
      </w:r>
      <w:r w:rsidR="00514479">
        <w:rPr>
          <w:rFonts w:ascii="Times New Roman" w:eastAsia="Times New Roman" w:hAnsi="Times New Roman" w:cs="Times New Roman"/>
          <w:sz w:val="24"/>
          <w:szCs w:val="24"/>
        </w:rPr>
        <w:t xml:space="preserve">, meaning </w:t>
      </w:r>
      <w:r w:rsidR="00D8535D">
        <w:rPr>
          <w:rFonts w:ascii="Times New Roman" w:eastAsia="Times New Roman" w:hAnsi="Times New Roman" w:cs="Times New Roman"/>
          <w:sz w:val="24"/>
          <w:szCs w:val="24"/>
        </w:rPr>
        <w:t xml:space="preserve">diatom relative abundance could decrease both from </w:t>
      </w:r>
      <w:r w:rsidR="00D8535D">
        <w:rPr>
          <w:rFonts w:ascii="Times New Roman" w:eastAsia="Times New Roman" w:hAnsi="Times New Roman" w:cs="Times New Roman"/>
          <w:sz w:val="24"/>
          <w:szCs w:val="24"/>
        </w:rPr>
        <w:lastRenderedPageBreak/>
        <w:t xml:space="preserve">increased grazing and lesser efficiency at </w:t>
      </w:r>
      <w:r w:rsidR="00E82AB8">
        <w:rPr>
          <w:rFonts w:ascii="Times New Roman" w:eastAsia="Times New Roman" w:hAnsi="Times New Roman" w:cs="Times New Roman"/>
          <w:sz w:val="24"/>
          <w:szCs w:val="24"/>
        </w:rPr>
        <w:t xml:space="preserve">taking up </w:t>
      </w:r>
      <w:r w:rsidR="00D8535D">
        <w:rPr>
          <w:rFonts w:ascii="Times New Roman" w:eastAsia="Times New Roman" w:hAnsi="Times New Roman" w:cs="Times New Roman"/>
          <w:sz w:val="24"/>
          <w:szCs w:val="24"/>
        </w:rPr>
        <w:t xml:space="preserve">nutrients relative to filamentous taxa. Second, amphipods </w:t>
      </w:r>
      <w:r w:rsidR="0011485F">
        <w:rPr>
          <w:rFonts w:ascii="Times New Roman" w:eastAsia="Times New Roman" w:hAnsi="Times New Roman" w:cs="Times New Roman"/>
          <w:sz w:val="24"/>
          <w:szCs w:val="24"/>
        </w:rPr>
        <w:t xml:space="preserve">themselves </w:t>
      </w:r>
      <w:r w:rsidR="0011485F">
        <w:rPr>
          <w:rFonts w:ascii="Times New Roman" w:eastAsia="Times New Roman" w:hAnsi="Times New Roman" w:cs="Times New Roman"/>
          <w:sz w:val="24"/>
          <w:szCs w:val="24"/>
        </w:rPr>
        <w:fldChar w:fldCharType="begin"/>
      </w:r>
      <w:r w:rsidR="005F6DEA">
        <w:rPr>
          <w:rFonts w:ascii="Times New Roman" w:eastAsia="Times New Roman" w:hAnsi="Times New Roman" w:cs="Times New Roman"/>
          <w:sz w:val="24"/>
          <w:szCs w:val="24"/>
        </w:rPr>
        <w:instrText xml:space="preserve"> ADDIN ZOTERO_ITEM CSL_CITATION {"citationID":"X0Hhr3Tg","properties":{"formattedCitation":"(Desvilettes et al. 1997; Castell et al. 2004)","plainCitation":"(Desvilettes et al. 1997; Castell et al. 2004)","dontUpdate":true,"noteIndex":0},"citationItems":[{"id":3818,"uris":["http://zotero.org/users/2645460/items/832ELT6T"],"uri":["http://zotero.org/users/2645460/items/832ELT6T"],"itemData":{"id":3818,"type":"article-journal","abstract":"Reared in fertilized basins, Eucydops serrulatus appeared to be able to biosynthesize 22:6a&gt;3 from dietary 18:3w3. The development of zooplanktonic biomass, strongly dominated by Eucydops, coincided with the occurrence of a Chlorophycean bloom. Zooplankton phospholipids were rich in 22:6u&gt;3 (14.5-25.9% of total fatty acids), while this fatty acid was lacking in grazed Chlorophyceae. On the other hand, Chlorophyceae contained high proportions of 18:3a&gt;3. This last fatty acid was possibly bioconverted into 22:6w3 and incorporated in the phospholipids of E.serrulatus.","container-title":"Journal of Plankton Research","DOI":"10.1093/plankt/19.2.273","ISSN":"0142-7873, 1464-3774","issue":"2","journalAbbreviation":"J Plankton Res","language":"en","page":"273-278","source":"DOI.org (Crossref)","title":"On the occurrence of a possible bioconversion of linolenic acid into docosahexaenoic acid by the copepod &lt;i&gt;Eucyclops serrulatus&lt;/i&gt; fed on microalgae","volume":"19","author":[{"family":"Desvilettes","given":"Ch."},{"family":"Bourdier","given":"G."},{"family":"Breton","given":"J.Ch."}],"issued":{"date-parts":[["1997"]]}}},{"id":3816,"uris":["http://zotero.org/users/2645460/items/HYFTPNSK"],"uri":["http://zotero.org/users/2645460/items/HYFTPNSK"],"itemData":{"id":3816,"type":"article-journal","container-title":"Aquaculture","DOI":"10.1016/j.aquaculture.2003.11.003","ISSN":"00448486","issue":"1-4","journalAbbreviation":"Aquaculture","language":"en","page":"417-435","source":"DOI.org (Crossref)","title":"Effect of dietary lipids on fatty acid composition and metabolism in juvenile green sea urchins (Strongylocentrotus droebachiensis)","volume":"242","author":[{"family":"Castell","given":"John D."},{"family":"Kennedy","given":"Eddy J."},{"family":"Robinson","given":"Shawn M.C."},{"family":"Parsons","given":"G.Jay"},{"family":"Blair","given":"Tammy J."},{"family":"Gonzalez-Duran","given":"Enrique"}],"issued":{"date-parts":[["2004",12]]}}}],"schema":"https://github.com/citation-style-language/schema/raw/master/csl-citation.json"} </w:instrText>
      </w:r>
      <w:r w:rsidR="0011485F">
        <w:rPr>
          <w:rFonts w:ascii="Times New Roman" w:eastAsia="Times New Roman" w:hAnsi="Times New Roman" w:cs="Times New Roman"/>
          <w:sz w:val="24"/>
          <w:szCs w:val="24"/>
        </w:rPr>
        <w:fldChar w:fldCharType="separate"/>
      </w:r>
      <w:r w:rsidR="00B025E9" w:rsidRPr="001C70B0">
        <w:rPr>
          <w:rFonts w:ascii="Times New Roman" w:hAnsi="Times New Roman" w:cs="Times New Roman"/>
          <w:sz w:val="24"/>
        </w:rPr>
        <w:t>(</w:t>
      </w:r>
      <w:r w:rsidR="00B025E9">
        <w:rPr>
          <w:rFonts w:ascii="Times New Roman" w:hAnsi="Times New Roman" w:cs="Times New Roman"/>
          <w:sz w:val="24"/>
        </w:rPr>
        <w:t xml:space="preserve">e.g., </w:t>
      </w:r>
      <w:proofErr w:type="spellStart"/>
      <w:r w:rsidR="00B025E9" w:rsidRPr="001C70B0">
        <w:rPr>
          <w:rFonts w:ascii="Times New Roman" w:hAnsi="Times New Roman" w:cs="Times New Roman"/>
          <w:sz w:val="24"/>
        </w:rPr>
        <w:t>Desvilettes</w:t>
      </w:r>
      <w:proofErr w:type="spellEnd"/>
      <w:r w:rsidR="00B025E9" w:rsidRPr="001C70B0">
        <w:rPr>
          <w:rFonts w:ascii="Times New Roman" w:hAnsi="Times New Roman" w:cs="Times New Roman"/>
          <w:sz w:val="24"/>
        </w:rPr>
        <w:t xml:space="preserve"> et al. 1997; Castell et al. 2004)</w:t>
      </w:r>
      <w:r w:rsidR="0011485F">
        <w:rPr>
          <w:rFonts w:ascii="Times New Roman" w:eastAsia="Times New Roman" w:hAnsi="Times New Roman" w:cs="Times New Roman"/>
          <w:sz w:val="24"/>
          <w:szCs w:val="24"/>
        </w:rPr>
        <w:fldChar w:fldCharType="end"/>
      </w:r>
      <w:r w:rsidR="0011485F">
        <w:rPr>
          <w:rFonts w:ascii="Times New Roman" w:eastAsia="Times New Roman" w:hAnsi="Times New Roman" w:cs="Times New Roman"/>
          <w:sz w:val="24"/>
          <w:szCs w:val="24"/>
        </w:rPr>
        <w:t xml:space="preserve"> or</w:t>
      </w:r>
      <w:r w:rsidR="00E97A2F">
        <w:rPr>
          <w:rFonts w:ascii="Times New Roman" w:eastAsia="Times New Roman" w:hAnsi="Times New Roman" w:cs="Times New Roman"/>
          <w:sz w:val="24"/>
          <w:szCs w:val="24"/>
        </w:rPr>
        <w:t xml:space="preserve"> </w:t>
      </w:r>
      <w:r w:rsidR="0011485F">
        <w:rPr>
          <w:rFonts w:ascii="Times New Roman" w:eastAsia="Times New Roman" w:hAnsi="Times New Roman" w:cs="Times New Roman"/>
          <w:sz w:val="24"/>
          <w:szCs w:val="24"/>
        </w:rPr>
        <w:t xml:space="preserve">heterotrophic symbionts </w:t>
      </w:r>
      <w:r w:rsidR="00E97A2F">
        <w:rPr>
          <w:rFonts w:ascii="Times New Roman" w:eastAsia="Times New Roman" w:hAnsi="Times New Roman" w:cs="Times New Roman"/>
          <w:sz w:val="24"/>
          <w:szCs w:val="24"/>
        </w:rPr>
        <w:fldChar w:fldCharType="begin"/>
      </w:r>
      <w:r w:rsidR="00E97A2F">
        <w:rPr>
          <w:rFonts w:ascii="Times New Roman" w:eastAsia="Times New Roman" w:hAnsi="Times New Roman" w:cs="Times New Roman"/>
          <w:sz w:val="24"/>
          <w:szCs w:val="24"/>
        </w:rPr>
        <w:instrText xml:space="preserve"> ADDIN ZOTERO_ITEM CSL_CITATION {"citationID":"XTDTnynX","properties":{"formattedCitation":"(Klein Breteler et al. 1999; Veloza et al. 2006; Hiltunen et al. 2017)","plainCitation":"(Klein Breteler et al. 1999; Veloza et al. 2006; Hiltunen et al. 2017)","noteIndex":0},"citationItems":[{"id":3820,"uris":["http://zotero.org/users/2645460/items/3VGIP2HB"],"uri":["http://zotero.org/users/2645460/items/3VGIP2HB"],"itemData":{"id":3820,"type":"article-journal","abstract":"Protozoa are known for their intermediary trophic role in transferring organic matter from small size planktonic particles to mesozooplankton. This study concentrates on the possible addition of biochemical value during this transfer, by new production of compounds that are essential in copepod food. In laboratory experiments, copepods could not be raised on a diet of the chlorophycean Dunaliella sp., though they readily consumed this alga. Dunaliella sp. contained all essential amino acids, but was de®cient in highly unsaturated fatty acids and in sterols. In contrast to copepods, the heterotrophic dino¯agellate Oxyrrhis marina grew well on Dunaliella sp., producing signi®cant amounts of the long-chain fatty acids docosahexaenoic acid and eicosapentaenoic acid, in addition to cholesterol and brassicasterol. Using this O. marina grown on Dunaliella sp. to feed Temora longicornis and Pseudocalanus elongatus, both copepod species rapidly developed from young nauplius larvae to maturity on the dino¯agellate diet. Hence, in this experimental foodchain the inadequate chlorophycean food was biochemically upgraded by the protozoan to high-quality copepod food. The results indicate that highly unsaturated fatty acids and/or sterols are essential compounds, which can be produced by protozoans. Due to their intermediate size, the mechanism of trophic upgrading by protozoans may bridge the gap of essential nutrients between the microbial loop and higher trophic levels.","container-title":"Marine Biology","DOI":"10.1007/s002270050616","ISSN":"0025-3162, 1432-1793","issue":"1","journalAbbreviation":"Marine Biology","language":"en","page":"191-198","source":"DOI.org (Crossref)","title":"Trophic upgrading of food quality by protozoans enhancing copepod growth: role of essential lipids","title-short":"Trophic upgrading of food quality by protozoans enhancing copepod growth","volume":"135","author":[{"family":"Klein Breteler","given":"W. C. M."},{"family":"Schogt","given":"N."},{"family":"Baas","given":"M."},{"family":"Schouten","given":"S."},{"family":"Kraay","given":"G. W."}],"issued":{"date-parts":[["1999",10,7]]}}},{"id":3821,"uris":["http://zotero.org/users/2645460/items/AUEM525R"],"uri":["http://zotero.org/users/2645460/items/AUEM525R"],"itemData":{"id":3821,"type":"article-journal","abstract":"To test whether heterotrophic protists modify precursors of long chain n−3 polyunsaturated fatty acids (LCn−3PUFAs) present in the algae they eat, two algae with different fatty acid contents (Rhodomonas salina and Dunaliella tertiolecta) were fed to the heterotrophic protists Oxyrrhis marina Dujardin and Gyrodinium dominans Hulbert. These experiments were conducted in August 2004. Both predators and prey were analyzed for fatty acid composition. To further test the effects of trophic upgrading, the calanoid copepod Acartia tonsa Dana was fed R. salina, D. tertiolecta, or O. marina that had been growing on D. tertiolecta (OM-DT) in March 2005. Our results show that trophic upgrading was species-specific. The presence of eicosapentaenoic acid (EPA) and docosahexaenoic acid (DHA) in the heterotrophic protists despite the lack of these fatty acids in the algal prey suggests that protists have the ability to elongate and desaturate 18:3 (n−3), a precursor of LCn−3PUFAs, to EPA and/or DHA. A lower content of these fatty acids was detected in protists that were fed good-quality algae. Feeding experiments with A. tonsa showed that copepods fed D. tertiolecta had a significantly lower content of EPA and DHA than those fed OM-DT. The concentration of EPA was low on both diets, while DHA content was highest in A. tonsa fed R. salina and OM-DT. These results suggest that O. marina was able to trophically upgrade the nutritional quality of the poor-quality alga, and efficiently supplied DHA to the next trophic level. The low amount of EPA in A. tonsa suggests EPA may be catabolized by the copepod.","container-title":"Marine Biology","DOI":"10.1007/s00227-005-0123-1","ISSN":"1432-1793","issue":"4","journalAbbreviation":"Marine Biology","language":"en","page":"779-788","source":"Springer Link","title":"Trophic modification of essential fatty acids by heterotrophic protists and its effects on the fatty acid composition of the copepod Acartia tonsa","volume":"148","author":[{"family":"Veloza","given":"Adriana J."},{"family":"Chu","given":"Fu-Lin E."},{"family":"Tang","given":"Kam W."}],"issued":{"date-parts":[["2006",2,1]]}}},{"id":3823,"uris":["http://zotero.org/users/2645460/items/MQRNQRNG"],"uri":["http://zotero.org/users/2645460/items/MQRNQRNG"],"itemData":{"id":3823,"type":"article-journal","abstract":"Abstract.  Direct consumption of allochthonous resources generally yields poor growth and reproduction in zooplankton, but it is still unclear how trophic upgra","container-title":"Journal of Plankton Research","DOI":"10.1093/plankt/fbx050","ISSN":"0142-7873","issue":"6","journalAbbreviation":"J Plankton Res","language":"en","page":"861-869","source":"academic.oup.com","title":"Trophic upgrading via the microbial food web may link terrestrial dissolved organic matter to Daphnia","volume":"39","author":[{"family":"Hiltunen","given":"Minna"},{"family":"Honkanen","given":"Milja"},{"family":"Taipale","given":"Sami"},{"family":"Strandberg","given":"Ursula"},{"family":"Kankaala","given":"Paula"}],"issued":{"date-parts":[["2017",11,1]]}}}],"schema":"https://github.com/citation-style-language/schema/raw/master/csl-citation.json"} </w:instrText>
      </w:r>
      <w:r w:rsidR="00E97A2F">
        <w:rPr>
          <w:rFonts w:ascii="Times New Roman" w:eastAsia="Times New Roman" w:hAnsi="Times New Roman" w:cs="Times New Roman"/>
          <w:sz w:val="24"/>
          <w:szCs w:val="24"/>
        </w:rPr>
        <w:fldChar w:fldCharType="separate"/>
      </w:r>
      <w:r w:rsidR="00E97A2F" w:rsidRPr="001C70B0">
        <w:rPr>
          <w:rFonts w:ascii="Times New Roman" w:hAnsi="Times New Roman" w:cs="Times New Roman"/>
          <w:sz w:val="24"/>
        </w:rPr>
        <w:t xml:space="preserve">(Klein </w:t>
      </w:r>
      <w:proofErr w:type="spellStart"/>
      <w:r w:rsidR="00E97A2F" w:rsidRPr="001C70B0">
        <w:rPr>
          <w:rFonts w:ascii="Times New Roman" w:hAnsi="Times New Roman" w:cs="Times New Roman"/>
          <w:sz w:val="24"/>
        </w:rPr>
        <w:t>Breteler</w:t>
      </w:r>
      <w:proofErr w:type="spellEnd"/>
      <w:r w:rsidR="00E97A2F" w:rsidRPr="001C70B0">
        <w:rPr>
          <w:rFonts w:ascii="Times New Roman" w:hAnsi="Times New Roman" w:cs="Times New Roman"/>
          <w:sz w:val="24"/>
        </w:rPr>
        <w:t xml:space="preserve"> et al. 1999; </w:t>
      </w:r>
      <w:proofErr w:type="spellStart"/>
      <w:r w:rsidR="00E97A2F" w:rsidRPr="001C70B0">
        <w:rPr>
          <w:rFonts w:ascii="Times New Roman" w:hAnsi="Times New Roman" w:cs="Times New Roman"/>
          <w:sz w:val="24"/>
        </w:rPr>
        <w:t>Veloza</w:t>
      </w:r>
      <w:proofErr w:type="spellEnd"/>
      <w:r w:rsidR="00E97A2F" w:rsidRPr="001C70B0">
        <w:rPr>
          <w:rFonts w:ascii="Times New Roman" w:hAnsi="Times New Roman" w:cs="Times New Roman"/>
          <w:sz w:val="24"/>
        </w:rPr>
        <w:t xml:space="preserve"> et al. 2006; </w:t>
      </w:r>
      <w:proofErr w:type="spellStart"/>
      <w:r w:rsidR="00E97A2F" w:rsidRPr="001C70B0">
        <w:rPr>
          <w:rFonts w:ascii="Times New Roman" w:hAnsi="Times New Roman" w:cs="Times New Roman"/>
          <w:sz w:val="24"/>
        </w:rPr>
        <w:t>Hiltunen</w:t>
      </w:r>
      <w:proofErr w:type="spellEnd"/>
      <w:r w:rsidR="00E97A2F" w:rsidRPr="001C70B0">
        <w:rPr>
          <w:rFonts w:ascii="Times New Roman" w:hAnsi="Times New Roman" w:cs="Times New Roman"/>
          <w:sz w:val="24"/>
        </w:rPr>
        <w:t xml:space="preserve"> et al. 2017)</w:t>
      </w:r>
      <w:r w:rsidR="00E97A2F">
        <w:rPr>
          <w:rFonts w:ascii="Times New Roman" w:eastAsia="Times New Roman" w:hAnsi="Times New Roman" w:cs="Times New Roman"/>
          <w:sz w:val="24"/>
          <w:szCs w:val="24"/>
        </w:rPr>
        <w:fldChar w:fldCharType="end"/>
      </w:r>
      <w:r w:rsidR="00E97A2F">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 xml:space="preserve">may </w:t>
      </w:r>
      <w:r w:rsidR="00E97A2F">
        <w:rPr>
          <w:rFonts w:ascii="Times New Roman" w:eastAsia="Times New Roman" w:hAnsi="Times New Roman" w:cs="Times New Roman"/>
          <w:sz w:val="24"/>
          <w:szCs w:val="24"/>
        </w:rPr>
        <w:t xml:space="preserve">upgrade fatty acids by </w:t>
      </w:r>
      <w:r w:rsidR="00D8535D">
        <w:rPr>
          <w:rFonts w:ascii="Times New Roman" w:eastAsia="Times New Roman" w:hAnsi="Times New Roman" w:cs="Times New Roman"/>
          <w:sz w:val="24"/>
          <w:szCs w:val="24"/>
        </w:rPr>
        <w:t xml:space="preserve"> invest</w:t>
      </w:r>
      <w:r w:rsidR="00E97A2F">
        <w:rPr>
          <w:rFonts w:ascii="Times New Roman" w:eastAsia="Times New Roman" w:hAnsi="Times New Roman" w:cs="Times New Roman"/>
          <w:sz w:val="24"/>
          <w:szCs w:val="24"/>
        </w:rPr>
        <w:t>ing</w:t>
      </w:r>
      <w:r w:rsidR="00D8535D">
        <w:rPr>
          <w:rFonts w:ascii="Times New Roman" w:eastAsia="Times New Roman" w:hAnsi="Times New Roman" w:cs="Times New Roman"/>
          <w:sz w:val="24"/>
          <w:szCs w:val="24"/>
        </w:rPr>
        <w:t xml:space="preserve"> energy to convert C18 fatty acids to C20 and C22 fatty acids. Regardless of the exact mechanism, our data </w:t>
      </w:r>
      <w:r w:rsidR="00514479">
        <w:rPr>
          <w:rFonts w:ascii="Times New Roman" w:eastAsia="Times New Roman" w:hAnsi="Times New Roman" w:cs="Times New Roman"/>
          <w:sz w:val="24"/>
          <w:szCs w:val="24"/>
        </w:rPr>
        <w:t xml:space="preserve">suggest that food web interactions would </w:t>
      </w:r>
      <w:r w:rsidR="00E82AB8">
        <w:rPr>
          <w:rFonts w:ascii="Times New Roman" w:eastAsia="Times New Roman" w:hAnsi="Times New Roman" w:cs="Times New Roman"/>
          <w:sz w:val="24"/>
          <w:szCs w:val="24"/>
        </w:rPr>
        <w:t xml:space="preserve">change </w:t>
      </w:r>
      <w:r w:rsidR="00514479">
        <w:rPr>
          <w:rFonts w:ascii="Times New Roman" w:eastAsia="Times New Roman" w:hAnsi="Times New Roman" w:cs="Times New Roman"/>
          <w:sz w:val="24"/>
          <w:szCs w:val="24"/>
        </w:rPr>
        <w:t xml:space="preserve">with </w:t>
      </w:r>
      <w:r w:rsidR="00D8535D">
        <w:rPr>
          <w:rFonts w:ascii="Times New Roman" w:eastAsia="Times New Roman" w:hAnsi="Times New Roman" w:cs="Times New Roman"/>
          <w:sz w:val="24"/>
          <w:szCs w:val="24"/>
        </w:rPr>
        <w:t>increasing sewage pollution</w:t>
      </w:r>
      <w:r w:rsidR="00F95006">
        <w:rPr>
          <w:rFonts w:ascii="Times New Roman" w:eastAsia="Times New Roman" w:hAnsi="Times New Roman" w:cs="Times New Roman"/>
          <w:sz w:val="24"/>
          <w:szCs w:val="24"/>
        </w:rPr>
        <w:t xml:space="preserve"> and </w:t>
      </w:r>
      <w:ins w:id="281" w:author="Meyer, Michael Frederick" w:date="2020-08-10T16:28:00Z">
        <w:r w:rsidR="00D34995">
          <w:rPr>
            <w:rFonts w:ascii="Times New Roman" w:eastAsia="Times New Roman" w:hAnsi="Times New Roman" w:cs="Times New Roman"/>
            <w:sz w:val="24"/>
            <w:szCs w:val="24"/>
          </w:rPr>
          <w:t xml:space="preserve">may </w:t>
        </w:r>
      </w:ins>
      <w:r w:rsidR="00F95006">
        <w:rPr>
          <w:rFonts w:ascii="Times New Roman" w:eastAsia="Times New Roman" w:hAnsi="Times New Roman" w:cs="Times New Roman"/>
          <w:sz w:val="24"/>
          <w:szCs w:val="24"/>
        </w:rPr>
        <w:t xml:space="preserve">imply a </w:t>
      </w:r>
      <w:r w:rsidR="00D8535D">
        <w:rPr>
          <w:rFonts w:ascii="Times New Roman" w:eastAsia="Times New Roman" w:hAnsi="Times New Roman" w:cs="Times New Roman"/>
          <w:sz w:val="24"/>
          <w:szCs w:val="24"/>
        </w:rPr>
        <w:t>net energetic cost through amph</w:t>
      </w:r>
      <w:r w:rsidR="00232F99">
        <w:rPr>
          <w:rFonts w:ascii="Times New Roman" w:eastAsia="Times New Roman" w:hAnsi="Times New Roman" w:cs="Times New Roman"/>
          <w:sz w:val="24"/>
          <w:szCs w:val="24"/>
        </w:rPr>
        <w:t>ip</w:t>
      </w:r>
      <w:r w:rsidR="00D8535D">
        <w:rPr>
          <w:rFonts w:ascii="Times New Roman" w:eastAsia="Times New Roman" w:hAnsi="Times New Roman" w:cs="Times New Roman"/>
          <w:sz w:val="24"/>
          <w:szCs w:val="24"/>
        </w:rPr>
        <w:t xml:space="preserve">ods’ </w:t>
      </w:r>
      <w:r w:rsidR="00F95006">
        <w:rPr>
          <w:rFonts w:ascii="Times New Roman" w:eastAsia="Times New Roman" w:hAnsi="Times New Roman" w:cs="Times New Roman"/>
          <w:sz w:val="24"/>
          <w:szCs w:val="24"/>
        </w:rPr>
        <w:t>differential</w:t>
      </w:r>
      <w:r w:rsidR="00D8535D">
        <w:rPr>
          <w:rFonts w:ascii="Times New Roman" w:eastAsia="Times New Roman" w:hAnsi="Times New Roman" w:cs="Times New Roman"/>
          <w:sz w:val="24"/>
          <w:szCs w:val="24"/>
        </w:rPr>
        <w:t xml:space="preserve"> grazing </w:t>
      </w:r>
      <w:r w:rsidR="00F95006">
        <w:rPr>
          <w:rFonts w:ascii="Times New Roman" w:eastAsia="Times New Roman" w:hAnsi="Times New Roman" w:cs="Times New Roman"/>
          <w:sz w:val="24"/>
          <w:szCs w:val="24"/>
        </w:rPr>
        <w:t>patterns</w:t>
      </w:r>
      <w:r w:rsidR="00D8535D">
        <w:rPr>
          <w:rFonts w:ascii="Times New Roman" w:eastAsia="Times New Roman" w:hAnsi="Times New Roman" w:cs="Times New Roman"/>
          <w:sz w:val="24"/>
          <w:szCs w:val="24"/>
        </w:rPr>
        <w:t xml:space="preserve">.   </w:t>
      </w:r>
    </w:p>
    <w:p w14:paraId="74DC15E6" w14:textId="77777777" w:rsidR="00B9280F" w:rsidRPr="00B9280F" w:rsidRDefault="00B9280F" w:rsidP="00F95006">
      <w:pPr>
        <w:rPr>
          <w:rFonts w:ascii="Times New Roman" w:eastAsia="Times New Roman" w:hAnsi="Times New Roman" w:cs="Times New Roman"/>
          <w:sz w:val="24"/>
          <w:szCs w:val="24"/>
        </w:rPr>
      </w:pPr>
    </w:p>
    <w:p w14:paraId="34D0272A" w14:textId="3726480C" w:rsidR="00F95006" w:rsidRDefault="006300F4" w:rsidP="00131BD0">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Conclusions </w:t>
      </w:r>
    </w:p>
    <w:p w14:paraId="52A6D4B7" w14:textId="77777777" w:rsidR="00D0773C" w:rsidRDefault="00D0773C" w:rsidP="00131BD0">
      <w:pPr>
        <w:rPr>
          <w:rFonts w:ascii="Times New Roman" w:eastAsia="Times New Roman" w:hAnsi="Times New Roman" w:cs="Times New Roman"/>
          <w:sz w:val="24"/>
          <w:szCs w:val="24"/>
        </w:rPr>
      </w:pPr>
    </w:p>
    <w:p w14:paraId="3C5DB059" w14:textId="69CDA7A2" w:rsidR="001E2084" w:rsidRDefault="001E2084" w:rsidP="00F9500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Over the past decade, Lake Baikal has </w:t>
      </w:r>
      <w:r w:rsidR="00222A8A">
        <w:rPr>
          <w:rFonts w:ascii="Times New Roman" w:eastAsia="Times New Roman" w:hAnsi="Times New Roman" w:cs="Times New Roman"/>
          <w:sz w:val="24"/>
          <w:szCs w:val="24"/>
        </w:rPr>
        <w:t>shown</w:t>
      </w:r>
      <w:r>
        <w:rPr>
          <w:rFonts w:ascii="Times New Roman" w:eastAsia="Times New Roman" w:hAnsi="Times New Roman" w:cs="Times New Roman"/>
          <w:sz w:val="24"/>
          <w:szCs w:val="24"/>
        </w:rPr>
        <w:t xml:space="preserve"> </w:t>
      </w:r>
      <w:r w:rsidR="00222A8A">
        <w:rPr>
          <w:rFonts w:ascii="Times New Roman" w:eastAsia="Times New Roman" w:hAnsi="Times New Roman" w:cs="Times New Roman"/>
          <w:sz w:val="24"/>
          <w:szCs w:val="24"/>
        </w:rPr>
        <w:t xml:space="preserve">signs of </w:t>
      </w:r>
      <w:r>
        <w:rPr>
          <w:rFonts w:ascii="Times New Roman" w:eastAsia="Times New Roman" w:hAnsi="Times New Roman" w:cs="Times New Roman"/>
          <w:sz w:val="24"/>
          <w:szCs w:val="24"/>
        </w:rPr>
        <w:t>nearshore eutrophication</w:t>
      </w:r>
      <w:r w:rsidR="006D1C9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despite the pelagic </w:t>
      </w:r>
      <w:r w:rsidR="006D1C9C">
        <w:rPr>
          <w:rFonts w:ascii="Times New Roman" w:eastAsia="Times New Roman" w:hAnsi="Times New Roman" w:cs="Times New Roman"/>
          <w:sz w:val="24"/>
          <w:szCs w:val="24"/>
        </w:rPr>
        <w:t xml:space="preserve">zone </w:t>
      </w:r>
      <w:r w:rsidR="00DA2137">
        <w:rPr>
          <w:rFonts w:ascii="Times New Roman" w:eastAsia="Times New Roman" w:hAnsi="Times New Roman" w:cs="Times New Roman"/>
          <w:sz w:val="24"/>
          <w:szCs w:val="24"/>
        </w:rPr>
        <w:t xml:space="preserve">remaining ultra-oligotrophic. While Baikal </w:t>
      </w:r>
      <w:r w:rsidR="0059652C">
        <w:rPr>
          <w:rFonts w:ascii="Times New Roman" w:eastAsia="Times New Roman" w:hAnsi="Times New Roman" w:cs="Times New Roman"/>
          <w:sz w:val="24"/>
          <w:szCs w:val="24"/>
        </w:rPr>
        <w:t>receives nutrients from multiple sources</w:t>
      </w:r>
      <w:r w:rsidR="00DA2137">
        <w:rPr>
          <w:rFonts w:ascii="Times New Roman" w:eastAsia="Times New Roman" w:hAnsi="Times New Roman" w:cs="Times New Roman"/>
          <w:sz w:val="24"/>
          <w:szCs w:val="24"/>
        </w:rPr>
        <w:t xml:space="preserve">, </w:t>
      </w:r>
      <w:ins w:id="282" w:author="Meyer, Michael Frederick" w:date="2020-08-10T16:32:00Z">
        <w:r w:rsidR="006D4FBA">
          <w:rPr>
            <w:rFonts w:ascii="Times New Roman" w:eastAsia="Times New Roman" w:hAnsi="Times New Roman" w:cs="Times New Roman"/>
            <w:sz w:val="24"/>
            <w:szCs w:val="24"/>
          </w:rPr>
          <w:t>our study incorporates sewage-s</w:t>
        </w:r>
      </w:ins>
      <w:ins w:id="283" w:author="Meyer, Michael Frederick" w:date="2020-08-10T16:33:00Z">
        <w:r w:rsidR="006D4FBA">
          <w:rPr>
            <w:rFonts w:ascii="Times New Roman" w:eastAsia="Times New Roman" w:hAnsi="Times New Roman" w:cs="Times New Roman"/>
            <w:sz w:val="24"/>
            <w:szCs w:val="24"/>
          </w:rPr>
          <w:t xml:space="preserve">pecific indicators </w:t>
        </w:r>
      </w:ins>
      <w:ins w:id="284" w:author="Meyer, Michael Frederick" w:date="2020-08-12T12:46:00Z">
        <w:r w:rsidR="00DF6425">
          <w:rPr>
            <w:rFonts w:ascii="Times New Roman" w:eastAsia="Times New Roman" w:hAnsi="Times New Roman" w:cs="Times New Roman"/>
            <w:sz w:val="24"/>
            <w:szCs w:val="24"/>
          </w:rPr>
          <w:t>to infer</w:t>
        </w:r>
      </w:ins>
      <w:ins w:id="285" w:author="Meyer, Michael Frederick" w:date="2020-08-10T16:33:00Z">
        <w:r w:rsidR="006D4FBA">
          <w:rPr>
            <w:rFonts w:ascii="Times New Roman" w:eastAsia="Times New Roman" w:hAnsi="Times New Roman" w:cs="Times New Roman"/>
            <w:sz w:val="24"/>
            <w:szCs w:val="24"/>
          </w:rPr>
          <w:t xml:space="preserve"> </w:t>
        </w:r>
      </w:ins>
      <w:del w:id="286" w:author="Meyer, Michael Frederick" w:date="2020-08-10T16:32:00Z">
        <w:r w:rsidR="00DA2137" w:rsidDel="006D4FBA">
          <w:rPr>
            <w:rFonts w:ascii="Times New Roman" w:eastAsia="Times New Roman" w:hAnsi="Times New Roman" w:cs="Times New Roman"/>
            <w:sz w:val="24"/>
            <w:szCs w:val="24"/>
          </w:rPr>
          <w:delText>o</w:delText>
        </w:r>
        <w:r w:rsidR="00D8535D" w:rsidDel="006D4FBA">
          <w:rPr>
            <w:rFonts w:ascii="Times New Roman" w:eastAsia="Times New Roman" w:hAnsi="Times New Roman" w:cs="Times New Roman"/>
            <w:sz w:val="24"/>
            <w:szCs w:val="24"/>
          </w:rPr>
          <w:delText xml:space="preserve">ur results corroborate previous studies by </w:delText>
        </w:r>
        <w:r w:rsidR="00154ABA" w:rsidDel="006D4FBA">
          <w:rPr>
            <w:rFonts w:ascii="Times New Roman" w:eastAsia="Times New Roman" w:hAnsi="Times New Roman" w:cs="Times New Roman"/>
            <w:sz w:val="24"/>
            <w:szCs w:val="24"/>
          </w:rPr>
          <w:delText>show</w:delText>
        </w:r>
        <w:r w:rsidR="00DA2137" w:rsidDel="006D4FBA">
          <w:rPr>
            <w:rFonts w:ascii="Times New Roman" w:eastAsia="Times New Roman" w:hAnsi="Times New Roman" w:cs="Times New Roman"/>
            <w:sz w:val="24"/>
            <w:szCs w:val="24"/>
          </w:rPr>
          <w:delText xml:space="preserve">ing </w:delText>
        </w:r>
      </w:del>
      <w:commentRangeStart w:id="287"/>
      <w:r w:rsidR="00DA2137">
        <w:rPr>
          <w:rFonts w:ascii="Times New Roman" w:eastAsia="Times New Roman" w:hAnsi="Times New Roman" w:cs="Times New Roman"/>
          <w:sz w:val="24"/>
          <w:szCs w:val="24"/>
        </w:rPr>
        <w:t>sewage pollution as one of the sources</w:t>
      </w:r>
      <w:r w:rsidR="00D8535D">
        <w:rPr>
          <w:rFonts w:ascii="Times New Roman" w:eastAsia="Times New Roman" w:hAnsi="Times New Roman" w:cs="Times New Roman"/>
          <w:sz w:val="24"/>
          <w:szCs w:val="24"/>
        </w:rPr>
        <w:t>.</w:t>
      </w:r>
      <w:r w:rsidR="00DA2137">
        <w:rPr>
          <w:rFonts w:ascii="Times New Roman" w:eastAsia="Times New Roman" w:hAnsi="Times New Roman" w:cs="Times New Roman"/>
          <w:sz w:val="24"/>
          <w:szCs w:val="24"/>
        </w:rPr>
        <w:t xml:space="preserve"> </w:t>
      </w:r>
      <w:commentRangeEnd w:id="287"/>
      <w:r w:rsidR="0059652C">
        <w:rPr>
          <w:rStyle w:val="CommentReference"/>
        </w:rPr>
        <w:commentReference w:id="287"/>
      </w:r>
      <w:r w:rsidR="00AB2601">
        <w:rPr>
          <w:rFonts w:ascii="Times New Roman" w:eastAsia="Times New Roman" w:hAnsi="Times New Roman" w:cs="Times New Roman"/>
          <w:sz w:val="24"/>
          <w:szCs w:val="24"/>
        </w:rPr>
        <w:t>Like</w:t>
      </w:r>
      <w:r w:rsidR="00DA2137">
        <w:rPr>
          <w:rFonts w:ascii="Times New Roman" w:eastAsia="Times New Roman" w:hAnsi="Times New Roman" w:cs="Times New Roman"/>
          <w:sz w:val="24"/>
          <w:szCs w:val="24"/>
        </w:rPr>
        <w:t xml:space="preserve"> </w:t>
      </w:r>
      <w:proofErr w:type="spellStart"/>
      <w:r w:rsidR="00DA2137">
        <w:rPr>
          <w:rFonts w:ascii="Times New Roman" w:eastAsia="Times New Roman" w:hAnsi="Times New Roman" w:cs="Times New Roman"/>
          <w:sz w:val="24"/>
          <w:szCs w:val="24"/>
        </w:rPr>
        <w:t>Timoshkin</w:t>
      </w:r>
      <w:proofErr w:type="spellEnd"/>
      <w:r w:rsidR="00DA2137">
        <w:rPr>
          <w:rFonts w:ascii="Times New Roman" w:eastAsia="Times New Roman" w:hAnsi="Times New Roman" w:cs="Times New Roman"/>
          <w:sz w:val="24"/>
          <w:szCs w:val="24"/>
        </w:rPr>
        <w:t xml:space="preserve"> et al. (2016, 2018) and </w:t>
      </w:r>
      <w:proofErr w:type="spellStart"/>
      <w:r w:rsidR="00DA2137">
        <w:rPr>
          <w:rFonts w:ascii="Times New Roman" w:eastAsia="Times New Roman" w:hAnsi="Times New Roman" w:cs="Times New Roman"/>
          <w:sz w:val="24"/>
          <w:szCs w:val="24"/>
        </w:rPr>
        <w:t>Ozersky</w:t>
      </w:r>
      <w:proofErr w:type="spellEnd"/>
      <w:r w:rsidR="00DA2137">
        <w:rPr>
          <w:rFonts w:ascii="Times New Roman" w:eastAsia="Times New Roman" w:hAnsi="Times New Roman" w:cs="Times New Roman"/>
          <w:sz w:val="24"/>
          <w:szCs w:val="24"/>
        </w:rPr>
        <w:t xml:space="preserve"> et al. (2018)</w:t>
      </w:r>
      <w:r w:rsidR="00D8535D">
        <w:rPr>
          <w:rFonts w:ascii="Times New Roman" w:eastAsia="Times New Roman" w:hAnsi="Times New Roman" w:cs="Times New Roman"/>
          <w:sz w:val="24"/>
          <w:szCs w:val="24"/>
        </w:rPr>
        <w:t xml:space="preserve">, our results demonstrate how patchy lakeside development can </w:t>
      </w:r>
      <w:r>
        <w:rPr>
          <w:rFonts w:ascii="Times New Roman" w:eastAsia="Times New Roman" w:hAnsi="Times New Roman" w:cs="Times New Roman"/>
          <w:sz w:val="24"/>
          <w:szCs w:val="24"/>
        </w:rPr>
        <w:t>create gradients in sewage concentrations and</w:t>
      </w:r>
      <w:r w:rsidR="00DA2137">
        <w:rPr>
          <w:rFonts w:ascii="Times New Roman" w:eastAsia="Times New Roman" w:hAnsi="Times New Roman" w:cs="Times New Roman"/>
          <w:sz w:val="24"/>
          <w:szCs w:val="24"/>
        </w:rPr>
        <w:t xml:space="preserve"> ecological responses. </w:t>
      </w:r>
      <w:r w:rsidR="00373E7B">
        <w:rPr>
          <w:rFonts w:ascii="Times New Roman" w:eastAsia="Times New Roman" w:hAnsi="Times New Roman" w:cs="Times New Roman"/>
          <w:sz w:val="24"/>
          <w:szCs w:val="24"/>
        </w:rPr>
        <w:t>Unlike previous studies, o</w:t>
      </w:r>
      <w:r w:rsidR="00DA2137">
        <w:rPr>
          <w:rFonts w:ascii="Times New Roman" w:eastAsia="Times New Roman" w:hAnsi="Times New Roman" w:cs="Times New Roman"/>
          <w:sz w:val="24"/>
          <w:szCs w:val="24"/>
        </w:rPr>
        <w:t xml:space="preserve">ur study pairs co-located measurements of sewage pollution (i.e., PPCPs) with dietary tracers (i.e., fatty acids) to </w:t>
      </w:r>
      <w:r w:rsidR="00373E7B">
        <w:rPr>
          <w:rFonts w:ascii="Times New Roman" w:eastAsia="Times New Roman" w:hAnsi="Times New Roman" w:cs="Times New Roman"/>
          <w:sz w:val="24"/>
          <w:szCs w:val="24"/>
        </w:rPr>
        <w:t xml:space="preserve">assess benthic community and food web consequences of sewage pollution. </w:t>
      </w:r>
      <w:commentRangeStart w:id="288"/>
      <w:del w:id="289" w:author="Meyer, Michael Frederick" w:date="2020-08-11T10:53:00Z">
        <w:r w:rsidR="00373E7B" w:rsidDel="00CC1B62">
          <w:rPr>
            <w:rFonts w:ascii="Times New Roman" w:eastAsia="Times New Roman" w:hAnsi="Times New Roman" w:cs="Times New Roman"/>
            <w:sz w:val="24"/>
            <w:szCs w:val="24"/>
          </w:rPr>
          <w:delText xml:space="preserve">In general, </w:delText>
        </w:r>
      </w:del>
      <w:del w:id="290" w:author="Meyer, Michael Frederick" w:date="2020-08-10T16:34:00Z">
        <w:r w:rsidR="00373E7B" w:rsidDel="006D4FBA">
          <w:rPr>
            <w:rFonts w:ascii="Times New Roman" w:eastAsia="Times New Roman" w:hAnsi="Times New Roman" w:cs="Times New Roman"/>
            <w:sz w:val="24"/>
            <w:szCs w:val="24"/>
          </w:rPr>
          <w:delText xml:space="preserve">our results suggest that </w:delText>
        </w:r>
      </w:del>
      <w:del w:id="291" w:author="Meyer, Michael Frederick" w:date="2020-08-11T10:53:00Z">
        <w:r w:rsidR="00373E7B" w:rsidDel="00CC1B62">
          <w:rPr>
            <w:rFonts w:ascii="Times New Roman" w:eastAsia="Times New Roman" w:hAnsi="Times New Roman" w:cs="Times New Roman"/>
            <w:sz w:val="24"/>
            <w:szCs w:val="24"/>
          </w:rPr>
          <w:delText>w</w:delText>
        </w:r>
      </w:del>
      <w:ins w:id="292" w:author="Meyer, Michael Frederick" w:date="2020-08-11T10:53:00Z">
        <w:r w:rsidR="00CC1B62">
          <w:rPr>
            <w:rFonts w:ascii="Times New Roman" w:eastAsia="Times New Roman" w:hAnsi="Times New Roman" w:cs="Times New Roman"/>
            <w:sz w:val="24"/>
            <w:szCs w:val="24"/>
          </w:rPr>
          <w:t>W</w:t>
        </w:r>
      </w:ins>
      <w:r w:rsidR="00DA2137">
        <w:rPr>
          <w:rFonts w:ascii="Times New Roman" w:eastAsia="Times New Roman" w:hAnsi="Times New Roman" w:cs="Times New Roman"/>
          <w:sz w:val="24"/>
          <w:szCs w:val="24"/>
        </w:rPr>
        <w:t xml:space="preserve">hile sewage pollution may lead to changing </w:t>
      </w:r>
      <w:del w:id="293" w:author="Meyer, Michael Frederick" w:date="2020-08-10T16:34:00Z">
        <w:r w:rsidR="00DA2137" w:rsidDel="006D4FBA">
          <w:rPr>
            <w:rFonts w:ascii="Times New Roman" w:eastAsia="Times New Roman" w:hAnsi="Times New Roman" w:cs="Times New Roman"/>
            <w:sz w:val="24"/>
            <w:szCs w:val="24"/>
          </w:rPr>
          <w:delText xml:space="preserve">standing </w:delText>
        </w:r>
      </w:del>
      <w:r w:rsidR="00DA2137">
        <w:rPr>
          <w:rFonts w:ascii="Times New Roman" w:eastAsia="Times New Roman" w:hAnsi="Times New Roman" w:cs="Times New Roman"/>
          <w:sz w:val="24"/>
          <w:szCs w:val="24"/>
        </w:rPr>
        <w:t xml:space="preserve">resources for macroinvertebrate grazers, Baikal’s amphipods appear to be compensating either </w:t>
      </w:r>
      <w:ins w:id="294" w:author="Meyer, Michael Frederick" w:date="2020-07-28T16:12:00Z">
        <w:r w:rsidR="00AB2601">
          <w:rPr>
            <w:rFonts w:ascii="Times New Roman" w:eastAsia="Times New Roman" w:hAnsi="Times New Roman" w:cs="Times New Roman"/>
            <w:sz w:val="24"/>
            <w:szCs w:val="24"/>
          </w:rPr>
          <w:t xml:space="preserve">(1) </w:t>
        </w:r>
      </w:ins>
      <w:r w:rsidR="00DA2137">
        <w:rPr>
          <w:rFonts w:ascii="Times New Roman" w:eastAsia="Times New Roman" w:hAnsi="Times New Roman" w:cs="Times New Roman"/>
          <w:sz w:val="24"/>
          <w:szCs w:val="24"/>
        </w:rPr>
        <w:t xml:space="preserve">by selectively grazing on diatoms or </w:t>
      </w:r>
      <w:ins w:id="295" w:author="Meyer, Michael Frederick" w:date="2020-07-28T16:12:00Z">
        <w:r w:rsidR="00AB2601">
          <w:rPr>
            <w:rFonts w:ascii="Times New Roman" w:eastAsia="Times New Roman" w:hAnsi="Times New Roman" w:cs="Times New Roman"/>
            <w:sz w:val="24"/>
            <w:szCs w:val="24"/>
          </w:rPr>
          <w:t xml:space="preserve">(2) </w:t>
        </w:r>
      </w:ins>
      <w:r w:rsidR="00DA2137">
        <w:rPr>
          <w:rFonts w:ascii="Times New Roman" w:eastAsia="Times New Roman" w:hAnsi="Times New Roman" w:cs="Times New Roman"/>
          <w:sz w:val="24"/>
          <w:szCs w:val="24"/>
        </w:rPr>
        <w:t>by consuming less desirable food and upgra</w:t>
      </w:r>
      <w:r w:rsidR="00373E7B">
        <w:rPr>
          <w:rFonts w:ascii="Times New Roman" w:eastAsia="Times New Roman" w:hAnsi="Times New Roman" w:cs="Times New Roman"/>
          <w:sz w:val="24"/>
          <w:szCs w:val="24"/>
        </w:rPr>
        <w:t>ding fatty acids. In both cases, our results suggest shifting community interactions and</w:t>
      </w:r>
      <w:r w:rsidR="00C03D31">
        <w:rPr>
          <w:rFonts w:ascii="Times New Roman" w:eastAsia="Times New Roman" w:hAnsi="Times New Roman" w:cs="Times New Roman"/>
          <w:sz w:val="24"/>
          <w:szCs w:val="24"/>
        </w:rPr>
        <w:t xml:space="preserve"> may </w:t>
      </w:r>
      <w:r w:rsidR="00373E7B">
        <w:rPr>
          <w:rFonts w:ascii="Times New Roman" w:eastAsia="Times New Roman" w:hAnsi="Times New Roman" w:cs="Times New Roman"/>
          <w:sz w:val="24"/>
          <w:szCs w:val="24"/>
        </w:rPr>
        <w:t xml:space="preserve">imply a net energetic cost for amphipods, as they expend energy either by </w:t>
      </w:r>
      <w:r w:rsidR="006D1C9C">
        <w:rPr>
          <w:rFonts w:ascii="Times New Roman" w:eastAsia="Times New Roman" w:hAnsi="Times New Roman" w:cs="Times New Roman"/>
          <w:sz w:val="24"/>
          <w:szCs w:val="24"/>
        </w:rPr>
        <w:t xml:space="preserve">foraging selectively </w:t>
      </w:r>
      <w:r w:rsidR="00373E7B">
        <w:rPr>
          <w:rFonts w:ascii="Times New Roman" w:eastAsia="Times New Roman" w:hAnsi="Times New Roman" w:cs="Times New Roman"/>
          <w:sz w:val="24"/>
          <w:szCs w:val="24"/>
        </w:rPr>
        <w:t>for diatom</w:t>
      </w:r>
      <w:r w:rsidR="006D1C9C">
        <w:rPr>
          <w:rFonts w:ascii="Times New Roman" w:eastAsia="Times New Roman" w:hAnsi="Times New Roman" w:cs="Times New Roman"/>
          <w:sz w:val="24"/>
          <w:szCs w:val="24"/>
        </w:rPr>
        <w:t>s</w:t>
      </w:r>
      <w:r w:rsidR="00373E7B">
        <w:rPr>
          <w:rFonts w:ascii="Times New Roman" w:eastAsia="Times New Roman" w:hAnsi="Times New Roman" w:cs="Times New Roman"/>
          <w:sz w:val="24"/>
          <w:szCs w:val="24"/>
        </w:rPr>
        <w:t xml:space="preserve"> or by catabolizing </w:t>
      </w:r>
      <w:del w:id="296" w:author="Meyer, Michael Frederick" w:date="2020-08-10T16:36:00Z">
        <w:r w:rsidR="006D1C9C" w:rsidDel="006D4FBA">
          <w:rPr>
            <w:rFonts w:ascii="Times New Roman" w:eastAsia="Times New Roman" w:hAnsi="Times New Roman" w:cs="Times New Roman"/>
            <w:sz w:val="24"/>
            <w:szCs w:val="24"/>
          </w:rPr>
          <w:delText xml:space="preserve">the </w:delText>
        </w:r>
      </w:del>
      <w:ins w:id="297" w:author="Meyer, Michael Frederick" w:date="2020-08-10T16:36:00Z">
        <w:r w:rsidR="006D4FBA">
          <w:rPr>
            <w:rFonts w:ascii="Times New Roman" w:eastAsia="Times New Roman" w:hAnsi="Times New Roman" w:cs="Times New Roman"/>
            <w:sz w:val="24"/>
            <w:szCs w:val="24"/>
          </w:rPr>
          <w:t xml:space="preserve">certain essential </w:t>
        </w:r>
      </w:ins>
      <w:r w:rsidR="00373E7B">
        <w:rPr>
          <w:rFonts w:ascii="Times New Roman" w:eastAsia="Times New Roman" w:hAnsi="Times New Roman" w:cs="Times New Roman"/>
          <w:sz w:val="24"/>
          <w:szCs w:val="24"/>
        </w:rPr>
        <w:t>fatty acids</w:t>
      </w:r>
      <w:del w:id="298" w:author="Meyer, Michael Frederick" w:date="2020-08-10T16:36:00Z">
        <w:r w:rsidR="00373E7B" w:rsidDel="006D4FBA">
          <w:rPr>
            <w:rFonts w:ascii="Times New Roman" w:eastAsia="Times New Roman" w:hAnsi="Times New Roman" w:cs="Times New Roman"/>
            <w:sz w:val="24"/>
            <w:szCs w:val="24"/>
          </w:rPr>
          <w:delText xml:space="preserve"> necessary to survive in Baikal’s cold temperatures</w:delText>
        </w:r>
      </w:del>
      <w:r w:rsidR="00373E7B">
        <w:rPr>
          <w:rFonts w:ascii="Times New Roman" w:eastAsia="Times New Roman" w:hAnsi="Times New Roman" w:cs="Times New Roman"/>
          <w:sz w:val="24"/>
          <w:szCs w:val="24"/>
        </w:rPr>
        <w:t>.</w:t>
      </w:r>
      <w:commentRangeEnd w:id="288"/>
      <w:r w:rsidR="0059652C">
        <w:rPr>
          <w:rStyle w:val="CommentReference"/>
        </w:rPr>
        <w:commentReference w:id="288"/>
      </w:r>
    </w:p>
    <w:p w14:paraId="541AA196" w14:textId="27FF6D36" w:rsidR="00373E7B" w:rsidRDefault="00373E7B" w:rsidP="00F95006">
      <w:pPr>
        <w:rPr>
          <w:rFonts w:ascii="Times New Roman" w:eastAsia="Times New Roman" w:hAnsi="Times New Roman" w:cs="Times New Roman"/>
          <w:sz w:val="24"/>
          <w:szCs w:val="24"/>
        </w:rPr>
      </w:pPr>
    </w:p>
    <w:p w14:paraId="2D6CEF58" w14:textId="77777777" w:rsidR="00FF225E" w:rsidRDefault="00FF225E" w:rsidP="00FF225E">
      <w:pPr>
        <w:rPr>
          <w:rFonts w:ascii="Times New Roman" w:eastAsia="Times New Roman" w:hAnsi="Times New Roman" w:cs="Times New Roman"/>
          <w:sz w:val="24"/>
          <w:szCs w:val="24"/>
        </w:rPr>
      </w:pPr>
      <w:r>
        <w:rPr>
          <w:rFonts w:ascii="Times New Roman" w:eastAsia="Times New Roman" w:hAnsi="Times New Roman" w:cs="Times New Roman"/>
          <w:i/>
          <w:sz w:val="24"/>
          <w:szCs w:val="24"/>
        </w:rPr>
        <w:t>Future trajectories: a call for increased nearshore monitoring</w:t>
      </w:r>
    </w:p>
    <w:p w14:paraId="0D0D807F" w14:textId="77777777" w:rsidR="00FF225E" w:rsidRDefault="00FF225E" w:rsidP="00F95006">
      <w:pPr>
        <w:rPr>
          <w:rFonts w:ascii="Times New Roman" w:eastAsia="Times New Roman" w:hAnsi="Times New Roman" w:cs="Times New Roman"/>
          <w:sz w:val="24"/>
          <w:szCs w:val="24"/>
        </w:rPr>
      </w:pPr>
    </w:p>
    <w:p w14:paraId="49701A50" w14:textId="4E8A19F4" w:rsidR="00FF225E" w:rsidRDefault="00801579" w:rsidP="00FF225E">
      <w:pPr>
        <w:rPr>
          <w:rFonts w:ascii="Times New Roman" w:eastAsia="Times New Roman" w:hAnsi="Times New Roman" w:cs="Times New Roman"/>
          <w:sz w:val="24"/>
          <w:szCs w:val="24"/>
        </w:rPr>
      </w:pPr>
      <w:r>
        <w:rPr>
          <w:rFonts w:ascii="Times New Roman" w:eastAsia="Times New Roman" w:hAnsi="Times New Roman" w:cs="Times New Roman"/>
          <w:sz w:val="24"/>
          <w:szCs w:val="24"/>
        </w:rPr>
        <w:t>O</w:t>
      </w:r>
      <w:r w:rsidR="00222A8A">
        <w:rPr>
          <w:rFonts w:ascii="Times New Roman" w:eastAsia="Times New Roman" w:hAnsi="Times New Roman" w:cs="Times New Roman"/>
          <w:sz w:val="24"/>
          <w:szCs w:val="24"/>
        </w:rPr>
        <w:t>ur results under</w:t>
      </w:r>
      <w:r w:rsidR="00FF225E">
        <w:rPr>
          <w:rFonts w:ascii="Times New Roman" w:eastAsia="Times New Roman" w:hAnsi="Times New Roman" w:cs="Times New Roman"/>
          <w:sz w:val="24"/>
          <w:szCs w:val="24"/>
        </w:rPr>
        <w:t>score</w:t>
      </w:r>
      <w:r w:rsidR="00222A8A">
        <w:rPr>
          <w:rFonts w:ascii="Times New Roman" w:eastAsia="Times New Roman" w:hAnsi="Times New Roman" w:cs="Times New Roman"/>
          <w:sz w:val="24"/>
          <w:szCs w:val="24"/>
        </w:rPr>
        <w:t xml:space="preserve"> the importance of nearshore monitoring </w:t>
      </w:r>
      <w:r w:rsidR="00FF225E">
        <w:rPr>
          <w:rFonts w:ascii="Times New Roman" w:eastAsia="Times New Roman" w:hAnsi="Times New Roman" w:cs="Times New Roman"/>
          <w:sz w:val="24"/>
          <w:szCs w:val="24"/>
        </w:rPr>
        <w:t>in detecting sewage pollution</w:t>
      </w:r>
      <w:r w:rsidR="004A728E">
        <w:rPr>
          <w:rFonts w:ascii="Times New Roman" w:eastAsia="Times New Roman" w:hAnsi="Times New Roman" w:cs="Times New Roman"/>
          <w:sz w:val="24"/>
          <w:szCs w:val="24"/>
        </w:rPr>
        <w:t xml:space="preserve"> in </w:t>
      </w:r>
      <w:r w:rsidR="0059652C">
        <w:rPr>
          <w:rFonts w:ascii="Times New Roman" w:eastAsia="Times New Roman" w:hAnsi="Times New Roman" w:cs="Times New Roman"/>
          <w:sz w:val="24"/>
          <w:szCs w:val="24"/>
        </w:rPr>
        <w:t xml:space="preserve">large </w:t>
      </w:r>
      <w:r w:rsidR="004A728E">
        <w:rPr>
          <w:rFonts w:ascii="Times New Roman" w:eastAsia="Times New Roman" w:hAnsi="Times New Roman" w:cs="Times New Roman"/>
          <w:sz w:val="24"/>
          <w:szCs w:val="24"/>
        </w:rPr>
        <w:t>lakes</w:t>
      </w:r>
      <w:r w:rsidR="00FF225E">
        <w:rPr>
          <w:rFonts w:ascii="Times New Roman" w:eastAsia="Times New Roman" w:hAnsi="Times New Roman" w:cs="Times New Roman"/>
          <w:sz w:val="24"/>
          <w:szCs w:val="24"/>
        </w:rPr>
        <w:t xml:space="preserve">. </w:t>
      </w:r>
      <w:r w:rsidR="004A728E">
        <w:rPr>
          <w:rFonts w:ascii="Times New Roman" w:eastAsia="Times New Roman" w:hAnsi="Times New Roman" w:cs="Times New Roman"/>
          <w:sz w:val="24"/>
          <w:szCs w:val="24"/>
        </w:rPr>
        <w:t xml:space="preserve">Lake </w:t>
      </w:r>
      <w:r w:rsidR="00FF225E">
        <w:rPr>
          <w:rFonts w:ascii="Times New Roman" w:eastAsia="Times New Roman" w:hAnsi="Times New Roman" w:cs="Times New Roman"/>
          <w:sz w:val="24"/>
          <w:szCs w:val="24"/>
        </w:rPr>
        <w:t>Baikal</w:t>
      </w:r>
      <w:r w:rsidR="004A728E">
        <w:rPr>
          <w:rFonts w:ascii="Times New Roman" w:eastAsia="Times New Roman" w:hAnsi="Times New Roman" w:cs="Times New Roman"/>
          <w:sz w:val="24"/>
          <w:szCs w:val="24"/>
        </w:rPr>
        <w:t xml:space="preserve"> is considered ultra-oligotrophic based on pelagic sampling</w:t>
      </w:r>
      <w:r w:rsidR="00FF225E">
        <w:rPr>
          <w:rFonts w:ascii="Times New Roman" w:eastAsia="Times New Roman" w:hAnsi="Times New Roman" w:cs="Times New Roman"/>
          <w:sz w:val="24"/>
          <w:szCs w:val="24"/>
        </w:rPr>
        <w:t xml:space="preserve"> </w:t>
      </w:r>
      <w:r w:rsidR="00FF225E">
        <w:rPr>
          <w:rFonts w:ascii="Times New Roman" w:eastAsia="Times New Roman" w:hAnsi="Times New Roman" w:cs="Times New Roman"/>
          <w:sz w:val="24"/>
          <w:szCs w:val="24"/>
        </w:rPr>
        <w:fldChar w:fldCharType="begin"/>
      </w:r>
      <w:r w:rsidR="00E93AB8">
        <w:rPr>
          <w:rFonts w:ascii="Times New Roman" w:eastAsia="Times New Roman" w:hAnsi="Times New Roman" w:cs="Times New Roman"/>
          <w:sz w:val="24"/>
          <w:szCs w:val="24"/>
        </w:rPr>
        <w:instrText xml:space="preserve"> ADDIN ZOTERO_ITEM CSL_CITATION {"citationID":"qtjYTrqp","properties":{"formattedCitation":"(Yoshida et al. 2003; O\\uc0\\u8217{}Donnell et al. 2017)","plainCitation":"(Yoshida et al. 2003; O’Donnell et al. 2017)","noteIndex":0},"citationItems":[{"id":3881,"uris":["http://zotero.org/users/2645460/items/L4W8ZTL6"],"uri":["http://zotero.org/users/2645460/items/L4W8ZTL6"],"itemData":{"id":3881,"type":"article-journal","abstract":"We measured primary production by phytoplankton in the south basin of Lake Baikal, Russia, by in situ 13Cbicarbonate incubations within the period March–October in two consecutive years (1999 and 2000). Primary production was highest in the subsurface layer, possibly due to near-surface photoinhibition of photosynthesis, even under 0.8 m of ice cover in March. Areal primary production varied from 79 mg C mϪ2 dayϪ1 (March) to 424 mg C mϪ2 dayϪ1 (August), and annual primary production was roughly estimated as 75 g C mϪ2 yearϪ1, both of which are within the lower range of previous estimates. Size fractionation measurements revealed that phytoplankton in the Ͻ20 µm fraction accounted for 72%, 96%, and 85% of total primary production in March, August, and October, respectively. The contribution of picophytoplankton (Ͻ2 µm) to total primary production ranged from 41% to 62%. A large fraction (82%–98%) of particulate organic carbon was associated with particles in the Ͻ20 µm fraction. These results suggest that nano- and picophytoplankton play an important role as primary producers in the pelagic ecosystem of Lake Baikal.","container-title":"Limnology","DOI":"10.1007/s10201-002-0089-3","ISSN":"1439-8621, 1439-863X","issue":"1","journalAbbreviation":"Limnology","language":"en","page":"53-62","source":"DOI.org (Crossref)","title":"Seasonal dynamics of primary production in the pelagic zone of southern Lake Baikal","volume":"4","author":[{"family":"Yoshida","given":"T."},{"family":"Sekino","given":"T."},{"family":"Genkai-Kato","given":"M."},{"family":"Logacheva","given":"N. P."},{"family":"Bondarenko","given":"N. A."},{"family":"Kawabata","given":"Z."},{"family":"Khodzher","given":"T. V."},{"family":"Melnik","given":"N. G."},{"family":"Hino","given":"S."},{"family":"Nozaki","given":"K."},{"family":"Nishimura","given":"Y."},{"family":"Nagata","given":"T."},{"family":"Higashi","given":"M."},{"family":"Nakanishi","given":"M."}],"issued":{"date-parts":[["2003",4,1]]}}},{"id":3882,"uris":["http://zotero.org/users/2645460/items/6J9KZDGX"],"uri":["http://zotero.org/users/2645460/items/6J9KZDGX"],"itemData":{"id":3882,"type":"article-journal","abstract":"Lake Baikal, Siberia, is the most biodiverse freshwater lake on Earth. However, despite decades of painstaking limnological research on Baikal, broad spatial data on nutrient (nitrogen (N), phosphorus (P), silica (Si)) concentrations and temperature are sparse, as is our understanding of the bottom-up factors that limit phytoplankton in the lake. Earlier studies have suggested both N and P as limiting nutrients in Baikal, but the evidence, mostly based on elemental ratios, is limited and somewhat conflicting. We present experimental evidence that N and P co-limit phytoplankton productivity in some areas of Baikal during summer, along with the results of a comprehensive spatial survey of surface temperature, nutrients and chlorophyll a (Chl a) in Lake Baikal that support the experimental finding of colimitation. Surface water incubations from two trophically contrasting locations revealed co-limitation by N and P, as well as a positive effect of temperature (fluorescence after 5 d was </w:instrText>
      </w:r>
      <w:r w:rsidR="00E93AB8">
        <w:rPr>
          <w:rFonts w:ascii="Cambria Math" w:eastAsia="Times New Roman" w:hAnsi="Cambria Math" w:cs="Cambria Math"/>
          <w:sz w:val="24"/>
          <w:szCs w:val="24"/>
        </w:rPr>
        <w:instrText>∼</w:instrText>
      </w:r>
      <w:r w:rsidR="00E93AB8">
        <w:rPr>
          <w:rFonts w:ascii="Times New Roman" w:eastAsia="Times New Roman" w:hAnsi="Times New Roman" w:cs="Times New Roman"/>
          <w:sz w:val="24"/>
          <w:szCs w:val="24"/>
        </w:rPr>
        <w:instrText xml:space="preserve">10% higher at 15°C than at 10°C). In a linear model of the survey data (26 sampling locations), N, P, and their interaction (N × P) were all significant predictors of Chl a concentration, indicating that either N or P (or both) may limit summer phytoplankton, depending on location. In contrast to the incubation experiments, temperature was not a significant predictor of Chl a concentration across the 26 sites we sampled. Lake Baikal is undergoing rapid warming and increased nutrient loading, which may boost phytoplankton productivity in the lake; however, the magnitude of this response will depend on ratios of soluble N and P inputs.","container-title":"Limnology and Oceanography","DOI":"10.1002/lno.10505","ISSN":"1939-5590","issue":"4","language":"en","page":"1383-1392","source":"Wiley Online Library","title":"Nitrogen and phosphorus colimitation of phytoplankton in Lake Baikal: Insights from a spatial survey and nutrient enrichment experiments","title-short":"Nitrogen and phosphorus colimitation of phytoplankton in Lake Baikal","volume":"62","author":[{"family":"O'Donnell","given":"Daniel R."},{"family":"Wilburn","given":"Paul"},{"family":"Silow","given":"Eugene A."},{"family":"Yampolsky","given":"Lev Y."},{"family":"Litchman","given":"Elena"}],"issued":{"date-parts":[["2017"]]}}}],"schema":"https://github.com/citation-style-language/schema/raw/master/csl-citation.json"} </w:instrText>
      </w:r>
      <w:r w:rsidR="00FF225E">
        <w:rPr>
          <w:rFonts w:ascii="Times New Roman" w:eastAsia="Times New Roman" w:hAnsi="Times New Roman" w:cs="Times New Roman"/>
          <w:sz w:val="24"/>
          <w:szCs w:val="24"/>
        </w:rPr>
        <w:fldChar w:fldCharType="separate"/>
      </w:r>
      <w:r w:rsidR="00E93AB8" w:rsidRPr="00E93AB8">
        <w:rPr>
          <w:rFonts w:ascii="Times New Roman" w:hAnsi="Times New Roman" w:cs="Times New Roman"/>
          <w:sz w:val="24"/>
          <w:szCs w:val="24"/>
        </w:rPr>
        <w:t>(Yoshida et al. 2003; O’Donnell et al. 2017)</w:t>
      </w:r>
      <w:r w:rsidR="00FF225E">
        <w:rPr>
          <w:rFonts w:ascii="Times New Roman" w:eastAsia="Times New Roman" w:hAnsi="Times New Roman" w:cs="Times New Roman"/>
          <w:sz w:val="24"/>
          <w:szCs w:val="24"/>
        </w:rPr>
        <w:fldChar w:fldCharType="end"/>
      </w:r>
      <w:r w:rsidR="00FF225E">
        <w:rPr>
          <w:rFonts w:ascii="Times New Roman" w:eastAsia="Times New Roman" w:hAnsi="Times New Roman" w:cs="Times New Roman"/>
          <w:sz w:val="24"/>
          <w:szCs w:val="24"/>
        </w:rPr>
        <w:t xml:space="preserve">, </w:t>
      </w:r>
      <w:r w:rsidR="004A728E">
        <w:rPr>
          <w:rFonts w:ascii="Times New Roman" w:eastAsia="Times New Roman" w:hAnsi="Times New Roman" w:cs="Times New Roman"/>
          <w:sz w:val="24"/>
          <w:szCs w:val="24"/>
        </w:rPr>
        <w:t xml:space="preserve">but </w:t>
      </w:r>
      <w:r w:rsidR="00AB2601">
        <w:rPr>
          <w:rFonts w:ascii="Times New Roman" w:eastAsia="Times New Roman" w:hAnsi="Times New Roman" w:cs="Times New Roman"/>
          <w:sz w:val="24"/>
          <w:szCs w:val="24"/>
        </w:rPr>
        <w:t xml:space="preserve">hot spots of </w:t>
      </w:r>
      <w:r w:rsidR="00FF225E">
        <w:rPr>
          <w:rFonts w:ascii="Times New Roman" w:eastAsia="Times New Roman" w:hAnsi="Times New Roman" w:cs="Times New Roman"/>
          <w:sz w:val="24"/>
          <w:szCs w:val="24"/>
        </w:rPr>
        <w:t>eutrophic</w:t>
      </w:r>
      <w:r w:rsidR="00AB2601">
        <w:rPr>
          <w:rFonts w:ascii="Times New Roman" w:eastAsia="Times New Roman" w:hAnsi="Times New Roman" w:cs="Times New Roman"/>
          <w:sz w:val="24"/>
          <w:szCs w:val="24"/>
        </w:rPr>
        <w:t>ation</w:t>
      </w:r>
      <w:r w:rsidR="00FF225E">
        <w:rPr>
          <w:rFonts w:ascii="Times New Roman" w:eastAsia="Times New Roman" w:hAnsi="Times New Roman" w:cs="Times New Roman"/>
          <w:sz w:val="24"/>
          <w:szCs w:val="24"/>
        </w:rPr>
        <w:t xml:space="preserve"> </w:t>
      </w:r>
      <w:r w:rsidR="003E64B9">
        <w:rPr>
          <w:rFonts w:ascii="Times New Roman" w:eastAsia="Times New Roman" w:hAnsi="Times New Roman" w:cs="Times New Roman"/>
          <w:sz w:val="24"/>
          <w:szCs w:val="24"/>
        </w:rPr>
        <w:t xml:space="preserve">are </w:t>
      </w:r>
      <w:r w:rsidR="00FF225E">
        <w:rPr>
          <w:rFonts w:ascii="Times New Roman" w:eastAsia="Times New Roman" w:hAnsi="Times New Roman" w:cs="Times New Roman"/>
          <w:sz w:val="24"/>
          <w:szCs w:val="24"/>
        </w:rPr>
        <w:t>developing throughout the lake suggest localized eutrophication</w:t>
      </w:r>
      <w:r w:rsidR="004A728E">
        <w:rPr>
          <w:rFonts w:ascii="Times New Roman" w:eastAsia="Times New Roman" w:hAnsi="Times New Roman" w:cs="Times New Roman"/>
          <w:sz w:val="24"/>
          <w:szCs w:val="24"/>
        </w:rPr>
        <w:t xml:space="preserve"> (</w:t>
      </w:r>
      <w:proofErr w:type="spellStart"/>
      <w:r w:rsidR="004A728E">
        <w:rPr>
          <w:rFonts w:ascii="Times New Roman" w:eastAsia="Times New Roman" w:hAnsi="Times New Roman" w:cs="Times New Roman"/>
          <w:sz w:val="24"/>
          <w:szCs w:val="24"/>
        </w:rPr>
        <w:t>Timoshkin</w:t>
      </w:r>
      <w:proofErr w:type="spellEnd"/>
      <w:r w:rsidR="004A728E">
        <w:rPr>
          <w:rFonts w:ascii="Times New Roman" w:eastAsia="Times New Roman" w:hAnsi="Times New Roman" w:cs="Times New Roman"/>
          <w:sz w:val="24"/>
          <w:szCs w:val="24"/>
        </w:rPr>
        <w:t xml:space="preserve"> et al. 2016, 2018)</w:t>
      </w:r>
      <w:r w:rsidR="00FF225E">
        <w:rPr>
          <w:rFonts w:ascii="Times New Roman" w:eastAsia="Times New Roman" w:hAnsi="Times New Roman" w:cs="Times New Roman"/>
          <w:sz w:val="24"/>
          <w:szCs w:val="24"/>
        </w:rPr>
        <w:t xml:space="preserve">. While pelagic samples </w:t>
      </w:r>
      <w:r w:rsidR="004A728E">
        <w:rPr>
          <w:rFonts w:ascii="Times New Roman" w:eastAsia="Times New Roman" w:hAnsi="Times New Roman" w:cs="Times New Roman"/>
          <w:sz w:val="24"/>
          <w:szCs w:val="24"/>
        </w:rPr>
        <w:t>are</w:t>
      </w:r>
      <w:r w:rsidR="00FF225E">
        <w:rPr>
          <w:rFonts w:ascii="Times New Roman" w:eastAsia="Times New Roman" w:hAnsi="Times New Roman" w:cs="Times New Roman"/>
          <w:sz w:val="24"/>
          <w:szCs w:val="24"/>
        </w:rPr>
        <w:t xml:space="preserve"> representative of the lake’s overall </w:t>
      </w:r>
      <w:r w:rsidR="004A728E">
        <w:rPr>
          <w:rFonts w:ascii="Times New Roman" w:eastAsia="Times New Roman" w:hAnsi="Times New Roman" w:cs="Times New Roman"/>
          <w:sz w:val="24"/>
          <w:szCs w:val="24"/>
        </w:rPr>
        <w:t>status</w:t>
      </w:r>
      <w:r w:rsidR="00FF225E">
        <w:rPr>
          <w:rFonts w:ascii="Times New Roman" w:eastAsia="Times New Roman" w:hAnsi="Times New Roman" w:cs="Times New Roman"/>
          <w:sz w:val="24"/>
          <w:szCs w:val="24"/>
        </w:rPr>
        <w:t xml:space="preserve">, nearshore sampling aids managers </w:t>
      </w:r>
      <w:r w:rsidR="004A728E">
        <w:rPr>
          <w:rFonts w:ascii="Times New Roman" w:eastAsia="Times New Roman" w:hAnsi="Times New Roman" w:cs="Times New Roman"/>
          <w:sz w:val="24"/>
          <w:szCs w:val="24"/>
        </w:rPr>
        <w:t xml:space="preserve">in identifying </w:t>
      </w:r>
      <w:r w:rsidR="00FF225E">
        <w:rPr>
          <w:rFonts w:ascii="Times New Roman" w:eastAsia="Times New Roman" w:hAnsi="Times New Roman" w:cs="Times New Roman"/>
          <w:sz w:val="24"/>
          <w:szCs w:val="24"/>
        </w:rPr>
        <w:t xml:space="preserve">pollution loading before the entire system is affected </w:t>
      </w:r>
      <w:r w:rsidR="00E97A2F">
        <w:rPr>
          <w:rFonts w:ascii="Times New Roman" w:eastAsia="Times New Roman" w:hAnsi="Times New Roman" w:cs="Times New Roman"/>
          <w:sz w:val="24"/>
          <w:szCs w:val="24"/>
        </w:rPr>
        <w:fldChar w:fldCharType="begin"/>
      </w:r>
      <w:r w:rsidR="00E97A2F">
        <w:rPr>
          <w:rFonts w:ascii="Times New Roman" w:eastAsia="Times New Roman" w:hAnsi="Times New Roman" w:cs="Times New Roman"/>
          <w:sz w:val="24"/>
          <w:szCs w:val="24"/>
        </w:rPr>
        <w:instrText xml:space="preserve"> ADDIN ZOTERO_ITEM CSL_CITATION {"citationID":"Z1GpAtL8","properties":{"formattedCitation":"(Jacoby et al. 1991; Lambert et al. 2008; Hampton et al. 2011)","plainCitation":"(Jacoby et al. 1991; Lambert et al. 2008; Hampton et al. 2011)","noteIndex":0},"citationItems":[{"id":3827,"uris":["http://zotero.org/users/2645460/items/74G9N4CD"],"uri":["http://zotero.org/users/2645460/items/74G9N4CD"],"itemData":{"id":3827,"type":"article-journal","container-title":"Lake and Reservoir Management","DOI":"10.1080/07438149109354252","ISSN":"1040-2381, 2151-5530","issue":"1","journalAbbreviation":"Lake and Reservoir Management","language":"en","page":"33-43","source":"DOI.org (Crossref)","title":"Response of Periphyton to Nutrient Enrichment in Lake Chelan, WA","volume":"7","author":[{"family":"Jacoby","given":"Jean M."},{"family":"Bouchard","given":"Debra D."},{"family":"Patmont","given":"Clayton R."}],"issued":{"date-parts":[["1991",7]]}}},{"id":3828,"uris":["http://zotero.org/users/2645460/items/ENA647WV"],"uri":["http://zotero.org/users/2645460/items/ENA647WV"],"itemData":{"id":3828,"type":"article-journal","abstract":"We looked for empirical relationships between periphyton biomass and recreational development in the Laurentian lakes of Quebec (Canada). We compared the response of periphyton (as chlorophyll a) o..., Nous avons recherché des relations empiriques entre la biomasse du périphyton et l’importance de la villégiature dans des lacs des Laurentides au Québec (Canada). Nous comparons la réaction du péri...","container-title":"Canadian Journal of Fisheries and Aquatic Sciences","DOI":"10.1139/f07-168","ISSN":"0706-652X","issue":"2","journalAbbreviation":"Can. J. Fish. Aquat. Sci.","page":"258-265","source":"NRC Research Press","title":"Periphyton as an early indicator of perturbation in recreational lakes","volume":"65","author":[{"family":"Lambert","given":"Daniel"},{"family":"Cattaneo","given":"Antonella"},{"family":"Carignan","given":"Richard"}],"issued":{"date-parts":[["2008",2,1]]}}},{"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E97A2F">
        <w:rPr>
          <w:rFonts w:ascii="Times New Roman" w:eastAsia="Times New Roman" w:hAnsi="Times New Roman" w:cs="Times New Roman"/>
          <w:sz w:val="24"/>
          <w:szCs w:val="24"/>
        </w:rPr>
        <w:fldChar w:fldCharType="separate"/>
      </w:r>
      <w:r w:rsidR="00E97A2F" w:rsidRPr="00E97A2F">
        <w:rPr>
          <w:rFonts w:ascii="Times New Roman" w:hAnsi="Times New Roman" w:cs="Times New Roman"/>
          <w:sz w:val="24"/>
        </w:rPr>
        <w:t>(Jacoby et al. 1991; Lambert et al. 2008; Hampton et al. 2011)</w:t>
      </w:r>
      <w:r w:rsidR="00E97A2F">
        <w:rPr>
          <w:rFonts w:ascii="Times New Roman" w:eastAsia="Times New Roman" w:hAnsi="Times New Roman" w:cs="Times New Roman"/>
          <w:sz w:val="24"/>
          <w:szCs w:val="24"/>
        </w:rPr>
        <w:fldChar w:fldCharType="end"/>
      </w:r>
      <w:r w:rsidR="00FF225E">
        <w:rPr>
          <w:rFonts w:ascii="Times New Roman" w:eastAsia="Times New Roman" w:hAnsi="Times New Roman" w:cs="Times New Roman"/>
          <w:sz w:val="24"/>
          <w:szCs w:val="24"/>
        </w:rPr>
        <w:t>. Beyond Baikal, several large, deep, oligotrophic lakes have likewise experienced localized sewage pollution with nearshore biological responses, despite the pelagic suggesting oligotrophic stat</w:t>
      </w:r>
      <w:r w:rsidR="008B16F2">
        <w:rPr>
          <w:rFonts w:ascii="Times New Roman" w:eastAsia="Times New Roman" w:hAnsi="Times New Roman" w:cs="Times New Roman"/>
          <w:sz w:val="24"/>
          <w:szCs w:val="24"/>
        </w:rPr>
        <w:t>u</w:t>
      </w:r>
      <w:r w:rsidR="00FF225E">
        <w:rPr>
          <w:rFonts w:ascii="Times New Roman" w:eastAsia="Times New Roman" w:hAnsi="Times New Roman" w:cs="Times New Roman"/>
          <w:sz w:val="24"/>
          <w:szCs w:val="24"/>
        </w:rPr>
        <w:t xml:space="preserve">s (e.g., </w:t>
      </w:r>
      <w:r w:rsidR="006D26E7">
        <w:rPr>
          <w:rFonts w:ascii="Times New Roman" w:eastAsia="Times New Roman" w:hAnsi="Times New Roman" w:cs="Times New Roman"/>
          <w:sz w:val="24"/>
          <w:szCs w:val="24"/>
        </w:rPr>
        <w:t xml:space="preserve">Jacoby et al. 1991, </w:t>
      </w:r>
      <w:r w:rsidR="00FF225E">
        <w:rPr>
          <w:rFonts w:ascii="Times New Roman" w:eastAsia="Times New Roman" w:hAnsi="Times New Roman" w:cs="Times New Roman"/>
          <w:sz w:val="24"/>
          <w:szCs w:val="24"/>
        </w:rPr>
        <w:t>Rosenberger et al. 2008; Hampton et al., 2011).</w:t>
      </w:r>
      <w:r w:rsidR="00D37BB9">
        <w:rPr>
          <w:rFonts w:ascii="Times New Roman" w:eastAsia="Times New Roman" w:hAnsi="Times New Roman" w:cs="Times New Roman"/>
          <w:sz w:val="24"/>
          <w:szCs w:val="24"/>
        </w:rPr>
        <w:t xml:space="preserve"> </w:t>
      </w:r>
      <w:r w:rsidR="00060EB5">
        <w:rPr>
          <w:rFonts w:ascii="Times New Roman" w:eastAsia="Times New Roman" w:hAnsi="Times New Roman" w:cs="Times New Roman"/>
          <w:sz w:val="24"/>
          <w:szCs w:val="24"/>
        </w:rPr>
        <w:t xml:space="preserve">Once eutrophication of the open water has occurred, </w:t>
      </w:r>
      <w:r w:rsidR="0059652C">
        <w:rPr>
          <w:rFonts w:ascii="Times New Roman" w:eastAsia="Times New Roman" w:hAnsi="Times New Roman" w:cs="Times New Roman"/>
          <w:sz w:val="24"/>
          <w:szCs w:val="24"/>
        </w:rPr>
        <w:t xml:space="preserve">mitigation </w:t>
      </w:r>
      <w:r w:rsidR="00060EB5">
        <w:rPr>
          <w:rFonts w:ascii="Times New Roman" w:eastAsia="Times New Roman" w:hAnsi="Times New Roman" w:cs="Times New Roman"/>
          <w:sz w:val="24"/>
          <w:szCs w:val="24"/>
        </w:rPr>
        <w:t xml:space="preserve">can </w:t>
      </w:r>
      <w:del w:id="299" w:author="Meyer, Michael Frederick" w:date="2020-08-11T11:07:00Z">
        <w:r w:rsidR="00060EB5" w:rsidDel="00F34ED2">
          <w:rPr>
            <w:rFonts w:ascii="Times New Roman" w:eastAsia="Times New Roman" w:hAnsi="Times New Roman" w:cs="Times New Roman"/>
            <w:sz w:val="24"/>
            <w:szCs w:val="24"/>
          </w:rPr>
          <w:delText xml:space="preserve">be </w:delText>
        </w:r>
      </w:del>
      <w:ins w:id="300" w:author="Meyer, Michael Frederick" w:date="2020-08-11T11:07:00Z">
        <w:r w:rsidR="00F34ED2">
          <w:rPr>
            <w:rFonts w:ascii="Times New Roman" w:eastAsia="Times New Roman" w:hAnsi="Times New Roman" w:cs="Times New Roman"/>
            <w:sz w:val="24"/>
            <w:szCs w:val="24"/>
          </w:rPr>
          <w:t>involve complex socio</w:t>
        </w:r>
      </w:ins>
      <w:ins w:id="301" w:author="Meyer, Michael Frederick" w:date="2020-08-11T11:08:00Z">
        <w:r w:rsidR="00F34ED2">
          <w:rPr>
            <w:rFonts w:ascii="Times New Roman" w:eastAsia="Times New Roman" w:hAnsi="Times New Roman" w:cs="Times New Roman"/>
            <w:sz w:val="24"/>
            <w:szCs w:val="24"/>
          </w:rPr>
          <w:t>-economic factors</w:t>
        </w:r>
      </w:ins>
      <w:ins w:id="302" w:author="Meyer, Michael Frederick" w:date="2020-08-11T11:07:00Z">
        <w:r w:rsidR="00F34ED2">
          <w:rPr>
            <w:rFonts w:ascii="Times New Roman" w:eastAsia="Times New Roman" w:hAnsi="Times New Roman" w:cs="Times New Roman"/>
            <w:sz w:val="24"/>
            <w:szCs w:val="24"/>
          </w:rPr>
          <w:t xml:space="preserve"> </w:t>
        </w:r>
      </w:ins>
      <w:del w:id="303" w:author="Meyer, Michael Frederick" w:date="2020-08-11T11:08:00Z">
        <w:r w:rsidR="00060EB5" w:rsidDel="00F34ED2">
          <w:rPr>
            <w:rFonts w:ascii="Times New Roman" w:eastAsia="Times New Roman" w:hAnsi="Times New Roman" w:cs="Times New Roman"/>
            <w:sz w:val="24"/>
            <w:szCs w:val="24"/>
          </w:rPr>
          <w:delText xml:space="preserve">complicated </w:delText>
        </w:r>
      </w:del>
      <w:r w:rsidR="00E97A2F">
        <w:rPr>
          <w:rFonts w:ascii="Times New Roman" w:eastAsia="Times New Roman" w:hAnsi="Times New Roman" w:cs="Times New Roman"/>
          <w:sz w:val="24"/>
          <w:szCs w:val="24"/>
        </w:rPr>
        <w:fldChar w:fldCharType="begin"/>
      </w:r>
      <w:r w:rsidR="005F6DEA">
        <w:rPr>
          <w:rFonts w:ascii="Times New Roman" w:eastAsia="Times New Roman" w:hAnsi="Times New Roman" w:cs="Times New Roman"/>
          <w:sz w:val="24"/>
          <w:szCs w:val="24"/>
        </w:rPr>
        <w:instrText xml:space="preserve"> ADDIN ZOTERO_ITEM CSL_CITATION {"citationID":"7kH3LZ6d","properties":{"formattedCitation":"(Carpenter et al. 1999)","plainCitation":"(Carpenter et al. 1999)","noteIndex":0},"citationItems":[{"id":3831,"uris":["http://zotero.org/users/2645460/items/KM46CFUG"],"uri":["http://zotero.org/users/2645460/items/KM46CFUG"],"itemData":{"id":3831,"type":"article-journal","abstract":"We analyzed management policies for ecosystems subject to alternate states, thresholds, and irreversible changes. We focused on the problem of lake eutrophication by excessive phosphorus (P) input. Eutrophic lakes may be classified, with respect to their response to reduced P input alone, as reversible (recovery is immediate and proportional to the reduction in P input), hysteretic (recovery requires extreme reductions in P input for a period of time), or irreversible (recovery cannot be accomplished by reducing P input alone). A model with one state variable and one control variable describes the responses of lake trophic state to changes in P input and other management interventions. Activities that generate P input to the lake are assumed to create profits, while the value of ecosystem services provided by the lake declines at high P levels. We then calculated P input policies that maximize the discounted net benefits from polluting activities and ecosystem services. If \"optimality\" is defined as maximizing this discounted criterion, then analyses based on deterministic lake dynamics usually lead to higher P input rates than analyses that assume various kinds of variability (e.g., inputs are affected by stochastic factors such as weather, policy is implemented with lags, or parameters of the limnological model are uncertain). In reality, all of these complications occur. Therefore, if maximum economic benefit is the goal of lake management, P input targets should be reduced below levels derived from traditional deterministic models. This pattern may apply to other situations where diffuse pollution causes nonlinear changes in ecosystem state, such as the greenhouse effect or acid deposition.","container-title":"Ecological Applications","DOI":"10.2307/2641327","issue":"3","language":"en","page":"751-771","source":"Zotero","title":"Management of Eutrophication for Lakes Subject to Potentially Irreversible Change","volume":"9","author":[{"family":"Carpenter","given":"S R"},{"family":"Ludwig","given":"D"},{"family":"Brock","given":"W A"}],"issued":{"date-parts":[["1999"]]}}}],"schema":"https://github.com/citation-style-language/schema/raw/master/csl-citation.json"} </w:instrText>
      </w:r>
      <w:r w:rsidR="00E97A2F">
        <w:rPr>
          <w:rFonts w:ascii="Times New Roman" w:eastAsia="Times New Roman" w:hAnsi="Times New Roman" w:cs="Times New Roman"/>
          <w:sz w:val="24"/>
          <w:szCs w:val="24"/>
        </w:rPr>
        <w:fldChar w:fldCharType="separate"/>
      </w:r>
      <w:r w:rsidR="00E97A2F" w:rsidRPr="00E97A2F">
        <w:rPr>
          <w:rFonts w:ascii="Times New Roman" w:hAnsi="Times New Roman" w:cs="Times New Roman"/>
          <w:sz w:val="24"/>
        </w:rPr>
        <w:t>(Carpenter et al. 1999)</w:t>
      </w:r>
      <w:r w:rsidR="00E97A2F">
        <w:rPr>
          <w:rFonts w:ascii="Times New Roman" w:eastAsia="Times New Roman" w:hAnsi="Times New Roman" w:cs="Times New Roman"/>
          <w:sz w:val="24"/>
          <w:szCs w:val="24"/>
        </w:rPr>
        <w:fldChar w:fldCharType="end"/>
      </w:r>
      <w:ins w:id="304" w:author="Meyer, Michael Frederick" w:date="2020-08-11T11:08:00Z">
        <w:r w:rsidR="00F34ED2">
          <w:rPr>
            <w:rFonts w:ascii="Times New Roman" w:eastAsia="Times New Roman" w:hAnsi="Times New Roman" w:cs="Times New Roman"/>
            <w:sz w:val="24"/>
            <w:szCs w:val="24"/>
          </w:rPr>
          <w:t xml:space="preserve">, </w:t>
        </w:r>
      </w:ins>
      <w:ins w:id="305" w:author="Meyer, Michael Frederick" w:date="2020-08-11T11:26:00Z">
        <w:r w:rsidR="00F059BD">
          <w:rPr>
            <w:rFonts w:ascii="Times New Roman" w:eastAsia="Times New Roman" w:hAnsi="Times New Roman" w:cs="Times New Roman"/>
            <w:sz w:val="24"/>
            <w:szCs w:val="24"/>
          </w:rPr>
          <w:t>require system-specific information</w:t>
        </w:r>
      </w:ins>
      <w:ins w:id="306" w:author="Meyer, Michael Frederick" w:date="2020-08-11T11:27:00Z">
        <w:r w:rsidR="00F059BD">
          <w:rPr>
            <w:rFonts w:ascii="Times New Roman" w:eastAsia="Times New Roman" w:hAnsi="Times New Roman" w:cs="Times New Roman"/>
            <w:sz w:val="24"/>
            <w:szCs w:val="24"/>
          </w:rPr>
          <w:t xml:space="preserve"> </w:t>
        </w:r>
      </w:ins>
      <w:ins w:id="307" w:author="Meyer, Michael Frederick" w:date="2020-08-11T11:26:00Z">
        <w:r w:rsidR="00F059BD">
          <w:rPr>
            <w:rFonts w:ascii="Times New Roman" w:eastAsia="Times New Roman" w:hAnsi="Times New Roman" w:cs="Times New Roman"/>
            <w:sz w:val="24"/>
            <w:szCs w:val="24"/>
          </w:rPr>
          <w:fldChar w:fldCharType="begin"/>
        </w:r>
        <w:r w:rsidR="00F059BD">
          <w:rPr>
            <w:rFonts w:ascii="Times New Roman" w:eastAsia="Times New Roman" w:hAnsi="Times New Roman" w:cs="Times New Roman"/>
            <w:sz w:val="24"/>
            <w:szCs w:val="24"/>
          </w:rPr>
          <w:instrText xml:space="preserve"> ADDIN ZOTERO_ITEM CSL_CITATION {"citationID":"xgOQ8ygn","properties":{"formattedCitation":"(Jeppesen et al. 2005)","plainCitation":"(Jeppesen et al. 2005)","noteIndex":0},"citationItems":[{"id":3832,"uris":["http://zotero.org/users/2645460/items/EGWEB3V9"],"uri":["http://zotero.org/users/2645460/items/EGWEB3V9"],"itemData":{"id":3832,"type":"article-journal","abstract":"1. This synthesis examines 35 long-term (5–35 years, mean: 16 years) lake re-oligotrophication studies. It covers lakes ranging from shallow (mean depth &lt;5 m and/or polymictic) to deep (mean depth up to 177 m), oligotrophic to hypertrophic (summer mean total phosphorus concentration from 7.5 to 3500 μg L−1 before loading reduction), subtropical to temperate (latitude: 28–65°), and lowland to upland (altitude: 0–481 m). Shallow north-temperate lakes were most abundant. 2. Reduction of external total phosphorus (TP) loading resulted in lower in-lake TP concentration, lower chlorophyll a (chl a) concentration and higher Secchi depth in most lakes. Internal loading delayed the recovery, but in most lakes a new equilibrium for TP was reached after 10–15 years, which was only marginally influenced by the hydraulic retention time of the lakes. With decreasing TP concentration, the concentration of soluble reactive phosphorus (SRP) also declined substantially. 3. Decreases (if any) in total nitrogen (TN) loading were lower than for TP in most lakes. As a result, the TN : TP ratio in lake water increased in 80% of the lakes. In lakes where the TN loading was reduced, the annual mean in-lake TN concentration responded rapidly. Concentrations largely followed predictions derived from an empirical model developed earlier for Danish lakes, which includes external TN loading, hydraulic retention time and mean depth as explanatory variables. 4. Phytoplankton clearly responded to reduced nutrient loading, mainly reflecting declining TP concentrations. Declines in phytoplankton biomass were accompanied by shifts in community structure. In deep lakes, chrysophytes and dinophytes assumed greater importance at the expense of cyanobacteria. Diatoms, cryptophytes and chrysophytes became more dominant in shallow lakes, while no significant change was seen for cyanobacteria. 5. The observed declines in phytoplankton biomass and chl a may have been further augmented by enhanced zooplankton grazing, as indicated by increases in the zooplankton : phytoplankton biomass ratio and declines in the chl a : TP ratio at a summer mean TP concentration of &lt;100–150 μg L−1. This effect was strongest in shallow lakes. This implies potentially higher rates of zooplankton grazing and may be ascribed to the observed large changes in fish community structure and biomass with decreasing TP contribution. In 82% of the lakes for which data on fish are available, fish biomass declined with TP. The percentage of piscivores increased in 80% of those lakes and often a shift occurred towards dominance by fish species characteristic of less eutrophic waters. 6. Data on macrophytes were available only for a small subsample of lakes. In several of those lakes, abundance, coverage, plant volume inhabited or depth distribution of submerged macrophytes increased during oligotrophication, but in others no changes were observed despite greater water clarity. 7. Recovery of lakes after nutrient loading reduction may be confounded by concomitant environmental changes such as global warming. However, effects of global change are likely to run counter to reductions in nutrient loading rather than reinforcing re-oligotrophication.","container-title":"Freshwater Biology","DOI":"10.1111/j.1365-2427.2005.01415.x","ISSN":"1365-2427","issue":"10","language":"en","page":"1747-1771","source":"Wiley Online Library","title":"Lake responses to reduced nutrient loading – an analysis of contemporary long-term data from 35 case studies","volume":"50","author":[{"family":"Jeppesen","given":"Erik"},{"family":"Søndergaard","given":"Martin"},{"family":"Jensen","given":"Jens Peder"},{"family":"Havens","given":"Karl E."},{"family":"Anneville","given":"Orlane"},{"family":"Carvalho","given":"Laurence"},{"family":"Coveney","given":"Michael F."},{"family":"Deneke","given":"Rainer"},{"family":"Dokulil","given":"Martin T."},{"family":"Foy","given":"Bob"},{"family":"Gerdeaux","given":"Daniel"},{"family":"Hampton","given":"Stephanie E."},{"family":"Hilt","given":"Sabine"},{"family":"Kangur","given":"Külli"},{"family":"Köhler","given":"Jan"},{"family":"Lammens","given":"Eddy H. H. R."},{"family":"Lauridsen","given":"Torben L."},{"family":"Manca","given":"Marina"},{"family":"Miracle","given":"María R."},{"family":"Moss","given":"Brian"},{"family":"Nõges","given":"Peeter"},{"family":"Persson","given":"Gunnar"},{"family":"Phillips","given":"Geoff"},{"family":"Portielje","given":"Rob"},{"family":"Romo","given":"Susana"},{"family":"Schelske","given":"Claire L."},{"family":"Straile","given":"Dietmar"},{"family":"Tatrai","given":"Istvan"},{"family":"Willén","given":"Eva"},{"family":"Winder","given":"Monika"}],"issued":{"date-parts":[["2005"]]}}}],"schema":"https://github.com/citation-style-language/schema/raw/master/csl-citation.json"} </w:instrText>
        </w:r>
        <w:r w:rsidR="00F059BD">
          <w:rPr>
            <w:rFonts w:ascii="Times New Roman" w:eastAsia="Times New Roman" w:hAnsi="Times New Roman" w:cs="Times New Roman"/>
            <w:sz w:val="24"/>
            <w:szCs w:val="24"/>
          </w:rPr>
          <w:fldChar w:fldCharType="separate"/>
        </w:r>
        <w:r w:rsidR="00F059BD" w:rsidRPr="00E97A2F">
          <w:rPr>
            <w:rFonts w:ascii="Times New Roman" w:hAnsi="Times New Roman" w:cs="Times New Roman"/>
            <w:sz w:val="24"/>
          </w:rPr>
          <w:t>(Jeppesen et al. 2005)</w:t>
        </w:r>
        <w:r w:rsidR="00F059BD">
          <w:rPr>
            <w:rFonts w:ascii="Times New Roman" w:eastAsia="Times New Roman" w:hAnsi="Times New Roman" w:cs="Times New Roman"/>
            <w:sz w:val="24"/>
            <w:szCs w:val="24"/>
          </w:rPr>
          <w:fldChar w:fldCharType="end"/>
        </w:r>
        <w:r w:rsidR="00F059BD">
          <w:rPr>
            <w:rFonts w:ascii="Times New Roman" w:eastAsia="Times New Roman" w:hAnsi="Times New Roman" w:cs="Times New Roman"/>
            <w:sz w:val="24"/>
            <w:szCs w:val="24"/>
          </w:rPr>
          <w:t xml:space="preserve">, and </w:t>
        </w:r>
      </w:ins>
      <w:ins w:id="308" w:author="Meyer, Michael Frederick" w:date="2020-08-11T11:11:00Z">
        <w:r w:rsidR="00F34ED2">
          <w:rPr>
            <w:rFonts w:ascii="Times New Roman" w:eastAsia="Times New Roman" w:hAnsi="Times New Roman" w:cs="Times New Roman"/>
            <w:sz w:val="24"/>
            <w:szCs w:val="24"/>
          </w:rPr>
          <w:t xml:space="preserve">necessitate long-term strategies </w:t>
        </w:r>
      </w:ins>
      <w:ins w:id="309" w:author="Meyer, Michael Frederick" w:date="2020-08-11T11:19:00Z">
        <w:r w:rsidR="00B0098D">
          <w:rPr>
            <w:rFonts w:ascii="Times New Roman" w:eastAsia="Times New Roman" w:hAnsi="Times New Roman" w:cs="Times New Roman"/>
            <w:sz w:val="24"/>
            <w:szCs w:val="24"/>
          </w:rPr>
          <w:fldChar w:fldCharType="begin"/>
        </w:r>
        <w:r w:rsidR="00B0098D">
          <w:rPr>
            <w:rFonts w:ascii="Times New Roman" w:eastAsia="Times New Roman" w:hAnsi="Times New Roman" w:cs="Times New Roman"/>
            <w:sz w:val="24"/>
            <w:szCs w:val="24"/>
          </w:rPr>
          <w:instrText xml:space="preserve"> ADDIN ZOTERO_ITEM CSL_CITATION {"citationID":"MkgCC02Q","properties":{"formattedCitation":"(Tong et al. 2020)","plainCitation":"(Tong et al. 2020)","noteIndex":0},"citationItems":[{"id":3879,"uris":["http://zotero.org/users/2645460/items/MXXHFUQK"],"uri":["http://zotero.org/users/2645460/items/MXXHFUQK"],"itemData":{"id":3879,"type":"article-journal","abstract":"Large-scale and rapid improvement in wastewater treatment is common practice in developing countries, yet this influence on nutrient regimes in receiving waterbodies is rarely examined at broad spatial and temporal scales. Here, we present a study linking decadal nutrient monitoring data in lakes with the corresponding estimates of five major anthropogenic nutrient discharges in their surrounding watersheds over time. Within a continuous monitoring dataset covering the period 2008 to 2017, we find that due to different rates of change in TN and TP concentrations, 24 of 46 lakes, mostly located in China’s populated regions, showed increasing TN/TP mass ratios; only 3 lakes showed a decrease. Quantitative relationships between in-lake nutrient concentrations (and their ratios) and anthropogenic nutrient discharges in the surrounding watersheds indicate that increase of lake TN/TP ratios is associated with the rapid improvement in municipal wastewater treatment. Due to the higher removal efficiency of TP compared with TN, TN/TP mass ratios in total municipal wastewater discharge have continued to increase from a median of 10.7 (95% confidence interval, 7.6 to 15.1) in 2008 to 17.7 (95% confidence interval, 13.2 to 27.2) in 2017. Improving municipal wastewater collection and treatment worldwide is an important target within the 17 sustainable development goals set by the United Nations. Given potential ecological impacts on biodiversity and ecosystem function of altered nutrient ratios in wastewater discharge, our results suggest that long-term strategies for domestic wastewater management should not merely focus on total reductions of nutrient discharges but also consider their stoichiometric balance.","container-title":"Proceedings of the National Academy of Sciences","DOI":"10.1073/pnas.1920759117","ISSN":"0027-8424, 1091-6490","issue":"21","journalAbbreviation":"Proc Natl Acad Sci USA","language":"en","page":"11566-11572","source":"DOI.org (Crossref)","title":"Improvement in municipal wastewater treatment alters lake nitrogen to phosphorus ratios in populated regions","volume":"117","author":[{"family":"Tong","given":"Yindong"},{"family":"Wang","given":"Mengzhu"},{"family":"Peñuelas","given":"Josep"},{"family":"Liu","given":"Xueyan"},{"family":"Paerl","given":"Hans W."},{"family":"Elser","given":"James J."},{"family":"Sardans","given":"Jordi"},{"family":"Couture","given":"Raoul-Marie"},{"family":"Larssen","given":"Thorjørn"},{"family":"Hu","given":"Hongying"},{"family":"Dong","given":"Xin"},{"family":"He","given":"Wei"},{"family":"Zhang","given":"Wei"},{"family":"Wang","given":"Xuejun"},{"family":"Zhang","given":"Yang"},{"family":"Liu","given":"Yi"},{"family":"Zeng","given":"Siyu"},{"family":"Kong","given":"Xiangzhen"},{"family":"Janssen","given":"Annette B. G."},{"family":"Lin","given":"Yan"}],"issued":{"date-parts":[["2020",5,26]]}}}],"schema":"https://github.com/citation-style-language/schema/raw/master/csl-citation.json"} </w:instrText>
        </w:r>
      </w:ins>
      <w:r w:rsidR="00B0098D">
        <w:rPr>
          <w:rFonts w:ascii="Times New Roman" w:eastAsia="Times New Roman" w:hAnsi="Times New Roman" w:cs="Times New Roman"/>
          <w:sz w:val="24"/>
          <w:szCs w:val="24"/>
        </w:rPr>
        <w:fldChar w:fldCharType="separate"/>
      </w:r>
      <w:ins w:id="310" w:author="Meyer, Michael Frederick" w:date="2020-08-11T11:19:00Z">
        <w:r w:rsidR="00B0098D" w:rsidRPr="00F059BD">
          <w:rPr>
            <w:rFonts w:ascii="Times New Roman" w:hAnsi="Times New Roman" w:cs="Times New Roman"/>
            <w:sz w:val="24"/>
          </w:rPr>
          <w:t>(Tong et al. 2020)</w:t>
        </w:r>
        <w:r w:rsidR="00B0098D">
          <w:rPr>
            <w:rFonts w:ascii="Times New Roman" w:eastAsia="Times New Roman" w:hAnsi="Times New Roman" w:cs="Times New Roman"/>
            <w:sz w:val="24"/>
            <w:szCs w:val="24"/>
          </w:rPr>
          <w:fldChar w:fldCharType="end"/>
        </w:r>
      </w:ins>
      <w:del w:id="311" w:author="Meyer, Michael Frederick" w:date="2020-08-11T11:11:00Z">
        <w:r w:rsidR="00060EB5" w:rsidDel="00F34ED2">
          <w:rPr>
            <w:rFonts w:ascii="Times New Roman" w:eastAsia="Times New Roman" w:hAnsi="Times New Roman" w:cs="Times New Roman"/>
            <w:sz w:val="24"/>
            <w:szCs w:val="24"/>
          </w:rPr>
          <w:delText xml:space="preserve"> and highly idiosyncratic </w:delText>
        </w:r>
      </w:del>
      <w:del w:id="312" w:author="Meyer, Michael Frederick" w:date="2020-08-11T11:26:00Z">
        <w:r w:rsidR="00E97A2F" w:rsidDel="00F059BD">
          <w:rPr>
            <w:rFonts w:ascii="Times New Roman" w:eastAsia="Times New Roman" w:hAnsi="Times New Roman" w:cs="Times New Roman"/>
            <w:sz w:val="24"/>
            <w:szCs w:val="24"/>
          </w:rPr>
          <w:fldChar w:fldCharType="begin"/>
        </w:r>
        <w:r w:rsidR="00E97A2F" w:rsidDel="00F059BD">
          <w:rPr>
            <w:rFonts w:ascii="Times New Roman" w:eastAsia="Times New Roman" w:hAnsi="Times New Roman" w:cs="Times New Roman"/>
            <w:sz w:val="24"/>
            <w:szCs w:val="24"/>
          </w:rPr>
          <w:delInstrText xml:space="preserve"> ADDIN ZOTERO_ITEM CSL_CITATION {"citationID":"xgOQ8ygn","properties":{"formattedCitation":"(Jeppesen et al. 2005)","plainCitation":"(Jeppesen et al. 2005)","noteIndex":0},"citationItems":[{"id":3832,"uris":["http://zotero.org/users/2645460/items/EGWEB3V9"],"uri":["http://zotero.org/users/2645460/items/EGWEB3V9"],"itemData":{"id":3832,"type":"article-journal","abstract":"1. This synthesis examines 35 long-term (5–35 years, mean: 16 years) lake re-oligotrophication studies. It covers lakes ranging from shallow (mean depth &lt;5 m and/or polymictic) to deep (mean depth up to 177 m), oligotrophic to hypertrophic (summer mean total phosphorus concentration from 7.5 to 3500 μg L−1 before loading reduction), subtropical to temperate (latitude: 28–65°), and lowland to upland (altitude: 0–481 m). Shallow north-temperate lakes were most abundant. 2. Reduction of external total phosphorus (TP) loading resulted in lower in-lake TP concentration, lower chlorophyll a (chl a) concentration and higher Secchi depth in most lakes. Internal loading delayed the recovery, but in most lakes a new equilibrium for TP was reached after 10–15 years, which was only marginally influenced by the hydraulic retention time of the lakes. With decreasing TP concentration, the concentration of soluble reactive phosphorus (SRP) also declined substantially. 3. Decreases (if any) in total nitrogen (TN) loading were lower than for TP in most lakes. As a result, the TN : TP ratio in lake water increased in 80% of the lakes. In lakes where the TN loading was reduced, the annual mean in-lake TN concentration responded rapidly. Concentrations largely followed predictions derived from an empirical model developed earlier for Danish lakes, which includes external TN loading, hydraulic retention time and mean depth as explanatory variables. 4. Phytoplankton clearly responded to reduced nutrient loading, mainly reflecting declining TP concentrations. Declines in phytoplankton biomass were accompanied by shifts in community structure. In deep lakes, chrysophytes and dinophytes assumed greater importance at the expense of cyanobacteria. Diatoms, cryptophytes and chrysophytes became more dominant in shallow lakes, while no significant change was seen for cyanobacteria. 5. The observed declines in phytoplankton biomass and chl a may have been further augmented by enhanced zooplankton grazing, as indicated by increases in the zooplankton : phytoplankton biomass ratio and declines in the chl a : TP ratio at a summer mean TP concentration of &lt;100–150 μg L−1. This effect was strongest in shallow lakes. This implies potentially higher rates of zooplankton grazing and may be ascribed to the observed large changes in fish community structure and biomass with decreasing TP contribution. In 82% of the lakes for which data on fish are available, fish biomass declined with TP. The percentage of piscivores increased in 80% of those lakes and often a shift occurred towards dominance by fish species characteristic of less eutrophic waters. 6. Data on macrophytes were available only for a small subsample of lakes. In several of those lakes, abundance, coverage, plant volume inhabited or depth distribution of submerged macrophytes increased during oligotrophication, but in others no changes were observed despite greater water clarity. 7. Recovery of lakes after nutrient loading reduction may be confounded by concomitant environmental changes such as global warming. However, effects of global change are likely to run counter to reductions in nutrient loading rather than reinforcing re-oligotrophication.","container-title":"Freshwater Biology","DOI":"10.1111/j.1365-2427.2005.01415.x","ISSN":"1365-2427","issue":"10","language":"en","page":"1747-1771","source":"Wiley Online Library","title":"Lake responses to reduced nutrient loading – an analysis of contemporary long-term data from 35 case studies","volume":"50","author":[{"family":"Jeppesen","given":"Erik"},{"family":"Søndergaard","given":"Martin"},{"family":"Jensen","given":"Jens Peder"},{"family":"Havens","given":"Karl E."},{"family":"Anneville","given":"Orlane"},{"family":"Carvalho","given":"Laurence"},{"family":"Coveney","given":"Michael F."},{"family":"Deneke","given":"Rainer"},{"family":"Dokulil","given":"Martin T."},{"family":"Foy","given":"Bob"},{"family":"Gerdeaux","given":"Daniel"},{"family":"Hampton","given":"Stephanie E."},{"family":"Hilt","given":"Sabine"},{"family":"Kangur","given":"Külli"},{"family":"Köhler","given":"Jan"},{"family":"Lammens","given":"Eddy H. H. R."},{"family":"Lauridsen","given":"Torben L."},{"family":"Manca","given":"Marina"},{"family":"Miracle","given":"María R."},{"family":"Moss","given":"Brian"},{"family":"Nõges","given":"Peeter"},{"family":"Persson","given":"Gunnar"},{"family":"Phillips","given":"Geoff"},{"family":"Portielje","given":"Rob"},{"family":"Romo","given":"Susana"},{"family":"Schelske","given":"Claire L."},{"family":"Straile","given":"Dietmar"},{"family":"Tatrai","given":"Istvan"},{"family":"Willén","given":"Eva"},{"family":"Winder","given":"Monika"}],"issued":{"date-parts":[["2005"]]}}}],"schema":"https://github.com/citation-style-language/schema/raw/master/csl-citation.json"} </w:delInstrText>
        </w:r>
        <w:r w:rsidR="00E97A2F" w:rsidDel="00F059BD">
          <w:rPr>
            <w:rFonts w:ascii="Times New Roman" w:eastAsia="Times New Roman" w:hAnsi="Times New Roman" w:cs="Times New Roman"/>
            <w:sz w:val="24"/>
            <w:szCs w:val="24"/>
          </w:rPr>
          <w:fldChar w:fldCharType="separate"/>
        </w:r>
        <w:r w:rsidR="00E97A2F" w:rsidRPr="00E97A2F" w:rsidDel="00F059BD">
          <w:rPr>
            <w:rFonts w:ascii="Times New Roman" w:hAnsi="Times New Roman" w:cs="Times New Roman"/>
            <w:sz w:val="24"/>
          </w:rPr>
          <w:delText>(Jeppesen et al. 2005)</w:delText>
        </w:r>
        <w:r w:rsidR="00E97A2F" w:rsidDel="00F059BD">
          <w:rPr>
            <w:rFonts w:ascii="Times New Roman" w:eastAsia="Times New Roman" w:hAnsi="Times New Roman" w:cs="Times New Roman"/>
            <w:sz w:val="24"/>
            <w:szCs w:val="24"/>
          </w:rPr>
          <w:fldChar w:fldCharType="end"/>
        </w:r>
      </w:del>
      <w:r w:rsidR="00060EB5">
        <w:rPr>
          <w:rFonts w:ascii="Times New Roman" w:eastAsia="Times New Roman" w:hAnsi="Times New Roman" w:cs="Times New Roman"/>
          <w:sz w:val="24"/>
          <w:szCs w:val="24"/>
        </w:rPr>
        <w:t>.</w:t>
      </w:r>
      <w:r w:rsidR="00FF225E">
        <w:rPr>
          <w:rFonts w:ascii="Times New Roman" w:eastAsia="Times New Roman" w:hAnsi="Times New Roman" w:cs="Times New Roman"/>
          <w:sz w:val="24"/>
          <w:szCs w:val="24"/>
        </w:rPr>
        <w:t xml:space="preserve"> Because </w:t>
      </w:r>
      <w:r w:rsidR="00AB2601">
        <w:rPr>
          <w:rFonts w:ascii="Times New Roman" w:eastAsia="Times New Roman" w:hAnsi="Times New Roman" w:cs="Times New Roman"/>
          <w:sz w:val="24"/>
          <w:szCs w:val="24"/>
        </w:rPr>
        <w:t xml:space="preserve">sewage pollution can be confounded with nutrients </w:t>
      </w:r>
      <w:r w:rsidR="00AB2601">
        <w:rPr>
          <w:rFonts w:ascii="Times New Roman" w:eastAsia="Times New Roman" w:hAnsi="Times New Roman" w:cs="Times New Roman"/>
          <w:sz w:val="24"/>
          <w:szCs w:val="24"/>
        </w:rPr>
        <w:lastRenderedPageBreak/>
        <w:t>from other sources</w:t>
      </w:r>
      <w:r w:rsidR="00FF225E">
        <w:rPr>
          <w:rFonts w:ascii="Times New Roman" w:eastAsia="Times New Roman" w:hAnsi="Times New Roman" w:cs="Times New Roman"/>
          <w:sz w:val="24"/>
          <w:szCs w:val="24"/>
        </w:rPr>
        <w:t>, incorporating sewage specific indicators, such as PPCPs, may be necessary</w:t>
      </w:r>
      <w:r w:rsidR="008A18BF">
        <w:rPr>
          <w:rFonts w:ascii="Times New Roman" w:eastAsia="Times New Roman" w:hAnsi="Times New Roman" w:cs="Times New Roman"/>
          <w:sz w:val="24"/>
          <w:szCs w:val="24"/>
        </w:rPr>
        <w:t>. Such work would be</w:t>
      </w:r>
      <w:r w:rsidR="00FF225E">
        <w:rPr>
          <w:rFonts w:ascii="Times New Roman" w:eastAsia="Times New Roman" w:hAnsi="Times New Roman" w:cs="Times New Roman"/>
          <w:sz w:val="24"/>
          <w:szCs w:val="24"/>
        </w:rPr>
        <w:t xml:space="preserve"> especially </w:t>
      </w:r>
      <w:r w:rsidR="008A18BF">
        <w:rPr>
          <w:rFonts w:ascii="Times New Roman" w:eastAsia="Times New Roman" w:hAnsi="Times New Roman" w:cs="Times New Roman"/>
          <w:sz w:val="24"/>
          <w:szCs w:val="24"/>
        </w:rPr>
        <w:t xml:space="preserve">useful, given that </w:t>
      </w:r>
      <w:r w:rsidR="00FF225E">
        <w:rPr>
          <w:rFonts w:ascii="Times New Roman" w:eastAsia="Times New Roman" w:hAnsi="Times New Roman" w:cs="Times New Roman"/>
          <w:sz w:val="24"/>
          <w:szCs w:val="24"/>
        </w:rPr>
        <w:t xml:space="preserve">lakes have historically been underrepresented in the PPCP literature (Meyer et al., 2019). </w:t>
      </w:r>
      <w:r w:rsidR="008B16F2">
        <w:rPr>
          <w:rFonts w:ascii="Times New Roman" w:eastAsia="Times New Roman" w:hAnsi="Times New Roman" w:cs="Times New Roman"/>
          <w:sz w:val="24"/>
          <w:szCs w:val="24"/>
        </w:rPr>
        <w:t xml:space="preserve">PPCP sampling has the </w:t>
      </w:r>
      <w:r w:rsidR="00AB2601">
        <w:rPr>
          <w:rFonts w:ascii="Times New Roman" w:eastAsia="Times New Roman" w:hAnsi="Times New Roman" w:cs="Times New Roman"/>
          <w:sz w:val="24"/>
          <w:szCs w:val="24"/>
        </w:rPr>
        <w:t>potential</w:t>
      </w:r>
      <w:r w:rsidR="0059652C">
        <w:rPr>
          <w:rFonts w:ascii="Times New Roman" w:eastAsia="Times New Roman" w:hAnsi="Times New Roman" w:cs="Times New Roman"/>
          <w:sz w:val="24"/>
          <w:szCs w:val="24"/>
        </w:rPr>
        <w:t xml:space="preserve"> </w:t>
      </w:r>
      <w:r w:rsidR="008B16F2">
        <w:rPr>
          <w:rFonts w:ascii="Times New Roman" w:eastAsia="Times New Roman" w:hAnsi="Times New Roman" w:cs="Times New Roman"/>
          <w:sz w:val="24"/>
          <w:szCs w:val="24"/>
        </w:rPr>
        <w:t xml:space="preserve">to not only </w:t>
      </w:r>
      <w:r w:rsidR="0059652C">
        <w:rPr>
          <w:rFonts w:ascii="Times New Roman" w:eastAsia="Times New Roman" w:hAnsi="Times New Roman" w:cs="Times New Roman"/>
          <w:sz w:val="24"/>
          <w:szCs w:val="24"/>
        </w:rPr>
        <w:t xml:space="preserve">identify </w:t>
      </w:r>
      <w:ins w:id="313" w:author="Meyer, Michael Frederick" w:date="2020-08-12T12:48:00Z">
        <w:r w:rsidR="00DF6425">
          <w:rPr>
            <w:rFonts w:ascii="Times New Roman" w:eastAsia="Times New Roman" w:hAnsi="Times New Roman" w:cs="Times New Roman"/>
            <w:sz w:val="24"/>
            <w:szCs w:val="24"/>
          </w:rPr>
          <w:t xml:space="preserve">potential </w:t>
        </w:r>
      </w:ins>
      <w:r w:rsidR="008B16F2">
        <w:rPr>
          <w:rFonts w:ascii="Times New Roman" w:eastAsia="Times New Roman" w:hAnsi="Times New Roman" w:cs="Times New Roman"/>
          <w:sz w:val="24"/>
          <w:szCs w:val="24"/>
        </w:rPr>
        <w:t>sewage</w:t>
      </w:r>
      <w:del w:id="314" w:author="Meyer, Michael Frederick" w:date="2020-08-12T12:48:00Z">
        <w:r w:rsidR="008B16F2" w:rsidDel="00DF6425">
          <w:rPr>
            <w:rFonts w:ascii="Times New Roman" w:eastAsia="Times New Roman" w:hAnsi="Times New Roman" w:cs="Times New Roman"/>
            <w:sz w:val="24"/>
            <w:szCs w:val="24"/>
          </w:rPr>
          <w:delText xml:space="preserve">-associated </w:delText>
        </w:r>
        <w:r w:rsidR="00155633" w:rsidDel="00DF6425">
          <w:rPr>
            <w:rFonts w:ascii="Times New Roman" w:eastAsia="Times New Roman" w:hAnsi="Times New Roman" w:cs="Times New Roman"/>
            <w:sz w:val="24"/>
            <w:szCs w:val="24"/>
          </w:rPr>
          <w:delText>nutrient</w:delText>
        </w:r>
      </w:del>
      <w:ins w:id="315" w:author="Meyer, Michael Frederick" w:date="2020-08-12T12:48:00Z">
        <w:r w:rsidR="00DF6425">
          <w:rPr>
            <w:rFonts w:ascii="Times New Roman" w:eastAsia="Times New Roman" w:hAnsi="Times New Roman" w:cs="Times New Roman"/>
            <w:sz w:val="24"/>
            <w:szCs w:val="24"/>
          </w:rPr>
          <w:t xml:space="preserve"> inputs</w:t>
        </w:r>
      </w:ins>
      <w:del w:id="316" w:author="Meyer, Michael Frederick" w:date="2020-08-12T12:48:00Z">
        <w:r w:rsidR="00155633" w:rsidDel="00DF6425">
          <w:rPr>
            <w:rFonts w:ascii="Times New Roman" w:eastAsia="Times New Roman" w:hAnsi="Times New Roman" w:cs="Times New Roman"/>
            <w:sz w:val="24"/>
            <w:szCs w:val="24"/>
          </w:rPr>
          <w:delText xml:space="preserve"> </w:delText>
        </w:r>
        <w:r w:rsidR="008B16F2" w:rsidDel="00DF6425">
          <w:rPr>
            <w:rFonts w:ascii="Times New Roman" w:eastAsia="Times New Roman" w:hAnsi="Times New Roman" w:cs="Times New Roman"/>
            <w:sz w:val="24"/>
            <w:szCs w:val="24"/>
          </w:rPr>
          <w:delText>pollution</w:delText>
        </w:r>
      </w:del>
      <w:r w:rsidR="008B16F2">
        <w:rPr>
          <w:rFonts w:ascii="Times New Roman" w:eastAsia="Times New Roman" w:hAnsi="Times New Roman" w:cs="Times New Roman"/>
          <w:sz w:val="24"/>
          <w:szCs w:val="24"/>
        </w:rPr>
        <w:t xml:space="preserve"> but also </w:t>
      </w:r>
      <w:r w:rsidR="0059652C">
        <w:rPr>
          <w:rFonts w:ascii="Times New Roman" w:eastAsia="Times New Roman" w:hAnsi="Times New Roman" w:cs="Times New Roman"/>
          <w:sz w:val="24"/>
          <w:szCs w:val="24"/>
        </w:rPr>
        <w:t xml:space="preserve">assess </w:t>
      </w:r>
      <w:r w:rsidR="008B16F2">
        <w:rPr>
          <w:rFonts w:ascii="Times New Roman" w:eastAsia="Times New Roman" w:hAnsi="Times New Roman" w:cs="Times New Roman"/>
          <w:sz w:val="24"/>
          <w:szCs w:val="24"/>
        </w:rPr>
        <w:t xml:space="preserve">heterogeneities in sewage </w:t>
      </w:r>
      <w:r w:rsidR="003952A3">
        <w:rPr>
          <w:rFonts w:ascii="Times New Roman" w:eastAsia="Times New Roman" w:hAnsi="Times New Roman" w:cs="Times New Roman"/>
          <w:sz w:val="24"/>
          <w:szCs w:val="24"/>
        </w:rPr>
        <w:t>loading</w:t>
      </w:r>
      <w:del w:id="317" w:author="Meyer, Michael Frederick" w:date="2020-08-12T12:48:00Z">
        <w:r w:rsidR="008B16F2" w:rsidDel="00DF6425">
          <w:rPr>
            <w:rFonts w:ascii="Times New Roman" w:eastAsia="Times New Roman" w:hAnsi="Times New Roman" w:cs="Times New Roman"/>
            <w:sz w:val="24"/>
            <w:szCs w:val="24"/>
          </w:rPr>
          <w:delText xml:space="preserve"> along </w:delText>
        </w:r>
        <w:r w:rsidR="003952A3" w:rsidDel="00DF6425">
          <w:rPr>
            <w:rFonts w:ascii="Times New Roman" w:eastAsia="Times New Roman" w:hAnsi="Times New Roman" w:cs="Times New Roman"/>
            <w:sz w:val="24"/>
            <w:szCs w:val="24"/>
          </w:rPr>
          <w:delText>a</w:delText>
        </w:r>
        <w:r w:rsidR="008B16F2" w:rsidDel="00DF6425">
          <w:rPr>
            <w:rFonts w:ascii="Times New Roman" w:eastAsia="Times New Roman" w:hAnsi="Times New Roman" w:cs="Times New Roman"/>
            <w:sz w:val="24"/>
            <w:szCs w:val="24"/>
          </w:rPr>
          <w:delText xml:space="preserve"> shoreline</w:delText>
        </w:r>
      </w:del>
      <w:r w:rsidR="003952A3">
        <w:rPr>
          <w:rFonts w:ascii="Times New Roman" w:eastAsia="Times New Roman" w:hAnsi="Times New Roman" w:cs="Times New Roman"/>
          <w:sz w:val="24"/>
          <w:szCs w:val="24"/>
        </w:rPr>
        <w:t xml:space="preserve">. </w:t>
      </w:r>
      <w:commentRangeStart w:id="318"/>
      <w:r w:rsidR="00155633">
        <w:rPr>
          <w:rFonts w:ascii="Times New Roman" w:eastAsia="Times New Roman" w:hAnsi="Times New Roman" w:cs="Times New Roman"/>
          <w:sz w:val="24"/>
          <w:szCs w:val="24"/>
        </w:rPr>
        <w:t xml:space="preserve">When </w:t>
      </w:r>
      <w:ins w:id="319" w:author="Meyer, Michael Frederick" w:date="2020-08-12T12:49:00Z">
        <w:r w:rsidR="00DF6425">
          <w:rPr>
            <w:rFonts w:ascii="Times New Roman" w:eastAsia="Times New Roman" w:hAnsi="Times New Roman" w:cs="Times New Roman"/>
            <w:sz w:val="24"/>
            <w:szCs w:val="24"/>
          </w:rPr>
          <w:t xml:space="preserve">PPCP data are </w:t>
        </w:r>
      </w:ins>
      <w:r w:rsidR="00155633">
        <w:rPr>
          <w:rFonts w:ascii="Times New Roman" w:eastAsia="Times New Roman" w:hAnsi="Times New Roman" w:cs="Times New Roman"/>
          <w:sz w:val="24"/>
          <w:szCs w:val="24"/>
        </w:rPr>
        <w:t>paired with co-located</w:t>
      </w:r>
      <w:del w:id="320" w:author="Meyer, Michael Frederick" w:date="2020-08-12T12:47:00Z">
        <w:r w:rsidR="00155633" w:rsidDel="00DF6425">
          <w:rPr>
            <w:rFonts w:ascii="Times New Roman" w:eastAsia="Times New Roman" w:hAnsi="Times New Roman" w:cs="Times New Roman"/>
            <w:sz w:val="24"/>
            <w:szCs w:val="24"/>
          </w:rPr>
          <w:delText>,</w:delText>
        </w:r>
      </w:del>
      <w:r w:rsidR="00155633">
        <w:rPr>
          <w:rFonts w:ascii="Times New Roman" w:eastAsia="Times New Roman" w:hAnsi="Times New Roman" w:cs="Times New Roman"/>
          <w:sz w:val="24"/>
          <w:szCs w:val="24"/>
        </w:rPr>
        <w:t xml:space="preserve"> </w:t>
      </w:r>
      <w:del w:id="321" w:author="Meyer, Michael Frederick" w:date="2020-08-11T11:16:00Z">
        <w:r w:rsidR="00155633" w:rsidDel="00B0098D">
          <w:rPr>
            <w:rFonts w:ascii="Times New Roman" w:eastAsia="Times New Roman" w:hAnsi="Times New Roman" w:cs="Times New Roman"/>
            <w:sz w:val="24"/>
            <w:szCs w:val="24"/>
          </w:rPr>
          <w:delText xml:space="preserve">nearshore </w:delText>
        </w:r>
      </w:del>
      <w:ins w:id="322" w:author="Meyer, Michael Frederick" w:date="2020-08-12T12:50:00Z">
        <w:r w:rsidR="00DF6425">
          <w:rPr>
            <w:rFonts w:ascii="Times New Roman" w:eastAsia="Times New Roman" w:hAnsi="Times New Roman" w:cs="Times New Roman"/>
            <w:sz w:val="24"/>
            <w:szCs w:val="24"/>
          </w:rPr>
          <w:t xml:space="preserve"> benthic </w:t>
        </w:r>
      </w:ins>
      <w:r w:rsidR="00155633">
        <w:rPr>
          <w:rFonts w:ascii="Times New Roman" w:eastAsia="Times New Roman" w:hAnsi="Times New Roman" w:cs="Times New Roman"/>
          <w:sz w:val="24"/>
          <w:szCs w:val="24"/>
        </w:rPr>
        <w:t xml:space="preserve">community </w:t>
      </w:r>
      <w:ins w:id="323" w:author="Meyer, Michael Frederick" w:date="2020-08-17T14:38:00Z">
        <w:r w:rsidR="00966966">
          <w:rPr>
            <w:rFonts w:ascii="Times New Roman" w:eastAsia="Times New Roman" w:hAnsi="Times New Roman" w:cs="Times New Roman"/>
            <w:sz w:val="24"/>
            <w:szCs w:val="24"/>
          </w:rPr>
          <w:t xml:space="preserve">composition and </w:t>
        </w:r>
        <w:proofErr w:type="spellStart"/>
        <w:r w:rsidR="00966966">
          <w:rPr>
            <w:rFonts w:ascii="Times New Roman" w:eastAsia="Times New Roman" w:hAnsi="Times New Roman" w:cs="Times New Roman"/>
            <w:sz w:val="24"/>
            <w:szCs w:val="24"/>
          </w:rPr>
          <w:t>foodweb</w:t>
        </w:r>
        <w:proofErr w:type="spellEnd"/>
        <w:r w:rsidR="00966966">
          <w:rPr>
            <w:rFonts w:ascii="Times New Roman" w:eastAsia="Times New Roman" w:hAnsi="Times New Roman" w:cs="Times New Roman"/>
            <w:sz w:val="24"/>
            <w:szCs w:val="24"/>
          </w:rPr>
          <w:t xml:space="preserve"> </w:t>
        </w:r>
      </w:ins>
      <w:r w:rsidR="00155633">
        <w:rPr>
          <w:rFonts w:ascii="Times New Roman" w:eastAsia="Times New Roman" w:hAnsi="Times New Roman" w:cs="Times New Roman"/>
          <w:sz w:val="24"/>
          <w:szCs w:val="24"/>
        </w:rPr>
        <w:t xml:space="preserve">data, managers can </w:t>
      </w:r>
      <w:del w:id="324" w:author="Meyer, Michael Frederick" w:date="2020-08-17T14:39:00Z">
        <w:r w:rsidR="00155633" w:rsidDel="00966966">
          <w:rPr>
            <w:rFonts w:ascii="Times New Roman" w:eastAsia="Times New Roman" w:hAnsi="Times New Roman" w:cs="Times New Roman"/>
            <w:sz w:val="24"/>
            <w:szCs w:val="24"/>
          </w:rPr>
          <w:delText xml:space="preserve">be better informed in how their system is responding </w:delText>
        </w:r>
        <w:r w:rsidR="00947C9E" w:rsidDel="00966966">
          <w:rPr>
            <w:rFonts w:ascii="Times New Roman" w:eastAsia="Times New Roman" w:hAnsi="Times New Roman" w:cs="Times New Roman"/>
            <w:sz w:val="24"/>
            <w:szCs w:val="24"/>
          </w:rPr>
          <w:delText xml:space="preserve">and </w:delText>
        </w:r>
      </w:del>
      <w:ins w:id="325" w:author="Meyer, Michael Frederick" w:date="2020-08-25T17:12:00Z">
        <w:r w:rsidR="008A5804">
          <w:rPr>
            <w:rFonts w:ascii="Times New Roman" w:eastAsia="Times New Roman" w:hAnsi="Times New Roman" w:cs="Times New Roman"/>
            <w:sz w:val="24"/>
            <w:szCs w:val="24"/>
          </w:rPr>
          <w:t>t</w:t>
        </w:r>
      </w:ins>
      <w:ins w:id="326" w:author="Meyer, Michael Frederick" w:date="2020-08-17T14:39:00Z">
        <w:r w:rsidR="00966966">
          <w:rPr>
            <w:rFonts w:ascii="Times New Roman" w:eastAsia="Times New Roman" w:hAnsi="Times New Roman" w:cs="Times New Roman"/>
            <w:sz w:val="24"/>
            <w:szCs w:val="24"/>
          </w:rPr>
          <w:t xml:space="preserve">ake system-specific </w:t>
        </w:r>
      </w:ins>
      <w:del w:id="327" w:author="Meyer, Michael Frederick" w:date="2020-08-17T14:39:00Z">
        <w:r w:rsidR="00947C9E" w:rsidDel="00966966">
          <w:rPr>
            <w:rFonts w:ascii="Times New Roman" w:eastAsia="Times New Roman" w:hAnsi="Times New Roman" w:cs="Times New Roman"/>
            <w:sz w:val="24"/>
            <w:szCs w:val="24"/>
          </w:rPr>
          <w:delText>take</w:delText>
        </w:r>
        <w:r w:rsidR="00155633" w:rsidDel="00966966">
          <w:rPr>
            <w:rFonts w:ascii="Times New Roman" w:eastAsia="Times New Roman" w:hAnsi="Times New Roman" w:cs="Times New Roman"/>
            <w:sz w:val="24"/>
            <w:szCs w:val="24"/>
          </w:rPr>
          <w:delText xml:space="preserve"> appropriate </w:delText>
        </w:r>
      </w:del>
      <w:r w:rsidR="00155633">
        <w:rPr>
          <w:rFonts w:ascii="Times New Roman" w:eastAsia="Times New Roman" w:hAnsi="Times New Roman" w:cs="Times New Roman"/>
          <w:sz w:val="24"/>
          <w:szCs w:val="24"/>
        </w:rPr>
        <w:t>action</w:t>
      </w:r>
      <w:ins w:id="328" w:author="Meyer, Michael Frederick" w:date="2020-08-17T14:39:00Z">
        <w:r w:rsidR="00966966">
          <w:rPr>
            <w:rFonts w:ascii="Times New Roman" w:eastAsia="Times New Roman" w:hAnsi="Times New Roman" w:cs="Times New Roman"/>
            <w:sz w:val="24"/>
            <w:szCs w:val="24"/>
          </w:rPr>
          <w:t>s to mitigate ecological consequences</w:t>
        </w:r>
      </w:ins>
      <w:r w:rsidR="00155633">
        <w:rPr>
          <w:rFonts w:ascii="Times New Roman" w:eastAsia="Times New Roman" w:hAnsi="Times New Roman" w:cs="Times New Roman"/>
          <w:sz w:val="24"/>
          <w:szCs w:val="24"/>
        </w:rPr>
        <w:t xml:space="preserve"> before</w:t>
      </w:r>
      <w:del w:id="329" w:author="Meyer, Michael Frederick" w:date="2020-08-25T17:12:00Z">
        <w:r w:rsidR="00155633" w:rsidDel="008A5804">
          <w:rPr>
            <w:rFonts w:ascii="Times New Roman" w:eastAsia="Times New Roman" w:hAnsi="Times New Roman" w:cs="Times New Roman"/>
            <w:sz w:val="24"/>
            <w:szCs w:val="24"/>
          </w:rPr>
          <w:delText xml:space="preserve"> </w:delText>
        </w:r>
      </w:del>
      <w:del w:id="330" w:author="Meyer, Michael Frederick" w:date="2020-08-17T14:40:00Z">
        <w:r w:rsidR="00155633" w:rsidDel="00966966">
          <w:rPr>
            <w:rFonts w:ascii="Times New Roman" w:eastAsia="Times New Roman" w:hAnsi="Times New Roman" w:cs="Times New Roman"/>
            <w:sz w:val="24"/>
            <w:szCs w:val="24"/>
          </w:rPr>
          <w:delText>changes are detected offshore</w:delText>
        </w:r>
      </w:del>
      <w:ins w:id="331" w:author="Meyer, Michael Frederick" w:date="2020-08-17T14:40:00Z">
        <w:r w:rsidR="00966966">
          <w:rPr>
            <w:rFonts w:ascii="Times New Roman" w:eastAsia="Times New Roman" w:hAnsi="Times New Roman" w:cs="Times New Roman"/>
            <w:sz w:val="24"/>
            <w:szCs w:val="24"/>
          </w:rPr>
          <w:t xml:space="preserve"> </w:t>
        </w:r>
      </w:ins>
      <w:ins w:id="332" w:author="Meyer, Michael Frederick" w:date="2020-08-17T14:41:00Z">
        <w:r w:rsidR="00966966">
          <w:rPr>
            <w:rFonts w:ascii="Times New Roman" w:eastAsia="Times New Roman" w:hAnsi="Times New Roman" w:cs="Times New Roman"/>
            <w:sz w:val="24"/>
            <w:szCs w:val="24"/>
          </w:rPr>
          <w:t xml:space="preserve">sewage concentrations are detected </w:t>
        </w:r>
      </w:ins>
      <w:ins w:id="333" w:author="Meyer, Michael Frederick" w:date="2020-08-25T17:12:00Z">
        <w:r w:rsidR="008A5804">
          <w:rPr>
            <w:rFonts w:ascii="Times New Roman" w:eastAsia="Times New Roman" w:hAnsi="Times New Roman" w:cs="Times New Roman"/>
            <w:sz w:val="24"/>
            <w:szCs w:val="24"/>
          </w:rPr>
          <w:t>throughout the lake</w:t>
        </w:r>
      </w:ins>
      <w:r w:rsidR="00155633">
        <w:rPr>
          <w:rFonts w:ascii="Times New Roman" w:eastAsia="Times New Roman" w:hAnsi="Times New Roman" w:cs="Times New Roman"/>
          <w:sz w:val="24"/>
          <w:szCs w:val="24"/>
        </w:rPr>
        <w:t>.</w:t>
      </w:r>
      <w:r w:rsidR="00FF225E">
        <w:rPr>
          <w:rFonts w:ascii="Times New Roman" w:eastAsia="Times New Roman" w:hAnsi="Times New Roman" w:cs="Times New Roman"/>
          <w:sz w:val="24"/>
          <w:szCs w:val="24"/>
        </w:rPr>
        <w:t xml:space="preserve"> </w:t>
      </w:r>
      <w:commentRangeEnd w:id="318"/>
      <w:r w:rsidR="0059652C">
        <w:rPr>
          <w:rStyle w:val="CommentReference"/>
        </w:rPr>
        <w:commentReference w:id="318"/>
      </w:r>
      <w:ins w:id="334" w:author="Meyer, Michael Frederick" w:date="2020-08-25T17:13:00Z">
        <w:r w:rsidR="008A5804">
          <w:rPr>
            <w:rFonts w:ascii="Times New Roman" w:eastAsia="Times New Roman" w:hAnsi="Times New Roman" w:cs="Times New Roman"/>
            <w:sz w:val="24"/>
            <w:szCs w:val="24"/>
          </w:rPr>
          <w:t>These p</w:t>
        </w:r>
      </w:ins>
      <w:ins w:id="335" w:author="Meyer, Michael Frederick" w:date="2020-08-11T11:28:00Z">
        <w:r w:rsidR="00F059BD">
          <w:rPr>
            <w:rFonts w:ascii="Times New Roman" w:eastAsia="Times New Roman" w:hAnsi="Times New Roman" w:cs="Times New Roman"/>
            <w:sz w:val="24"/>
            <w:szCs w:val="24"/>
          </w:rPr>
          <w:t xml:space="preserve">aired PPCP-biological </w:t>
        </w:r>
      </w:ins>
      <w:ins w:id="336" w:author="Meyer, Michael Frederick" w:date="2020-08-12T12:52:00Z">
        <w:r w:rsidR="00DF6425">
          <w:rPr>
            <w:rFonts w:ascii="Times New Roman" w:eastAsia="Times New Roman" w:hAnsi="Times New Roman" w:cs="Times New Roman"/>
            <w:sz w:val="24"/>
            <w:szCs w:val="24"/>
          </w:rPr>
          <w:t xml:space="preserve">samples </w:t>
        </w:r>
      </w:ins>
      <w:ins w:id="337" w:author="Meyer, Michael Frederick" w:date="2020-08-11T11:28:00Z">
        <w:r w:rsidR="00F059BD">
          <w:rPr>
            <w:rFonts w:ascii="Times New Roman" w:eastAsia="Times New Roman" w:hAnsi="Times New Roman" w:cs="Times New Roman"/>
            <w:sz w:val="24"/>
            <w:szCs w:val="24"/>
          </w:rPr>
          <w:t>across</w:t>
        </w:r>
      </w:ins>
      <w:ins w:id="338" w:author="Meyer, Michael Frederick" w:date="2020-08-11T11:29:00Z">
        <w:r w:rsidR="00F059BD">
          <w:rPr>
            <w:rFonts w:ascii="Times New Roman" w:eastAsia="Times New Roman" w:hAnsi="Times New Roman" w:cs="Times New Roman"/>
            <w:sz w:val="24"/>
            <w:szCs w:val="24"/>
          </w:rPr>
          <w:t xml:space="preserve"> spatial and temporal scales </w:t>
        </w:r>
      </w:ins>
      <w:ins w:id="339" w:author="Meyer, Michael Frederick" w:date="2020-08-25T17:13:00Z">
        <w:r w:rsidR="008A5804">
          <w:rPr>
            <w:rFonts w:ascii="Times New Roman" w:eastAsia="Times New Roman" w:hAnsi="Times New Roman" w:cs="Times New Roman"/>
            <w:sz w:val="24"/>
            <w:szCs w:val="24"/>
          </w:rPr>
          <w:t xml:space="preserve">have potential to </w:t>
        </w:r>
      </w:ins>
      <w:ins w:id="340" w:author="Meyer, Michael Frederick" w:date="2020-08-11T11:29:00Z">
        <w:r w:rsidR="00F059BD">
          <w:rPr>
            <w:rFonts w:ascii="Times New Roman" w:eastAsia="Times New Roman" w:hAnsi="Times New Roman" w:cs="Times New Roman"/>
            <w:sz w:val="24"/>
            <w:szCs w:val="24"/>
          </w:rPr>
          <w:t xml:space="preserve">offer </w:t>
        </w:r>
      </w:ins>
      <w:ins w:id="341" w:author="Meyer, Michael Frederick" w:date="2020-08-12T12:53:00Z">
        <w:r w:rsidR="00DF6425">
          <w:rPr>
            <w:rFonts w:ascii="Times New Roman" w:eastAsia="Times New Roman" w:hAnsi="Times New Roman" w:cs="Times New Roman"/>
            <w:sz w:val="24"/>
            <w:szCs w:val="24"/>
          </w:rPr>
          <w:t xml:space="preserve">a synoptic view </w:t>
        </w:r>
        <w:r w:rsidR="00360757">
          <w:rPr>
            <w:rFonts w:ascii="Times New Roman" w:eastAsia="Times New Roman" w:hAnsi="Times New Roman" w:cs="Times New Roman"/>
            <w:sz w:val="24"/>
            <w:szCs w:val="24"/>
          </w:rPr>
          <w:t xml:space="preserve">of the impacts of </w:t>
        </w:r>
      </w:ins>
      <w:ins w:id="342" w:author="Meyer, Michael Frederick" w:date="2020-08-11T11:30:00Z">
        <w:r w:rsidR="00F059BD">
          <w:rPr>
            <w:rFonts w:ascii="Times New Roman" w:eastAsia="Times New Roman" w:hAnsi="Times New Roman" w:cs="Times New Roman"/>
            <w:sz w:val="24"/>
            <w:szCs w:val="24"/>
          </w:rPr>
          <w:t>sewage pollution</w:t>
        </w:r>
      </w:ins>
      <w:ins w:id="343" w:author="Meyer, Michael Frederick" w:date="2020-08-11T11:32:00Z">
        <w:r w:rsidR="00F059BD">
          <w:rPr>
            <w:rFonts w:ascii="Times New Roman" w:eastAsia="Times New Roman" w:hAnsi="Times New Roman" w:cs="Times New Roman"/>
            <w:sz w:val="24"/>
            <w:szCs w:val="24"/>
          </w:rPr>
          <w:t xml:space="preserve">, enabling </w:t>
        </w:r>
      </w:ins>
      <w:ins w:id="344" w:author="Meyer, Michael Frederick" w:date="2020-08-11T11:30:00Z">
        <w:r w:rsidR="00F059BD">
          <w:rPr>
            <w:rFonts w:ascii="Times New Roman" w:eastAsia="Times New Roman" w:hAnsi="Times New Roman" w:cs="Times New Roman"/>
            <w:sz w:val="24"/>
            <w:szCs w:val="24"/>
          </w:rPr>
          <w:t xml:space="preserve">regional and </w:t>
        </w:r>
      </w:ins>
      <w:ins w:id="345" w:author="Meyer, Michael Frederick" w:date="2020-08-11T11:31:00Z">
        <w:r w:rsidR="00F059BD">
          <w:rPr>
            <w:rFonts w:ascii="Times New Roman" w:eastAsia="Times New Roman" w:hAnsi="Times New Roman" w:cs="Times New Roman"/>
            <w:sz w:val="24"/>
            <w:szCs w:val="24"/>
          </w:rPr>
          <w:t>local</w:t>
        </w:r>
      </w:ins>
      <w:ins w:id="346" w:author="Meyer, Michael Frederick" w:date="2020-08-11T11:33:00Z">
        <w:r w:rsidR="00F059BD">
          <w:rPr>
            <w:rFonts w:ascii="Times New Roman" w:eastAsia="Times New Roman" w:hAnsi="Times New Roman" w:cs="Times New Roman"/>
            <w:sz w:val="24"/>
            <w:szCs w:val="24"/>
          </w:rPr>
          <w:t xml:space="preserve"> monitoring to coordinate </w:t>
        </w:r>
      </w:ins>
      <w:ins w:id="347" w:author="Meyer, Michael Frederick" w:date="2020-08-11T11:31:00Z">
        <w:r w:rsidR="00F059BD">
          <w:rPr>
            <w:rFonts w:ascii="Times New Roman" w:eastAsia="Times New Roman" w:hAnsi="Times New Roman" w:cs="Times New Roman"/>
            <w:sz w:val="24"/>
            <w:szCs w:val="24"/>
          </w:rPr>
          <w:t xml:space="preserve">mitigation strategies. </w:t>
        </w:r>
      </w:ins>
    </w:p>
    <w:p w14:paraId="01B8D361" w14:textId="4723DECE" w:rsidR="00715D55" w:rsidRDefault="00D8535D">
      <w:pPr>
        <w:rPr>
          <w:rFonts w:ascii="Times New Roman" w:eastAsia="Times New Roman" w:hAnsi="Times New Roman" w:cs="Times New Roman"/>
          <w:sz w:val="24"/>
          <w:szCs w:val="24"/>
        </w:rPr>
      </w:pPr>
      <w:r>
        <w:br w:type="page"/>
      </w:r>
    </w:p>
    <w:p w14:paraId="2A91EE81" w14:textId="77777777" w:rsidR="00715D55" w:rsidRDefault="00715D55">
      <w:pPr>
        <w:rPr>
          <w:rFonts w:ascii="Times New Roman" w:eastAsia="Times New Roman" w:hAnsi="Times New Roman" w:cs="Times New Roman"/>
          <w:sz w:val="24"/>
          <w:szCs w:val="24"/>
        </w:rPr>
      </w:pPr>
    </w:p>
    <w:p w14:paraId="3B77A288" w14:textId="77777777" w:rsidR="00715D55" w:rsidRDefault="00D8535D">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Works Cited</w:t>
      </w:r>
    </w:p>
    <w:p w14:paraId="77A319D0" w14:textId="77777777" w:rsidR="00715D55" w:rsidRPr="00A92B32" w:rsidRDefault="00715D55">
      <w:pPr>
        <w:spacing w:line="240" w:lineRule="auto"/>
        <w:jc w:val="center"/>
        <w:rPr>
          <w:rFonts w:ascii="Times New Roman" w:eastAsia="Times New Roman" w:hAnsi="Times New Roman" w:cs="Times New Roman"/>
          <w:sz w:val="24"/>
          <w:szCs w:val="24"/>
        </w:rPr>
      </w:pPr>
    </w:p>
    <w:p w14:paraId="6680CB73" w14:textId="77777777" w:rsidR="009712DF" w:rsidRDefault="00A92B32" w:rsidP="009712DF">
      <w:pPr>
        <w:pStyle w:val="Bibliography"/>
        <w:rPr>
          <w:rFonts w:ascii="Times New Roman" w:hAnsi="Times New Roman" w:cs="Times New Roman"/>
          <w:sz w:val="24"/>
          <w:szCs w:val="24"/>
        </w:rPr>
        <w:pPrChange w:id="348" w:author="Meyer, Michael Frederick" w:date="2020-08-25T17:10:00Z">
          <w:pPr>
            <w:widowControl w:val="0"/>
            <w:autoSpaceDE w:val="0"/>
            <w:autoSpaceDN w:val="0"/>
            <w:adjustRightInd w:val="0"/>
            <w:spacing w:line="240" w:lineRule="auto"/>
          </w:pPr>
        </w:pPrChange>
      </w:pPr>
      <w:r w:rsidRPr="00A92B32">
        <w:fldChar w:fldCharType="begin"/>
      </w:r>
      <w:ins w:id="349" w:author="Meyer, Michael Frederick" w:date="2020-08-25T17:10:00Z">
        <w:r w:rsidR="009712DF">
          <w:instrText xml:space="preserve"> ADDIN ZOTERO_BIBL {"uncited":[],"omitted":[],"custom":[]} CSL_BIBLIOGRAPHY </w:instrText>
        </w:r>
      </w:ins>
      <w:del w:id="350" w:author="Meyer, Michael Frederick" w:date="2020-08-25T17:10:00Z">
        <w:r w:rsidR="00E93AB8" w:rsidDel="009712DF">
          <w:delInstrText xml:space="preserve"> ADDIN ZOTERO_BIBL {"uncited":[],"omitted":[],"custom":[]} CSL_BIBLIOGRAPHY </w:delInstrText>
        </w:r>
      </w:del>
      <w:r w:rsidRPr="00A92B32">
        <w:fldChar w:fldCharType="separate"/>
      </w:r>
      <w:r w:rsidR="009712DF">
        <w:rPr>
          <w:rFonts w:ascii="Times New Roman" w:hAnsi="Times New Roman" w:cs="Times New Roman"/>
          <w:sz w:val="24"/>
          <w:szCs w:val="24"/>
        </w:rPr>
        <w:t xml:space="preserve">Anderson, M. J. 2001. A new method for non-parametric multivariate analysis of variance. Austral Ecology </w:t>
      </w:r>
      <w:r w:rsidR="009712DF">
        <w:rPr>
          <w:rFonts w:ascii="Times New Roman" w:hAnsi="Times New Roman" w:cs="Times New Roman"/>
          <w:b/>
          <w:bCs/>
          <w:sz w:val="24"/>
          <w:szCs w:val="24"/>
        </w:rPr>
        <w:t>26</w:t>
      </w:r>
      <w:r w:rsidR="009712DF">
        <w:rPr>
          <w:rFonts w:ascii="Times New Roman" w:hAnsi="Times New Roman" w:cs="Times New Roman"/>
          <w:sz w:val="24"/>
          <w:szCs w:val="24"/>
        </w:rPr>
        <w:t>: 32–46. doi:10.1111/j.1442-9993.</w:t>
      </w:r>
      <w:proofErr w:type="gramStart"/>
      <w:r w:rsidR="009712DF">
        <w:rPr>
          <w:rFonts w:ascii="Times New Roman" w:hAnsi="Times New Roman" w:cs="Times New Roman"/>
          <w:sz w:val="24"/>
          <w:szCs w:val="24"/>
        </w:rPr>
        <w:t>2001.01070.pp</w:t>
      </w:r>
      <w:proofErr w:type="gramEnd"/>
      <w:r w:rsidR="009712DF">
        <w:rPr>
          <w:rFonts w:ascii="Times New Roman" w:hAnsi="Times New Roman" w:cs="Times New Roman"/>
          <w:sz w:val="24"/>
          <w:szCs w:val="24"/>
        </w:rPr>
        <w:t>.x</w:t>
      </w:r>
    </w:p>
    <w:p w14:paraId="7609F821" w14:textId="77777777" w:rsidR="009712DF" w:rsidRDefault="009712DF" w:rsidP="009712DF">
      <w:pPr>
        <w:pStyle w:val="Bibliography"/>
        <w:rPr>
          <w:rFonts w:ascii="Times New Roman" w:hAnsi="Times New Roman" w:cs="Times New Roman"/>
          <w:sz w:val="24"/>
          <w:szCs w:val="24"/>
        </w:rPr>
        <w:pPrChange w:id="351" w:author="Meyer, Michael Frederick" w:date="2020-08-25T17:10:00Z">
          <w:pPr>
            <w:widowControl w:val="0"/>
            <w:autoSpaceDE w:val="0"/>
            <w:autoSpaceDN w:val="0"/>
            <w:adjustRightInd w:val="0"/>
            <w:spacing w:line="240" w:lineRule="auto"/>
          </w:pPr>
        </w:pPrChange>
      </w:pPr>
      <w:r>
        <w:rPr>
          <w:rFonts w:ascii="Times New Roman" w:hAnsi="Times New Roman" w:cs="Times New Roman"/>
          <w:sz w:val="24"/>
          <w:szCs w:val="24"/>
        </w:rPr>
        <w:t xml:space="preserve">Andersson, E., and A.-K. </w:t>
      </w:r>
      <w:proofErr w:type="spellStart"/>
      <w:r>
        <w:rPr>
          <w:rFonts w:ascii="Times New Roman" w:hAnsi="Times New Roman" w:cs="Times New Roman"/>
          <w:sz w:val="24"/>
          <w:szCs w:val="24"/>
        </w:rPr>
        <w:t>Brunberg</w:t>
      </w:r>
      <w:proofErr w:type="spellEnd"/>
      <w:r>
        <w:rPr>
          <w:rFonts w:ascii="Times New Roman" w:hAnsi="Times New Roman" w:cs="Times New Roman"/>
          <w:sz w:val="24"/>
          <w:szCs w:val="24"/>
        </w:rPr>
        <w:t xml:space="preserve">. 2006. Inorganic nutrient acquisition in a shallow clearwater lake – dominance of benthic microbiota. Aquatic Sciences </w:t>
      </w:r>
      <w:r>
        <w:rPr>
          <w:rFonts w:ascii="Times New Roman" w:hAnsi="Times New Roman" w:cs="Times New Roman"/>
          <w:b/>
          <w:bCs/>
          <w:sz w:val="24"/>
          <w:szCs w:val="24"/>
        </w:rPr>
        <w:t>68</w:t>
      </w:r>
      <w:r>
        <w:rPr>
          <w:rFonts w:ascii="Times New Roman" w:hAnsi="Times New Roman" w:cs="Times New Roman"/>
          <w:sz w:val="24"/>
          <w:szCs w:val="24"/>
        </w:rPr>
        <w:t>: 172–180. doi:10.1007/s00027-006-0805-x</w:t>
      </w:r>
    </w:p>
    <w:p w14:paraId="778105C4" w14:textId="77777777" w:rsidR="009712DF" w:rsidRDefault="009712DF" w:rsidP="009712DF">
      <w:pPr>
        <w:pStyle w:val="Bibliography"/>
        <w:rPr>
          <w:rFonts w:ascii="Times New Roman" w:hAnsi="Times New Roman" w:cs="Times New Roman"/>
          <w:sz w:val="24"/>
          <w:szCs w:val="24"/>
        </w:rPr>
        <w:pPrChange w:id="352" w:author="Meyer, Michael Frederick" w:date="2020-08-25T17:10:00Z">
          <w:pPr>
            <w:widowControl w:val="0"/>
            <w:autoSpaceDE w:val="0"/>
            <w:autoSpaceDN w:val="0"/>
            <w:adjustRightInd w:val="0"/>
            <w:spacing w:line="240" w:lineRule="auto"/>
          </w:pPr>
        </w:pPrChange>
      </w:pPr>
      <w:r>
        <w:rPr>
          <w:rFonts w:ascii="Times New Roman" w:hAnsi="Times New Roman" w:cs="Times New Roman"/>
          <w:sz w:val="24"/>
          <w:szCs w:val="24"/>
        </w:rPr>
        <w:t xml:space="preserve">Barnes, D. K. A., F. </w:t>
      </w:r>
      <w:proofErr w:type="spellStart"/>
      <w:r>
        <w:rPr>
          <w:rFonts w:ascii="Times New Roman" w:hAnsi="Times New Roman" w:cs="Times New Roman"/>
          <w:sz w:val="24"/>
          <w:szCs w:val="24"/>
        </w:rPr>
        <w:t>Galgani</w:t>
      </w:r>
      <w:proofErr w:type="spellEnd"/>
      <w:r>
        <w:rPr>
          <w:rFonts w:ascii="Times New Roman" w:hAnsi="Times New Roman" w:cs="Times New Roman"/>
          <w:sz w:val="24"/>
          <w:szCs w:val="24"/>
        </w:rPr>
        <w:t xml:space="preserve">, R. C. Thompson, and M. </w:t>
      </w:r>
      <w:proofErr w:type="spellStart"/>
      <w:r>
        <w:rPr>
          <w:rFonts w:ascii="Times New Roman" w:hAnsi="Times New Roman" w:cs="Times New Roman"/>
          <w:sz w:val="24"/>
          <w:szCs w:val="24"/>
        </w:rPr>
        <w:t>Barlaz</w:t>
      </w:r>
      <w:proofErr w:type="spellEnd"/>
      <w:r>
        <w:rPr>
          <w:rFonts w:ascii="Times New Roman" w:hAnsi="Times New Roman" w:cs="Times New Roman"/>
          <w:sz w:val="24"/>
          <w:szCs w:val="24"/>
        </w:rPr>
        <w:t xml:space="preserve">. 2009. Accumulation and fragmentation of plastic debris in global environments. </w:t>
      </w:r>
      <w:proofErr w:type="spellStart"/>
      <w:r>
        <w:rPr>
          <w:rFonts w:ascii="Times New Roman" w:hAnsi="Times New Roman" w:cs="Times New Roman"/>
          <w:sz w:val="24"/>
          <w:szCs w:val="24"/>
        </w:rPr>
        <w:t>Philos</w:t>
      </w:r>
      <w:proofErr w:type="spellEnd"/>
      <w:r>
        <w:rPr>
          <w:rFonts w:ascii="Times New Roman" w:hAnsi="Times New Roman" w:cs="Times New Roman"/>
          <w:sz w:val="24"/>
          <w:szCs w:val="24"/>
        </w:rPr>
        <w:t xml:space="preserve"> Trans R Soc </w:t>
      </w:r>
      <w:proofErr w:type="spellStart"/>
      <w:r>
        <w:rPr>
          <w:rFonts w:ascii="Times New Roman" w:hAnsi="Times New Roman" w:cs="Times New Roman"/>
          <w:sz w:val="24"/>
          <w:szCs w:val="24"/>
        </w:rPr>
        <w:t>Lond</w:t>
      </w:r>
      <w:proofErr w:type="spellEnd"/>
      <w:r>
        <w:rPr>
          <w:rFonts w:ascii="Times New Roman" w:hAnsi="Times New Roman" w:cs="Times New Roman"/>
          <w:sz w:val="24"/>
          <w:szCs w:val="24"/>
        </w:rPr>
        <w:t xml:space="preserve"> B Biol Sci </w:t>
      </w:r>
      <w:r>
        <w:rPr>
          <w:rFonts w:ascii="Times New Roman" w:hAnsi="Times New Roman" w:cs="Times New Roman"/>
          <w:b/>
          <w:bCs/>
          <w:sz w:val="24"/>
          <w:szCs w:val="24"/>
        </w:rPr>
        <w:t>364</w:t>
      </w:r>
      <w:r>
        <w:rPr>
          <w:rFonts w:ascii="Times New Roman" w:hAnsi="Times New Roman" w:cs="Times New Roman"/>
          <w:sz w:val="24"/>
          <w:szCs w:val="24"/>
        </w:rPr>
        <w:t>: 1985–1998. doi:10.1098/rstb.2008.0205</w:t>
      </w:r>
    </w:p>
    <w:p w14:paraId="2BC7331B" w14:textId="77777777" w:rsidR="009712DF" w:rsidRDefault="009712DF" w:rsidP="009712DF">
      <w:pPr>
        <w:pStyle w:val="Bibliography"/>
        <w:rPr>
          <w:rFonts w:ascii="Times New Roman" w:hAnsi="Times New Roman" w:cs="Times New Roman"/>
          <w:sz w:val="24"/>
          <w:szCs w:val="24"/>
        </w:rPr>
        <w:pPrChange w:id="353" w:author="Meyer, Michael Frederick" w:date="2020-08-25T17:10:00Z">
          <w:pPr>
            <w:widowControl w:val="0"/>
            <w:autoSpaceDE w:val="0"/>
            <w:autoSpaceDN w:val="0"/>
            <w:adjustRightInd w:val="0"/>
            <w:spacing w:line="240" w:lineRule="auto"/>
          </w:pPr>
        </w:pPrChange>
      </w:pPr>
      <w:r>
        <w:rPr>
          <w:rFonts w:ascii="Times New Roman" w:hAnsi="Times New Roman" w:cs="Times New Roman"/>
          <w:sz w:val="24"/>
          <w:szCs w:val="24"/>
        </w:rPr>
        <w:t xml:space="preserve">Brandon, J. A., A. </w:t>
      </w:r>
      <w:proofErr w:type="spellStart"/>
      <w:r>
        <w:rPr>
          <w:rFonts w:ascii="Times New Roman" w:hAnsi="Times New Roman" w:cs="Times New Roman"/>
          <w:sz w:val="24"/>
          <w:szCs w:val="24"/>
        </w:rPr>
        <w:t>Freibott</w:t>
      </w:r>
      <w:proofErr w:type="spellEnd"/>
      <w:r>
        <w:rPr>
          <w:rFonts w:ascii="Times New Roman" w:hAnsi="Times New Roman" w:cs="Times New Roman"/>
          <w:sz w:val="24"/>
          <w:szCs w:val="24"/>
        </w:rPr>
        <w:t xml:space="preserve">, and L. M. Sala. 2020. Patterns of suspended and </w:t>
      </w:r>
      <w:proofErr w:type="spellStart"/>
      <w:r>
        <w:rPr>
          <w:rFonts w:ascii="Times New Roman" w:hAnsi="Times New Roman" w:cs="Times New Roman"/>
          <w:sz w:val="24"/>
          <w:szCs w:val="24"/>
        </w:rPr>
        <w:t>salp</w:t>
      </w:r>
      <w:proofErr w:type="spellEnd"/>
      <w:r>
        <w:rPr>
          <w:rFonts w:ascii="Times New Roman" w:hAnsi="Times New Roman" w:cs="Times New Roman"/>
          <w:sz w:val="24"/>
          <w:szCs w:val="24"/>
        </w:rPr>
        <w:t xml:space="preserve">-ingested microplastic debris in the North Pacific investigated with epifluorescence microscopy. Limnology and Oceanography Letters </w:t>
      </w:r>
      <w:r>
        <w:rPr>
          <w:rFonts w:ascii="Times New Roman" w:hAnsi="Times New Roman" w:cs="Times New Roman"/>
          <w:b/>
          <w:bCs/>
          <w:sz w:val="24"/>
          <w:szCs w:val="24"/>
        </w:rPr>
        <w:t>5</w:t>
      </w:r>
      <w:r>
        <w:rPr>
          <w:rFonts w:ascii="Times New Roman" w:hAnsi="Times New Roman" w:cs="Times New Roman"/>
          <w:sz w:val="24"/>
          <w:szCs w:val="24"/>
        </w:rPr>
        <w:t>: 46–53. doi:10.1002/lol2.10127</w:t>
      </w:r>
    </w:p>
    <w:p w14:paraId="140052E0" w14:textId="77777777" w:rsidR="009712DF" w:rsidRDefault="009712DF" w:rsidP="009712DF">
      <w:pPr>
        <w:pStyle w:val="Bibliography"/>
        <w:rPr>
          <w:rFonts w:ascii="Times New Roman" w:hAnsi="Times New Roman" w:cs="Times New Roman"/>
          <w:sz w:val="24"/>
          <w:szCs w:val="24"/>
        </w:rPr>
        <w:pPrChange w:id="354" w:author="Meyer, Michael Frederick" w:date="2020-08-25T17:10:00Z">
          <w:pPr>
            <w:widowControl w:val="0"/>
            <w:autoSpaceDE w:val="0"/>
            <w:autoSpaceDN w:val="0"/>
            <w:adjustRightInd w:val="0"/>
            <w:spacing w:line="240" w:lineRule="auto"/>
          </w:pPr>
        </w:pPrChange>
      </w:pPr>
      <w:r>
        <w:rPr>
          <w:rFonts w:ascii="Times New Roman" w:hAnsi="Times New Roman" w:cs="Times New Roman"/>
          <w:sz w:val="24"/>
          <w:szCs w:val="24"/>
        </w:rPr>
        <w:t xml:space="preserve">Brandon, J., M. Goldstein, and M. D. </w:t>
      </w:r>
      <w:proofErr w:type="spellStart"/>
      <w:r>
        <w:rPr>
          <w:rFonts w:ascii="Times New Roman" w:hAnsi="Times New Roman" w:cs="Times New Roman"/>
          <w:sz w:val="24"/>
          <w:szCs w:val="24"/>
        </w:rPr>
        <w:t>Ohman</w:t>
      </w:r>
      <w:proofErr w:type="spellEnd"/>
      <w:r>
        <w:rPr>
          <w:rFonts w:ascii="Times New Roman" w:hAnsi="Times New Roman" w:cs="Times New Roman"/>
          <w:sz w:val="24"/>
          <w:szCs w:val="24"/>
        </w:rPr>
        <w:t xml:space="preserve">. 2016. Long-term aging and degradation of microplastic particles: Comparing in situ oceanic and experimental weathering patterns. Marine Pollution Bulletin </w:t>
      </w:r>
      <w:r>
        <w:rPr>
          <w:rFonts w:ascii="Times New Roman" w:hAnsi="Times New Roman" w:cs="Times New Roman"/>
          <w:b/>
          <w:bCs/>
          <w:sz w:val="24"/>
          <w:szCs w:val="24"/>
        </w:rPr>
        <w:t>110</w:t>
      </w:r>
      <w:r>
        <w:rPr>
          <w:rFonts w:ascii="Times New Roman" w:hAnsi="Times New Roman" w:cs="Times New Roman"/>
          <w:sz w:val="24"/>
          <w:szCs w:val="24"/>
        </w:rPr>
        <w:t xml:space="preserve">: 299–308. </w:t>
      </w:r>
      <w:proofErr w:type="gramStart"/>
      <w:r>
        <w:rPr>
          <w:rFonts w:ascii="Times New Roman" w:hAnsi="Times New Roman" w:cs="Times New Roman"/>
          <w:sz w:val="24"/>
          <w:szCs w:val="24"/>
        </w:rPr>
        <w:t>doi:10.1016/j.marpolbul</w:t>
      </w:r>
      <w:proofErr w:type="gramEnd"/>
      <w:r>
        <w:rPr>
          <w:rFonts w:ascii="Times New Roman" w:hAnsi="Times New Roman" w:cs="Times New Roman"/>
          <w:sz w:val="24"/>
          <w:szCs w:val="24"/>
        </w:rPr>
        <w:t>.2016.06.048</w:t>
      </w:r>
    </w:p>
    <w:p w14:paraId="6B781A76" w14:textId="77777777" w:rsidR="009712DF" w:rsidRDefault="009712DF" w:rsidP="009712DF">
      <w:pPr>
        <w:pStyle w:val="Bibliography"/>
        <w:rPr>
          <w:rFonts w:ascii="Times New Roman" w:hAnsi="Times New Roman" w:cs="Times New Roman"/>
          <w:sz w:val="24"/>
          <w:szCs w:val="24"/>
        </w:rPr>
        <w:pPrChange w:id="355" w:author="Meyer, Michael Frederick" w:date="2020-08-25T17:10:00Z">
          <w:pPr>
            <w:widowControl w:val="0"/>
            <w:autoSpaceDE w:val="0"/>
            <w:autoSpaceDN w:val="0"/>
            <w:adjustRightInd w:val="0"/>
            <w:spacing w:line="240" w:lineRule="auto"/>
          </w:pPr>
        </w:pPrChange>
      </w:pPr>
      <w:r>
        <w:rPr>
          <w:rFonts w:ascii="Times New Roman" w:hAnsi="Times New Roman" w:cs="Times New Roman"/>
          <w:sz w:val="24"/>
          <w:szCs w:val="24"/>
        </w:rPr>
        <w:t xml:space="preserve">Camilleri, A. C., and T. </w:t>
      </w:r>
      <w:proofErr w:type="spellStart"/>
      <w:r>
        <w:rPr>
          <w:rFonts w:ascii="Times New Roman" w:hAnsi="Times New Roman" w:cs="Times New Roman"/>
          <w:sz w:val="24"/>
          <w:szCs w:val="24"/>
        </w:rPr>
        <w:t>Ozersky</w:t>
      </w:r>
      <w:proofErr w:type="spellEnd"/>
      <w:r>
        <w:rPr>
          <w:rFonts w:ascii="Times New Roman" w:hAnsi="Times New Roman" w:cs="Times New Roman"/>
          <w:sz w:val="24"/>
          <w:szCs w:val="24"/>
        </w:rPr>
        <w:t xml:space="preserve">. 2019. Large variation in periphyton δ13C and δ15N values in the upper Great Lakes: Correlates and implications. Journal of Great Lakes Research </w:t>
      </w:r>
      <w:r>
        <w:rPr>
          <w:rFonts w:ascii="Times New Roman" w:hAnsi="Times New Roman" w:cs="Times New Roman"/>
          <w:b/>
          <w:bCs/>
          <w:sz w:val="24"/>
          <w:szCs w:val="24"/>
        </w:rPr>
        <w:t>45</w:t>
      </w:r>
      <w:r>
        <w:rPr>
          <w:rFonts w:ascii="Times New Roman" w:hAnsi="Times New Roman" w:cs="Times New Roman"/>
          <w:sz w:val="24"/>
          <w:szCs w:val="24"/>
        </w:rPr>
        <w:t xml:space="preserve">: 986–990. </w:t>
      </w:r>
      <w:proofErr w:type="gramStart"/>
      <w:r>
        <w:rPr>
          <w:rFonts w:ascii="Times New Roman" w:hAnsi="Times New Roman" w:cs="Times New Roman"/>
          <w:sz w:val="24"/>
          <w:szCs w:val="24"/>
        </w:rPr>
        <w:t>doi:10.1016/j.jglr</w:t>
      </w:r>
      <w:proofErr w:type="gramEnd"/>
      <w:r>
        <w:rPr>
          <w:rFonts w:ascii="Times New Roman" w:hAnsi="Times New Roman" w:cs="Times New Roman"/>
          <w:sz w:val="24"/>
          <w:szCs w:val="24"/>
        </w:rPr>
        <w:t>.2019.06.003</w:t>
      </w:r>
    </w:p>
    <w:p w14:paraId="799C1ED2" w14:textId="77777777" w:rsidR="009712DF" w:rsidRDefault="009712DF" w:rsidP="009712DF">
      <w:pPr>
        <w:pStyle w:val="Bibliography"/>
        <w:rPr>
          <w:rFonts w:ascii="Times New Roman" w:hAnsi="Times New Roman" w:cs="Times New Roman"/>
          <w:sz w:val="24"/>
          <w:szCs w:val="24"/>
        </w:rPr>
        <w:pPrChange w:id="356" w:author="Meyer, Michael Frederick" w:date="2020-08-25T17:10:00Z">
          <w:pPr>
            <w:widowControl w:val="0"/>
            <w:autoSpaceDE w:val="0"/>
            <w:autoSpaceDN w:val="0"/>
            <w:adjustRightInd w:val="0"/>
            <w:spacing w:line="240" w:lineRule="auto"/>
          </w:pPr>
        </w:pPrChange>
      </w:pPr>
      <w:r>
        <w:rPr>
          <w:rFonts w:ascii="Times New Roman" w:hAnsi="Times New Roman" w:cs="Times New Roman"/>
          <w:sz w:val="24"/>
          <w:szCs w:val="24"/>
        </w:rPr>
        <w:t xml:space="preserve">Carpenter, S. R., D. Ludwig, and W. A. Brock. 1999. Management of Eutrophication for Lakes Subject to Potentially Irreversible Change. Ecological Applications </w:t>
      </w:r>
      <w:r>
        <w:rPr>
          <w:rFonts w:ascii="Times New Roman" w:hAnsi="Times New Roman" w:cs="Times New Roman"/>
          <w:b/>
          <w:bCs/>
          <w:sz w:val="24"/>
          <w:szCs w:val="24"/>
        </w:rPr>
        <w:t>9</w:t>
      </w:r>
      <w:r>
        <w:rPr>
          <w:rFonts w:ascii="Times New Roman" w:hAnsi="Times New Roman" w:cs="Times New Roman"/>
          <w:sz w:val="24"/>
          <w:szCs w:val="24"/>
        </w:rPr>
        <w:t>: 751–771. doi:10.2307/2641327</w:t>
      </w:r>
    </w:p>
    <w:p w14:paraId="7557452A" w14:textId="77777777" w:rsidR="009712DF" w:rsidRDefault="009712DF" w:rsidP="009712DF">
      <w:pPr>
        <w:pStyle w:val="Bibliography"/>
        <w:rPr>
          <w:rFonts w:ascii="Times New Roman" w:hAnsi="Times New Roman" w:cs="Times New Roman"/>
          <w:sz w:val="24"/>
          <w:szCs w:val="24"/>
        </w:rPr>
        <w:pPrChange w:id="357" w:author="Meyer, Michael Frederick" w:date="2020-08-25T17:10:00Z">
          <w:pPr>
            <w:widowControl w:val="0"/>
            <w:autoSpaceDE w:val="0"/>
            <w:autoSpaceDN w:val="0"/>
            <w:adjustRightInd w:val="0"/>
            <w:spacing w:line="240" w:lineRule="auto"/>
          </w:pPr>
        </w:pPrChange>
      </w:pPr>
      <w:r>
        <w:rPr>
          <w:rFonts w:ascii="Times New Roman" w:hAnsi="Times New Roman" w:cs="Times New Roman"/>
          <w:sz w:val="24"/>
          <w:szCs w:val="24"/>
        </w:rPr>
        <w:t xml:space="preserve">Castell, J. D., E. J. Kennedy, S. M. C. Robinson, G. J. Parsons, T. J. Blair, and E. Gonzalez-Duran. 2004. Effect of dietary lipids on fatty acid composition and metabolism in </w:t>
      </w:r>
      <w:r>
        <w:rPr>
          <w:rFonts w:ascii="Times New Roman" w:hAnsi="Times New Roman" w:cs="Times New Roman"/>
          <w:sz w:val="24"/>
          <w:szCs w:val="24"/>
        </w:rPr>
        <w:lastRenderedPageBreak/>
        <w:t xml:space="preserve">juvenile green sea urchins (Strongylocentrotus </w:t>
      </w:r>
      <w:proofErr w:type="spellStart"/>
      <w:r>
        <w:rPr>
          <w:rFonts w:ascii="Times New Roman" w:hAnsi="Times New Roman" w:cs="Times New Roman"/>
          <w:sz w:val="24"/>
          <w:szCs w:val="24"/>
        </w:rPr>
        <w:t>droebachiensis</w:t>
      </w:r>
      <w:proofErr w:type="spellEnd"/>
      <w:r>
        <w:rPr>
          <w:rFonts w:ascii="Times New Roman" w:hAnsi="Times New Roman" w:cs="Times New Roman"/>
          <w:sz w:val="24"/>
          <w:szCs w:val="24"/>
        </w:rPr>
        <w:t xml:space="preserve">). Aquaculture </w:t>
      </w:r>
      <w:r>
        <w:rPr>
          <w:rFonts w:ascii="Times New Roman" w:hAnsi="Times New Roman" w:cs="Times New Roman"/>
          <w:b/>
          <w:bCs/>
          <w:sz w:val="24"/>
          <w:szCs w:val="24"/>
        </w:rPr>
        <w:t>242</w:t>
      </w:r>
      <w:r>
        <w:rPr>
          <w:rFonts w:ascii="Times New Roman" w:hAnsi="Times New Roman" w:cs="Times New Roman"/>
          <w:sz w:val="24"/>
          <w:szCs w:val="24"/>
        </w:rPr>
        <w:t xml:space="preserve">: 417–435. </w:t>
      </w:r>
      <w:proofErr w:type="gramStart"/>
      <w:r>
        <w:rPr>
          <w:rFonts w:ascii="Times New Roman" w:hAnsi="Times New Roman" w:cs="Times New Roman"/>
          <w:sz w:val="24"/>
          <w:szCs w:val="24"/>
        </w:rPr>
        <w:t>doi:10.1016/j.aquaculture</w:t>
      </w:r>
      <w:proofErr w:type="gramEnd"/>
      <w:r>
        <w:rPr>
          <w:rFonts w:ascii="Times New Roman" w:hAnsi="Times New Roman" w:cs="Times New Roman"/>
          <w:sz w:val="24"/>
          <w:szCs w:val="24"/>
        </w:rPr>
        <w:t>.2003.11.003</w:t>
      </w:r>
    </w:p>
    <w:p w14:paraId="3005453C" w14:textId="77777777" w:rsidR="009712DF" w:rsidRDefault="009712DF" w:rsidP="009712DF">
      <w:pPr>
        <w:pStyle w:val="Bibliography"/>
        <w:rPr>
          <w:rFonts w:ascii="Times New Roman" w:hAnsi="Times New Roman" w:cs="Times New Roman"/>
          <w:sz w:val="24"/>
          <w:szCs w:val="24"/>
        </w:rPr>
        <w:pPrChange w:id="358" w:author="Meyer, Michael Frederick" w:date="2020-08-25T17:10:00Z">
          <w:pPr>
            <w:widowControl w:val="0"/>
            <w:autoSpaceDE w:val="0"/>
            <w:autoSpaceDN w:val="0"/>
            <w:adjustRightInd w:val="0"/>
            <w:spacing w:line="240" w:lineRule="auto"/>
          </w:pPr>
        </w:pPrChange>
      </w:pPr>
      <w:r>
        <w:rPr>
          <w:rFonts w:ascii="Times New Roman" w:hAnsi="Times New Roman" w:cs="Times New Roman"/>
          <w:sz w:val="24"/>
          <w:szCs w:val="24"/>
        </w:rPr>
        <w:t xml:space="preserve">Chang, H.-Y., S.-H. Wu, K.-T. Shao, and others. 2012. Longitudinal variation in food sources and their use by aquatic fauna along a subtropical river in Taiwan. Freshwater Biology </w:t>
      </w:r>
      <w:r>
        <w:rPr>
          <w:rFonts w:ascii="Times New Roman" w:hAnsi="Times New Roman" w:cs="Times New Roman"/>
          <w:b/>
          <w:bCs/>
          <w:sz w:val="24"/>
          <w:szCs w:val="24"/>
        </w:rPr>
        <w:t>57</w:t>
      </w:r>
      <w:r>
        <w:rPr>
          <w:rFonts w:ascii="Times New Roman" w:hAnsi="Times New Roman" w:cs="Times New Roman"/>
          <w:sz w:val="24"/>
          <w:szCs w:val="24"/>
        </w:rPr>
        <w:t>: 1839–1853. doi:10.1111/j.1365-2427.</w:t>
      </w:r>
      <w:proofErr w:type="gramStart"/>
      <w:r>
        <w:rPr>
          <w:rFonts w:ascii="Times New Roman" w:hAnsi="Times New Roman" w:cs="Times New Roman"/>
          <w:sz w:val="24"/>
          <w:szCs w:val="24"/>
        </w:rPr>
        <w:t>2012.02843.x</w:t>
      </w:r>
      <w:proofErr w:type="gramEnd"/>
    </w:p>
    <w:p w14:paraId="553DD4B4" w14:textId="77777777" w:rsidR="009712DF" w:rsidRDefault="009712DF" w:rsidP="009712DF">
      <w:pPr>
        <w:pStyle w:val="Bibliography"/>
        <w:rPr>
          <w:rFonts w:ascii="Times New Roman" w:hAnsi="Times New Roman" w:cs="Times New Roman"/>
          <w:sz w:val="24"/>
          <w:szCs w:val="24"/>
        </w:rPr>
        <w:pPrChange w:id="359" w:author="Meyer, Michael Frederick" w:date="2020-08-25T17:10:00Z">
          <w:pPr>
            <w:widowControl w:val="0"/>
            <w:autoSpaceDE w:val="0"/>
            <w:autoSpaceDN w:val="0"/>
            <w:adjustRightInd w:val="0"/>
            <w:spacing w:line="240" w:lineRule="auto"/>
          </w:pPr>
        </w:pPrChange>
      </w:pPr>
      <w:r>
        <w:rPr>
          <w:rFonts w:ascii="Times New Roman" w:hAnsi="Times New Roman" w:cs="Times New Roman"/>
          <w:sz w:val="24"/>
          <w:szCs w:val="24"/>
        </w:rPr>
        <w:t xml:space="preserve">Cole, M. L., I. </w:t>
      </w:r>
      <w:proofErr w:type="spellStart"/>
      <w:r>
        <w:rPr>
          <w:rFonts w:ascii="Times New Roman" w:hAnsi="Times New Roman" w:cs="Times New Roman"/>
          <w:sz w:val="24"/>
          <w:szCs w:val="24"/>
        </w:rPr>
        <w:t>Valiela</w:t>
      </w:r>
      <w:proofErr w:type="spellEnd"/>
      <w:r>
        <w:rPr>
          <w:rFonts w:ascii="Times New Roman" w:hAnsi="Times New Roman" w:cs="Times New Roman"/>
          <w:sz w:val="24"/>
          <w:szCs w:val="24"/>
        </w:rPr>
        <w:t xml:space="preserve">, K. D. Kroeger, and others. 2004. Assessment of a delta15N isotopic method to indicate anthropogenic eutrophication in aquatic ecosystems. J. Environ. Qual. </w:t>
      </w:r>
      <w:r>
        <w:rPr>
          <w:rFonts w:ascii="Times New Roman" w:hAnsi="Times New Roman" w:cs="Times New Roman"/>
          <w:b/>
          <w:bCs/>
          <w:sz w:val="24"/>
          <w:szCs w:val="24"/>
        </w:rPr>
        <w:t>33</w:t>
      </w:r>
      <w:r>
        <w:rPr>
          <w:rFonts w:ascii="Times New Roman" w:hAnsi="Times New Roman" w:cs="Times New Roman"/>
          <w:sz w:val="24"/>
          <w:szCs w:val="24"/>
        </w:rPr>
        <w:t>: 124–132. doi:10.2134/jeq2004.1240</w:t>
      </w:r>
    </w:p>
    <w:p w14:paraId="4015E94A" w14:textId="77777777" w:rsidR="009712DF" w:rsidRDefault="009712DF" w:rsidP="009712DF">
      <w:pPr>
        <w:pStyle w:val="Bibliography"/>
        <w:rPr>
          <w:rFonts w:ascii="Times New Roman" w:hAnsi="Times New Roman" w:cs="Times New Roman"/>
          <w:sz w:val="24"/>
          <w:szCs w:val="24"/>
        </w:rPr>
        <w:pPrChange w:id="360" w:author="Meyer, Michael Frederick" w:date="2020-08-25T17:10:00Z">
          <w:pPr>
            <w:widowControl w:val="0"/>
            <w:autoSpaceDE w:val="0"/>
            <w:autoSpaceDN w:val="0"/>
            <w:adjustRightInd w:val="0"/>
            <w:spacing w:line="240" w:lineRule="auto"/>
          </w:pPr>
        </w:pPrChange>
      </w:pPr>
      <w:r>
        <w:rPr>
          <w:rFonts w:ascii="Times New Roman" w:hAnsi="Times New Roman" w:cs="Times New Roman"/>
          <w:sz w:val="24"/>
          <w:szCs w:val="24"/>
        </w:rPr>
        <w:t xml:space="preserve">Costanzo, S. D., M. J. </w:t>
      </w:r>
      <w:proofErr w:type="spellStart"/>
      <w:r>
        <w:rPr>
          <w:rFonts w:ascii="Times New Roman" w:hAnsi="Times New Roman" w:cs="Times New Roman"/>
          <w:sz w:val="24"/>
          <w:szCs w:val="24"/>
        </w:rPr>
        <w:t>O’Donohue</w:t>
      </w:r>
      <w:proofErr w:type="spellEnd"/>
      <w:r>
        <w:rPr>
          <w:rFonts w:ascii="Times New Roman" w:hAnsi="Times New Roman" w:cs="Times New Roman"/>
          <w:sz w:val="24"/>
          <w:szCs w:val="24"/>
        </w:rPr>
        <w:t xml:space="preserve">, W. C. Dennison, N. R. </w:t>
      </w:r>
      <w:proofErr w:type="spellStart"/>
      <w:r>
        <w:rPr>
          <w:rFonts w:ascii="Times New Roman" w:hAnsi="Times New Roman" w:cs="Times New Roman"/>
          <w:sz w:val="24"/>
          <w:szCs w:val="24"/>
        </w:rPr>
        <w:t>Loneragan</w:t>
      </w:r>
      <w:proofErr w:type="spellEnd"/>
      <w:r>
        <w:rPr>
          <w:rFonts w:ascii="Times New Roman" w:hAnsi="Times New Roman" w:cs="Times New Roman"/>
          <w:sz w:val="24"/>
          <w:szCs w:val="24"/>
        </w:rPr>
        <w:t xml:space="preserve">, and M. Thomas. 2001. A New Approach for Detecting and Mapping Sewage Impacts. Marine Pollution Bulletin </w:t>
      </w:r>
      <w:r>
        <w:rPr>
          <w:rFonts w:ascii="Times New Roman" w:hAnsi="Times New Roman" w:cs="Times New Roman"/>
          <w:b/>
          <w:bCs/>
          <w:sz w:val="24"/>
          <w:szCs w:val="24"/>
        </w:rPr>
        <w:t>42</w:t>
      </w:r>
      <w:r>
        <w:rPr>
          <w:rFonts w:ascii="Times New Roman" w:hAnsi="Times New Roman" w:cs="Times New Roman"/>
          <w:sz w:val="24"/>
          <w:szCs w:val="24"/>
        </w:rPr>
        <w:t>: 149–156. doi:10.1016/S0025-326</w:t>
      </w:r>
      <w:proofErr w:type="gramStart"/>
      <w:r>
        <w:rPr>
          <w:rFonts w:ascii="Times New Roman" w:hAnsi="Times New Roman" w:cs="Times New Roman"/>
          <w:sz w:val="24"/>
          <w:szCs w:val="24"/>
        </w:rPr>
        <w:t>X(</w:t>
      </w:r>
      <w:proofErr w:type="gramEnd"/>
      <w:r>
        <w:rPr>
          <w:rFonts w:ascii="Times New Roman" w:hAnsi="Times New Roman" w:cs="Times New Roman"/>
          <w:sz w:val="24"/>
          <w:szCs w:val="24"/>
        </w:rPr>
        <w:t>00)00125-9</w:t>
      </w:r>
    </w:p>
    <w:p w14:paraId="23A384F1" w14:textId="77777777" w:rsidR="009712DF" w:rsidRDefault="009712DF" w:rsidP="009712DF">
      <w:pPr>
        <w:pStyle w:val="Bibliography"/>
        <w:rPr>
          <w:rFonts w:ascii="Times New Roman" w:hAnsi="Times New Roman" w:cs="Times New Roman"/>
          <w:sz w:val="24"/>
          <w:szCs w:val="24"/>
        </w:rPr>
        <w:pPrChange w:id="361" w:author="Meyer, Michael Frederick" w:date="2020-08-25T17:10:00Z">
          <w:pPr>
            <w:widowControl w:val="0"/>
            <w:autoSpaceDE w:val="0"/>
            <w:autoSpaceDN w:val="0"/>
            <w:adjustRightInd w:val="0"/>
            <w:spacing w:line="240" w:lineRule="auto"/>
          </w:pPr>
        </w:pPrChange>
      </w:pPr>
      <w:proofErr w:type="spellStart"/>
      <w:r>
        <w:rPr>
          <w:rFonts w:ascii="Times New Roman" w:hAnsi="Times New Roman" w:cs="Times New Roman"/>
          <w:sz w:val="24"/>
          <w:szCs w:val="24"/>
        </w:rPr>
        <w:t>Craine</w:t>
      </w:r>
      <w:proofErr w:type="spellEnd"/>
      <w:r>
        <w:rPr>
          <w:rFonts w:ascii="Times New Roman" w:hAnsi="Times New Roman" w:cs="Times New Roman"/>
          <w:sz w:val="24"/>
          <w:szCs w:val="24"/>
        </w:rPr>
        <w:t xml:space="preserve">, J. M., A. J. Elmore, L. Wang, and others. 2018. Isotopic evidence for </w:t>
      </w:r>
      <w:proofErr w:type="spellStart"/>
      <w:r>
        <w:rPr>
          <w:rFonts w:ascii="Times New Roman" w:hAnsi="Times New Roman" w:cs="Times New Roman"/>
          <w:sz w:val="24"/>
          <w:szCs w:val="24"/>
        </w:rPr>
        <w:t>oligotrophication</w:t>
      </w:r>
      <w:proofErr w:type="spellEnd"/>
      <w:r>
        <w:rPr>
          <w:rFonts w:ascii="Times New Roman" w:hAnsi="Times New Roman" w:cs="Times New Roman"/>
          <w:sz w:val="24"/>
          <w:szCs w:val="24"/>
        </w:rPr>
        <w:t xml:space="preserve"> of terrestrial ecosystems. Nature Ecology &amp; Evolution </w:t>
      </w:r>
      <w:r>
        <w:rPr>
          <w:rFonts w:ascii="Times New Roman" w:hAnsi="Times New Roman" w:cs="Times New Roman"/>
          <w:b/>
          <w:bCs/>
          <w:sz w:val="24"/>
          <w:szCs w:val="24"/>
        </w:rPr>
        <w:t>2</w:t>
      </w:r>
      <w:r>
        <w:rPr>
          <w:rFonts w:ascii="Times New Roman" w:hAnsi="Times New Roman" w:cs="Times New Roman"/>
          <w:sz w:val="24"/>
          <w:szCs w:val="24"/>
        </w:rPr>
        <w:t>: 1735–1744. doi:10.1038/s41559-018-0694-0</w:t>
      </w:r>
    </w:p>
    <w:p w14:paraId="532FC8D9" w14:textId="77777777" w:rsidR="009712DF" w:rsidRDefault="009712DF" w:rsidP="009712DF">
      <w:pPr>
        <w:pStyle w:val="Bibliography"/>
        <w:rPr>
          <w:rFonts w:ascii="Times New Roman" w:hAnsi="Times New Roman" w:cs="Times New Roman"/>
          <w:sz w:val="24"/>
          <w:szCs w:val="24"/>
        </w:rPr>
        <w:pPrChange w:id="362" w:author="Meyer, Michael Frederick" w:date="2020-08-25T17:10:00Z">
          <w:pPr>
            <w:widowControl w:val="0"/>
            <w:autoSpaceDE w:val="0"/>
            <w:autoSpaceDN w:val="0"/>
            <w:adjustRightInd w:val="0"/>
            <w:spacing w:line="240" w:lineRule="auto"/>
          </w:pPr>
        </w:pPrChange>
      </w:pPr>
      <w:r>
        <w:rPr>
          <w:rFonts w:ascii="Times New Roman" w:hAnsi="Times New Roman" w:cs="Times New Roman"/>
          <w:sz w:val="24"/>
          <w:szCs w:val="24"/>
        </w:rPr>
        <w:t xml:space="preserve">Dalsgaard, J., M. St. John, G. </w:t>
      </w:r>
      <w:proofErr w:type="spellStart"/>
      <w:r>
        <w:rPr>
          <w:rFonts w:ascii="Times New Roman" w:hAnsi="Times New Roman" w:cs="Times New Roman"/>
          <w:sz w:val="24"/>
          <w:szCs w:val="24"/>
        </w:rPr>
        <w:t>Kattner</w:t>
      </w:r>
      <w:proofErr w:type="spellEnd"/>
      <w:r>
        <w:rPr>
          <w:rFonts w:ascii="Times New Roman" w:hAnsi="Times New Roman" w:cs="Times New Roman"/>
          <w:sz w:val="24"/>
          <w:szCs w:val="24"/>
        </w:rPr>
        <w:t xml:space="preserve">, D. Müller-Navarra, and W. Hagen. 2003. Fatty acid trophic markers in the pelagic marine environment, p. 225–340. </w:t>
      </w:r>
      <w:r>
        <w:rPr>
          <w:rFonts w:ascii="Times New Roman" w:hAnsi="Times New Roman" w:cs="Times New Roman"/>
          <w:i/>
          <w:iCs/>
          <w:sz w:val="24"/>
          <w:szCs w:val="24"/>
        </w:rPr>
        <w:t>In</w:t>
      </w:r>
      <w:r>
        <w:rPr>
          <w:rFonts w:ascii="Times New Roman" w:hAnsi="Times New Roman" w:cs="Times New Roman"/>
          <w:sz w:val="24"/>
          <w:szCs w:val="24"/>
        </w:rPr>
        <w:t xml:space="preserve"> Advances in Marine Biology. Elsevier.</w:t>
      </w:r>
    </w:p>
    <w:p w14:paraId="6B39089E" w14:textId="77777777" w:rsidR="009712DF" w:rsidRDefault="009712DF" w:rsidP="009712DF">
      <w:pPr>
        <w:pStyle w:val="Bibliography"/>
        <w:rPr>
          <w:rFonts w:ascii="Times New Roman" w:hAnsi="Times New Roman" w:cs="Times New Roman"/>
          <w:sz w:val="24"/>
          <w:szCs w:val="24"/>
        </w:rPr>
        <w:pPrChange w:id="363" w:author="Meyer, Michael Frederick" w:date="2020-08-25T17:10:00Z">
          <w:pPr>
            <w:widowControl w:val="0"/>
            <w:autoSpaceDE w:val="0"/>
            <w:autoSpaceDN w:val="0"/>
            <w:adjustRightInd w:val="0"/>
            <w:spacing w:line="240" w:lineRule="auto"/>
          </w:pPr>
        </w:pPrChange>
      </w:pPr>
      <w:proofErr w:type="spellStart"/>
      <w:r>
        <w:rPr>
          <w:rFonts w:ascii="Times New Roman" w:hAnsi="Times New Roman" w:cs="Times New Roman"/>
          <w:sz w:val="24"/>
          <w:szCs w:val="24"/>
        </w:rPr>
        <w:t>Desvilettes</w:t>
      </w:r>
      <w:proofErr w:type="spellEnd"/>
      <w:r>
        <w:rPr>
          <w:rFonts w:ascii="Times New Roman" w:hAnsi="Times New Roman" w:cs="Times New Roman"/>
          <w:sz w:val="24"/>
          <w:szCs w:val="24"/>
        </w:rPr>
        <w:t xml:space="preserve">, Ch., G. </w:t>
      </w:r>
      <w:proofErr w:type="spellStart"/>
      <w:r>
        <w:rPr>
          <w:rFonts w:ascii="Times New Roman" w:hAnsi="Times New Roman" w:cs="Times New Roman"/>
          <w:sz w:val="24"/>
          <w:szCs w:val="24"/>
        </w:rPr>
        <w:t>Bourdier</w:t>
      </w:r>
      <w:proofErr w:type="spellEnd"/>
      <w:r>
        <w:rPr>
          <w:rFonts w:ascii="Times New Roman" w:hAnsi="Times New Roman" w:cs="Times New Roman"/>
          <w:sz w:val="24"/>
          <w:szCs w:val="24"/>
        </w:rPr>
        <w:t xml:space="preserve">, and J. Ch. Breton. 1997. On the occurrence of a possible bioconversion of linolenic acid into docosahexaenoic acid by the copepod </w:t>
      </w:r>
      <w:proofErr w:type="spellStart"/>
      <w:r>
        <w:rPr>
          <w:rFonts w:ascii="Times New Roman" w:hAnsi="Times New Roman" w:cs="Times New Roman"/>
          <w:i/>
          <w:iCs/>
          <w:sz w:val="24"/>
          <w:szCs w:val="24"/>
        </w:rPr>
        <w:t>Eucyclops</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serrulatus</w:t>
      </w:r>
      <w:proofErr w:type="spellEnd"/>
      <w:r>
        <w:rPr>
          <w:rFonts w:ascii="Times New Roman" w:hAnsi="Times New Roman" w:cs="Times New Roman"/>
          <w:sz w:val="24"/>
          <w:szCs w:val="24"/>
        </w:rPr>
        <w:t xml:space="preserve"> fed on microalgae. J Plankton Res </w:t>
      </w:r>
      <w:r>
        <w:rPr>
          <w:rFonts w:ascii="Times New Roman" w:hAnsi="Times New Roman" w:cs="Times New Roman"/>
          <w:b/>
          <w:bCs/>
          <w:sz w:val="24"/>
          <w:szCs w:val="24"/>
        </w:rPr>
        <w:t>19</w:t>
      </w:r>
      <w:r>
        <w:rPr>
          <w:rFonts w:ascii="Times New Roman" w:hAnsi="Times New Roman" w:cs="Times New Roman"/>
          <w:sz w:val="24"/>
          <w:szCs w:val="24"/>
        </w:rPr>
        <w:t>: 273–278. doi:10.1093/</w:t>
      </w:r>
      <w:proofErr w:type="spellStart"/>
      <w:r>
        <w:rPr>
          <w:rFonts w:ascii="Times New Roman" w:hAnsi="Times New Roman" w:cs="Times New Roman"/>
          <w:sz w:val="24"/>
          <w:szCs w:val="24"/>
        </w:rPr>
        <w:t>plankt</w:t>
      </w:r>
      <w:proofErr w:type="spellEnd"/>
      <w:r>
        <w:rPr>
          <w:rFonts w:ascii="Times New Roman" w:hAnsi="Times New Roman" w:cs="Times New Roman"/>
          <w:sz w:val="24"/>
          <w:szCs w:val="24"/>
        </w:rPr>
        <w:t>/19.2.273</w:t>
      </w:r>
    </w:p>
    <w:p w14:paraId="060C82CC" w14:textId="77777777" w:rsidR="009712DF" w:rsidRDefault="009712DF" w:rsidP="009712DF">
      <w:pPr>
        <w:pStyle w:val="Bibliography"/>
        <w:rPr>
          <w:rFonts w:ascii="Times New Roman" w:hAnsi="Times New Roman" w:cs="Times New Roman"/>
          <w:sz w:val="24"/>
          <w:szCs w:val="24"/>
        </w:rPr>
        <w:pPrChange w:id="364" w:author="Meyer, Michael Frederick" w:date="2020-08-25T17:10:00Z">
          <w:pPr>
            <w:widowControl w:val="0"/>
            <w:autoSpaceDE w:val="0"/>
            <w:autoSpaceDN w:val="0"/>
            <w:adjustRightInd w:val="0"/>
            <w:spacing w:line="240" w:lineRule="auto"/>
          </w:pPr>
        </w:pPrChange>
      </w:pPr>
      <w:proofErr w:type="spellStart"/>
      <w:r>
        <w:rPr>
          <w:rFonts w:ascii="Times New Roman" w:hAnsi="Times New Roman" w:cs="Times New Roman"/>
          <w:sz w:val="24"/>
          <w:szCs w:val="24"/>
        </w:rPr>
        <w:t>Eerkes</w:t>
      </w:r>
      <w:proofErr w:type="spellEnd"/>
      <w:r>
        <w:rPr>
          <w:rFonts w:ascii="Times New Roman" w:hAnsi="Times New Roman" w:cs="Times New Roman"/>
          <w:sz w:val="24"/>
          <w:szCs w:val="24"/>
        </w:rPr>
        <w:t xml:space="preserve">-Medrano, D., R. C. Thompson, and D. C. Aldridge. 2015. Microplastics in freshwater systems: A review of the emerging threats, identification of knowledge gaps and </w:t>
      </w:r>
      <w:proofErr w:type="spellStart"/>
      <w:r>
        <w:rPr>
          <w:rFonts w:ascii="Times New Roman" w:hAnsi="Times New Roman" w:cs="Times New Roman"/>
          <w:sz w:val="24"/>
          <w:szCs w:val="24"/>
        </w:rPr>
        <w:lastRenderedPageBreak/>
        <w:t>prioritisation</w:t>
      </w:r>
      <w:proofErr w:type="spellEnd"/>
      <w:r>
        <w:rPr>
          <w:rFonts w:ascii="Times New Roman" w:hAnsi="Times New Roman" w:cs="Times New Roman"/>
          <w:sz w:val="24"/>
          <w:szCs w:val="24"/>
        </w:rPr>
        <w:t xml:space="preserve"> of research needs. Water Research </w:t>
      </w:r>
      <w:r>
        <w:rPr>
          <w:rFonts w:ascii="Times New Roman" w:hAnsi="Times New Roman" w:cs="Times New Roman"/>
          <w:b/>
          <w:bCs/>
          <w:sz w:val="24"/>
          <w:szCs w:val="24"/>
        </w:rPr>
        <w:t>75</w:t>
      </w:r>
      <w:r>
        <w:rPr>
          <w:rFonts w:ascii="Times New Roman" w:hAnsi="Times New Roman" w:cs="Times New Roman"/>
          <w:sz w:val="24"/>
          <w:szCs w:val="24"/>
        </w:rPr>
        <w:t xml:space="preserve">: 63–82. </w:t>
      </w:r>
      <w:proofErr w:type="gramStart"/>
      <w:r>
        <w:rPr>
          <w:rFonts w:ascii="Times New Roman" w:hAnsi="Times New Roman" w:cs="Times New Roman"/>
          <w:sz w:val="24"/>
          <w:szCs w:val="24"/>
        </w:rPr>
        <w:t>doi:10.1016/j.watres</w:t>
      </w:r>
      <w:proofErr w:type="gramEnd"/>
      <w:r>
        <w:rPr>
          <w:rFonts w:ascii="Times New Roman" w:hAnsi="Times New Roman" w:cs="Times New Roman"/>
          <w:sz w:val="24"/>
          <w:szCs w:val="24"/>
        </w:rPr>
        <w:t>.2015.02.012</w:t>
      </w:r>
    </w:p>
    <w:p w14:paraId="29028714" w14:textId="77777777" w:rsidR="009712DF" w:rsidRDefault="009712DF" w:rsidP="009712DF">
      <w:pPr>
        <w:pStyle w:val="Bibliography"/>
        <w:rPr>
          <w:rFonts w:ascii="Times New Roman" w:hAnsi="Times New Roman" w:cs="Times New Roman"/>
          <w:sz w:val="24"/>
          <w:szCs w:val="24"/>
        </w:rPr>
        <w:pPrChange w:id="365" w:author="Meyer, Michael Frederick" w:date="2020-08-25T17:10:00Z">
          <w:pPr>
            <w:widowControl w:val="0"/>
            <w:autoSpaceDE w:val="0"/>
            <w:autoSpaceDN w:val="0"/>
            <w:adjustRightInd w:val="0"/>
            <w:spacing w:line="240" w:lineRule="auto"/>
          </w:pPr>
        </w:pPrChange>
      </w:pPr>
      <w:proofErr w:type="spellStart"/>
      <w:r>
        <w:rPr>
          <w:rFonts w:ascii="Times New Roman" w:hAnsi="Times New Roman" w:cs="Times New Roman"/>
          <w:sz w:val="24"/>
          <w:szCs w:val="24"/>
        </w:rPr>
        <w:t>Focazio</w:t>
      </w:r>
      <w:proofErr w:type="spellEnd"/>
      <w:r>
        <w:rPr>
          <w:rFonts w:ascii="Times New Roman" w:hAnsi="Times New Roman" w:cs="Times New Roman"/>
          <w:sz w:val="24"/>
          <w:szCs w:val="24"/>
        </w:rPr>
        <w:t xml:space="preserve">, M. J., D. W. </w:t>
      </w:r>
      <w:proofErr w:type="spellStart"/>
      <w:r>
        <w:rPr>
          <w:rFonts w:ascii="Times New Roman" w:hAnsi="Times New Roman" w:cs="Times New Roman"/>
          <w:sz w:val="24"/>
          <w:szCs w:val="24"/>
        </w:rPr>
        <w:t>Kolpin</w:t>
      </w:r>
      <w:proofErr w:type="spellEnd"/>
      <w:r>
        <w:rPr>
          <w:rFonts w:ascii="Times New Roman" w:hAnsi="Times New Roman" w:cs="Times New Roman"/>
          <w:sz w:val="24"/>
          <w:szCs w:val="24"/>
        </w:rPr>
        <w:t xml:space="preserve">, K. K. Barnes, E. T. Furlong, M. T. Meyer, S. D. </w:t>
      </w:r>
      <w:proofErr w:type="spellStart"/>
      <w:r>
        <w:rPr>
          <w:rFonts w:ascii="Times New Roman" w:hAnsi="Times New Roman" w:cs="Times New Roman"/>
          <w:sz w:val="24"/>
          <w:szCs w:val="24"/>
        </w:rPr>
        <w:t>Zaugg</w:t>
      </w:r>
      <w:proofErr w:type="spellEnd"/>
      <w:r>
        <w:rPr>
          <w:rFonts w:ascii="Times New Roman" w:hAnsi="Times New Roman" w:cs="Times New Roman"/>
          <w:sz w:val="24"/>
          <w:szCs w:val="24"/>
        </w:rPr>
        <w:t xml:space="preserve">, L. B. Barber, and M. E. Thurman. 2008. A national reconnaissance for pharmaceuticals and other organic wastewater contaminants in the United States - II) Untreated drinking water sources. SCIENCE OF THE TOTAL ENVIRONMENT </w:t>
      </w:r>
      <w:r>
        <w:rPr>
          <w:rFonts w:ascii="Times New Roman" w:hAnsi="Times New Roman" w:cs="Times New Roman"/>
          <w:b/>
          <w:bCs/>
          <w:sz w:val="24"/>
          <w:szCs w:val="24"/>
        </w:rPr>
        <w:t>402</w:t>
      </w:r>
      <w:r>
        <w:rPr>
          <w:rFonts w:ascii="Times New Roman" w:hAnsi="Times New Roman" w:cs="Times New Roman"/>
          <w:sz w:val="24"/>
          <w:szCs w:val="24"/>
        </w:rPr>
        <w:t xml:space="preserve">: 201–216. </w:t>
      </w:r>
      <w:proofErr w:type="gramStart"/>
      <w:r>
        <w:rPr>
          <w:rFonts w:ascii="Times New Roman" w:hAnsi="Times New Roman" w:cs="Times New Roman"/>
          <w:sz w:val="24"/>
          <w:szCs w:val="24"/>
        </w:rPr>
        <w:t>doi:10.1016/j.scitotenv</w:t>
      </w:r>
      <w:proofErr w:type="gramEnd"/>
      <w:r>
        <w:rPr>
          <w:rFonts w:ascii="Times New Roman" w:hAnsi="Times New Roman" w:cs="Times New Roman"/>
          <w:sz w:val="24"/>
          <w:szCs w:val="24"/>
        </w:rPr>
        <w:t>.2008.02.021</w:t>
      </w:r>
    </w:p>
    <w:p w14:paraId="6104E23B" w14:textId="77777777" w:rsidR="009712DF" w:rsidRDefault="009712DF" w:rsidP="009712DF">
      <w:pPr>
        <w:pStyle w:val="Bibliography"/>
        <w:rPr>
          <w:rFonts w:ascii="Times New Roman" w:hAnsi="Times New Roman" w:cs="Times New Roman"/>
          <w:sz w:val="24"/>
          <w:szCs w:val="24"/>
        </w:rPr>
        <w:pPrChange w:id="366" w:author="Meyer, Michael Frederick" w:date="2020-08-25T17:10:00Z">
          <w:pPr>
            <w:widowControl w:val="0"/>
            <w:autoSpaceDE w:val="0"/>
            <w:autoSpaceDN w:val="0"/>
            <w:adjustRightInd w:val="0"/>
            <w:spacing w:line="240" w:lineRule="auto"/>
          </w:pPr>
        </w:pPrChange>
      </w:pPr>
      <w:r>
        <w:rPr>
          <w:rFonts w:ascii="Times New Roman" w:hAnsi="Times New Roman" w:cs="Times New Roman"/>
          <w:sz w:val="24"/>
          <w:szCs w:val="24"/>
        </w:rPr>
        <w:t xml:space="preserve">Free, C. M., O. P. Jensen, S. A. Mason, M. Eriksen, N. J. Williamson, and B. </w:t>
      </w:r>
      <w:proofErr w:type="spellStart"/>
      <w:r>
        <w:rPr>
          <w:rFonts w:ascii="Times New Roman" w:hAnsi="Times New Roman" w:cs="Times New Roman"/>
          <w:sz w:val="24"/>
          <w:szCs w:val="24"/>
        </w:rPr>
        <w:t>Boldgiv</w:t>
      </w:r>
      <w:proofErr w:type="spellEnd"/>
      <w:r>
        <w:rPr>
          <w:rFonts w:ascii="Times New Roman" w:hAnsi="Times New Roman" w:cs="Times New Roman"/>
          <w:sz w:val="24"/>
          <w:szCs w:val="24"/>
        </w:rPr>
        <w:t xml:space="preserve">. 2014. High-levels of microplastic pollution in a large, remote, mountain lake. Marine Pollution Bulletin </w:t>
      </w:r>
      <w:r>
        <w:rPr>
          <w:rFonts w:ascii="Times New Roman" w:hAnsi="Times New Roman" w:cs="Times New Roman"/>
          <w:b/>
          <w:bCs/>
          <w:sz w:val="24"/>
          <w:szCs w:val="24"/>
        </w:rPr>
        <w:t>85</w:t>
      </w:r>
      <w:r>
        <w:rPr>
          <w:rFonts w:ascii="Times New Roman" w:hAnsi="Times New Roman" w:cs="Times New Roman"/>
          <w:sz w:val="24"/>
          <w:szCs w:val="24"/>
        </w:rPr>
        <w:t xml:space="preserve">: 156–163. </w:t>
      </w:r>
      <w:proofErr w:type="gramStart"/>
      <w:r>
        <w:rPr>
          <w:rFonts w:ascii="Times New Roman" w:hAnsi="Times New Roman" w:cs="Times New Roman"/>
          <w:sz w:val="24"/>
          <w:szCs w:val="24"/>
        </w:rPr>
        <w:t>doi:10.1016/j.marpolbul</w:t>
      </w:r>
      <w:proofErr w:type="gramEnd"/>
      <w:r>
        <w:rPr>
          <w:rFonts w:ascii="Times New Roman" w:hAnsi="Times New Roman" w:cs="Times New Roman"/>
          <w:sz w:val="24"/>
          <w:szCs w:val="24"/>
        </w:rPr>
        <w:t>.2014.06.001</w:t>
      </w:r>
    </w:p>
    <w:p w14:paraId="1367D4B7" w14:textId="77777777" w:rsidR="009712DF" w:rsidRDefault="009712DF" w:rsidP="009712DF">
      <w:pPr>
        <w:pStyle w:val="Bibliography"/>
        <w:rPr>
          <w:rFonts w:ascii="Times New Roman" w:hAnsi="Times New Roman" w:cs="Times New Roman"/>
          <w:sz w:val="24"/>
          <w:szCs w:val="24"/>
        </w:rPr>
        <w:pPrChange w:id="367" w:author="Meyer, Michael Frederick" w:date="2020-08-25T17:10:00Z">
          <w:pPr>
            <w:widowControl w:val="0"/>
            <w:autoSpaceDE w:val="0"/>
            <w:autoSpaceDN w:val="0"/>
            <w:adjustRightInd w:val="0"/>
            <w:spacing w:line="240" w:lineRule="auto"/>
          </w:pPr>
        </w:pPrChange>
      </w:pPr>
      <w:r>
        <w:rPr>
          <w:rFonts w:ascii="Times New Roman" w:hAnsi="Times New Roman" w:cs="Times New Roman"/>
          <w:sz w:val="24"/>
          <w:szCs w:val="24"/>
        </w:rPr>
        <w:t xml:space="preserve">Galloway, A. W. E., and M. Winder. 2015. Partitioning the Relative Importance of Phylogeny and Environmental Conditions on Phytoplankton Fatty Acids. PLOS ONE </w:t>
      </w:r>
      <w:r>
        <w:rPr>
          <w:rFonts w:ascii="Times New Roman" w:hAnsi="Times New Roman" w:cs="Times New Roman"/>
          <w:b/>
          <w:bCs/>
          <w:sz w:val="24"/>
          <w:szCs w:val="24"/>
        </w:rPr>
        <w:t>10</w:t>
      </w:r>
      <w:r>
        <w:rPr>
          <w:rFonts w:ascii="Times New Roman" w:hAnsi="Times New Roman" w:cs="Times New Roman"/>
          <w:sz w:val="24"/>
          <w:szCs w:val="24"/>
        </w:rPr>
        <w:t xml:space="preserve">: e0130053. </w:t>
      </w:r>
      <w:proofErr w:type="gramStart"/>
      <w:r>
        <w:rPr>
          <w:rFonts w:ascii="Times New Roman" w:hAnsi="Times New Roman" w:cs="Times New Roman"/>
          <w:sz w:val="24"/>
          <w:szCs w:val="24"/>
        </w:rPr>
        <w:t>doi:10.1371/journal.pone</w:t>
      </w:r>
      <w:proofErr w:type="gramEnd"/>
      <w:r>
        <w:rPr>
          <w:rFonts w:ascii="Times New Roman" w:hAnsi="Times New Roman" w:cs="Times New Roman"/>
          <w:sz w:val="24"/>
          <w:szCs w:val="24"/>
        </w:rPr>
        <w:t>.0130053</w:t>
      </w:r>
    </w:p>
    <w:p w14:paraId="11583DCF" w14:textId="77777777" w:rsidR="009712DF" w:rsidRDefault="009712DF" w:rsidP="009712DF">
      <w:pPr>
        <w:pStyle w:val="Bibliography"/>
        <w:rPr>
          <w:rFonts w:ascii="Times New Roman" w:hAnsi="Times New Roman" w:cs="Times New Roman"/>
          <w:sz w:val="24"/>
          <w:szCs w:val="24"/>
        </w:rPr>
        <w:pPrChange w:id="368" w:author="Meyer, Michael Frederick" w:date="2020-08-25T17:10:00Z">
          <w:pPr>
            <w:widowControl w:val="0"/>
            <w:autoSpaceDE w:val="0"/>
            <w:autoSpaceDN w:val="0"/>
            <w:adjustRightInd w:val="0"/>
            <w:spacing w:line="240" w:lineRule="auto"/>
          </w:pPr>
        </w:pPrChange>
      </w:pPr>
      <w:r>
        <w:rPr>
          <w:rFonts w:ascii="Times New Roman" w:hAnsi="Times New Roman" w:cs="Times New Roman"/>
          <w:sz w:val="24"/>
          <w:szCs w:val="24"/>
        </w:rPr>
        <w:t xml:space="preserve">Gartner, A., P. </w:t>
      </w:r>
      <w:proofErr w:type="spellStart"/>
      <w:r>
        <w:rPr>
          <w:rFonts w:ascii="Times New Roman" w:hAnsi="Times New Roman" w:cs="Times New Roman"/>
          <w:sz w:val="24"/>
          <w:szCs w:val="24"/>
        </w:rPr>
        <w:t>Lavery</w:t>
      </w:r>
      <w:proofErr w:type="spellEnd"/>
      <w:r>
        <w:rPr>
          <w:rFonts w:ascii="Times New Roman" w:hAnsi="Times New Roman" w:cs="Times New Roman"/>
          <w:sz w:val="24"/>
          <w:szCs w:val="24"/>
        </w:rPr>
        <w:t xml:space="preserve">, and A. J. Smit. 2002. Use of delta N-15 signatures of different functional forms of macroalgae and filter-feeders to reveal temporal and spatial patterns in sewage dispersal. Mar. Ecol.-Prog. Ser. </w:t>
      </w:r>
      <w:r>
        <w:rPr>
          <w:rFonts w:ascii="Times New Roman" w:hAnsi="Times New Roman" w:cs="Times New Roman"/>
          <w:b/>
          <w:bCs/>
          <w:sz w:val="24"/>
          <w:szCs w:val="24"/>
        </w:rPr>
        <w:t>235</w:t>
      </w:r>
      <w:r>
        <w:rPr>
          <w:rFonts w:ascii="Times New Roman" w:hAnsi="Times New Roman" w:cs="Times New Roman"/>
          <w:sz w:val="24"/>
          <w:szCs w:val="24"/>
        </w:rPr>
        <w:t>: 63–73. doi:10.3354/meps235063</w:t>
      </w:r>
    </w:p>
    <w:p w14:paraId="0147F310" w14:textId="77777777" w:rsidR="009712DF" w:rsidRDefault="009712DF" w:rsidP="009712DF">
      <w:pPr>
        <w:pStyle w:val="Bibliography"/>
        <w:rPr>
          <w:rFonts w:ascii="Times New Roman" w:hAnsi="Times New Roman" w:cs="Times New Roman"/>
          <w:sz w:val="24"/>
          <w:szCs w:val="24"/>
        </w:rPr>
        <w:pPrChange w:id="369" w:author="Meyer, Michael Frederick" w:date="2020-08-25T17:10:00Z">
          <w:pPr>
            <w:widowControl w:val="0"/>
            <w:autoSpaceDE w:val="0"/>
            <w:autoSpaceDN w:val="0"/>
            <w:adjustRightInd w:val="0"/>
            <w:spacing w:line="240" w:lineRule="auto"/>
          </w:pPr>
        </w:pPrChange>
      </w:pPr>
      <w:r>
        <w:rPr>
          <w:rFonts w:ascii="Times New Roman" w:hAnsi="Times New Roman" w:cs="Times New Roman"/>
          <w:sz w:val="24"/>
          <w:szCs w:val="24"/>
        </w:rPr>
        <w:t xml:space="preserve">Green, D. S. 2016. Effects of microplastics on European flat oysters, Ostrea edulis and their associated benthic communities. Environmental Pollution </w:t>
      </w:r>
      <w:r>
        <w:rPr>
          <w:rFonts w:ascii="Times New Roman" w:hAnsi="Times New Roman" w:cs="Times New Roman"/>
          <w:b/>
          <w:bCs/>
          <w:sz w:val="24"/>
          <w:szCs w:val="24"/>
        </w:rPr>
        <w:t>216</w:t>
      </w:r>
      <w:r>
        <w:rPr>
          <w:rFonts w:ascii="Times New Roman" w:hAnsi="Times New Roman" w:cs="Times New Roman"/>
          <w:sz w:val="24"/>
          <w:szCs w:val="24"/>
        </w:rPr>
        <w:t xml:space="preserve">: 95–103. </w:t>
      </w:r>
      <w:proofErr w:type="gramStart"/>
      <w:r>
        <w:rPr>
          <w:rFonts w:ascii="Times New Roman" w:hAnsi="Times New Roman" w:cs="Times New Roman"/>
          <w:sz w:val="24"/>
          <w:szCs w:val="24"/>
        </w:rPr>
        <w:t>doi:10.1016/j.envpol</w:t>
      </w:r>
      <w:proofErr w:type="gramEnd"/>
      <w:r>
        <w:rPr>
          <w:rFonts w:ascii="Times New Roman" w:hAnsi="Times New Roman" w:cs="Times New Roman"/>
          <w:sz w:val="24"/>
          <w:szCs w:val="24"/>
        </w:rPr>
        <w:t>.2016.05.043</w:t>
      </w:r>
    </w:p>
    <w:p w14:paraId="40445D84" w14:textId="77777777" w:rsidR="009712DF" w:rsidRDefault="009712DF" w:rsidP="009712DF">
      <w:pPr>
        <w:pStyle w:val="Bibliography"/>
        <w:rPr>
          <w:rFonts w:ascii="Times New Roman" w:hAnsi="Times New Roman" w:cs="Times New Roman"/>
          <w:sz w:val="24"/>
          <w:szCs w:val="24"/>
        </w:rPr>
        <w:pPrChange w:id="370" w:author="Meyer, Michael Frederick" w:date="2020-08-25T17:10:00Z">
          <w:pPr>
            <w:widowControl w:val="0"/>
            <w:autoSpaceDE w:val="0"/>
            <w:autoSpaceDN w:val="0"/>
            <w:adjustRightInd w:val="0"/>
            <w:spacing w:line="240" w:lineRule="auto"/>
          </w:pPr>
        </w:pPrChange>
      </w:pPr>
      <w:proofErr w:type="spellStart"/>
      <w:r>
        <w:rPr>
          <w:rFonts w:ascii="Times New Roman" w:hAnsi="Times New Roman" w:cs="Times New Roman"/>
          <w:sz w:val="24"/>
          <w:szCs w:val="24"/>
        </w:rPr>
        <w:t>Guzzo</w:t>
      </w:r>
      <w:proofErr w:type="spellEnd"/>
      <w:r>
        <w:rPr>
          <w:rFonts w:ascii="Times New Roman" w:hAnsi="Times New Roman" w:cs="Times New Roman"/>
          <w:sz w:val="24"/>
          <w:szCs w:val="24"/>
        </w:rPr>
        <w:t xml:space="preserve">, M. M., G. D. Haffner, S. Sorge, S. A. Rush, and A. T. Fisk. 2011. Spatial and temporal variabilities of δ13C and δ15N within lower trophic levels of a large lake: implications for estimating trophic relationships of consumers. </w:t>
      </w:r>
      <w:proofErr w:type="spellStart"/>
      <w:r>
        <w:rPr>
          <w:rFonts w:ascii="Times New Roman" w:hAnsi="Times New Roman" w:cs="Times New Roman"/>
          <w:sz w:val="24"/>
          <w:szCs w:val="24"/>
        </w:rPr>
        <w:t>Hydrobiologia</w:t>
      </w:r>
      <w:proofErr w:type="spellEnd"/>
      <w:r>
        <w:rPr>
          <w:rFonts w:ascii="Times New Roman" w:hAnsi="Times New Roman" w:cs="Times New Roman"/>
          <w:sz w:val="24"/>
          <w:szCs w:val="24"/>
        </w:rPr>
        <w:t xml:space="preserve"> </w:t>
      </w:r>
      <w:r>
        <w:rPr>
          <w:rFonts w:ascii="Times New Roman" w:hAnsi="Times New Roman" w:cs="Times New Roman"/>
          <w:b/>
          <w:bCs/>
          <w:sz w:val="24"/>
          <w:szCs w:val="24"/>
        </w:rPr>
        <w:t>675</w:t>
      </w:r>
      <w:r>
        <w:rPr>
          <w:rFonts w:ascii="Times New Roman" w:hAnsi="Times New Roman" w:cs="Times New Roman"/>
          <w:sz w:val="24"/>
          <w:szCs w:val="24"/>
        </w:rPr>
        <w:t>: 41–53. doi:10.1007/s10750-011-0794-1</w:t>
      </w:r>
    </w:p>
    <w:p w14:paraId="19C46D58" w14:textId="77777777" w:rsidR="009712DF" w:rsidRDefault="009712DF" w:rsidP="009712DF">
      <w:pPr>
        <w:pStyle w:val="Bibliography"/>
        <w:rPr>
          <w:rFonts w:ascii="Times New Roman" w:hAnsi="Times New Roman" w:cs="Times New Roman"/>
          <w:sz w:val="24"/>
          <w:szCs w:val="24"/>
        </w:rPr>
        <w:pPrChange w:id="371" w:author="Meyer, Michael Frederick" w:date="2020-08-25T17:10:00Z">
          <w:pPr>
            <w:widowControl w:val="0"/>
            <w:autoSpaceDE w:val="0"/>
            <w:autoSpaceDN w:val="0"/>
            <w:adjustRightInd w:val="0"/>
            <w:spacing w:line="240" w:lineRule="auto"/>
          </w:pPr>
        </w:pPrChange>
      </w:pPr>
      <w:proofErr w:type="spellStart"/>
      <w:r>
        <w:rPr>
          <w:rFonts w:ascii="Times New Roman" w:hAnsi="Times New Roman" w:cs="Times New Roman"/>
          <w:sz w:val="24"/>
          <w:szCs w:val="24"/>
        </w:rPr>
        <w:lastRenderedPageBreak/>
        <w:t>Hadwen</w:t>
      </w:r>
      <w:proofErr w:type="spellEnd"/>
      <w:r>
        <w:rPr>
          <w:rFonts w:ascii="Times New Roman" w:hAnsi="Times New Roman" w:cs="Times New Roman"/>
          <w:sz w:val="24"/>
          <w:szCs w:val="24"/>
        </w:rPr>
        <w:t xml:space="preserve">, W. L., and S. E. Bunn. 2005. Food web responses to low-level nutrient and^ 1^ 5N-tracer additions in the littoral zone of an oligotrophic dune lake. Limnology and Oceanography </w:t>
      </w:r>
      <w:r>
        <w:rPr>
          <w:rFonts w:ascii="Times New Roman" w:hAnsi="Times New Roman" w:cs="Times New Roman"/>
          <w:b/>
          <w:bCs/>
          <w:sz w:val="24"/>
          <w:szCs w:val="24"/>
        </w:rPr>
        <w:t>50</w:t>
      </w:r>
      <w:r>
        <w:rPr>
          <w:rFonts w:ascii="Times New Roman" w:hAnsi="Times New Roman" w:cs="Times New Roman"/>
          <w:sz w:val="24"/>
          <w:szCs w:val="24"/>
        </w:rPr>
        <w:t>: 1096.</w:t>
      </w:r>
    </w:p>
    <w:p w14:paraId="1FA3867D" w14:textId="77777777" w:rsidR="009712DF" w:rsidRDefault="009712DF" w:rsidP="009712DF">
      <w:pPr>
        <w:pStyle w:val="Bibliography"/>
        <w:rPr>
          <w:rFonts w:ascii="Times New Roman" w:hAnsi="Times New Roman" w:cs="Times New Roman"/>
          <w:sz w:val="24"/>
          <w:szCs w:val="24"/>
        </w:rPr>
        <w:pPrChange w:id="372" w:author="Meyer, Michael Frederick" w:date="2020-08-25T17:10:00Z">
          <w:pPr>
            <w:widowControl w:val="0"/>
            <w:autoSpaceDE w:val="0"/>
            <w:autoSpaceDN w:val="0"/>
            <w:adjustRightInd w:val="0"/>
            <w:spacing w:line="240" w:lineRule="auto"/>
          </w:pPr>
        </w:pPrChange>
      </w:pPr>
      <w:r>
        <w:rPr>
          <w:rFonts w:ascii="Times New Roman" w:hAnsi="Times New Roman" w:cs="Times New Roman"/>
          <w:sz w:val="24"/>
          <w:szCs w:val="24"/>
        </w:rPr>
        <w:t xml:space="preserve">Hampton, S. E., S. C. </w:t>
      </w:r>
      <w:proofErr w:type="spellStart"/>
      <w:r>
        <w:rPr>
          <w:rFonts w:ascii="Times New Roman" w:hAnsi="Times New Roman" w:cs="Times New Roman"/>
          <w:sz w:val="24"/>
          <w:szCs w:val="24"/>
        </w:rPr>
        <w:t>Fradkin</w:t>
      </w:r>
      <w:proofErr w:type="spellEnd"/>
      <w:r>
        <w:rPr>
          <w:rFonts w:ascii="Times New Roman" w:hAnsi="Times New Roman" w:cs="Times New Roman"/>
          <w:sz w:val="24"/>
          <w:szCs w:val="24"/>
        </w:rPr>
        <w:t xml:space="preserve">, P. R. Leavitt, and E. E. Rosenberger. 2011. Disproportionate importance of nearshore habitat for the food web of a deep oligotrophic lake. Marine and Freshwater Research </w:t>
      </w:r>
      <w:r>
        <w:rPr>
          <w:rFonts w:ascii="Times New Roman" w:hAnsi="Times New Roman" w:cs="Times New Roman"/>
          <w:b/>
          <w:bCs/>
          <w:sz w:val="24"/>
          <w:szCs w:val="24"/>
        </w:rPr>
        <w:t>62</w:t>
      </w:r>
      <w:r>
        <w:rPr>
          <w:rFonts w:ascii="Times New Roman" w:hAnsi="Times New Roman" w:cs="Times New Roman"/>
          <w:sz w:val="24"/>
          <w:szCs w:val="24"/>
        </w:rPr>
        <w:t>: 350. doi:10.1071/MF10229</w:t>
      </w:r>
    </w:p>
    <w:p w14:paraId="5F6B21C1" w14:textId="77777777" w:rsidR="009712DF" w:rsidRDefault="009712DF" w:rsidP="009712DF">
      <w:pPr>
        <w:pStyle w:val="Bibliography"/>
        <w:rPr>
          <w:rFonts w:ascii="Times New Roman" w:hAnsi="Times New Roman" w:cs="Times New Roman"/>
          <w:sz w:val="24"/>
          <w:szCs w:val="24"/>
        </w:rPr>
        <w:pPrChange w:id="373" w:author="Meyer, Michael Frederick" w:date="2020-08-25T17:10:00Z">
          <w:pPr>
            <w:widowControl w:val="0"/>
            <w:autoSpaceDE w:val="0"/>
            <w:autoSpaceDN w:val="0"/>
            <w:adjustRightInd w:val="0"/>
            <w:spacing w:line="240" w:lineRule="auto"/>
          </w:pPr>
        </w:pPrChange>
      </w:pPr>
      <w:r>
        <w:rPr>
          <w:rFonts w:ascii="Times New Roman" w:hAnsi="Times New Roman" w:cs="Times New Roman"/>
          <w:sz w:val="24"/>
          <w:szCs w:val="24"/>
        </w:rPr>
        <w:t xml:space="preserve">Hampton, S. E., S. McGowan, T. </w:t>
      </w:r>
      <w:proofErr w:type="spellStart"/>
      <w:r>
        <w:rPr>
          <w:rFonts w:ascii="Times New Roman" w:hAnsi="Times New Roman" w:cs="Times New Roman"/>
          <w:sz w:val="24"/>
          <w:szCs w:val="24"/>
        </w:rPr>
        <w:t>Ozersky</w:t>
      </w:r>
      <w:proofErr w:type="spellEnd"/>
      <w:r>
        <w:rPr>
          <w:rFonts w:ascii="Times New Roman" w:hAnsi="Times New Roman" w:cs="Times New Roman"/>
          <w:sz w:val="24"/>
          <w:szCs w:val="24"/>
        </w:rPr>
        <w:t xml:space="preserve">, and others. 2018. Recent ecological change in ancient lakes. Limnology and Oceanography </w:t>
      </w:r>
      <w:r>
        <w:rPr>
          <w:rFonts w:ascii="Times New Roman" w:hAnsi="Times New Roman" w:cs="Times New Roman"/>
          <w:b/>
          <w:bCs/>
          <w:sz w:val="24"/>
          <w:szCs w:val="24"/>
        </w:rPr>
        <w:t>63</w:t>
      </w:r>
      <w:r>
        <w:rPr>
          <w:rFonts w:ascii="Times New Roman" w:hAnsi="Times New Roman" w:cs="Times New Roman"/>
          <w:sz w:val="24"/>
          <w:szCs w:val="24"/>
        </w:rPr>
        <w:t>: 2277–2304. doi:10.1002/lno.10938</w:t>
      </w:r>
    </w:p>
    <w:p w14:paraId="2BFAD9BB" w14:textId="77777777" w:rsidR="009712DF" w:rsidRDefault="009712DF" w:rsidP="009712DF">
      <w:pPr>
        <w:pStyle w:val="Bibliography"/>
        <w:rPr>
          <w:rFonts w:ascii="Times New Roman" w:hAnsi="Times New Roman" w:cs="Times New Roman"/>
          <w:sz w:val="24"/>
          <w:szCs w:val="24"/>
        </w:rPr>
        <w:pPrChange w:id="374" w:author="Meyer, Michael Frederick" w:date="2020-08-25T17:10:00Z">
          <w:pPr>
            <w:widowControl w:val="0"/>
            <w:autoSpaceDE w:val="0"/>
            <w:autoSpaceDN w:val="0"/>
            <w:adjustRightInd w:val="0"/>
            <w:spacing w:line="240" w:lineRule="auto"/>
          </w:pPr>
        </w:pPrChange>
      </w:pPr>
      <w:proofErr w:type="spellStart"/>
      <w:r>
        <w:rPr>
          <w:rFonts w:ascii="Times New Roman" w:hAnsi="Times New Roman" w:cs="Times New Roman"/>
          <w:sz w:val="24"/>
          <w:szCs w:val="24"/>
        </w:rPr>
        <w:t>Hiltunen</w:t>
      </w:r>
      <w:proofErr w:type="spellEnd"/>
      <w:r>
        <w:rPr>
          <w:rFonts w:ascii="Times New Roman" w:hAnsi="Times New Roman" w:cs="Times New Roman"/>
          <w:sz w:val="24"/>
          <w:szCs w:val="24"/>
        </w:rPr>
        <w:t xml:space="preserve">, M., M. </w:t>
      </w:r>
      <w:proofErr w:type="spellStart"/>
      <w:r>
        <w:rPr>
          <w:rFonts w:ascii="Times New Roman" w:hAnsi="Times New Roman" w:cs="Times New Roman"/>
          <w:sz w:val="24"/>
          <w:szCs w:val="24"/>
        </w:rPr>
        <w:t>Honkanen</w:t>
      </w:r>
      <w:proofErr w:type="spellEnd"/>
      <w:r>
        <w:rPr>
          <w:rFonts w:ascii="Times New Roman" w:hAnsi="Times New Roman" w:cs="Times New Roman"/>
          <w:sz w:val="24"/>
          <w:szCs w:val="24"/>
        </w:rPr>
        <w:t xml:space="preserve">, S. Taipale, U. Strandberg, and P. </w:t>
      </w:r>
      <w:proofErr w:type="spellStart"/>
      <w:r>
        <w:rPr>
          <w:rFonts w:ascii="Times New Roman" w:hAnsi="Times New Roman" w:cs="Times New Roman"/>
          <w:sz w:val="24"/>
          <w:szCs w:val="24"/>
        </w:rPr>
        <w:t>Kankaala</w:t>
      </w:r>
      <w:proofErr w:type="spellEnd"/>
      <w:r>
        <w:rPr>
          <w:rFonts w:ascii="Times New Roman" w:hAnsi="Times New Roman" w:cs="Times New Roman"/>
          <w:sz w:val="24"/>
          <w:szCs w:val="24"/>
        </w:rPr>
        <w:t xml:space="preserve">. 2017. Trophic upgrading via the microbial food web may link terrestrial dissolved organic matter to Daphnia. J Plankton Res </w:t>
      </w:r>
      <w:r>
        <w:rPr>
          <w:rFonts w:ascii="Times New Roman" w:hAnsi="Times New Roman" w:cs="Times New Roman"/>
          <w:b/>
          <w:bCs/>
          <w:sz w:val="24"/>
          <w:szCs w:val="24"/>
        </w:rPr>
        <w:t>39</w:t>
      </w:r>
      <w:r>
        <w:rPr>
          <w:rFonts w:ascii="Times New Roman" w:hAnsi="Times New Roman" w:cs="Times New Roman"/>
          <w:sz w:val="24"/>
          <w:szCs w:val="24"/>
        </w:rPr>
        <w:t>: 861–869. doi:10.1093/</w:t>
      </w:r>
      <w:proofErr w:type="spellStart"/>
      <w:r>
        <w:rPr>
          <w:rFonts w:ascii="Times New Roman" w:hAnsi="Times New Roman" w:cs="Times New Roman"/>
          <w:sz w:val="24"/>
          <w:szCs w:val="24"/>
        </w:rPr>
        <w:t>plankt</w:t>
      </w:r>
      <w:proofErr w:type="spellEnd"/>
      <w:r>
        <w:rPr>
          <w:rFonts w:ascii="Times New Roman" w:hAnsi="Times New Roman" w:cs="Times New Roman"/>
          <w:sz w:val="24"/>
          <w:szCs w:val="24"/>
        </w:rPr>
        <w:t>/fbx050</w:t>
      </w:r>
    </w:p>
    <w:p w14:paraId="517FB4FF" w14:textId="77777777" w:rsidR="009712DF" w:rsidRDefault="009712DF" w:rsidP="009712DF">
      <w:pPr>
        <w:pStyle w:val="Bibliography"/>
        <w:rPr>
          <w:rFonts w:ascii="Times New Roman" w:hAnsi="Times New Roman" w:cs="Times New Roman"/>
          <w:sz w:val="24"/>
          <w:szCs w:val="24"/>
        </w:rPr>
        <w:pPrChange w:id="375" w:author="Meyer, Michael Frederick" w:date="2020-08-25T17:10:00Z">
          <w:pPr>
            <w:widowControl w:val="0"/>
            <w:autoSpaceDE w:val="0"/>
            <w:autoSpaceDN w:val="0"/>
            <w:adjustRightInd w:val="0"/>
            <w:spacing w:line="240" w:lineRule="auto"/>
          </w:pPr>
        </w:pPrChange>
      </w:pPr>
      <w:r>
        <w:rPr>
          <w:rFonts w:ascii="Times New Roman" w:hAnsi="Times New Roman" w:cs="Times New Roman"/>
          <w:sz w:val="24"/>
          <w:szCs w:val="24"/>
        </w:rPr>
        <w:t xml:space="preserve">Hollingsworth, R. G., J. W. Armstrong, and E. Campbell. 2002. Caffeine as a repellent for slugs and snails. Nature </w:t>
      </w:r>
      <w:r>
        <w:rPr>
          <w:rFonts w:ascii="Times New Roman" w:hAnsi="Times New Roman" w:cs="Times New Roman"/>
          <w:b/>
          <w:bCs/>
          <w:sz w:val="24"/>
          <w:szCs w:val="24"/>
        </w:rPr>
        <w:t>417</w:t>
      </w:r>
      <w:r>
        <w:rPr>
          <w:rFonts w:ascii="Times New Roman" w:hAnsi="Times New Roman" w:cs="Times New Roman"/>
          <w:sz w:val="24"/>
          <w:szCs w:val="24"/>
        </w:rPr>
        <w:t>: 915–916. doi:10.1038/417915a</w:t>
      </w:r>
    </w:p>
    <w:p w14:paraId="2B4F8137" w14:textId="77777777" w:rsidR="009712DF" w:rsidRDefault="009712DF" w:rsidP="009712DF">
      <w:pPr>
        <w:pStyle w:val="Bibliography"/>
        <w:rPr>
          <w:rFonts w:ascii="Times New Roman" w:hAnsi="Times New Roman" w:cs="Times New Roman"/>
          <w:sz w:val="24"/>
          <w:szCs w:val="24"/>
        </w:rPr>
        <w:pPrChange w:id="376" w:author="Meyer, Michael Frederick" w:date="2020-08-25T17:10:00Z">
          <w:pPr>
            <w:widowControl w:val="0"/>
            <w:autoSpaceDE w:val="0"/>
            <w:autoSpaceDN w:val="0"/>
            <w:adjustRightInd w:val="0"/>
            <w:spacing w:line="240" w:lineRule="auto"/>
          </w:pPr>
        </w:pPrChange>
      </w:pPr>
      <w:r>
        <w:rPr>
          <w:rFonts w:ascii="Times New Roman" w:hAnsi="Times New Roman" w:cs="Times New Roman"/>
          <w:sz w:val="24"/>
          <w:szCs w:val="24"/>
        </w:rPr>
        <w:t xml:space="preserve">Interfax-Tourism. 2018. </w:t>
      </w:r>
      <w:proofErr w:type="spellStart"/>
      <w:r>
        <w:rPr>
          <w:rFonts w:ascii="Times New Roman" w:hAnsi="Times New Roman" w:cs="Times New Roman"/>
          <w:sz w:val="24"/>
          <w:szCs w:val="24"/>
        </w:rPr>
        <w:t>Байкал</w:t>
      </w:r>
      <w:proofErr w:type="spellEnd"/>
      <w:r>
        <w:rPr>
          <w:rFonts w:ascii="Times New Roman" w:hAnsi="Times New Roman" w:cs="Times New Roman"/>
          <w:sz w:val="24"/>
          <w:szCs w:val="24"/>
        </w:rPr>
        <w:t xml:space="preserve"> с </w:t>
      </w:r>
      <w:proofErr w:type="spellStart"/>
      <w:r>
        <w:rPr>
          <w:rFonts w:ascii="Times New Roman" w:hAnsi="Times New Roman" w:cs="Times New Roman"/>
          <w:sz w:val="24"/>
          <w:szCs w:val="24"/>
        </w:rPr>
        <w:t>января</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по</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август</w:t>
      </w:r>
      <w:proofErr w:type="spellEnd"/>
      <w:r>
        <w:rPr>
          <w:rFonts w:ascii="Times New Roman" w:hAnsi="Times New Roman" w:cs="Times New Roman"/>
          <w:sz w:val="24"/>
          <w:szCs w:val="24"/>
        </w:rPr>
        <w:t xml:space="preserve"> 2018 </w:t>
      </w:r>
      <w:proofErr w:type="spellStart"/>
      <w:r>
        <w:rPr>
          <w:rFonts w:ascii="Times New Roman" w:hAnsi="Times New Roman" w:cs="Times New Roman"/>
          <w:sz w:val="24"/>
          <w:szCs w:val="24"/>
        </w:rPr>
        <w:t>года</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посетили</w:t>
      </w:r>
      <w:proofErr w:type="spellEnd"/>
      <w:r>
        <w:rPr>
          <w:rFonts w:ascii="Times New Roman" w:hAnsi="Times New Roman" w:cs="Times New Roman"/>
          <w:sz w:val="24"/>
          <w:szCs w:val="24"/>
        </w:rPr>
        <w:t xml:space="preserve"> 1,2 </w:t>
      </w:r>
      <w:proofErr w:type="spellStart"/>
      <w:r>
        <w:rPr>
          <w:rFonts w:ascii="Times New Roman" w:hAnsi="Times New Roman" w:cs="Times New Roman"/>
          <w:sz w:val="24"/>
          <w:szCs w:val="24"/>
        </w:rPr>
        <w:t>миллиона</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туристов</w:t>
      </w:r>
      <w:proofErr w:type="spellEnd"/>
      <w:r>
        <w:rPr>
          <w:rFonts w:ascii="Times New Roman" w:hAnsi="Times New Roman" w:cs="Times New Roman"/>
          <w:sz w:val="24"/>
          <w:szCs w:val="24"/>
        </w:rPr>
        <w:t xml:space="preserve"> (1.2 million tourists </w:t>
      </w:r>
      <w:proofErr w:type="spellStart"/>
      <w:r>
        <w:rPr>
          <w:rFonts w:ascii="Times New Roman" w:hAnsi="Times New Roman" w:cs="Times New Roman"/>
          <w:sz w:val="24"/>
          <w:szCs w:val="24"/>
        </w:rPr>
        <w:t>vistied</w:t>
      </w:r>
      <w:proofErr w:type="spellEnd"/>
      <w:r>
        <w:rPr>
          <w:rFonts w:ascii="Times New Roman" w:hAnsi="Times New Roman" w:cs="Times New Roman"/>
          <w:sz w:val="24"/>
          <w:szCs w:val="24"/>
        </w:rPr>
        <w:t xml:space="preserve"> Baikal from January through August 2018). Interfax-Tourism, October 25</w:t>
      </w:r>
    </w:p>
    <w:p w14:paraId="241CE802" w14:textId="77777777" w:rsidR="009712DF" w:rsidRDefault="009712DF" w:rsidP="009712DF">
      <w:pPr>
        <w:pStyle w:val="Bibliography"/>
        <w:rPr>
          <w:rFonts w:ascii="Times New Roman" w:hAnsi="Times New Roman" w:cs="Times New Roman"/>
          <w:sz w:val="24"/>
          <w:szCs w:val="24"/>
        </w:rPr>
        <w:pPrChange w:id="377" w:author="Meyer, Michael Frederick" w:date="2020-08-25T17:10:00Z">
          <w:pPr>
            <w:widowControl w:val="0"/>
            <w:autoSpaceDE w:val="0"/>
            <w:autoSpaceDN w:val="0"/>
            <w:adjustRightInd w:val="0"/>
            <w:spacing w:line="240" w:lineRule="auto"/>
          </w:pPr>
        </w:pPrChange>
      </w:pPr>
      <w:r>
        <w:rPr>
          <w:rFonts w:ascii="Times New Roman" w:hAnsi="Times New Roman" w:cs="Times New Roman"/>
          <w:sz w:val="24"/>
          <w:szCs w:val="24"/>
        </w:rPr>
        <w:t xml:space="preserve">Iverson, S. J., C. Field, W. D. Bowen, and W. Blanchard. 2004. Quantitative Fatty Acid Signature Analysis: A New Method of Estimating Predator Diets. Ecological Monographs </w:t>
      </w:r>
      <w:r>
        <w:rPr>
          <w:rFonts w:ascii="Times New Roman" w:hAnsi="Times New Roman" w:cs="Times New Roman"/>
          <w:b/>
          <w:bCs/>
          <w:sz w:val="24"/>
          <w:szCs w:val="24"/>
        </w:rPr>
        <w:t>74</w:t>
      </w:r>
      <w:r>
        <w:rPr>
          <w:rFonts w:ascii="Times New Roman" w:hAnsi="Times New Roman" w:cs="Times New Roman"/>
          <w:sz w:val="24"/>
          <w:szCs w:val="24"/>
        </w:rPr>
        <w:t>: 211–235. doi:10.1890/02-4105</w:t>
      </w:r>
    </w:p>
    <w:p w14:paraId="03FD6414" w14:textId="77777777" w:rsidR="009712DF" w:rsidRDefault="009712DF" w:rsidP="009712DF">
      <w:pPr>
        <w:pStyle w:val="Bibliography"/>
        <w:rPr>
          <w:rFonts w:ascii="Times New Roman" w:hAnsi="Times New Roman" w:cs="Times New Roman"/>
          <w:sz w:val="24"/>
          <w:szCs w:val="24"/>
        </w:rPr>
        <w:pPrChange w:id="378" w:author="Meyer, Michael Frederick" w:date="2020-08-25T17:10:00Z">
          <w:pPr>
            <w:widowControl w:val="0"/>
            <w:autoSpaceDE w:val="0"/>
            <w:autoSpaceDN w:val="0"/>
            <w:adjustRightInd w:val="0"/>
            <w:spacing w:line="240" w:lineRule="auto"/>
          </w:pPr>
        </w:pPrChange>
      </w:pPr>
      <w:r>
        <w:rPr>
          <w:rFonts w:ascii="Times New Roman" w:hAnsi="Times New Roman" w:cs="Times New Roman"/>
          <w:sz w:val="24"/>
          <w:szCs w:val="24"/>
        </w:rPr>
        <w:t xml:space="preserve">Jacoby, J. M., D. D. Bouchard, and C. R. </w:t>
      </w:r>
      <w:proofErr w:type="spellStart"/>
      <w:r>
        <w:rPr>
          <w:rFonts w:ascii="Times New Roman" w:hAnsi="Times New Roman" w:cs="Times New Roman"/>
          <w:sz w:val="24"/>
          <w:szCs w:val="24"/>
        </w:rPr>
        <w:t>Patmont</w:t>
      </w:r>
      <w:proofErr w:type="spellEnd"/>
      <w:r>
        <w:rPr>
          <w:rFonts w:ascii="Times New Roman" w:hAnsi="Times New Roman" w:cs="Times New Roman"/>
          <w:sz w:val="24"/>
          <w:szCs w:val="24"/>
        </w:rPr>
        <w:t xml:space="preserve">. 1991. Response of Periphyton to Nutrient Enrichment in Lake Chelan, WA. Lake and Reservoir Management </w:t>
      </w:r>
      <w:r>
        <w:rPr>
          <w:rFonts w:ascii="Times New Roman" w:hAnsi="Times New Roman" w:cs="Times New Roman"/>
          <w:b/>
          <w:bCs/>
          <w:sz w:val="24"/>
          <w:szCs w:val="24"/>
        </w:rPr>
        <w:t>7</w:t>
      </w:r>
      <w:r>
        <w:rPr>
          <w:rFonts w:ascii="Times New Roman" w:hAnsi="Times New Roman" w:cs="Times New Roman"/>
          <w:sz w:val="24"/>
          <w:szCs w:val="24"/>
        </w:rPr>
        <w:t>: 33–43. doi:10.1080/07438149109354252</w:t>
      </w:r>
    </w:p>
    <w:p w14:paraId="2AF51474" w14:textId="77777777" w:rsidR="009712DF" w:rsidRDefault="009712DF" w:rsidP="009712DF">
      <w:pPr>
        <w:pStyle w:val="Bibliography"/>
        <w:rPr>
          <w:rFonts w:ascii="Times New Roman" w:hAnsi="Times New Roman" w:cs="Times New Roman"/>
          <w:sz w:val="24"/>
          <w:szCs w:val="24"/>
        </w:rPr>
        <w:pPrChange w:id="379" w:author="Meyer, Michael Frederick" w:date="2020-08-25T17:10:00Z">
          <w:pPr>
            <w:widowControl w:val="0"/>
            <w:autoSpaceDE w:val="0"/>
            <w:autoSpaceDN w:val="0"/>
            <w:adjustRightInd w:val="0"/>
            <w:spacing w:line="240" w:lineRule="auto"/>
          </w:pPr>
        </w:pPrChange>
      </w:pPr>
      <w:r>
        <w:rPr>
          <w:rFonts w:ascii="Times New Roman" w:hAnsi="Times New Roman" w:cs="Times New Roman"/>
          <w:sz w:val="24"/>
          <w:szCs w:val="24"/>
        </w:rPr>
        <w:lastRenderedPageBreak/>
        <w:t xml:space="preserve">Jeppesen, E., M. </w:t>
      </w:r>
      <w:proofErr w:type="spellStart"/>
      <w:r>
        <w:rPr>
          <w:rFonts w:ascii="Times New Roman" w:hAnsi="Times New Roman" w:cs="Times New Roman"/>
          <w:sz w:val="24"/>
          <w:szCs w:val="24"/>
        </w:rPr>
        <w:t>Søndergaard</w:t>
      </w:r>
      <w:proofErr w:type="spellEnd"/>
      <w:r>
        <w:rPr>
          <w:rFonts w:ascii="Times New Roman" w:hAnsi="Times New Roman" w:cs="Times New Roman"/>
          <w:sz w:val="24"/>
          <w:szCs w:val="24"/>
        </w:rPr>
        <w:t xml:space="preserve">, J. P. Jensen, and others. 2005. Lake responses to reduced nutrient loading – an analysis of contemporary long-term data from 35 case studies. Freshwater Biology </w:t>
      </w:r>
      <w:r>
        <w:rPr>
          <w:rFonts w:ascii="Times New Roman" w:hAnsi="Times New Roman" w:cs="Times New Roman"/>
          <w:b/>
          <w:bCs/>
          <w:sz w:val="24"/>
          <w:szCs w:val="24"/>
        </w:rPr>
        <w:t>50</w:t>
      </w:r>
      <w:r>
        <w:rPr>
          <w:rFonts w:ascii="Times New Roman" w:hAnsi="Times New Roman" w:cs="Times New Roman"/>
          <w:sz w:val="24"/>
          <w:szCs w:val="24"/>
        </w:rPr>
        <w:t>: 1747–1771. doi:10.1111/j.1365-2427.</w:t>
      </w:r>
      <w:proofErr w:type="gramStart"/>
      <w:r>
        <w:rPr>
          <w:rFonts w:ascii="Times New Roman" w:hAnsi="Times New Roman" w:cs="Times New Roman"/>
          <w:sz w:val="24"/>
          <w:szCs w:val="24"/>
        </w:rPr>
        <w:t>2005.01415.x</w:t>
      </w:r>
      <w:proofErr w:type="gramEnd"/>
    </w:p>
    <w:p w14:paraId="171E8108" w14:textId="77777777" w:rsidR="009712DF" w:rsidRDefault="009712DF" w:rsidP="009712DF">
      <w:pPr>
        <w:pStyle w:val="Bibliography"/>
        <w:rPr>
          <w:rFonts w:ascii="Times New Roman" w:hAnsi="Times New Roman" w:cs="Times New Roman"/>
          <w:sz w:val="24"/>
          <w:szCs w:val="24"/>
        </w:rPr>
        <w:pPrChange w:id="380" w:author="Meyer, Michael Frederick" w:date="2020-08-25T17:10:00Z">
          <w:pPr>
            <w:widowControl w:val="0"/>
            <w:autoSpaceDE w:val="0"/>
            <w:autoSpaceDN w:val="0"/>
            <w:adjustRightInd w:val="0"/>
            <w:spacing w:line="240" w:lineRule="auto"/>
          </w:pPr>
        </w:pPrChange>
      </w:pPr>
      <w:r>
        <w:rPr>
          <w:rFonts w:ascii="Times New Roman" w:hAnsi="Times New Roman" w:cs="Times New Roman"/>
          <w:sz w:val="24"/>
          <w:szCs w:val="24"/>
        </w:rPr>
        <w:t xml:space="preserve">Kelly, J. R., and R. E. </w:t>
      </w:r>
      <w:proofErr w:type="spellStart"/>
      <w:r>
        <w:rPr>
          <w:rFonts w:ascii="Times New Roman" w:hAnsi="Times New Roman" w:cs="Times New Roman"/>
          <w:sz w:val="24"/>
          <w:szCs w:val="24"/>
        </w:rPr>
        <w:t>Scheibling</w:t>
      </w:r>
      <w:proofErr w:type="spellEnd"/>
      <w:r>
        <w:rPr>
          <w:rFonts w:ascii="Times New Roman" w:hAnsi="Times New Roman" w:cs="Times New Roman"/>
          <w:sz w:val="24"/>
          <w:szCs w:val="24"/>
        </w:rPr>
        <w:t xml:space="preserve">. 2012. Fatty acids as dietary tracers in benthic food webs. Marine Ecology Progress Series </w:t>
      </w:r>
      <w:r>
        <w:rPr>
          <w:rFonts w:ascii="Times New Roman" w:hAnsi="Times New Roman" w:cs="Times New Roman"/>
          <w:b/>
          <w:bCs/>
          <w:sz w:val="24"/>
          <w:szCs w:val="24"/>
        </w:rPr>
        <w:t>446</w:t>
      </w:r>
      <w:r>
        <w:rPr>
          <w:rFonts w:ascii="Times New Roman" w:hAnsi="Times New Roman" w:cs="Times New Roman"/>
          <w:sz w:val="24"/>
          <w:szCs w:val="24"/>
        </w:rPr>
        <w:t>: 1–22. doi:10.3354/meps09559</w:t>
      </w:r>
    </w:p>
    <w:p w14:paraId="0848D00C" w14:textId="77777777" w:rsidR="009712DF" w:rsidRDefault="009712DF" w:rsidP="009712DF">
      <w:pPr>
        <w:pStyle w:val="Bibliography"/>
        <w:rPr>
          <w:rFonts w:ascii="Times New Roman" w:hAnsi="Times New Roman" w:cs="Times New Roman"/>
          <w:sz w:val="24"/>
          <w:szCs w:val="24"/>
        </w:rPr>
        <w:pPrChange w:id="381" w:author="Meyer, Michael Frederick" w:date="2020-08-25T17:10:00Z">
          <w:pPr>
            <w:widowControl w:val="0"/>
            <w:autoSpaceDE w:val="0"/>
            <w:autoSpaceDN w:val="0"/>
            <w:adjustRightInd w:val="0"/>
            <w:spacing w:line="240" w:lineRule="auto"/>
          </w:pPr>
        </w:pPrChange>
      </w:pPr>
      <w:r>
        <w:rPr>
          <w:rFonts w:ascii="Times New Roman" w:hAnsi="Times New Roman" w:cs="Times New Roman"/>
          <w:sz w:val="24"/>
          <w:szCs w:val="24"/>
        </w:rPr>
        <w:t xml:space="preserve">Klein </w:t>
      </w:r>
      <w:proofErr w:type="spellStart"/>
      <w:r>
        <w:rPr>
          <w:rFonts w:ascii="Times New Roman" w:hAnsi="Times New Roman" w:cs="Times New Roman"/>
          <w:sz w:val="24"/>
          <w:szCs w:val="24"/>
        </w:rPr>
        <w:t>Breteler</w:t>
      </w:r>
      <w:proofErr w:type="spellEnd"/>
      <w:r>
        <w:rPr>
          <w:rFonts w:ascii="Times New Roman" w:hAnsi="Times New Roman" w:cs="Times New Roman"/>
          <w:sz w:val="24"/>
          <w:szCs w:val="24"/>
        </w:rPr>
        <w:t xml:space="preserve">, W. C. M., N. </w:t>
      </w:r>
      <w:proofErr w:type="spellStart"/>
      <w:r>
        <w:rPr>
          <w:rFonts w:ascii="Times New Roman" w:hAnsi="Times New Roman" w:cs="Times New Roman"/>
          <w:sz w:val="24"/>
          <w:szCs w:val="24"/>
        </w:rPr>
        <w:t>Schogt</w:t>
      </w:r>
      <w:proofErr w:type="spellEnd"/>
      <w:r>
        <w:rPr>
          <w:rFonts w:ascii="Times New Roman" w:hAnsi="Times New Roman" w:cs="Times New Roman"/>
          <w:sz w:val="24"/>
          <w:szCs w:val="24"/>
        </w:rPr>
        <w:t xml:space="preserve">, M. Baas, S. Schouten, and G. W. </w:t>
      </w:r>
      <w:proofErr w:type="spellStart"/>
      <w:r>
        <w:rPr>
          <w:rFonts w:ascii="Times New Roman" w:hAnsi="Times New Roman" w:cs="Times New Roman"/>
          <w:sz w:val="24"/>
          <w:szCs w:val="24"/>
        </w:rPr>
        <w:t>Kraay</w:t>
      </w:r>
      <w:proofErr w:type="spellEnd"/>
      <w:r>
        <w:rPr>
          <w:rFonts w:ascii="Times New Roman" w:hAnsi="Times New Roman" w:cs="Times New Roman"/>
          <w:sz w:val="24"/>
          <w:szCs w:val="24"/>
        </w:rPr>
        <w:t xml:space="preserve">. 1999. Trophic upgrading of food quality by protozoans enhancing copepod growth: role of essential lipids. Marine Biology </w:t>
      </w:r>
      <w:r>
        <w:rPr>
          <w:rFonts w:ascii="Times New Roman" w:hAnsi="Times New Roman" w:cs="Times New Roman"/>
          <w:b/>
          <w:bCs/>
          <w:sz w:val="24"/>
          <w:szCs w:val="24"/>
        </w:rPr>
        <w:t>135</w:t>
      </w:r>
      <w:r>
        <w:rPr>
          <w:rFonts w:ascii="Times New Roman" w:hAnsi="Times New Roman" w:cs="Times New Roman"/>
          <w:sz w:val="24"/>
          <w:szCs w:val="24"/>
        </w:rPr>
        <w:t>: 191–198. doi:10.1007/s002270050616</w:t>
      </w:r>
    </w:p>
    <w:p w14:paraId="6C62226A" w14:textId="77777777" w:rsidR="009712DF" w:rsidRDefault="009712DF" w:rsidP="009712DF">
      <w:pPr>
        <w:pStyle w:val="Bibliography"/>
        <w:rPr>
          <w:rFonts w:ascii="Times New Roman" w:hAnsi="Times New Roman" w:cs="Times New Roman"/>
          <w:sz w:val="24"/>
          <w:szCs w:val="24"/>
        </w:rPr>
        <w:pPrChange w:id="382" w:author="Meyer, Michael Frederick" w:date="2020-08-25T17:10:00Z">
          <w:pPr>
            <w:widowControl w:val="0"/>
            <w:autoSpaceDE w:val="0"/>
            <w:autoSpaceDN w:val="0"/>
            <w:adjustRightInd w:val="0"/>
            <w:spacing w:line="240" w:lineRule="auto"/>
          </w:pPr>
        </w:pPrChange>
      </w:pPr>
      <w:r>
        <w:rPr>
          <w:rFonts w:ascii="Times New Roman" w:hAnsi="Times New Roman" w:cs="Times New Roman"/>
          <w:sz w:val="24"/>
          <w:szCs w:val="24"/>
        </w:rPr>
        <w:t xml:space="preserve">Klein, S., E. </w:t>
      </w:r>
      <w:proofErr w:type="spellStart"/>
      <w:r>
        <w:rPr>
          <w:rFonts w:ascii="Times New Roman" w:hAnsi="Times New Roman" w:cs="Times New Roman"/>
          <w:sz w:val="24"/>
          <w:szCs w:val="24"/>
        </w:rPr>
        <w:t>Worch</w:t>
      </w:r>
      <w:proofErr w:type="spellEnd"/>
      <w:r>
        <w:rPr>
          <w:rFonts w:ascii="Times New Roman" w:hAnsi="Times New Roman" w:cs="Times New Roman"/>
          <w:sz w:val="24"/>
          <w:szCs w:val="24"/>
        </w:rPr>
        <w:t xml:space="preserve">, and T. P. Knepper. 2015. Occurrence and Spatial Distribution of Microplastics in River Shore Sediments of the Rhine-Main Area in Germany. Environ. Sci. Technol. </w:t>
      </w:r>
      <w:r>
        <w:rPr>
          <w:rFonts w:ascii="Times New Roman" w:hAnsi="Times New Roman" w:cs="Times New Roman"/>
          <w:b/>
          <w:bCs/>
          <w:sz w:val="24"/>
          <w:szCs w:val="24"/>
        </w:rPr>
        <w:t>49</w:t>
      </w:r>
      <w:r>
        <w:rPr>
          <w:rFonts w:ascii="Times New Roman" w:hAnsi="Times New Roman" w:cs="Times New Roman"/>
          <w:sz w:val="24"/>
          <w:szCs w:val="24"/>
        </w:rPr>
        <w:t xml:space="preserve">: 6070–6076. </w:t>
      </w:r>
      <w:proofErr w:type="gramStart"/>
      <w:r>
        <w:rPr>
          <w:rFonts w:ascii="Times New Roman" w:hAnsi="Times New Roman" w:cs="Times New Roman"/>
          <w:sz w:val="24"/>
          <w:szCs w:val="24"/>
        </w:rPr>
        <w:t>doi:10.1021/acs.est</w:t>
      </w:r>
      <w:proofErr w:type="gramEnd"/>
      <w:r>
        <w:rPr>
          <w:rFonts w:ascii="Times New Roman" w:hAnsi="Times New Roman" w:cs="Times New Roman"/>
          <w:sz w:val="24"/>
          <w:szCs w:val="24"/>
        </w:rPr>
        <w:t>.5b00492</w:t>
      </w:r>
    </w:p>
    <w:p w14:paraId="0BCF3658" w14:textId="77777777" w:rsidR="009712DF" w:rsidRDefault="009712DF" w:rsidP="009712DF">
      <w:pPr>
        <w:pStyle w:val="Bibliography"/>
        <w:rPr>
          <w:rFonts w:ascii="Times New Roman" w:hAnsi="Times New Roman" w:cs="Times New Roman"/>
          <w:sz w:val="24"/>
          <w:szCs w:val="24"/>
        </w:rPr>
        <w:pPrChange w:id="383" w:author="Meyer, Michael Frederick" w:date="2020-08-25T17:10:00Z">
          <w:pPr>
            <w:widowControl w:val="0"/>
            <w:autoSpaceDE w:val="0"/>
            <w:autoSpaceDN w:val="0"/>
            <w:adjustRightInd w:val="0"/>
            <w:spacing w:line="240" w:lineRule="auto"/>
          </w:pPr>
        </w:pPrChange>
      </w:pPr>
      <w:proofErr w:type="spellStart"/>
      <w:r>
        <w:rPr>
          <w:rFonts w:ascii="Times New Roman" w:hAnsi="Times New Roman" w:cs="Times New Roman"/>
          <w:sz w:val="24"/>
          <w:szCs w:val="24"/>
        </w:rPr>
        <w:t>Kolpin</w:t>
      </w:r>
      <w:proofErr w:type="spellEnd"/>
      <w:r>
        <w:rPr>
          <w:rFonts w:ascii="Times New Roman" w:hAnsi="Times New Roman" w:cs="Times New Roman"/>
          <w:sz w:val="24"/>
          <w:szCs w:val="24"/>
        </w:rPr>
        <w:t xml:space="preserve">, D. W., E. T. Furlong, M. T. Meyer, E. M. Thurman, S. D. </w:t>
      </w:r>
      <w:proofErr w:type="spellStart"/>
      <w:r>
        <w:rPr>
          <w:rFonts w:ascii="Times New Roman" w:hAnsi="Times New Roman" w:cs="Times New Roman"/>
          <w:sz w:val="24"/>
          <w:szCs w:val="24"/>
        </w:rPr>
        <w:t>Zaugg</w:t>
      </w:r>
      <w:proofErr w:type="spellEnd"/>
      <w:r>
        <w:rPr>
          <w:rFonts w:ascii="Times New Roman" w:hAnsi="Times New Roman" w:cs="Times New Roman"/>
          <w:sz w:val="24"/>
          <w:szCs w:val="24"/>
        </w:rPr>
        <w:t xml:space="preserve">, L. B. Barber, and H. T. Buxton. 2002. Pharmaceuticals, Hormones, and Other Organic Wastewater Contaminants in U.S. Streams, 1999−2000: A National Reconnaissance. Environmental Science &amp; Technology </w:t>
      </w:r>
      <w:r>
        <w:rPr>
          <w:rFonts w:ascii="Times New Roman" w:hAnsi="Times New Roman" w:cs="Times New Roman"/>
          <w:b/>
          <w:bCs/>
          <w:sz w:val="24"/>
          <w:szCs w:val="24"/>
        </w:rPr>
        <w:t>36</w:t>
      </w:r>
      <w:r>
        <w:rPr>
          <w:rFonts w:ascii="Times New Roman" w:hAnsi="Times New Roman" w:cs="Times New Roman"/>
          <w:sz w:val="24"/>
          <w:szCs w:val="24"/>
        </w:rPr>
        <w:t>: 1202–1211. doi:10.1021/es011055j</w:t>
      </w:r>
    </w:p>
    <w:p w14:paraId="27648EEF" w14:textId="77777777" w:rsidR="009712DF" w:rsidRDefault="009712DF" w:rsidP="009712DF">
      <w:pPr>
        <w:pStyle w:val="Bibliography"/>
        <w:rPr>
          <w:rFonts w:ascii="Times New Roman" w:hAnsi="Times New Roman" w:cs="Times New Roman"/>
          <w:sz w:val="24"/>
          <w:szCs w:val="24"/>
        </w:rPr>
        <w:pPrChange w:id="384" w:author="Meyer, Michael Frederick" w:date="2020-08-25T17:10:00Z">
          <w:pPr>
            <w:widowControl w:val="0"/>
            <w:autoSpaceDE w:val="0"/>
            <w:autoSpaceDN w:val="0"/>
            <w:adjustRightInd w:val="0"/>
            <w:spacing w:line="240" w:lineRule="auto"/>
          </w:pPr>
        </w:pPrChange>
      </w:pPr>
      <w:proofErr w:type="spellStart"/>
      <w:r>
        <w:rPr>
          <w:rFonts w:ascii="Times New Roman" w:hAnsi="Times New Roman" w:cs="Times New Roman"/>
          <w:sz w:val="24"/>
          <w:szCs w:val="24"/>
        </w:rPr>
        <w:t>Kozhov</w:t>
      </w:r>
      <w:proofErr w:type="spellEnd"/>
      <w:r>
        <w:rPr>
          <w:rFonts w:ascii="Times New Roman" w:hAnsi="Times New Roman" w:cs="Times New Roman"/>
          <w:sz w:val="24"/>
          <w:szCs w:val="24"/>
        </w:rPr>
        <w:t>, M. M. 1963. Lake Baikal and its Life, Springer Science &amp; Business Media.</w:t>
      </w:r>
    </w:p>
    <w:p w14:paraId="57CC2CCE" w14:textId="77777777" w:rsidR="009712DF" w:rsidRDefault="009712DF" w:rsidP="009712DF">
      <w:pPr>
        <w:pStyle w:val="Bibliography"/>
        <w:rPr>
          <w:rFonts w:ascii="Times New Roman" w:hAnsi="Times New Roman" w:cs="Times New Roman"/>
          <w:sz w:val="24"/>
          <w:szCs w:val="24"/>
        </w:rPr>
        <w:pPrChange w:id="385" w:author="Meyer, Michael Frederick" w:date="2020-08-25T17:10:00Z">
          <w:pPr>
            <w:widowControl w:val="0"/>
            <w:autoSpaceDE w:val="0"/>
            <w:autoSpaceDN w:val="0"/>
            <w:adjustRightInd w:val="0"/>
            <w:spacing w:line="240" w:lineRule="auto"/>
          </w:pPr>
        </w:pPrChange>
      </w:pPr>
      <w:proofErr w:type="spellStart"/>
      <w:r>
        <w:rPr>
          <w:rFonts w:ascii="Times New Roman" w:hAnsi="Times New Roman" w:cs="Times New Roman"/>
          <w:sz w:val="24"/>
          <w:szCs w:val="24"/>
        </w:rPr>
        <w:t>Kozhova</w:t>
      </w:r>
      <w:proofErr w:type="spellEnd"/>
      <w:r>
        <w:rPr>
          <w:rFonts w:ascii="Times New Roman" w:hAnsi="Times New Roman" w:cs="Times New Roman"/>
          <w:sz w:val="24"/>
          <w:szCs w:val="24"/>
        </w:rPr>
        <w:t xml:space="preserve">, O. M., and L. R. </w:t>
      </w:r>
      <w:proofErr w:type="spellStart"/>
      <w:r>
        <w:rPr>
          <w:rFonts w:ascii="Times New Roman" w:hAnsi="Times New Roman" w:cs="Times New Roman"/>
          <w:sz w:val="24"/>
          <w:szCs w:val="24"/>
        </w:rPr>
        <w:t>Izmest’eva</w:t>
      </w:r>
      <w:proofErr w:type="spellEnd"/>
      <w:r>
        <w:rPr>
          <w:rFonts w:ascii="Times New Roman" w:hAnsi="Times New Roman" w:cs="Times New Roman"/>
          <w:sz w:val="24"/>
          <w:szCs w:val="24"/>
        </w:rPr>
        <w:t xml:space="preserve">. 1998. Lake Baikal: Evolution and Biodiversity, </w:t>
      </w:r>
      <w:proofErr w:type="spellStart"/>
      <w:r>
        <w:rPr>
          <w:rFonts w:ascii="Times New Roman" w:hAnsi="Times New Roman" w:cs="Times New Roman"/>
          <w:sz w:val="24"/>
          <w:szCs w:val="24"/>
        </w:rPr>
        <w:t>Backhuys</w:t>
      </w:r>
      <w:proofErr w:type="spellEnd"/>
      <w:r>
        <w:rPr>
          <w:rFonts w:ascii="Times New Roman" w:hAnsi="Times New Roman" w:cs="Times New Roman"/>
          <w:sz w:val="24"/>
          <w:szCs w:val="24"/>
        </w:rPr>
        <w:t xml:space="preserve"> Publishers.</w:t>
      </w:r>
    </w:p>
    <w:p w14:paraId="4EDFCDB3" w14:textId="77777777" w:rsidR="009712DF" w:rsidRDefault="009712DF" w:rsidP="009712DF">
      <w:pPr>
        <w:pStyle w:val="Bibliography"/>
        <w:rPr>
          <w:rFonts w:ascii="Times New Roman" w:hAnsi="Times New Roman" w:cs="Times New Roman"/>
          <w:sz w:val="24"/>
          <w:szCs w:val="24"/>
        </w:rPr>
        <w:pPrChange w:id="386" w:author="Meyer, Michael Frederick" w:date="2020-08-25T17:10:00Z">
          <w:pPr>
            <w:widowControl w:val="0"/>
            <w:autoSpaceDE w:val="0"/>
            <w:autoSpaceDN w:val="0"/>
            <w:adjustRightInd w:val="0"/>
            <w:spacing w:line="240" w:lineRule="auto"/>
          </w:pPr>
        </w:pPrChange>
      </w:pPr>
      <w:proofErr w:type="spellStart"/>
      <w:r>
        <w:rPr>
          <w:rFonts w:ascii="Times New Roman" w:hAnsi="Times New Roman" w:cs="Times New Roman"/>
          <w:sz w:val="24"/>
          <w:szCs w:val="24"/>
        </w:rPr>
        <w:t>Kravtsova</w:t>
      </w:r>
      <w:proofErr w:type="spellEnd"/>
      <w:r>
        <w:rPr>
          <w:rFonts w:ascii="Times New Roman" w:hAnsi="Times New Roman" w:cs="Times New Roman"/>
          <w:sz w:val="24"/>
          <w:szCs w:val="24"/>
        </w:rPr>
        <w:t xml:space="preserve">, L. S., L. A. </w:t>
      </w:r>
      <w:proofErr w:type="spellStart"/>
      <w:r>
        <w:rPr>
          <w:rFonts w:ascii="Times New Roman" w:hAnsi="Times New Roman" w:cs="Times New Roman"/>
          <w:sz w:val="24"/>
          <w:szCs w:val="24"/>
        </w:rPr>
        <w:t>Izhboldina</w:t>
      </w:r>
      <w:proofErr w:type="spellEnd"/>
      <w:r>
        <w:rPr>
          <w:rFonts w:ascii="Times New Roman" w:hAnsi="Times New Roman" w:cs="Times New Roman"/>
          <w:sz w:val="24"/>
          <w:szCs w:val="24"/>
        </w:rPr>
        <w:t xml:space="preserve">, I. V. </w:t>
      </w:r>
      <w:proofErr w:type="spellStart"/>
      <w:r>
        <w:rPr>
          <w:rFonts w:ascii="Times New Roman" w:hAnsi="Times New Roman" w:cs="Times New Roman"/>
          <w:sz w:val="24"/>
          <w:szCs w:val="24"/>
        </w:rPr>
        <w:t>Khanaev</w:t>
      </w:r>
      <w:proofErr w:type="spellEnd"/>
      <w:r>
        <w:rPr>
          <w:rFonts w:ascii="Times New Roman" w:hAnsi="Times New Roman" w:cs="Times New Roman"/>
          <w:sz w:val="24"/>
          <w:szCs w:val="24"/>
        </w:rPr>
        <w:t xml:space="preserve">, and others. 2014. Nearshore benthic blooms of filamentous green algae in Lake Baikal. Journal of Great Lakes Research </w:t>
      </w:r>
      <w:r>
        <w:rPr>
          <w:rFonts w:ascii="Times New Roman" w:hAnsi="Times New Roman" w:cs="Times New Roman"/>
          <w:b/>
          <w:bCs/>
          <w:sz w:val="24"/>
          <w:szCs w:val="24"/>
        </w:rPr>
        <w:t>40</w:t>
      </w:r>
      <w:r>
        <w:rPr>
          <w:rFonts w:ascii="Times New Roman" w:hAnsi="Times New Roman" w:cs="Times New Roman"/>
          <w:sz w:val="24"/>
          <w:szCs w:val="24"/>
        </w:rPr>
        <w:t xml:space="preserve">: 441–448. </w:t>
      </w:r>
      <w:proofErr w:type="gramStart"/>
      <w:r>
        <w:rPr>
          <w:rFonts w:ascii="Times New Roman" w:hAnsi="Times New Roman" w:cs="Times New Roman"/>
          <w:sz w:val="24"/>
          <w:szCs w:val="24"/>
        </w:rPr>
        <w:t>doi:10.1016/j.jglr</w:t>
      </w:r>
      <w:proofErr w:type="gramEnd"/>
      <w:r>
        <w:rPr>
          <w:rFonts w:ascii="Times New Roman" w:hAnsi="Times New Roman" w:cs="Times New Roman"/>
          <w:sz w:val="24"/>
          <w:szCs w:val="24"/>
        </w:rPr>
        <w:t>.2014.02.019</w:t>
      </w:r>
    </w:p>
    <w:p w14:paraId="7AE33752" w14:textId="77777777" w:rsidR="009712DF" w:rsidRDefault="009712DF" w:rsidP="009712DF">
      <w:pPr>
        <w:pStyle w:val="Bibliography"/>
        <w:rPr>
          <w:rFonts w:ascii="Times New Roman" w:hAnsi="Times New Roman" w:cs="Times New Roman"/>
          <w:sz w:val="24"/>
          <w:szCs w:val="24"/>
        </w:rPr>
        <w:pPrChange w:id="387" w:author="Meyer, Michael Frederick" w:date="2020-08-25T17:10:00Z">
          <w:pPr>
            <w:widowControl w:val="0"/>
            <w:autoSpaceDE w:val="0"/>
            <w:autoSpaceDN w:val="0"/>
            <w:adjustRightInd w:val="0"/>
            <w:spacing w:line="240" w:lineRule="auto"/>
          </w:pPr>
        </w:pPrChange>
      </w:pPr>
      <w:r>
        <w:rPr>
          <w:rFonts w:ascii="Times New Roman" w:hAnsi="Times New Roman" w:cs="Times New Roman"/>
          <w:sz w:val="24"/>
          <w:szCs w:val="24"/>
        </w:rPr>
        <w:lastRenderedPageBreak/>
        <w:t xml:space="preserve">Lambert, D., A. </w:t>
      </w:r>
      <w:proofErr w:type="spellStart"/>
      <w:r>
        <w:rPr>
          <w:rFonts w:ascii="Times New Roman" w:hAnsi="Times New Roman" w:cs="Times New Roman"/>
          <w:sz w:val="24"/>
          <w:szCs w:val="24"/>
        </w:rPr>
        <w:t>Cattaneo</w:t>
      </w:r>
      <w:proofErr w:type="spellEnd"/>
      <w:r>
        <w:rPr>
          <w:rFonts w:ascii="Times New Roman" w:hAnsi="Times New Roman" w:cs="Times New Roman"/>
          <w:sz w:val="24"/>
          <w:szCs w:val="24"/>
        </w:rPr>
        <w:t xml:space="preserve">, and R. Carignan. 2008. Periphyton as an early indicator of perturbation in recreational lakes. Can. J. Fish. </w:t>
      </w:r>
      <w:proofErr w:type="spellStart"/>
      <w:r>
        <w:rPr>
          <w:rFonts w:ascii="Times New Roman" w:hAnsi="Times New Roman" w:cs="Times New Roman"/>
          <w:sz w:val="24"/>
          <w:szCs w:val="24"/>
        </w:rPr>
        <w:t>Aquat</w:t>
      </w:r>
      <w:proofErr w:type="spellEnd"/>
      <w:r>
        <w:rPr>
          <w:rFonts w:ascii="Times New Roman" w:hAnsi="Times New Roman" w:cs="Times New Roman"/>
          <w:sz w:val="24"/>
          <w:szCs w:val="24"/>
        </w:rPr>
        <w:t xml:space="preserve">. Sci. </w:t>
      </w:r>
      <w:r>
        <w:rPr>
          <w:rFonts w:ascii="Times New Roman" w:hAnsi="Times New Roman" w:cs="Times New Roman"/>
          <w:b/>
          <w:bCs/>
          <w:sz w:val="24"/>
          <w:szCs w:val="24"/>
        </w:rPr>
        <w:t>65</w:t>
      </w:r>
      <w:r>
        <w:rPr>
          <w:rFonts w:ascii="Times New Roman" w:hAnsi="Times New Roman" w:cs="Times New Roman"/>
          <w:sz w:val="24"/>
          <w:szCs w:val="24"/>
        </w:rPr>
        <w:t>: 258–265. doi:10.1139/f07-168</w:t>
      </w:r>
    </w:p>
    <w:p w14:paraId="79CE492F" w14:textId="77777777" w:rsidR="009712DF" w:rsidRDefault="009712DF" w:rsidP="009712DF">
      <w:pPr>
        <w:pStyle w:val="Bibliography"/>
        <w:rPr>
          <w:rFonts w:ascii="Times New Roman" w:hAnsi="Times New Roman" w:cs="Times New Roman"/>
          <w:sz w:val="24"/>
          <w:szCs w:val="24"/>
        </w:rPr>
        <w:pPrChange w:id="388" w:author="Meyer, Michael Frederick" w:date="2020-08-25T17:10:00Z">
          <w:pPr>
            <w:widowControl w:val="0"/>
            <w:autoSpaceDE w:val="0"/>
            <w:autoSpaceDN w:val="0"/>
            <w:adjustRightInd w:val="0"/>
            <w:spacing w:line="240" w:lineRule="auto"/>
          </w:pPr>
        </w:pPrChange>
      </w:pPr>
      <w:r>
        <w:rPr>
          <w:rFonts w:ascii="Times New Roman" w:hAnsi="Times New Roman" w:cs="Times New Roman"/>
          <w:sz w:val="24"/>
          <w:szCs w:val="24"/>
        </w:rPr>
        <w:t>Legendre, P., and L. Legendre. 2012. Numerical Ecology, 3rd ed. Elsevier.</w:t>
      </w:r>
    </w:p>
    <w:p w14:paraId="79DA8EC6" w14:textId="77777777" w:rsidR="009712DF" w:rsidRDefault="009712DF" w:rsidP="009712DF">
      <w:pPr>
        <w:pStyle w:val="Bibliography"/>
        <w:rPr>
          <w:rFonts w:ascii="Times New Roman" w:hAnsi="Times New Roman" w:cs="Times New Roman"/>
          <w:sz w:val="24"/>
          <w:szCs w:val="24"/>
        </w:rPr>
        <w:pPrChange w:id="389" w:author="Meyer, Michael Frederick" w:date="2020-08-25T17:10:00Z">
          <w:pPr>
            <w:widowControl w:val="0"/>
            <w:autoSpaceDE w:val="0"/>
            <w:autoSpaceDN w:val="0"/>
            <w:adjustRightInd w:val="0"/>
            <w:spacing w:line="240" w:lineRule="auto"/>
          </w:pPr>
        </w:pPrChange>
      </w:pPr>
      <w:r>
        <w:rPr>
          <w:rFonts w:ascii="Times New Roman" w:hAnsi="Times New Roman" w:cs="Times New Roman"/>
          <w:sz w:val="24"/>
          <w:szCs w:val="24"/>
        </w:rPr>
        <w:t xml:space="preserve">Li, J., C. Green, A. Reynolds, H. Shi, and J. M. </w:t>
      </w:r>
      <w:proofErr w:type="spellStart"/>
      <w:r>
        <w:rPr>
          <w:rFonts w:ascii="Times New Roman" w:hAnsi="Times New Roman" w:cs="Times New Roman"/>
          <w:sz w:val="24"/>
          <w:szCs w:val="24"/>
        </w:rPr>
        <w:t>Rotchell</w:t>
      </w:r>
      <w:proofErr w:type="spellEnd"/>
      <w:r>
        <w:rPr>
          <w:rFonts w:ascii="Times New Roman" w:hAnsi="Times New Roman" w:cs="Times New Roman"/>
          <w:sz w:val="24"/>
          <w:szCs w:val="24"/>
        </w:rPr>
        <w:t xml:space="preserve">. 2018. Microplastics in mussels sampled from coastal waters and supermarkets in the United Kingdom. Environmental Pollution </w:t>
      </w:r>
      <w:r>
        <w:rPr>
          <w:rFonts w:ascii="Times New Roman" w:hAnsi="Times New Roman" w:cs="Times New Roman"/>
          <w:b/>
          <w:bCs/>
          <w:sz w:val="24"/>
          <w:szCs w:val="24"/>
        </w:rPr>
        <w:t>241</w:t>
      </w:r>
      <w:r>
        <w:rPr>
          <w:rFonts w:ascii="Times New Roman" w:hAnsi="Times New Roman" w:cs="Times New Roman"/>
          <w:sz w:val="24"/>
          <w:szCs w:val="24"/>
        </w:rPr>
        <w:t xml:space="preserve">: 35–44. </w:t>
      </w:r>
      <w:proofErr w:type="gramStart"/>
      <w:r>
        <w:rPr>
          <w:rFonts w:ascii="Times New Roman" w:hAnsi="Times New Roman" w:cs="Times New Roman"/>
          <w:sz w:val="24"/>
          <w:szCs w:val="24"/>
        </w:rPr>
        <w:t>doi:10.1016/j.envpol</w:t>
      </w:r>
      <w:proofErr w:type="gramEnd"/>
      <w:r>
        <w:rPr>
          <w:rFonts w:ascii="Times New Roman" w:hAnsi="Times New Roman" w:cs="Times New Roman"/>
          <w:sz w:val="24"/>
          <w:szCs w:val="24"/>
        </w:rPr>
        <w:t>.2018.05.038</w:t>
      </w:r>
    </w:p>
    <w:p w14:paraId="50A44820" w14:textId="77777777" w:rsidR="009712DF" w:rsidRDefault="009712DF" w:rsidP="009712DF">
      <w:pPr>
        <w:pStyle w:val="Bibliography"/>
        <w:rPr>
          <w:rFonts w:ascii="Times New Roman" w:hAnsi="Times New Roman" w:cs="Times New Roman"/>
          <w:sz w:val="24"/>
          <w:szCs w:val="24"/>
        </w:rPr>
        <w:pPrChange w:id="390" w:author="Meyer, Michael Frederick" w:date="2020-08-25T17:10:00Z">
          <w:pPr>
            <w:widowControl w:val="0"/>
            <w:autoSpaceDE w:val="0"/>
            <w:autoSpaceDN w:val="0"/>
            <w:adjustRightInd w:val="0"/>
            <w:spacing w:line="240" w:lineRule="auto"/>
          </w:pPr>
        </w:pPrChange>
      </w:pPr>
      <w:r>
        <w:rPr>
          <w:rFonts w:ascii="Times New Roman" w:hAnsi="Times New Roman" w:cs="Times New Roman"/>
          <w:sz w:val="24"/>
          <w:szCs w:val="24"/>
        </w:rPr>
        <w:t xml:space="preserve">Lowe, R. L., and R. D. Hunter. 1988. Effect of Grazing by </w:t>
      </w:r>
      <w:proofErr w:type="spellStart"/>
      <w:r>
        <w:rPr>
          <w:rFonts w:ascii="Times New Roman" w:hAnsi="Times New Roman" w:cs="Times New Roman"/>
          <w:sz w:val="24"/>
          <w:szCs w:val="24"/>
        </w:rPr>
        <w:t>Physa</w:t>
      </w:r>
      <w:proofErr w:type="spellEnd"/>
      <w:r>
        <w:rPr>
          <w:rFonts w:ascii="Times New Roman" w:hAnsi="Times New Roman" w:cs="Times New Roman"/>
          <w:sz w:val="24"/>
          <w:szCs w:val="24"/>
        </w:rPr>
        <w:t xml:space="preserve"> integra on Periphyton Community Structure. Journal of the North American </w:t>
      </w:r>
      <w:proofErr w:type="spellStart"/>
      <w:r>
        <w:rPr>
          <w:rFonts w:ascii="Times New Roman" w:hAnsi="Times New Roman" w:cs="Times New Roman"/>
          <w:sz w:val="24"/>
          <w:szCs w:val="24"/>
        </w:rPr>
        <w:t>Benthological</w:t>
      </w:r>
      <w:proofErr w:type="spellEnd"/>
      <w:r>
        <w:rPr>
          <w:rFonts w:ascii="Times New Roman" w:hAnsi="Times New Roman" w:cs="Times New Roman"/>
          <w:sz w:val="24"/>
          <w:szCs w:val="24"/>
        </w:rPr>
        <w:t xml:space="preserve"> Society </w:t>
      </w:r>
      <w:r>
        <w:rPr>
          <w:rFonts w:ascii="Times New Roman" w:hAnsi="Times New Roman" w:cs="Times New Roman"/>
          <w:b/>
          <w:bCs/>
          <w:sz w:val="24"/>
          <w:szCs w:val="24"/>
        </w:rPr>
        <w:t>7</w:t>
      </w:r>
      <w:r>
        <w:rPr>
          <w:rFonts w:ascii="Times New Roman" w:hAnsi="Times New Roman" w:cs="Times New Roman"/>
          <w:sz w:val="24"/>
          <w:szCs w:val="24"/>
        </w:rPr>
        <w:t>: 29–36. doi:10.2307/1467828</w:t>
      </w:r>
    </w:p>
    <w:p w14:paraId="496FD9C1" w14:textId="77777777" w:rsidR="009712DF" w:rsidRDefault="009712DF" w:rsidP="009712DF">
      <w:pPr>
        <w:pStyle w:val="Bibliography"/>
        <w:rPr>
          <w:rFonts w:ascii="Times New Roman" w:hAnsi="Times New Roman" w:cs="Times New Roman"/>
          <w:sz w:val="24"/>
          <w:szCs w:val="24"/>
        </w:rPr>
        <w:pPrChange w:id="391" w:author="Meyer, Michael Frederick" w:date="2020-08-25T17:10:00Z">
          <w:pPr>
            <w:widowControl w:val="0"/>
            <w:autoSpaceDE w:val="0"/>
            <w:autoSpaceDN w:val="0"/>
            <w:adjustRightInd w:val="0"/>
            <w:spacing w:line="240" w:lineRule="auto"/>
          </w:pPr>
        </w:pPrChange>
      </w:pPr>
      <w:r>
        <w:rPr>
          <w:rFonts w:ascii="Times New Roman" w:hAnsi="Times New Roman" w:cs="Times New Roman"/>
          <w:sz w:val="24"/>
          <w:szCs w:val="24"/>
        </w:rPr>
        <w:t xml:space="preserve">Mazzella, L., and G. F. Russo. 1989. Grazing effect of two </w:t>
      </w:r>
      <w:proofErr w:type="spellStart"/>
      <w:r>
        <w:rPr>
          <w:rFonts w:ascii="Times New Roman" w:hAnsi="Times New Roman" w:cs="Times New Roman"/>
          <w:sz w:val="24"/>
          <w:szCs w:val="24"/>
        </w:rPr>
        <w:t>Gibbula</w:t>
      </w:r>
      <w:proofErr w:type="spellEnd"/>
      <w:r>
        <w:rPr>
          <w:rFonts w:ascii="Times New Roman" w:hAnsi="Times New Roman" w:cs="Times New Roman"/>
          <w:sz w:val="24"/>
          <w:szCs w:val="24"/>
        </w:rPr>
        <w:t xml:space="preserve"> species (Mollusca, </w:t>
      </w:r>
      <w:proofErr w:type="spellStart"/>
      <w:r>
        <w:rPr>
          <w:rFonts w:ascii="Times New Roman" w:hAnsi="Times New Roman" w:cs="Times New Roman"/>
          <w:sz w:val="24"/>
          <w:szCs w:val="24"/>
        </w:rPr>
        <w:t>Archaeogastropoda</w:t>
      </w:r>
      <w:proofErr w:type="spellEnd"/>
      <w:r>
        <w:rPr>
          <w:rFonts w:ascii="Times New Roman" w:hAnsi="Times New Roman" w:cs="Times New Roman"/>
          <w:sz w:val="24"/>
          <w:szCs w:val="24"/>
        </w:rPr>
        <w:t xml:space="preserve">) on the epiphytic community of Posidonia </w:t>
      </w:r>
      <w:proofErr w:type="spellStart"/>
      <w:r>
        <w:rPr>
          <w:rFonts w:ascii="Times New Roman" w:hAnsi="Times New Roman" w:cs="Times New Roman"/>
          <w:sz w:val="24"/>
          <w:szCs w:val="24"/>
        </w:rPr>
        <w:t>oceanica</w:t>
      </w:r>
      <w:proofErr w:type="spellEnd"/>
      <w:r>
        <w:rPr>
          <w:rFonts w:ascii="Times New Roman" w:hAnsi="Times New Roman" w:cs="Times New Roman"/>
          <w:sz w:val="24"/>
          <w:szCs w:val="24"/>
        </w:rPr>
        <w:t xml:space="preserve"> leaves.</w:t>
      </w:r>
    </w:p>
    <w:p w14:paraId="63018AB1" w14:textId="77777777" w:rsidR="009712DF" w:rsidRDefault="009712DF" w:rsidP="009712DF">
      <w:pPr>
        <w:pStyle w:val="Bibliography"/>
        <w:rPr>
          <w:rFonts w:ascii="Times New Roman" w:hAnsi="Times New Roman" w:cs="Times New Roman"/>
          <w:sz w:val="24"/>
          <w:szCs w:val="24"/>
        </w:rPr>
        <w:pPrChange w:id="392" w:author="Meyer, Michael Frederick" w:date="2020-08-25T17:10:00Z">
          <w:pPr>
            <w:widowControl w:val="0"/>
            <w:autoSpaceDE w:val="0"/>
            <w:autoSpaceDN w:val="0"/>
            <w:adjustRightInd w:val="0"/>
            <w:spacing w:line="240" w:lineRule="auto"/>
          </w:pPr>
        </w:pPrChange>
      </w:pPr>
      <w:r>
        <w:rPr>
          <w:rFonts w:ascii="Times New Roman" w:hAnsi="Times New Roman" w:cs="Times New Roman"/>
          <w:sz w:val="24"/>
          <w:szCs w:val="24"/>
        </w:rPr>
        <w:t xml:space="preserve">McIntyre, P. B., and A. S. </w:t>
      </w:r>
      <w:proofErr w:type="spellStart"/>
      <w:r>
        <w:rPr>
          <w:rFonts w:ascii="Times New Roman" w:hAnsi="Times New Roman" w:cs="Times New Roman"/>
          <w:sz w:val="24"/>
          <w:szCs w:val="24"/>
        </w:rPr>
        <w:t>Flecker</w:t>
      </w:r>
      <w:proofErr w:type="spellEnd"/>
      <w:r>
        <w:rPr>
          <w:rFonts w:ascii="Times New Roman" w:hAnsi="Times New Roman" w:cs="Times New Roman"/>
          <w:sz w:val="24"/>
          <w:szCs w:val="24"/>
        </w:rPr>
        <w:t xml:space="preserve">. 2006. Rapid turnover of tissue nitrogen of primary consumers in tropical freshwaters. </w:t>
      </w:r>
      <w:proofErr w:type="spellStart"/>
      <w:r>
        <w:rPr>
          <w:rFonts w:ascii="Times New Roman" w:hAnsi="Times New Roman" w:cs="Times New Roman"/>
          <w:sz w:val="24"/>
          <w:szCs w:val="24"/>
        </w:rPr>
        <w:t>Oecologia</w:t>
      </w:r>
      <w:proofErr w:type="spellEnd"/>
      <w:r>
        <w:rPr>
          <w:rFonts w:ascii="Times New Roman" w:hAnsi="Times New Roman" w:cs="Times New Roman"/>
          <w:sz w:val="24"/>
          <w:szCs w:val="24"/>
        </w:rPr>
        <w:t xml:space="preserve"> </w:t>
      </w:r>
      <w:r>
        <w:rPr>
          <w:rFonts w:ascii="Times New Roman" w:hAnsi="Times New Roman" w:cs="Times New Roman"/>
          <w:b/>
          <w:bCs/>
          <w:sz w:val="24"/>
          <w:szCs w:val="24"/>
        </w:rPr>
        <w:t>148</w:t>
      </w:r>
      <w:r>
        <w:rPr>
          <w:rFonts w:ascii="Times New Roman" w:hAnsi="Times New Roman" w:cs="Times New Roman"/>
          <w:sz w:val="24"/>
          <w:szCs w:val="24"/>
        </w:rPr>
        <w:t>: 12–21. doi:10.1007/s00442-005-0354-3</w:t>
      </w:r>
    </w:p>
    <w:p w14:paraId="4D329060" w14:textId="77777777" w:rsidR="009712DF" w:rsidRDefault="009712DF" w:rsidP="009712DF">
      <w:pPr>
        <w:pStyle w:val="Bibliography"/>
        <w:rPr>
          <w:rFonts w:ascii="Times New Roman" w:hAnsi="Times New Roman" w:cs="Times New Roman"/>
          <w:sz w:val="24"/>
          <w:szCs w:val="24"/>
        </w:rPr>
        <w:pPrChange w:id="393" w:author="Meyer, Michael Frederick" w:date="2020-08-25T17:10:00Z">
          <w:pPr>
            <w:widowControl w:val="0"/>
            <w:autoSpaceDE w:val="0"/>
            <w:autoSpaceDN w:val="0"/>
            <w:adjustRightInd w:val="0"/>
            <w:spacing w:line="240" w:lineRule="auto"/>
          </w:pPr>
        </w:pPrChange>
      </w:pPr>
      <w:r>
        <w:rPr>
          <w:rFonts w:ascii="Times New Roman" w:hAnsi="Times New Roman" w:cs="Times New Roman"/>
          <w:sz w:val="24"/>
          <w:szCs w:val="24"/>
        </w:rPr>
        <w:t xml:space="preserve">Meyer, M. F., S. M. Powers, and S. E. Hampton. 2019. An Evidence Synthesis of Pharmaceuticals and Personal Care Products (PPCPs) in the Environment: Imbalances among Compounds, Sewage Treatment Techniques, and Ecosystem Types. Environ. Sci. Technol. </w:t>
      </w:r>
      <w:r>
        <w:rPr>
          <w:rFonts w:ascii="Times New Roman" w:hAnsi="Times New Roman" w:cs="Times New Roman"/>
          <w:b/>
          <w:bCs/>
          <w:sz w:val="24"/>
          <w:szCs w:val="24"/>
        </w:rPr>
        <w:t>53</w:t>
      </w:r>
      <w:r>
        <w:rPr>
          <w:rFonts w:ascii="Times New Roman" w:hAnsi="Times New Roman" w:cs="Times New Roman"/>
          <w:sz w:val="24"/>
          <w:szCs w:val="24"/>
        </w:rPr>
        <w:t xml:space="preserve">: 12961–12973. </w:t>
      </w:r>
      <w:proofErr w:type="gramStart"/>
      <w:r>
        <w:rPr>
          <w:rFonts w:ascii="Times New Roman" w:hAnsi="Times New Roman" w:cs="Times New Roman"/>
          <w:sz w:val="24"/>
          <w:szCs w:val="24"/>
        </w:rPr>
        <w:t>doi:10.1021/acs.est</w:t>
      </w:r>
      <w:proofErr w:type="gramEnd"/>
      <w:r>
        <w:rPr>
          <w:rFonts w:ascii="Times New Roman" w:hAnsi="Times New Roman" w:cs="Times New Roman"/>
          <w:sz w:val="24"/>
          <w:szCs w:val="24"/>
        </w:rPr>
        <w:t>.9b02966</w:t>
      </w:r>
    </w:p>
    <w:p w14:paraId="27D9982E" w14:textId="77777777" w:rsidR="009712DF" w:rsidRDefault="009712DF" w:rsidP="009712DF">
      <w:pPr>
        <w:pStyle w:val="Bibliography"/>
        <w:rPr>
          <w:rFonts w:ascii="Times New Roman" w:hAnsi="Times New Roman" w:cs="Times New Roman"/>
          <w:sz w:val="24"/>
          <w:szCs w:val="24"/>
        </w:rPr>
        <w:pPrChange w:id="394" w:author="Meyer, Michael Frederick" w:date="2020-08-25T17:10:00Z">
          <w:pPr>
            <w:widowControl w:val="0"/>
            <w:autoSpaceDE w:val="0"/>
            <w:autoSpaceDN w:val="0"/>
            <w:adjustRightInd w:val="0"/>
            <w:spacing w:line="240" w:lineRule="auto"/>
          </w:pPr>
        </w:pPrChange>
      </w:pPr>
      <w:r>
        <w:rPr>
          <w:rFonts w:ascii="Times New Roman" w:hAnsi="Times New Roman" w:cs="Times New Roman"/>
          <w:sz w:val="24"/>
          <w:szCs w:val="24"/>
        </w:rPr>
        <w:t xml:space="preserve">Moore, M. V., S. E. Hampton, L. R. </w:t>
      </w:r>
      <w:proofErr w:type="spellStart"/>
      <w:r>
        <w:rPr>
          <w:rFonts w:ascii="Times New Roman" w:hAnsi="Times New Roman" w:cs="Times New Roman"/>
          <w:sz w:val="24"/>
          <w:szCs w:val="24"/>
        </w:rPr>
        <w:t>Izmest’eva</w:t>
      </w:r>
      <w:proofErr w:type="spellEnd"/>
      <w:r>
        <w:rPr>
          <w:rFonts w:ascii="Times New Roman" w:hAnsi="Times New Roman" w:cs="Times New Roman"/>
          <w:sz w:val="24"/>
          <w:szCs w:val="24"/>
        </w:rPr>
        <w:t xml:space="preserve">, E. A. </w:t>
      </w:r>
      <w:proofErr w:type="spellStart"/>
      <w:r>
        <w:rPr>
          <w:rFonts w:ascii="Times New Roman" w:hAnsi="Times New Roman" w:cs="Times New Roman"/>
          <w:sz w:val="24"/>
          <w:szCs w:val="24"/>
        </w:rPr>
        <w:t>Silow</w:t>
      </w:r>
      <w:proofErr w:type="spellEnd"/>
      <w:r>
        <w:rPr>
          <w:rFonts w:ascii="Times New Roman" w:hAnsi="Times New Roman" w:cs="Times New Roman"/>
          <w:sz w:val="24"/>
          <w:szCs w:val="24"/>
        </w:rPr>
        <w:t xml:space="preserve">, E. V. </w:t>
      </w:r>
      <w:proofErr w:type="spellStart"/>
      <w:r>
        <w:rPr>
          <w:rFonts w:ascii="Times New Roman" w:hAnsi="Times New Roman" w:cs="Times New Roman"/>
          <w:sz w:val="24"/>
          <w:szCs w:val="24"/>
        </w:rPr>
        <w:t>Peshkova</w:t>
      </w:r>
      <w:proofErr w:type="spellEnd"/>
      <w:r>
        <w:rPr>
          <w:rFonts w:ascii="Times New Roman" w:hAnsi="Times New Roman" w:cs="Times New Roman"/>
          <w:sz w:val="24"/>
          <w:szCs w:val="24"/>
        </w:rPr>
        <w:t xml:space="preserve">, and B. K. Pavlov. 2009. Climate Change and the World’s “Sacred Sea”-Lake Baikal, Siberia. Bioscience </w:t>
      </w:r>
      <w:r>
        <w:rPr>
          <w:rFonts w:ascii="Times New Roman" w:hAnsi="Times New Roman" w:cs="Times New Roman"/>
          <w:b/>
          <w:bCs/>
          <w:sz w:val="24"/>
          <w:szCs w:val="24"/>
        </w:rPr>
        <w:t>59</w:t>
      </w:r>
      <w:r>
        <w:rPr>
          <w:rFonts w:ascii="Times New Roman" w:hAnsi="Times New Roman" w:cs="Times New Roman"/>
          <w:sz w:val="24"/>
          <w:szCs w:val="24"/>
        </w:rPr>
        <w:t>: 405–417. doi:10.1525/bio.2009.59.5.8</w:t>
      </w:r>
    </w:p>
    <w:p w14:paraId="61AFE65D" w14:textId="77777777" w:rsidR="009712DF" w:rsidRDefault="009712DF" w:rsidP="009712DF">
      <w:pPr>
        <w:pStyle w:val="Bibliography"/>
        <w:rPr>
          <w:rFonts w:ascii="Times New Roman" w:hAnsi="Times New Roman" w:cs="Times New Roman"/>
          <w:sz w:val="24"/>
          <w:szCs w:val="24"/>
        </w:rPr>
        <w:pPrChange w:id="395" w:author="Meyer, Michael Frederick" w:date="2020-08-25T17:10:00Z">
          <w:pPr>
            <w:widowControl w:val="0"/>
            <w:autoSpaceDE w:val="0"/>
            <w:autoSpaceDN w:val="0"/>
            <w:adjustRightInd w:val="0"/>
            <w:spacing w:line="240" w:lineRule="auto"/>
          </w:pPr>
        </w:pPrChange>
      </w:pPr>
      <w:r>
        <w:rPr>
          <w:rFonts w:ascii="Times New Roman" w:hAnsi="Times New Roman" w:cs="Times New Roman"/>
          <w:sz w:val="24"/>
          <w:szCs w:val="24"/>
        </w:rPr>
        <w:t xml:space="preserve">O’Donnell, D. R., P. Wilburn, E. A. </w:t>
      </w:r>
      <w:proofErr w:type="spellStart"/>
      <w:r>
        <w:rPr>
          <w:rFonts w:ascii="Times New Roman" w:hAnsi="Times New Roman" w:cs="Times New Roman"/>
          <w:sz w:val="24"/>
          <w:szCs w:val="24"/>
        </w:rPr>
        <w:t>Silow</w:t>
      </w:r>
      <w:proofErr w:type="spellEnd"/>
      <w:r>
        <w:rPr>
          <w:rFonts w:ascii="Times New Roman" w:hAnsi="Times New Roman" w:cs="Times New Roman"/>
          <w:sz w:val="24"/>
          <w:szCs w:val="24"/>
        </w:rPr>
        <w:t xml:space="preserve">, L. Y. </w:t>
      </w:r>
      <w:proofErr w:type="spellStart"/>
      <w:r>
        <w:rPr>
          <w:rFonts w:ascii="Times New Roman" w:hAnsi="Times New Roman" w:cs="Times New Roman"/>
          <w:sz w:val="24"/>
          <w:szCs w:val="24"/>
        </w:rPr>
        <w:t>Yampolsky</w:t>
      </w:r>
      <w:proofErr w:type="spellEnd"/>
      <w:r>
        <w:rPr>
          <w:rFonts w:ascii="Times New Roman" w:hAnsi="Times New Roman" w:cs="Times New Roman"/>
          <w:sz w:val="24"/>
          <w:szCs w:val="24"/>
        </w:rPr>
        <w:t xml:space="preserve">, and E. </w:t>
      </w:r>
      <w:proofErr w:type="spellStart"/>
      <w:r>
        <w:rPr>
          <w:rFonts w:ascii="Times New Roman" w:hAnsi="Times New Roman" w:cs="Times New Roman"/>
          <w:sz w:val="24"/>
          <w:szCs w:val="24"/>
        </w:rPr>
        <w:t>Litchman</w:t>
      </w:r>
      <w:proofErr w:type="spellEnd"/>
      <w:r>
        <w:rPr>
          <w:rFonts w:ascii="Times New Roman" w:hAnsi="Times New Roman" w:cs="Times New Roman"/>
          <w:sz w:val="24"/>
          <w:szCs w:val="24"/>
        </w:rPr>
        <w:t xml:space="preserve">. 2017. Nitrogen and phosphorus colimitation of phytoplankton in Lake Baikal: Insights from a spatial </w:t>
      </w:r>
      <w:r>
        <w:rPr>
          <w:rFonts w:ascii="Times New Roman" w:hAnsi="Times New Roman" w:cs="Times New Roman"/>
          <w:sz w:val="24"/>
          <w:szCs w:val="24"/>
        </w:rPr>
        <w:lastRenderedPageBreak/>
        <w:t xml:space="preserve">survey and nutrient enrichment experiments. Limnology and Oceanography </w:t>
      </w:r>
      <w:r>
        <w:rPr>
          <w:rFonts w:ascii="Times New Roman" w:hAnsi="Times New Roman" w:cs="Times New Roman"/>
          <w:b/>
          <w:bCs/>
          <w:sz w:val="24"/>
          <w:szCs w:val="24"/>
        </w:rPr>
        <w:t>62</w:t>
      </w:r>
      <w:r>
        <w:rPr>
          <w:rFonts w:ascii="Times New Roman" w:hAnsi="Times New Roman" w:cs="Times New Roman"/>
          <w:sz w:val="24"/>
          <w:szCs w:val="24"/>
        </w:rPr>
        <w:t>: 1383–1392. doi:10.1002/lno.10505</w:t>
      </w:r>
    </w:p>
    <w:p w14:paraId="34256CD4" w14:textId="77777777" w:rsidR="009712DF" w:rsidRDefault="009712DF" w:rsidP="009712DF">
      <w:pPr>
        <w:pStyle w:val="Bibliography"/>
        <w:rPr>
          <w:rFonts w:ascii="Times New Roman" w:hAnsi="Times New Roman" w:cs="Times New Roman"/>
          <w:sz w:val="24"/>
          <w:szCs w:val="24"/>
        </w:rPr>
        <w:pPrChange w:id="396" w:author="Meyer, Michael Frederick" w:date="2020-08-25T17:10:00Z">
          <w:pPr>
            <w:widowControl w:val="0"/>
            <w:autoSpaceDE w:val="0"/>
            <w:autoSpaceDN w:val="0"/>
            <w:adjustRightInd w:val="0"/>
            <w:spacing w:line="240" w:lineRule="auto"/>
          </w:pPr>
        </w:pPrChange>
      </w:pPr>
      <w:r>
        <w:rPr>
          <w:rFonts w:ascii="Times New Roman" w:hAnsi="Times New Roman" w:cs="Times New Roman"/>
          <w:sz w:val="24"/>
          <w:szCs w:val="24"/>
        </w:rPr>
        <w:t xml:space="preserve">Oksanen, J., F. G. Blanchet, M. Friendly, and others. 2019. vegan: Community Ecology </w:t>
      </w:r>
      <w:proofErr w:type="gramStart"/>
      <w:r>
        <w:rPr>
          <w:rFonts w:ascii="Times New Roman" w:hAnsi="Times New Roman" w:cs="Times New Roman"/>
          <w:sz w:val="24"/>
          <w:szCs w:val="24"/>
        </w:rPr>
        <w:t>Package,.</w:t>
      </w:r>
      <w:proofErr w:type="gramEnd"/>
    </w:p>
    <w:p w14:paraId="1ACCE233" w14:textId="77777777" w:rsidR="009712DF" w:rsidRDefault="009712DF" w:rsidP="009712DF">
      <w:pPr>
        <w:pStyle w:val="Bibliography"/>
        <w:rPr>
          <w:rFonts w:ascii="Times New Roman" w:hAnsi="Times New Roman" w:cs="Times New Roman"/>
          <w:sz w:val="24"/>
          <w:szCs w:val="24"/>
        </w:rPr>
        <w:pPrChange w:id="397" w:author="Meyer, Michael Frederick" w:date="2020-08-25T17:10:00Z">
          <w:pPr>
            <w:widowControl w:val="0"/>
            <w:autoSpaceDE w:val="0"/>
            <w:autoSpaceDN w:val="0"/>
            <w:adjustRightInd w:val="0"/>
            <w:spacing w:line="240" w:lineRule="auto"/>
          </w:pPr>
        </w:pPrChange>
      </w:pPr>
      <w:proofErr w:type="spellStart"/>
      <w:r>
        <w:rPr>
          <w:rFonts w:ascii="Times New Roman" w:hAnsi="Times New Roman" w:cs="Times New Roman"/>
          <w:sz w:val="24"/>
          <w:szCs w:val="24"/>
        </w:rPr>
        <w:t>Osipova</w:t>
      </w:r>
      <w:proofErr w:type="spellEnd"/>
      <w:r>
        <w:rPr>
          <w:rFonts w:ascii="Times New Roman" w:hAnsi="Times New Roman" w:cs="Times New Roman"/>
          <w:sz w:val="24"/>
          <w:szCs w:val="24"/>
        </w:rPr>
        <w:t xml:space="preserve">, S., L. </w:t>
      </w:r>
      <w:proofErr w:type="spellStart"/>
      <w:r>
        <w:rPr>
          <w:rFonts w:ascii="Times New Roman" w:hAnsi="Times New Roman" w:cs="Times New Roman"/>
          <w:sz w:val="24"/>
          <w:szCs w:val="24"/>
        </w:rPr>
        <w:t>Dudareva</w:t>
      </w:r>
      <w:proofErr w:type="spellEnd"/>
      <w:r>
        <w:rPr>
          <w:rFonts w:ascii="Times New Roman" w:hAnsi="Times New Roman" w:cs="Times New Roman"/>
          <w:sz w:val="24"/>
          <w:szCs w:val="24"/>
        </w:rPr>
        <w:t xml:space="preserve">, N. </w:t>
      </w:r>
      <w:proofErr w:type="spellStart"/>
      <w:r>
        <w:rPr>
          <w:rFonts w:ascii="Times New Roman" w:hAnsi="Times New Roman" w:cs="Times New Roman"/>
          <w:sz w:val="24"/>
          <w:szCs w:val="24"/>
        </w:rPr>
        <w:t>Bondarenko</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Nasarova</w:t>
      </w:r>
      <w:proofErr w:type="spellEnd"/>
      <w:r>
        <w:rPr>
          <w:rFonts w:ascii="Times New Roman" w:hAnsi="Times New Roman" w:cs="Times New Roman"/>
          <w:sz w:val="24"/>
          <w:szCs w:val="24"/>
        </w:rPr>
        <w:t xml:space="preserve">, N. </w:t>
      </w:r>
      <w:proofErr w:type="spellStart"/>
      <w:r>
        <w:rPr>
          <w:rFonts w:ascii="Times New Roman" w:hAnsi="Times New Roman" w:cs="Times New Roman"/>
          <w:sz w:val="24"/>
          <w:szCs w:val="24"/>
        </w:rPr>
        <w:t>Sokolova</w:t>
      </w:r>
      <w:proofErr w:type="spellEnd"/>
      <w:r>
        <w:rPr>
          <w:rFonts w:ascii="Times New Roman" w:hAnsi="Times New Roman" w:cs="Times New Roman"/>
          <w:sz w:val="24"/>
          <w:szCs w:val="24"/>
        </w:rPr>
        <w:t xml:space="preserve">, L. </w:t>
      </w:r>
      <w:proofErr w:type="spellStart"/>
      <w:r>
        <w:rPr>
          <w:rFonts w:ascii="Times New Roman" w:hAnsi="Times New Roman" w:cs="Times New Roman"/>
          <w:sz w:val="24"/>
          <w:szCs w:val="24"/>
        </w:rPr>
        <w:t>Obolkina</w:t>
      </w:r>
      <w:proofErr w:type="spellEnd"/>
      <w:r>
        <w:rPr>
          <w:rFonts w:ascii="Times New Roman" w:hAnsi="Times New Roman" w:cs="Times New Roman"/>
          <w:sz w:val="24"/>
          <w:szCs w:val="24"/>
        </w:rPr>
        <w:t xml:space="preserve">, O. </w:t>
      </w:r>
      <w:proofErr w:type="spellStart"/>
      <w:r>
        <w:rPr>
          <w:rFonts w:ascii="Times New Roman" w:hAnsi="Times New Roman" w:cs="Times New Roman"/>
          <w:sz w:val="24"/>
          <w:szCs w:val="24"/>
        </w:rPr>
        <w:t>Glyzina</w:t>
      </w:r>
      <w:proofErr w:type="spellEnd"/>
      <w:r>
        <w:rPr>
          <w:rFonts w:ascii="Times New Roman" w:hAnsi="Times New Roman" w:cs="Times New Roman"/>
          <w:sz w:val="24"/>
          <w:szCs w:val="24"/>
        </w:rPr>
        <w:t xml:space="preserve">, and O. </w:t>
      </w:r>
      <w:proofErr w:type="spellStart"/>
      <w:r>
        <w:rPr>
          <w:rFonts w:ascii="Times New Roman" w:hAnsi="Times New Roman" w:cs="Times New Roman"/>
          <w:sz w:val="24"/>
          <w:szCs w:val="24"/>
        </w:rPr>
        <w:t>Timoshkin</w:t>
      </w:r>
      <w:proofErr w:type="spellEnd"/>
      <w:r>
        <w:rPr>
          <w:rFonts w:ascii="Times New Roman" w:hAnsi="Times New Roman" w:cs="Times New Roman"/>
          <w:sz w:val="24"/>
          <w:szCs w:val="24"/>
        </w:rPr>
        <w:t xml:space="preserve">. 2009. Temporal variation in fatty acid composition of </w:t>
      </w:r>
      <w:proofErr w:type="spellStart"/>
      <w:r>
        <w:rPr>
          <w:rFonts w:ascii="Times New Roman" w:hAnsi="Times New Roman" w:cs="Times New Roman"/>
          <w:sz w:val="24"/>
          <w:szCs w:val="24"/>
        </w:rPr>
        <w:t>Ulothrix</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zonata</w:t>
      </w:r>
      <w:proofErr w:type="spellEnd"/>
      <w:r>
        <w:rPr>
          <w:rFonts w:ascii="Times New Roman" w:hAnsi="Times New Roman" w:cs="Times New Roman"/>
          <w:sz w:val="24"/>
          <w:szCs w:val="24"/>
        </w:rPr>
        <w:t xml:space="preserve"> (Chlorophyta) from ice and benthic communities of Lake Baikal. </w:t>
      </w:r>
      <w:proofErr w:type="spellStart"/>
      <w:r>
        <w:rPr>
          <w:rFonts w:ascii="Times New Roman" w:hAnsi="Times New Roman" w:cs="Times New Roman"/>
          <w:sz w:val="24"/>
          <w:szCs w:val="24"/>
        </w:rPr>
        <w:t>Phycologia</w:t>
      </w:r>
      <w:proofErr w:type="spellEnd"/>
      <w:r>
        <w:rPr>
          <w:rFonts w:ascii="Times New Roman" w:hAnsi="Times New Roman" w:cs="Times New Roman"/>
          <w:sz w:val="24"/>
          <w:szCs w:val="24"/>
        </w:rPr>
        <w:t xml:space="preserve"> </w:t>
      </w:r>
      <w:r>
        <w:rPr>
          <w:rFonts w:ascii="Times New Roman" w:hAnsi="Times New Roman" w:cs="Times New Roman"/>
          <w:b/>
          <w:bCs/>
          <w:sz w:val="24"/>
          <w:szCs w:val="24"/>
        </w:rPr>
        <w:t>48</w:t>
      </w:r>
      <w:r>
        <w:rPr>
          <w:rFonts w:ascii="Times New Roman" w:hAnsi="Times New Roman" w:cs="Times New Roman"/>
          <w:sz w:val="24"/>
          <w:szCs w:val="24"/>
        </w:rPr>
        <w:t>: 130–135.</w:t>
      </w:r>
    </w:p>
    <w:p w14:paraId="410E888F" w14:textId="77777777" w:rsidR="009712DF" w:rsidRDefault="009712DF" w:rsidP="009712DF">
      <w:pPr>
        <w:pStyle w:val="Bibliography"/>
        <w:rPr>
          <w:rFonts w:ascii="Times New Roman" w:hAnsi="Times New Roman" w:cs="Times New Roman"/>
          <w:sz w:val="24"/>
          <w:szCs w:val="24"/>
        </w:rPr>
        <w:pPrChange w:id="398" w:author="Meyer, Michael Frederick" w:date="2020-08-25T17:10:00Z">
          <w:pPr>
            <w:widowControl w:val="0"/>
            <w:autoSpaceDE w:val="0"/>
            <w:autoSpaceDN w:val="0"/>
            <w:adjustRightInd w:val="0"/>
            <w:spacing w:line="240" w:lineRule="auto"/>
          </w:pPr>
        </w:pPrChange>
      </w:pPr>
      <w:proofErr w:type="spellStart"/>
      <w:r>
        <w:rPr>
          <w:rFonts w:ascii="Times New Roman" w:hAnsi="Times New Roman" w:cs="Times New Roman"/>
          <w:sz w:val="24"/>
          <w:szCs w:val="24"/>
        </w:rPr>
        <w:t>Ozersky</w:t>
      </w:r>
      <w:proofErr w:type="spellEnd"/>
      <w:r>
        <w:rPr>
          <w:rFonts w:ascii="Times New Roman" w:hAnsi="Times New Roman" w:cs="Times New Roman"/>
          <w:sz w:val="24"/>
          <w:szCs w:val="24"/>
        </w:rPr>
        <w:t xml:space="preserve">, T., E. A. Volkova, N. A. </w:t>
      </w:r>
      <w:proofErr w:type="spellStart"/>
      <w:r>
        <w:rPr>
          <w:rFonts w:ascii="Times New Roman" w:hAnsi="Times New Roman" w:cs="Times New Roman"/>
          <w:sz w:val="24"/>
          <w:szCs w:val="24"/>
        </w:rPr>
        <w:t>Bondarenko</w:t>
      </w:r>
      <w:proofErr w:type="spellEnd"/>
      <w:r>
        <w:rPr>
          <w:rFonts w:ascii="Times New Roman" w:hAnsi="Times New Roman" w:cs="Times New Roman"/>
          <w:sz w:val="24"/>
          <w:szCs w:val="24"/>
        </w:rPr>
        <w:t xml:space="preserve">, O. A. </w:t>
      </w:r>
      <w:proofErr w:type="spellStart"/>
      <w:r>
        <w:rPr>
          <w:rFonts w:ascii="Times New Roman" w:hAnsi="Times New Roman" w:cs="Times New Roman"/>
          <w:sz w:val="24"/>
          <w:szCs w:val="24"/>
        </w:rPr>
        <w:t>Timoshkin</w:t>
      </w:r>
      <w:proofErr w:type="spellEnd"/>
      <w:r>
        <w:rPr>
          <w:rFonts w:ascii="Times New Roman" w:hAnsi="Times New Roman" w:cs="Times New Roman"/>
          <w:sz w:val="24"/>
          <w:szCs w:val="24"/>
        </w:rPr>
        <w:t xml:space="preserve">, V. V. </w:t>
      </w:r>
      <w:proofErr w:type="spellStart"/>
      <w:r>
        <w:rPr>
          <w:rFonts w:ascii="Times New Roman" w:hAnsi="Times New Roman" w:cs="Times New Roman"/>
          <w:sz w:val="24"/>
          <w:szCs w:val="24"/>
        </w:rPr>
        <w:t>Malnik</w:t>
      </w:r>
      <w:proofErr w:type="spellEnd"/>
      <w:r>
        <w:rPr>
          <w:rFonts w:ascii="Times New Roman" w:hAnsi="Times New Roman" w:cs="Times New Roman"/>
          <w:sz w:val="24"/>
          <w:szCs w:val="24"/>
        </w:rPr>
        <w:t xml:space="preserve">, V. M. </w:t>
      </w:r>
      <w:proofErr w:type="spellStart"/>
      <w:r>
        <w:rPr>
          <w:rFonts w:ascii="Times New Roman" w:hAnsi="Times New Roman" w:cs="Times New Roman"/>
          <w:sz w:val="24"/>
          <w:szCs w:val="24"/>
        </w:rPr>
        <w:t>Domysheva</w:t>
      </w:r>
      <w:proofErr w:type="spellEnd"/>
      <w:r>
        <w:rPr>
          <w:rFonts w:ascii="Times New Roman" w:hAnsi="Times New Roman" w:cs="Times New Roman"/>
          <w:sz w:val="24"/>
          <w:szCs w:val="24"/>
        </w:rPr>
        <w:t xml:space="preserve">, and S. E. Hampton. 2018. Nutrient limitation of benthic algae in Lake Baikal, Russia. Freshwater Science </w:t>
      </w:r>
      <w:r>
        <w:rPr>
          <w:rFonts w:ascii="Times New Roman" w:hAnsi="Times New Roman" w:cs="Times New Roman"/>
          <w:b/>
          <w:bCs/>
          <w:sz w:val="24"/>
          <w:szCs w:val="24"/>
        </w:rPr>
        <w:t>37</w:t>
      </w:r>
      <w:r>
        <w:rPr>
          <w:rFonts w:ascii="Times New Roman" w:hAnsi="Times New Roman" w:cs="Times New Roman"/>
          <w:sz w:val="24"/>
          <w:szCs w:val="24"/>
        </w:rPr>
        <w:t>: 472–482. doi:10.1086/699408</w:t>
      </w:r>
    </w:p>
    <w:p w14:paraId="65999B1B" w14:textId="77777777" w:rsidR="009712DF" w:rsidRDefault="009712DF" w:rsidP="009712DF">
      <w:pPr>
        <w:pStyle w:val="Bibliography"/>
        <w:rPr>
          <w:rFonts w:ascii="Times New Roman" w:hAnsi="Times New Roman" w:cs="Times New Roman"/>
          <w:sz w:val="24"/>
          <w:szCs w:val="24"/>
        </w:rPr>
        <w:pPrChange w:id="399" w:author="Meyer, Michael Frederick" w:date="2020-08-25T17:10:00Z">
          <w:pPr>
            <w:widowControl w:val="0"/>
            <w:autoSpaceDE w:val="0"/>
            <w:autoSpaceDN w:val="0"/>
            <w:adjustRightInd w:val="0"/>
            <w:spacing w:line="240" w:lineRule="auto"/>
          </w:pPr>
        </w:pPrChange>
      </w:pPr>
      <w:proofErr w:type="spellStart"/>
      <w:r>
        <w:rPr>
          <w:rFonts w:ascii="Times New Roman" w:hAnsi="Times New Roman" w:cs="Times New Roman"/>
          <w:sz w:val="24"/>
          <w:szCs w:val="24"/>
        </w:rPr>
        <w:t>Piñón-Gimate</w:t>
      </w:r>
      <w:proofErr w:type="spellEnd"/>
      <w:r>
        <w:rPr>
          <w:rFonts w:ascii="Times New Roman" w:hAnsi="Times New Roman" w:cs="Times New Roman"/>
          <w:sz w:val="24"/>
          <w:szCs w:val="24"/>
        </w:rPr>
        <w:t>, A., M. F. Soto-Jiménez, M. J. Ochoa-Izaguirre, E. García-</w:t>
      </w:r>
      <w:proofErr w:type="spellStart"/>
      <w:r>
        <w:rPr>
          <w:rFonts w:ascii="Times New Roman" w:hAnsi="Times New Roman" w:cs="Times New Roman"/>
          <w:sz w:val="24"/>
          <w:szCs w:val="24"/>
        </w:rPr>
        <w:t>Pagés</w:t>
      </w:r>
      <w:proofErr w:type="spellEnd"/>
      <w:r>
        <w:rPr>
          <w:rFonts w:ascii="Times New Roman" w:hAnsi="Times New Roman" w:cs="Times New Roman"/>
          <w:sz w:val="24"/>
          <w:szCs w:val="24"/>
        </w:rPr>
        <w:t xml:space="preserve">, and F. </w:t>
      </w:r>
      <w:proofErr w:type="spellStart"/>
      <w:r>
        <w:rPr>
          <w:rFonts w:ascii="Times New Roman" w:hAnsi="Times New Roman" w:cs="Times New Roman"/>
          <w:sz w:val="24"/>
          <w:szCs w:val="24"/>
        </w:rPr>
        <w:t>Páez</w:t>
      </w:r>
      <w:proofErr w:type="spellEnd"/>
      <w:r>
        <w:rPr>
          <w:rFonts w:ascii="Times New Roman" w:hAnsi="Times New Roman" w:cs="Times New Roman"/>
          <w:sz w:val="24"/>
          <w:szCs w:val="24"/>
        </w:rPr>
        <w:t xml:space="preserve">-Osuna. 2009. Macroalgae blooms and δ15N in subtropical coastal lagoons from the Southeastern Gulf of California: Discrimination among agricultural, shrimp farm and sewage effluents. Marine Pollution Bulletin </w:t>
      </w:r>
      <w:r>
        <w:rPr>
          <w:rFonts w:ascii="Times New Roman" w:hAnsi="Times New Roman" w:cs="Times New Roman"/>
          <w:b/>
          <w:bCs/>
          <w:sz w:val="24"/>
          <w:szCs w:val="24"/>
        </w:rPr>
        <w:t>58</w:t>
      </w:r>
      <w:r>
        <w:rPr>
          <w:rFonts w:ascii="Times New Roman" w:hAnsi="Times New Roman" w:cs="Times New Roman"/>
          <w:sz w:val="24"/>
          <w:szCs w:val="24"/>
        </w:rPr>
        <w:t xml:space="preserve">: 1144–1151. </w:t>
      </w:r>
      <w:proofErr w:type="gramStart"/>
      <w:r>
        <w:rPr>
          <w:rFonts w:ascii="Times New Roman" w:hAnsi="Times New Roman" w:cs="Times New Roman"/>
          <w:sz w:val="24"/>
          <w:szCs w:val="24"/>
        </w:rPr>
        <w:t>doi:10.1016/j.marpolbul</w:t>
      </w:r>
      <w:proofErr w:type="gramEnd"/>
      <w:r>
        <w:rPr>
          <w:rFonts w:ascii="Times New Roman" w:hAnsi="Times New Roman" w:cs="Times New Roman"/>
          <w:sz w:val="24"/>
          <w:szCs w:val="24"/>
        </w:rPr>
        <w:t>.2009.04.004</w:t>
      </w:r>
    </w:p>
    <w:p w14:paraId="50E04DBF" w14:textId="77777777" w:rsidR="009712DF" w:rsidRDefault="009712DF" w:rsidP="009712DF">
      <w:pPr>
        <w:pStyle w:val="Bibliography"/>
        <w:rPr>
          <w:rFonts w:ascii="Times New Roman" w:hAnsi="Times New Roman" w:cs="Times New Roman"/>
          <w:sz w:val="24"/>
          <w:szCs w:val="24"/>
        </w:rPr>
        <w:pPrChange w:id="400" w:author="Meyer, Michael Frederick" w:date="2020-08-25T17:10:00Z">
          <w:pPr>
            <w:widowControl w:val="0"/>
            <w:autoSpaceDE w:val="0"/>
            <w:autoSpaceDN w:val="0"/>
            <w:adjustRightInd w:val="0"/>
            <w:spacing w:line="240" w:lineRule="auto"/>
          </w:pPr>
        </w:pPrChange>
      </w:pPr>
      <w:r>
        <w:rPr>
          <w:rFonts w:ascii="Times New Roman" w:hAnsi="Times New Roman" w:cs="Times New Roman"/>
          <w:sz w:val="24"/>
          <w:szCs w:val="24"/>
        </w:rPr>
        <w:t xml:space="preserve">R Core Team. 2019. R: A Language and Environment for Statistical </w:t>
      </w:r>
      <w:proofErr w:type="gramStart"/>
      <w:r>
        <w:rPr>
          <w:rFonts w:ascii="Times New Roman" w:hAnsi="Times New Roman" w:cs="Times New Roman"/>
          <w:sz w:val="24"/>
          <w:szCs w:val="24"/>
        </w:rPr>
        <w:t>Computing,.</w:t>
      </w:r>
      <w:proofErr w:type="gramEnd"/>
    </w:p>
    <w:p w14:paraId="48138AA7" w14:textId="77777777" w:rsidR="009712DF" w:rsidRDefault="009712DF" w:rsidP="009712DF">
      <w:pPr>
        <w:pStyle w:val="Bibliography"/>
        <w:rPr>
          <w:rFonts w:ascii="Times New Roman" w:hAnsi="Times New Roman" w:cs="Times New Roman"/>
          <w:sz w:val="24"/>
          <w:szCs w:val="24"/>
        </w:rPr>
        <w:pPrChange w:id="401" w:author="Meyer, Michael Frederick" w:date="2020-08-25T17:10:00Z">
          <w:pPr>
            <w:widowControl w:val="0"/>
            <w:autoSpaceDE w:val="0"/>
            <w:autoSpaceDN w:val="0"/>
            <w:adjustRightInd w:val="0"/>
            <w:spacing w:line="240" w:lineRule="auto"/>
          </w:pPr>
        </w:pPrChange>
      </w:pPr>
      <w:r>
        <w:rPr>
          <w:rFonts w:ascii="Times New Roman" w:hAnsi="Times New Roman" w:cs="Times New Roman"/>
          <w:sz w:val="24"/>
          <w:szCs w:val="24"/>
        </w:rPr>
        <w:t xml:space="preserve">del Rey, Z. R., E. F. </w:t>
      </w:r>
      <w:proofErr w:type="spellStart"/>
      <w:r>
        <w:rPr>
          <w:rFonts w:ascii="Times New Roman" w:hAnsi="Times New Roman" w:cs="Times New Roman"/>
          <w:sz w:val="24"/>
          <w:szCs w:val="24"/>
        </w:rPr>
        <w:t>Granek</w:t>
      </w:r>
      <w:proofErr w:type="spellEnd"/>
      <w:r>
        <w:rPr>
          <w:rFonts w:ascii="Times New Roman" w:hAnsi="Times New Roman" w:cs="Times New Roman"/>
          <w:sz w:val="24"/>
          <w:szCs w:val="24"/>
        </w:rPr>
        <w:t xml:space="preserve">, and B. A. Buckley. 2011. Expression of HSP70 in Mytilus </w:t>
      </w:r>
      <w:proofErr w:type="spellStart"/>
      <w:r>
        <w:rPr>
          <w:rFonts w:ascii="Times New Roman" w:hAnsi="Times New Roman" w:cs="Times New Roman"/>
          <w:sz w:val="24"/>
          <w:szCs w:val="24"/>
        </w:rPr>
        <w:t>californianus</w:t>
      </w:r>
      <w:proofErr w:type="spellEnd"/>
      <w:r>
        <w:rPr>
          <w:rFonts w:ascii="Times New Roman" w:hAnsi="Times New Roman" w:cs="Times New Roman"/>
          <w:sz w:val="24"/>
          <w:szCs w:val="24"/>
        </w:rPr>
        <w:t xml:space="preserve"> following exposure to caffeine. Ecotoxicology </w:t>
      </w:r>
      <w:r>
        <w:rPr>
          <w:rFonts w:ascii="Times New Roman" w:hAnsi="Times New Roman" w:cs="Times New Roman"/>
          <w:b/>
          <w:bCs/>
          <w:sz w:val="24"/>
          <w:szCs w:val="24"/>
        </w:rPr>
        <w:t>20</w:t>
      </w:r>
      <w:r>
        <w:rPr>
          <w:rFonts w:ascii="Times New Roman" w:hAnsi="Times New Roman" w:cs="Times New Roman"/>
          <w:sz w:val="24"/>
          <w:szCs w:val="24"/>
        </w:rPr>
        <w:t>: 855–861. doi:10.1007/s10646-011-0649-6</w:t>
      </w:r>
    </w:p>
    <w:p w14:paraId="30BB0295" w14:textId="77777777" w:rsidR="009712DF" w:rsidRDefault="009712DF" w:rsidP="009712DF">
      <w:pPr>
        <w:pStyle w:val="Bibliography"/>
        <w:rPr>
          <w:rFonts w:ascii="Times New Roman" w:hAnsi="Times New Roman" w:cs="Times New Roman"/>
          <w:sz w:val="24"/>
          <w:szCs w:val="24"/>
        </w:rPr>
        <w:pPrChange w:id="402" w:author="Meyer, Michael Frederick" w:date="2020-08-25T17:10:00Z">
          <w:pPr>
            <w:widowControl w:val="0"/>
            <w:autoSpaceDE w:val="0"/>
            <w:autoSpaceDN w:val="0"/>
            <w:adjustRightInd w:val="0"/>
            <w:spacing w:line="240" w:lineRule="auto"/>
          </w:pPr>
        </w:pPrChange>
      </w:pPr>
      <w:r>
        <w:rPr>
          <w:rFonts w:ascii="Times New Roman" w:hAnsi="Times New Roman" w:cs="Times New Roman"/>
          <w:sz w:val="24"/>
          <w:szCs w:val="24"/>
        </w:rPr>
        <w:t xml:space="preserve">Risk, M. J., B. E. Lapointe, O. A. Sherwood, and B. J. Bedford. 2009. The use of δ15N in assessing sewage stress on coral reefs. Marine Pollution Bulletin </w:t>
      </w:r>
      <w:r>
        <w:rPr>
          <w:rFonts w:ascii="Times New Roman" w:hAnsi="Times New Roman" w:cs="Times New Roman"/>
          <w:b/>
          <w:bCs/>
          <w:sz w:val="24"/>
          <w:szCs w:val="24"/>
        </w:rPr>
        <w:t>58</w:t>
      </w:r>
      <w:r>
        <w:rPr>
          <w:rFonts w:ascii="Times New Roman" w:hAnsi="Times New Roman" w:cs="Times New Roman"/>
          <w:sz w:val="24"/>
          <w:szCs w:val="24"/>
        </w:rPr>
        <w:t xml:space="preserve">: 793–802. </w:t>
      </w:r>
      <w:proofErr w:type="gramStart"/>
      <w:r>
        <w:rPr>
          <w:rFonts w:ascii="Times New Roman" w:hAnsi="Times New Roman" w:cs="Times New Roman"/>
          <w:sz w:val="24"/>
          <w:szCs w:val="24"/>
        </w:rPr>
        <w:t>doi:10.1016/j.marpolbul</w:t>
      </w:r>
      <w:proofErr w:type="gramEnd"/>
      <w:r>
        <w:rPr>
          <w:rFonts w:ascii="Times New Roman" w:hAnsi="Times New Roman" w:cs="Times New Roman"/>
          <w:sz w:val="24"/>
          <w:szCs w:val="24"/>
        </w:rPr>
        <w:t>.2009.02.008</w:t>
      </w:r>
    </w:p>
    <w:p w14:paraId="115EE6C6" w14:textId="77777777" w:rsidR="009712DF" w:rsidRDefault="009712DF" w:rsidP="009712DF">
      <w:pPr>
        <w:pStyle w:val="Bibliography"/>
        <w:rPr>
          <w:rFonts w:ascii="Times New Roman" w:hAnsi="Times New Roman" w:cs="Times New Roman"/>
          <w:sz w:val="24"/>
          <w:szCs w:val="24"/>
        </w:rPr>
        <w:pPrChange w:id="403" w:author="Meyer, Michael Frederick" w:date="2020-08-25T17:10:00Z">
          <w:pPr>
            <w:widowControl w:val="0"/>
            <w:autoSpaceDE w:val="0"/>
            <w:autoSpaceDN w:val="0"/>
            <w:adjustRightInd w:val="0"/>
            <w:spacing w:line="240" w:lineRule="auto"/>
          </w:pPr>
        </w:pPrChange>
      </w:pPr>
      <w:proofErr w:type="spellStart"/>
      <w:r>
        <w:rPr>
          <w:rFonts w:ascii="Times New Roman" w:hAnsi="Times New Roman" w:cs="Times New Roman"/>
          <w:sz w:val="24"/>
          <w:szCs w:val="24"/>
        </w:rPr>
        <w:lastRenderedPageBreak/>
        <w:t>Romera</w:t>
      </w:r>
      <w:proofErr w:type="spellEnd"/>
      <w:r>
        <w:rPr>
          <w:rFonts w:ascii="Times New Roman" w:hAnsi="Times New Roman" w:cs="Times New Roman"/>
          <w:sz w:val="24"/>
          <w:szCs w:val="24"/>
        </w:rPr>
        <w:t xml:space="preserve">-Castillo, C., M. Pinto, T. M. Langer, X. A. Álvarez-Salgado, and G. J. </w:t>
      </w:r>
      <w:proofErr w:type="spellStart"/>
      <w:r>
        <w:rPr>
          <w:rFonts w:ascii="Times New Roman" w:hAnsi="Times New Roman" w:cs="Times New Roman"/>
          <w:sz w:val="24"/>
          <w:szCs w:val="24"/>
        </w:rPr>
        <w:t>Herndl</w:t>
      </w:r>
      <w:proofErr w:type="spellEnd"/>
      <w:r>
        <w:rPr>
          <w:rFonts w:ascii="Times New Roman" w:hAnsi="Times New Roman" w:cs="Times New Roman"/>
          <w:sz w:val="24"/>
          <w:szCs w:val="24"/>
        </w:rPr>
        <w:t xml:space="preserve">. 2018. Dissolved organic carbon leaching from plastics stimulates microbial activity in the ocean. Nat </w:t>
      </w:r>
      <w:proofErr w:type="spellStart"/>
      <w:r>
        <w:rPr>
          <w:rFonts w:ascii="Times New Roman" w:hAnsi="Times New Roman" w:cs="Times New Roman"/>
          <w:sz w:val="24"/>
          <w:szCs w:val="24"/>
        </w:rPr>
        <w:t>Commun</w:t>
      </w:r>
      <w:proofErr w:type="spellEnd"/>
      <w:r>
        <w:rPr>
          <w:rFonts w:ascii="Times New Roman" w:hAnsi="Times New Roman" w:cs="Times New Roman"/>
          <w:sz w:val="24"/>
          <w:szCs w:val="24"/>
        </w:rPr>
        <w:t xml:space="preserve"> </w:t>
      </w:r>
      <w:r>
        <w:rPr>
          <w:rFonts w:ascii="Times New Roman" w:hAnsi="Times New Roman" w:cs="Times New Roman"/>
          <w:b/>
          <w:bCs/>
          <w:sz w:val="24"/>
          <w:szCs w:val="24"/>
        </w:rPr>
        <w:t>9</w:t>
      </w:r>
      <w:r>
        <w:rPr>
          <w:rFonts w:ascii="Times New Roman" w:hAnsi="Times New Roman" w:cs="Times New Roman"/>
          <w:sz w:val="24"/>
          <w:szCs w:val="24"/>
        </w:rPr>
        <w:t>: 1–7. doi:10.1038/s41467-018-03798-5</w:t>
      </w:r>
    </w:p>
    <w:p w14:paraId="00C7E8D7" w14:textId="77777777" w:rsidR="009712DF" w:rsidRDefault="009712DF" w:rsidP="009712DF">
      <w:pPr>
        <w:pStyle w:val="Bibliography"/>
        <w:rPr>
          <w:rFonts w:ascii="Times New Roman" w:hAnsi="Times New Roman" w:cs="Times New Roman"/>
          <w:sz w:val="24"/>
          <w:szCs w:val="24"/>
        </w:rPr>
        <w:pPrChange w:id="404" w:author="Meyer, Michael Frederick" w:date="2020-08-25T17:10:00Z">
          <w:pPr>
            <w:widowControl w:val="0"/>
            <w:autoSpaceDE w:val="0"/>
            <w:autoSpaceDN w:val="0"/>
            <w:adjustRightInd w:val="0"/>
            <w:spacing w:line="240" w:lineRule="auto"/>
          </w:pPr>
        </w:pPrChange>
      </w:pPr>
      <w:r>
        <w:rPr>
          <w:rFonts w:ascii="Times New Roman" w:hAnsi="Times New Roman" w:cs="Times New Roman"/>
          <w:sz w:val="24"/>
          <w:szCs w:val="24"/>
        </w:rPr>
        <w:t xml:space="preserve">Rosenberger, E. E., S. E. Hampton, S. C. </w:t>
      </w:r>
      <w:proofErr w:type="spellStart"/>
      <w:r>
        <w:rPr>
          <w:rFonts w:ascii="Times New Roman" w:hAnsi="Times New Roman" w:cs="Times New Roman"/>
          <w:sz w:val="24"/>
          <w:szCs w:val="24"/>
        </w:rPr>
        <w:t>Fradkin</w:t>
      </w:r>
      <w:proofErr w:type="spellEnd"/>
      <w:r>
        <w:rPr>
          <w:rFonts w:ascii="Times New Roman" w:hAnsi="Times New Roman" w:cs="Times New Roman"/>
          <w:sz w:val="24"/>
          <w:szCs w:val="24"/>
        </w:rPr>
        <w:t xml:space="preserve">, and B. P. Kennedy. 2008. Effects of shoreline development on the nearshore environment in large deep oligotrophic lakes. Freshwater Biology </w:t>
      </w:r>
      <w:r>
        <w:rPr>
          <w:rFonts w:ascii="Times New Roman" w:hAnsi="Times New Roman" w:cs="Times New Roman"/>
          <w:b/>
          <w:bCs/>
          <w:sz w:val="24"/>
          <w:szCs w:val="24"/>
        </w:rPr>
        <w:t>53</w:t>
      </w:r>
      <w:r>
        <w:rPr>
          <w:rFonts w:ascii="Times New Roman" w:hAnsi="Times New Roman" w:cs="Times New Roman"/>
          <w:sz w:val="24"/>
          <w:szCs w:val="24"/>
        </w:rPr>
        <w:t>: 1673–1691. doi:10.1111/j.1365-2427.</w:t>
      </w:r>
      <w:proofErr w:type="gramStart"/>
      <w:r>
        <w:rPr>
          <w:rFonts w:ascii="Times New Roman" w:hAnsi="Times New Roman" w:cs="Times New Roman"/>
          <w:sz w:val="24"/>
          <w:szCs w:val="24"/>
        </w:rPr>
        <w:t>2008.01990.x</w:t>
      </w:r>
      <w:proofErr w:type="gramEnd"/>
    </w:p>
    <w:p w14:paraId="103C2858" w14:textId="77777777" w:rsidR="009712DF" w:rsidRDefault="009712DF" w:rsidP="009712DF">
      <w:pPr>
        <w:pStyle w:val="Bibliography"/>
        <w:rPr>
          <w:rFonts w:ascii="Times New Roman" w:hAnsi="Times New Roman" w:cs="Times New Roman"/>
          <w:sz w:val="24"/>
          <w:szCs w:val="24"/>
        </w:rPr>
        <w:pPrChange w:id="405" w:author="Meyer, Michael Frederick" w:date="2020-08-25T17:10:00Z">
          <w:pPr>
            <w:widowControl w:val="0"/>
            <w:autoSpaceDE w:val="0"/>
            <w:autoSpaceDN w:val="0"/>
            <w:adjustRightInd w:val="0"/>
            <w:spacing w:line="240" w:lineRule="auto"/>
          </w:pPr>
        </w:pPrChange>
      </w:pPr>
      <w:proofErr w:type="spellStart"/>
      <w:r>
        <w:rPr>
          <w:rFonts w:ascii="Times New Roman" w:hAnsi="Times New Roman" w:cs="Times New Roman"/>
          <w:sz w:val="24"/>
          <w:szCs w:val="24"/>
        </w:rPr>
        <w:t>Rosi</w:t>
      </w:r>
      <w:proofErr w:type="spellEnd"/>
      <w:r>
        <w:rPr>
          <w:rFonts w:ascii="Times New Roman" w:hAnsi="Times New Roman" w:cs="Times New Roman"/>
          <w:sz w:val="24"/>
          <w:szCs w:val="24"/>
        </w:rPr>
        <w:t xml:space="preserve">, E. J., D. W. Kincaid, H. A. Bechtold, T. V. Royer, M. Rojas, and J. J. Kelly. 2013. Pharmaceuticals suppress algal growth and microbial respiration and alter bacterial communities in stream biofilms. Ecological Applications </w:t>
      </w:r>
      <w:r>
        <w:rPr>
          <w:rFonts w:ascii="Times New Roman" w:hAnsi="Times New Roman" w:cs="Times New Roman"/>
          <w:b/>
          <w:bCs/>
          <w:sz w:val="24"/>
          <w:szCs w:val="24"/>
        </w:rPr>
        <w:t>23</w:t>
      </w:r>
      <w:r>
        <w:rPr>
          <w:rFonts w:ascii="Times New Roman" w:hAnsi="Times New Roman" w:cs="Times New Roman"/>
          <w:sz w:val="24"/>
          <w:szCs w:val="24"/>
        </w:rPr>
        <w:t>: 583–593.</w:t>
      </w:r>
    </w:p>
    <w:p w14:paraId="6EE48033" w14:textId="77777777" w:rsidR="009712DF" w:rsidRDefault="009712DF" w:rsidP="009712DF">
      <w:pPr>
        <w:pStyle w:val="Bibliography"/>
        <w:rPr>
          <w:rFonts w:ascii="Times New Roman" w:hAnsi="Times New Roman" w:cs="Times New Roman"/>
          <w:sz w:val="24"/>
          <w:szCs w:val="24"/>
        </w:rPr>
        <w:pPrChange w:id="406" w:author="Meyer, Michael Frederick" w:date="2020-08-25T17:10:00Z">
          <w:pPr>
            <w:widowControl w:val="0"/>
            <w:autoSpaceDE w:val="0"/>
            <w:autoSpaceDN w:val="0"/>
            <w:adjustRightInd w:val="0"/>
            <w:spacing w:line="240" w:lineRule="auto"/>
          </w:pPr>
        </w:pPrChange>
      </w:pPr>
      <w:proofErr w:type="spellStart"/>
      <w:r>
        <w:rPr>
          <w:rFonts w:ascii="Times New Roman" w:hAnsi="Times New Roman" w:cs="Times New Roman"/>
          <w:sz w:val="24"/>
          <w:szCs w:val="24"/>
        </w:rPr>
        <w:t>Rosi</w:t>
      </w:r>
      <w:proofErr w:type="spellEnd"/>
      <w:r>
        <w:rPr>
          <w:rFonts w:ascii="Times New Roman" w:hAnsi="Times New Roman" w:cs="Times New Roman"/>
          <w:sz w:val="24"/>
          <w:szCs w:val="24"/>
        </w:rPr>
        <w:t xml:space="preserve">-Marshall, E. J., and T. V. Royer. 2012. Pharmaceutical Compounds and Ecosystem Function: An Emerging Research Challenge for Aquatic Ecologists. Ecosystems </w:t>
      </w:r>
      <w:r>
        <w:rPr>
          <w:rFonts w:ascii="Times New Roman" w:hAnsi="Times New Roman" w:cs="Times New Roman"/>
          <w:b/>
          <w:bCs/>
          <w:sz w:val="24"/>
          <w:szCs w:val="24"/>
        </w:rPr>
        <w:t>15</w:t>
      </w:r>
      <w:r>
        <w:rPr>
          <w:rFonts w:ascii="Times New Roman" w:hAnsi="Times New Roman" w:cs="Times New Roman"/>
          <w:sz w:val="24"/>
          <w:szCs w:val="24"/>
        </w:rPr>
        <w:t>: 867–880. doi:10.1007/s10021-012-9553-z</w:t>
      </w:r>
    </w:p>
    <w:p w14:paraId="4F170DC3" w14:textId="77777777" w:rsidR="009712DF" w:rsidRDefault="009712DF" w:rsidP="009712DF">
      <w:pPr>
        <w:pStyle w:val="Bibliography"/>
        <w:rPr>
          <w:rFonts w:ascii="Times New Roman" w:hAnsi="Times New Roman" w:cs="Times New Roman"/>
          <w:sz w:val="24"/>
          <w:szCs w:val="24"/>
        </w:rPr>
        <w:pPrChange w:id="407" w:author="Meyer, Michael Frederick" w:date="2020-08-25T17:10:00Z">
          <w:pPr>
            <w:widowControl w:val="0"/>
            <w:autoSpaceDE w:val="0"/>
            <w:autoSpaceDN w:val="0"/>
            <w:adjustRightInd w:val="0"/>
            <w:spacing w:line="240" w:lineRule="auto"/>
          </w:pPr>
        </w:pPrChange>
      </w:pPr>
      <w:r>
        <w:rPr>
          <w:rFonts w:ascii="Times New Roman" w:hAnsi="Times New Roman" w:cs="Times New Roman"/>
          <w:sz w:val="24"/>
          <w:szCs w:val="24"/>
        </w:rPr>
        <w:t xml:space="preserve">Sargent, J. R., and S. Falk-Petersen. 1988. The lipid biochemistry of calanoid copepods. </w:t>
      </w:r>
      <w:proofErr w:type="spellStart"/>
      <w:r>
        <w:rPr>
          <w:rFonts w:ascii="Times New Roman" w:hAnsi="Times New Roman" w:cs="Times New Roman"/>
          <w:sz w:val="24"/>
          <w:szCs w:val="24"/>
        </w:rPr>
        <w:t>Hydrobiologia</w:t>
      </w:r>
      <w:proofErr w:type="spellEnd"/>
      <w:r>
        <w:rPr>
          <w:rFonts w:ascii="Times New Roman" w:hAnsi="Times New Roman" w:cs="Times New Roman"/>
          <w:sz w:val="24"/>
          <w:szCs w:val="24"/>
        </w:rPr>
        <w:t xml:space="preserve"> </w:t>
      </w:r>
      <w:r>
        <w:rPr>
          <w:rFonts w:ascii="Times New Roman" w:hAnsi="Times New Roman" w:cs="Times New Roman"/>
          <w:b/>
          <w:bCs/>
          <w:sz w:val="24"/>
          <w:szCs w:val="24"/>
        </w:rPr>
        <w:t>167–168</w:t>
      </w:r>
      <w:r>
        <w:rPr>
          <w:rFonts w:ascii="Times New Roman" w:hAnsi="Times New Roman" w:cs="Times New Roman"/>
          <w:sz w:val="24"/>
          <w:szCs w:val="24"/>
        </w:rPr>
        <w:t>: 101–114. doi:10.1007/BF00026297</w:t>
      </w:r>
    </w:p>
    <w:p w14:paraId="4277E35B" w14:textId="77777777" w:rsidR="009712DF" w:rsidRDefault="009712DF" w:rsidP="009712DF">
      <w:pPr>
        <w:pStyle w:val="Bibliography"/>
        <w:rPr>
          <w:rFonts w:ascii="Times New Roman" w:hAnsi="Times New Roman" w:cs="Times New Roman"/>
          <w:sz w:val="24"/>
          <w:szCs w:val="24"/>
        </w:rPr>
        <w:pPrChange w:id="408" w:author="Meyer, Michael Frederick" w:date="2020-08-25T17:10:00Z">
          <w:pPr>
            <w:widowControl w:val="0"/>
            <w:autoSpaceDE w:val="0"/>
            <w:autoSpaceDN w:val="0"/>
            <w:adjustRightInd w:val="0"/>
            <w:spacing w:line="240" w:lineRule="auto"/>
          </w:pPr>
        </w:pPrChange>
      </w:pPr>
      <w:r>
        <w:rPr>
          <w:rFonts w:ascii="Times New Roman" w:hAnsi="Times New Roman" w:cs="Times New Roman"/>
          <w:sz w:val="24"/>
          <w:szCs w:val="24"/>
        </w:rPr>
        <w:t xml:space="preserve">Savage, C., and R. </w:t>
      </w:r>
      <w:proofErr w:type="spellStart"/>
      <w:r>
        <w:rPr>
          <w:rFonts w:ascii="Times New Roman" w:hAnsi="Times New Roman" w:cs="Times New Roman"/>
          <w:sz w:val="24"/>
          <w:szCs w:val="24"/>
        </w:rPr>
        <w:t>Elmgren</w:t>
      </w:r>
      <w:proofErr w:type="spellEnd"/>
      <w:r>
        <w:rPr>
          <w:rFonts w:ascii="Times New Roman" w:hAnsi="Times New Roman" w:cs="Times New Roman"/>
          <w:sz w:val="24"/>
          <w:szCs w:val="24"/>
        </w:rPr>
        <w:t xml:space="preserve">. 2004. MACROALGAL (FUCUS VESICULOSUS) δ15N VALUES TRACE DECREASE IN SEWAGE INFLUENCE. Ecological Applications </w:t>
      </w:r>
      <w:r>
        <w:rPr>
          <w:rFonts w:ascii="Times New Roman" w:hAnsi="Times New Roman" w:cs="Times New Roman"/>
          <w:b/>
          <w:bCs/>
          <w:sz w:val="24"/>
          <w:szCs w:val="24"/>
        </w:rPr>
        <w:t>14</w:t>
      </w:r>
      <w:r>
        <w:rPr>
          <w:rFonts w:ascii="Times New Roman" w:hAnsi="Times New Roman" w:cs="Times New Roman"/>
          <w:sz w:val="24"/>
          <w:szCs w:val="24"/>
        </w:rPr>
        <w:t>: 517–526. doi:10.1890/02-5396</w:t>
      </w:r>
    </w:p>
    <w:p w14:paraId="0C59FB05" w14:textId="77777777" w:rsidR="009712DF" w:rsidRDefault="009712DF" w:rsidP="009712DF">
      <w:pPr>
        <w:pStyle w:val="Bibliography"/>
        <w:rPr>
          <w:rFonts w:ascii="Times New Roman" w:hAnsi="Times New Roman" w:cs="Times New Roman"/>
          <w:sz w:val="24"/>
          <w:szCs w:val="24"/>
        </w:rPr>
        <w:pPrChange w:id="409" w:author="Meyer, Michael Frederick" w:date="2020-08-25T17:10:00Z">
          <w:pPr>
            <w:widowControl w:val="0"/>
            <w:autoSpaceDE w:val="0"/>
            <w:autoSpaceDN w:val="0"/>
            <w:adjustRightInd w:val="0"/>
            <w:spacing w:line="240" w:lineRule="auto"/>
          </w:pPr>
        </w:pPrChange>
      </w:pPr>
      <w:r>
        <w:rPr>
          <w:rFonts w:ascii="Times New Roman" w:hAnsi="Times New Roman" w:cs="Times New Roman"/>
          <w:sz w:val="24"/>
          <w:szCs w:val="24"/>
        </w:rPr>
        <w:t xml:space="preserve">Smith, V. H., G. D. Tilman, and J. C. Nekola. 1999. Eutrophication: impacts of excess nutrient inputs on freshwater, marine, and terrestrial ecosystems. Environmental Pollution </w:t>
      </w:r>
      <w:r>
        <w:rPr>
          <w:rFonts w:ascii="Times New Roman" w:hAnsi="Times New Roman" w:cs="Times New Roman"/>
          <w:b/>
          <w:bCs/>
          <w:sz w:val="24"/>
          <w:szCs w:val="24"/>
        </w:rPr>
        <w:t>100</w:t>
      </w:r>
      <w:r>
        <w:rPr>
          <w:rFonts w:ascii="Times New Roman" w:hAnsi="Times New Roman" w:cs="Times New Roman"/>
          <w:sz w:val="24"/>
          <w:szCs w:val="24"/>
        </w:rPr>
        <w:t>: 179–196. doi:10.1016/S0269-7491(99)00091-3</w:t>
      </w:r>
    </w:p>
    <w:p w14:paraId="72FFA3F0" w14:textId="77777777" w:rsidR="009712DF" w:rsidRDefault="009712DF" w:rsidP="009712DF">
      <w:pPr>
        <w:pStyle w:val="Bibliography"/>
        <w:rPr>
          <w:rFonts w:ascii="Times New Roman" w:hAnsi="Times New Roman" w:cs="Times New Roman"/>
          <w:sz w:val="24"/>
          <w:szCs w:val="24"/>
        </w:rPr>
        <w:pPrChange w:id="410" w:author="Meyer, Michael Frederick" w:date="2020-08-25T17:10:00Z">
          <w:pPr>
            <w:widowControl w:val="0"/>
            <w:autoSpaceDE w:val="0"/>
            <w:autoSpaceDN w:val="0"/>
            <w:adjustRightInd w:val="0"/>
            <w:spacing w:line="240" w:lineRule="auto"/>
          </w:pPr>
        </w:pPrChange>
      </w:pPr>
      <w:proofErr w:type="spellStart"/>
      <w:r>
        <w:rPr>
          <w:rFonts w:ascii="Times New Roman" w:hAnsi="Times New Roman" w:cs="Times New Roman"/>
          <w:sz w:val="24"/>
          <w:szCs w:val="24"/>
        </w:rPr>
        <w:t>Swamikannu</w:t>
      </w:r>
      <w:proofErr w:type="spellEnd"/>
      <w:r>
        <w:rPr>
          <w:rFonts w:ascii="Times New Roman" w:hAnsi="Times New Roman" w:cs="Times New Roman"/>
          <w:sz w:val="24"/>
          <w:szCs w:val="24"/>
        </w:rPr>
        <w:t xml:space="preserve">, X., and K. D. Hoagland. 1989. Effects of Snail Grazing on the Diversity and Structure of a Periphyton Community in a Eutrophic Pond. Can. J. Fish. </w:t>
      </w:r>
      <w:proofErr w:type="spellStart"/>
      <w:r>
        <w:rPr>
          <w:rFonts w:ascii="Times New Roman" w:hAnsi="Times New Roman" w:cs="Times New Roman"/>
          <w:sz w:val="24"/>
          <w:szCs w:val="24"/>
        </w:rPr>
        <w:t>Aquat</w:t>
      </w:r>
      <w:proofErr w:type="spellEnd"/>
      <w:r>
        <w:rPr>
          <w:rFonts w:ascii="Times New Roman" w:hAnsi="Times New Roman" w:cs="Times New Roman"/>
          <w:sz w:val="24"/>
          <w:szCs w:val="24"/>
        </w:rPr>
        <w:t xml:space="preserve">. Sci. </w:t>
      </w:r>
      <w:r>
        <w:rPr>
          <w:rFonts w:ascii="Times New Roman" w:hAnsi="Times New Roman" w:cs="Times New Roman"/>
          <w:b/>
          <w:bCs/>
          <w:sz w:val="24"/>
          <w:szCs w:val="24"/>
        </w:rPr>
        <w:t>46</w:t>
      </w:r>
      <w:r>
        <w:rPr>
          <w:rFonts w:ascii="Times New Roman" w:hAnsi="Times New Roman" w:cs="Times New Roman"/>
          <w:sz w:val="24"/>
          <w:szCs w:val="24"/>
        </w:rPr>
        <w:t>: 1698–1704. doi:10.1139/f89-215</w:t>
      </w:r>
    </w:p>
    <w:p w14:paraId="54412612" w14:textId="77777777" w:rsidR="009712DF" w:rsidRDefault="009712DF" w:rsidP="009712DF">
      <w:pPr>
        <w:pStyle w:val="Bibliography"/>
        <w:rPr>
          <w:rFonts w:ascii="Times New Roman" w:hAnsi="Times New Roman" w:cs="Times New Roman"/>
          <w:sz w:val="24"/>
          <w:szCs w:val="24"/>
        </w:rPr>
        <w:pPrChange w:id="411" w:author="Meyer, Michael Frederick" w:date="2020-08-25T17:10:00Z">
          <w:pPr>
            <w:widowControl w:val="0"/>
            <w:autoSpaceDE w:val="0"/>
            <w:autoSpaceDN w:val="0"/>
            <w:adjustRightInd w:val="0"/>
            <w:spacing w:line="240" w:lineRule="auto"/>
          </w:pPr>
        </w:pPrChange>
      </w:pPr>
      <w:r>
        <w:rPr>
          <w:rFonts w:ascii="Times New Roman" w:hAnsi="Times New Roman" w:cs="Times New Roman"/>
          <w:sz w:val="24"/>
          <w:szCs w:val="24"/>
        </w:rPr>
        <w:lastRenderedPageBreak/>
        <w:t xml:space="preserve">Taipale, S., U. Strandberg, E. </w:t>
      </w:r>
      <w:proofErr w:type="spellStart"/>
      <w:r>
        <w:rPr>
          <w:rFonts w:ascii="Times New Roman" w:hAnsi="Times New Roman" w:cs="Times New Roman"/>
          <w:sz w:val="24"/>
          <w:szCs w:val="24"/>
        </w:rPr>
        <w:t>Peltomaa</w:t>
      </w:r>
      <w:proofErr w:type="spellEnd"/>
      <w:r>
        <w:rPr>
          <w:rFonts w:ascii="Times New Roman" w:hAnsi="Times New Roman" w:cs="Times New Roman"/>
          <w:sz w:val="24"/>
          <w:szCs w:val="24"/>
        </w:rPr>
        <w:t xml:space="preserve">, A. W. E. Galloway, A. </w:t>
      </w:r>
      <w:proofErr w:type="spellStart"/>
      <w:r>
        <w:rPr>
          <w:rFonts w:ascii="Times New Roman" w:hAnsi="Times New Roman" w:cs="Times New Roman"/>
          <w:sz w:val="24"/>
          <w:szCs w:val="24"/>
        </w:rPr>
        <w:t>Ojala</w:t>
      </w:r>
      <w:proofErr w:type="spellEnd"/>
      <w:r>
        <w:rPr>
          <w:rFonts w:ascii="Times New Roman" w:hAnsi="Times New Roman" w:cs="Times New Roman"/>
          <w:sz w:val="24"/>
          <w:szCs w:val="24"/>
        </w:rPr>
        <w:t xml:space="preserve">, and M. T. Brett. 2013. Fatty acid composition as biomarkers of freshwater microalgae: analysis of 37 strains of microalgae in 22 genera and in seven classes. Aquatic Microbial Ecology </w:t>
      </w:r>
      <w:r>
        <w:rPr>
          <w:rFonts w:ascii="Times New Roman" w:hAnsi="Times New Roman" w:cs="Times New Roman"/>
          <w:b/>
          <w:bCs/>
          <w:sz w:val="24"/>
          <w:szCs w:val="24"/>
        </w:rPr>
        <w:t>71</w:t>
      </w:r>
      <w:r>
        <w:rPr>
          <w:rFonts w:ascii="Times New Roman" w:hAnsi="Times New Roman" w:cs="Times New Roman"/>
          <w:sz w:val="24"/>
          <w:szCs w:val="24"/>
        </w:rPr>
        <w:t>: 165–178. doi:10.3354/ame01671</w:t>
      </w:r>
    </w:p>
    <w:p w14:paraId="625E725A" w14:textId="77777777" w:rsidR="009712DF" w:rsidRDefault="009712DF" w:rsidP="009712DF">
      <w:pPr>
        <w:pStyle w:val="Bibliography"/>
        <w:rPr>
          <w:rFonts w:ascii="Times New Roman" w:hAnsi="Times New Roman" w:cs="Times New Roman"/>
          <w:sz w:val="24"/>
          <w:szCs w:val="24"/>
        </w:rPr>
        <w:pPrChange w:id="412" w:author="Meyer, Michael Frederick" w:date="2020-08-25T17:10:00Z">
          <w:pPr>
            <w:widowControl w:val="0"/>
            <w:autoSpaceDE w:val="0"/>
            <w:autoSpaceDN w:val="0"/>
            <w:adjustRightInd w:val="0"/>
            <w:spacing w:line="240" w:lineRule="auto"/>
          </w:pPr>
        </w:pPrChange>
      </w:pPr>
      <w:proofErr w:type="spellStart"/>
      <w:r>
        <w:rPr>
          <w:rFonts w:ascii="Times New Roman" w:hAnsi="Times New Roman" w:cs="Times New Roman"/>
          <w:sz w:val="24"/>
          <w:szCs w:val="24"/>
        </w:rPr>
        <w:t>Timoshkin</w:t>
      </w:r>
      <w:proofErr w:type="spellEnd"/>
      <w:r>
        <w:rPr>
          <w:rFonts w:ascii="Times New Roman" w:hAnsi="Times New Roman" w:cs="Times New Roman"/>
          <w:sz w:val="24"/>
          <w:szCs w:val="24"/>
        </w:rPr>
        <w:t xml:space="preserve">, O. A., M. V. Moore, N. N. </w:t>
      </w:r>
      <w:proofErr w:type="spellStart"/>
      <w:r>
        <w:rPr>
          <w:rFonts w:ascii="Times New Roman" w:hAnsi="Times New Roman" w:cs="Times New Roman"/>
          <w:sz w:val="24"/>
          <w:szCs w:val="24"/>
        </w:rPr>
        <w:t>Kulikova</w:t>
      </w:r>
      <w:proofErr w:type="spellEnd"/>
      <w:r>
        <w:rPr>
          <w:rFonts w:ascii="Times New Roman" w:hAnsi="Times New Roman" w:cs="Times New Roman"/>
          <w:sz w:val="24"/>
          <w:szCs w:val="24"/>
        </w:rPr>
        <w:t xml:space="preserve">, and others. 2018. Groundwater contamination by sewage causes benthic algal outbreaks in the littoral zone of Lake Baikal (East Siberia). Journal of Great Lakes Research. </w:t>
      </w:r>
      <w:proofErr w:type="gramStart"/>
      <w:r>
        <w:rPr>
          <w:rFonts w:ascii="Times New Roman" w:hAnsi="Times New Roman" w:cs="Times New Roman"/>
          <w:sz w:val="24"/>
          <w:szCs w:val="24"/>
        </w:rPr>
        <w:t>doi:10.1016/j.jglr</w:t>
      </w:r>
      <w:proofErr w:type="gramEnd"/>
      <w:r>
        <w:rPr>
          <w:rFonts w:ascii="Times New Roman" w:hAnsi="Times New Roman" w:cs="Times New Roman"/>
          <w:sz w:val="24"/>
          <w:szCs w:val="24"/>
        </w:rPr>
        <w:t>.2018.01.008</w:t>
      </w:r>
    </w:p>
    <w:p w14:paraId="5C55E386" w14:textId="77777777" w:rsidR="009712DF" w:rsidRDefault="009712DF" w:rsidP="009712DF">
      <w:pPr>
        <w:pStyle w:val="Bibliography"/>
        <w:rPr>
          <w:rFonts w:ascii="Times New Roman" w:hAnsi="Times New Roman" w:cs="Times New Roman"/>
          <w:sz w:val="24"/>
          <w:szCs w:val="24"/>
        </w:rPr>
        <w:pPrChange w:id="413" w:author="Meyer, Michael Frederick" w:date="2020-08-25T17:10:00Z">
          <w:pPr>
            <w:widowControl w:val="0"/>
            <w:autoSpaceDE w:val="0"/>
            <w:autoSpaceDN w:val="0"/>
            <w:adjustRightInd w:val="0"/>
            <w:spacing w:line="240" w:lineRule="auto"/>
          </w:pPr>
        </w:pPrChange>
      </w:pPr>
      <w:proofErr w:type="spellStart"/>
      <w:r>
        <w:rPr>
          <w:rFonts w:ascii="Times New Roman" w:hAnsi="Times New Roman" w:cs="Times New Roman"/>
          <w:sz w:val="24"/>
          <w:szCs w:val="24"/>
        </w:rPr>
        <w:t>Timoshkin</w:t>
      </w:r>
      <w:proofErr w:type="spellEnd"/>
      <w:r>
        <w:rPr>
          <w:rFonts w:ascii="Times New Roman" w:hAnsi="Times New Roman" w:cs="Times New Roman"/>
          <w:sz w:val="24"/>
          <w:szCs w:val="24"/>
        </w:rPr>
        <w:t xml:space="preserve">, O. A., D. P. </w:t>
      </w:r>
      <w:proofErr w:type="spellStart"/>
      <w:r>
        <w:rPr>
          <w:rFonts w:ascii="Times New Roman" w:hAnsi="Times New Roman" w:cs="Times New Roman"/>
          <w:sz w:val="24"/>
          <w:szCs w:val="24"/>
        </w:rPr>
        <w:t>Samsonov</w:t>
      </w:r>
      <w:proofErr w:type="spellEnd"/>
      <w:r>
        <w:rPr>
          <w:rFonts w:ascii="Times New Roman" w:hAnsi="Times New Roman" w:cs="Times New Roman"/>
          <w:sz w:val="24"/>
          <w:szCs w:val="24"/>
        </w:rPr>
        <w:t xml:space="preserve">, M. </w:t>
      </w:r>
      <w:proofErr w:type="spellStart"/>
      <w:r>
        <w:rPr>
          <w:rFonts w:ascii="Times New Roman" w:hAnsi="Times New Roman" w:cs="Times New Roman"/>
          <w:sz w:val="24"/>
          <w:szCs w:val="24"/>
        </w:rPr>
        <w:t>Yamamuro</w:t>
      </w:r>
      <w:proofErr w:type="spellEnd"/>
      <w:r>
        <w:rPr>
          <w:rFonts w:ascii="Times New Roman" w:hAnsi="Times New Roman" w:cs="Times New Roman"/>
          <w:sz w:val="24"/>
          <w:szCs w:val="24"/>
        </w:rPr>
        <w:t xml:space="preserve">, and others. 2016. Rapid ecological change in the coastal zone of Lake Baikal (East Siberia): Is the site of the world’s greatest freshwater biodiversity in danger? Journal of Great Lakes Research </w:t>
      </w:r>
      <w:r>
        <w:rPr>
          <w:rFonts w:ascii="Times New Roman" w:hAnsi="Times New Roman" w:cs="Times New Roman"/>
          <w:b/>
          <w:bCs/>
          <w:sz w:val="24"/>
          <w:szCs w:val="24"/>
        </w:rPr>
        <w:t>42</w:t>
      </w:r>
      <w:r>
        <w:rPr>
          <w:rFonts w:ascii="Times New Roman" w:hAnsi="Times New Roman" w:cs="Times New Roman"/>
          <w:sz w:val="24"/>
          <w:szCs w:val="24"/>
        </w:rPr>
        <w:t xml:space="preserve">: 487–497. </w:t>
      </w:r>
      <w:proofErr w:type="gramStart"/>
      <w:r>
        <w:rPr>
          <w:rFonts w:ascii="Times New Roman" w:hAnsi="Times New Roman" w:cs="Times New Roman"/>
          <w:sz w:val="24"/>
          <w:szCs w:val="24"/>
        </w:rPr>
        <w:t>doi:10.1016/j.jglr</w:t>
      </w:r>
      <w:proofErr w:type="gramEnd"/>
      <w:r>
        <w:rPr>
          <w:rFonts w:ascii="Times New Roman" w:hAnsi="Times New Roman" w:cs="Times New Roman"/>
          <w:sz w:val="24"/>
          <w:szCs w:val="24"/>
        </w:rPr>
        <w:t>.2016.02.011</w:t>
      </w:r>
    </w:p>
    <w:p w14:paraId="66067D0B" w14:textId="77777777" w:rsidR="009712DF" w:rsidRDefault="009712DF" w:rsidP="009712DF">
      <w:pPr>
        <w:pStyle w:val="Bibliography"/>
        <w:rPr>
          <w:rFonts w:ascii="Times New Roman" w:hAnsi="Times New Roman" w:cs="Times New Roman"/>
          <w:sz w:val="24"/>
          <w:szCs w:val="24"/>
        </w:rPr>
        <w:pPrChange w:id="414" w:author="Meyer, Michael Frederick" w:date="2020-08-25T17:10:00Z">
          <w:pPr>
            <w:widowControl w:val="0"/>
            <w:autoSpaceDE w:val="0"/>
            <w:autoSpaceDN w:val="0"/>
            <w:adjustRightInd w:val="0"/>
            <w:spacing w:line="240" w:lineRule="auto"/>
          </w:pPr>
        </w:pPrChange>
      </w:pPr>
      <w:r>
        <w:rPr>
          <w:rFonts w:ascii="Times New Roman" w:hAnsi="Times New Roman" w:cs="Times New Roman"/>
          <w:sz w:val="24"/>
          <w:szCs w:val="24"/>
        </w:rPr>
        <w:t xml:space="preserve">Tong, Y., M. Wang, J. </w:t>
      </w:r>
      <w:proofErr w:type="spellStart"/>
      <w:r>
        <w:rPr>
          <w:rFonts w:ascii="Times New Roman" w:hAnsi="Times New Roman" w:cs="Times New Roman"/>
          <w:sz w:val="24"/>
          <w:szCs w:val="24"/>
        </w:rPr>
        <w:t>Peñuelas</w:t>
      </w:r>
      <w:proofErr w:type="spellEnd"/>
      <w:r>
        <w:rPr>
          <w:rFonts w:ascii="Times New Roman" w:hAnsi="Times New Roman" w:cs="Times New Roman"/>
          <w:sz w:val="24"/>
          <w:szCs w:val="24"/>
        </w:rPr>
        <w:t xml:space="preserve">, and others. 2020. Improvement in municipal wastewater treatment alters lake nitrogen to phosphorus ratios in populated regions. Proc Natl </w:t>
      </w:r>
      <w:proofErr w:type="spellStart"/>
      <w:r>
        <w:rPr>
          <w:rFonts w:ascii="Times New Roman" w:hAnsi="Times New Roman" w:cs="Times New Roman"/>
          <w:sz w:val="24"/>
          <w:szCs w:val="24"/>
        </w:rPr>
        <w:t>Acad</w:t>
      </w:r>
      <w:proofErr w:type="spellEnd"/>
      <w:r>
        <w:rPr>
          <w:rFonts w:ascii="Times New Roman" w:hAnsi="Times New Roman" w:cs="Times New Roman"/>
          <w:sz w:val="24"/>
          <w:szCs w:val="24"/>
        </w:rPr>
        <w:t xml:space="preserve"> Sci USA </w:t>
      </w:r>
      <w:r>
        <w:rPr>
          <w:rFonts w:ascii="Times New Roman" w:hAnsi="Times New Roman" w:cs="Times New Roman"/>
          <w:b/>
          <w:bCs/>
          <w:sz w:val="24"/>
          <w:szCs w:val="24"/>
        </w:rPr>
        <w:t>117</w:t>
      </w:r>
      <w:r>
        <w:rPr>
          <w:rFonts w:ascii="Times New Roman" w:hAnsi="Times New Roman" w:cs="Times New Roman"/>
          <w:sz w:val="24"/>
          <w:szCs w:val="24"/>
        </w:rPr>
        <w:t>: 11566–11572. doi:10.1073/pnas.1920759117</w:t>
      </w:r>
    </w:p>
    <w:p w14:paraId="21F80862" w14:textId="77777777" w:rsidR="009712DF" w:rsidRDefault="009712DF" w:rsidP="009712DF">
      <w:pPr>
        <w:pStyle w:val="Bibliography"/>
        <w:rPr>
          <w:rFonts w:ascii="Times New Roman" w:hAnsi="Times New Roman" w:cs="Times New Roman"/>
          <w:sz w:val="24"/>
          <w:szCs w:val="24"/>
        </w:rPr>
        <w:pPrChange w:id="415" w:author="Meyer, Michael Frederick" w:date="2020-08-25T17:10:00Z">
          <w:pPr>
            <w:widowControl w:val="0"/>
            <w:autoSpaceDE w:val="0"/>
            <w:autoSpaceDN w:val="0"/>
            <w:adjustRightInd w:val="0"/>
            <w:spacing w:line="240" w:lineRule="auto"/>
          </w:pPr>
        </w:pPrChange>
      </w:pPr>
      <w:proofErr w:type="spellStart"/>
      <w:r>
        <w:rPr>
          <w:rFonts w:ascii="Times New Roman" w:hAnsi="Times New Roman" w:cs="Times New Roman"/>
          <w:sz w:val="24"/>
          <w:szCs w:val="24"/>
        </w:rPr>
        <w:t>Veloza</w:t>
      </w:r>
      <w:proofErr w:type="spellEnd"/>
      <w:r>
        <w:rPr>
          <w:rFonts w:ascii="Times New Roman" w:hAnsi="Times New Roman" w:cs="Times New Roman"/>
          <w:sz w:val="24"/>
          <w:szCs w:val="24"/>
        </w:rPr>
        <w:t xml:space="preserve">, A. J., F.-L. E. Chu, and K. W. Tang. 2006. Trophic modification of essential fatty acids by heterotrophic protists and its effects on the fatty acid composition of the copepod </w:t>
      </w:r>
      <w:proofErr w:type="spellStart"/>
      <w:r>
        <w:rPr>
          <w:rFonts w:ascii="Times New Roman" w:hAnsi="Times New Roman" w:cs="Times New Roman"/>
          <w:sz w:val="24"/>
          <w:szCs w:val="24"/>
        </w:rPr>
        <w:t>Acartia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tonsa</w:t>
      </w:r>
      <w:proofErr w:type="spellEnd"/>
      <w:r>
        <w:rPr>
          <w:rFonts w:ascii="Times New Roman" w:hAnsi="Times New Roman" w:cs="Times New Roman"/>
          <w:sz w:val="24"/>
          <w:szCs w:val="24"/>
        </w:rPr>
        <w:t xml:space="preserve">. Marine Biology </w:t>
      </w:r>
      <w:r>
        <w:rPr>
          <w:rFonts w:ascii="Times New Roman" w:hAnsi="Times New Roman" w:cs="Times New Roman"/>
          <w:b/>
          <w:bCs/>
          <w:sz w:val="24"/>
          <w:szCs w:val="24"/>
        </w:rPr>
        <w:t>148</w:t>
      </w:r>
      <w:r>
        <w:rPr>
          <w:rFonts w:ascii="Times New Roman" w:hAnsi="Times New Roman" w:cs="Times New Roman"/>
          <w:sz w:val="24"/>
          <w:szCs w:val="24"/>
        </w:rPr>
        <w:t>: 779–788. doi:10.1007/s00227-005-0123-1</w:t>
      </w:r>
    </w:p>
    <w:p w14:paraId="436654F8" w14:textId="77777777" w:rsidR="009712DF" w:rsidRDefault="009712DF" w:rsidP="009712DF">
      <w:pPr>
        <w:pStyle w:val="Bibliography"/>
        <w:rPr>
          <w:rFonts w:ascii="Times New Roman" w:hAnsi="Times New Roman" w:cs="Times New Roman"/>
          <w:sz w:val="24"/>
          <w:szCs w:val="24"/>
        </w:rPr>
        <w:pPrChange w:id="416" w:author="Meyer, Michael Frederick" w:date="2020-08-25T17:10:00Z">
          <w:pPr>
            <w:widowControl w:val="0"/>
            <w:autoSpaceDE w:val="0"/>
            <w:autoSpaceDN w:val="0"/>
            <w:adjustRightInd w:val="0"/>
            <w:spacing w:line="240" w:lineRule="auto"/>
          </w:pPr>
        </w:pPrChange>
      </w:pPr>
      <w:r>
        <w:rPr>
          <w:rFonts w:ascii="Times New Roman" w:hAnsi="Times New Roman" w:cs="Times New Roman"/>
          <w:sz w:val="24"/>
          <w:szCs w:val="24"/>
        </w:rPr>
        <w:t xml:space="preserve">Volkova, E. A., N. A. </w:t>
      </w:r>
      <w:proofErr w:type="spellStart"/>
      <w:r>
        <w:rPr>
          <w:rFonts w:ascii="Times New Roman" w:hAnsi="Times New Roman" w:cs="Times New Roman"/>
          <w:sz w:val="24"/>
          <w:szCs w:val="24"/>
        </w:rPr>
        <w:t>Bondarenko</w:t>
      </w:r>
      <w:proofErr w:type="spellEnd"/>
      <w:r>
        <w:rPr>
          <w:rFonts w:ascii="Times New Roman" w:hAnsi="Times New Roman" w:cs="Times New Roman"/>
          <w:sz w:val="24"/>
          <w:szCs w:val="24"/>
        </w:rPr>
        <w:t xml:space="preserve">, and O. A. </w:t>
      </w:r>
      <w:proofErr w:type="spellStart"/>
      <w:r>
        <w:rPr>
          <w:rFonts w:ascii="Times New Roman" w:hAnsi="Times New Roman" w:cs="Times New Roman"/>
          <w:sz w:val="24"/>
          <w:szCs w:val="24"/>
        </w:rPr>
        <w:t>Timoshkin</w:t>
      </w:r>
      <w:proofErr w:type="spellEnd"/>
      <w:r>
        <w:rPr>
          <w:rFonts w:ascii="Times New Roman" w:hAnsi="Times New Roman" w:cs="Times New Roman"/>
          <w:sz w:val="24"/>
          <w:szCs w:val="24"/>
        </w:rPr>
        <w:t xml:space="preserve">. 2018. </w:t>
      </w:r>
      <w:proofErr w:type="spellStart"/>
      <w:r>
        <w:rPr>
          <w:rFonts w:ascii="Times New Roman" w:hAnsi="Times New Roman" w:cs="Times New Roman"/>
          <w:sz w:val="24"/>
          <w:szCs w:val="24"/>
        </w:rPr>
        <w:t>Morphotaxonomy</w:t>
      </w:r>
      <w:proofErr w:type="spellEnd"/>
      <w:r>
        <w:rPr>
          <w:rFonts w:ascii="Times New Roman" w:hAnsi="Times New Roman" w:cs="Times New Roman"/>
          <w:sz w:val="24"/>
          <w:szCs w:val="24"/>
        </w:rPr>
        <w:t xml:space="preserve">, distribution and abundance of </w:t>
      </w:r>
      <w:r>
        <w:rPr>
          <w:rFonts w:ascii="Times New Roman" w:hAnsi="Times New Roman" w:cs="Times New Roman"/>
          <w:i/>
          <w:iCs/>
          <w:sz w:val="24"/>
          <w:szCs w:val="24"/>
        </w:rPr>
        <w:t>Spirogyra</w:t>
      </w:r>
      <w:r>
        <w:rPr>
          <w:rFonts w:ascii="Times New Roman" w:hAnsi="Times New Roman" w:cs="Times New Roman"/>
          <w:sz w:val="24"/>
          <w:szCs w:val="24"/>
        </w:rPr>
        <w:t xml:space="preserve"> (</w:t>
      </w:r>
      <w:proofErr w:type="spellStart"/>
      <w:r>
        <w:rPr>
          <w:rFonts w:ascii="Times New Roman" w:hAnsi="Times New Roman" w:cs="Times New Roman"/>
          <w:sz w:val="24"/>
          <w:szCs w:val="24"/>
        </w:rPr>
        <w:t>Zygnematophyceae</w:t>
      </w:r>
      <w:proofErr w:type="spellEnd"/>
      <w:r>
        <w:rPr>
          <w:rFonts w:ascii="Times New Roman" w:hAnsi="Times New Roman" w:cs="Times New Roman"/>
          <w:sz w:val="24"/>
          <w:szCs w:val="24"/>
        </w:rPr>
        <w:t xml:space="preserve">, Charophyta) in Lake Baikal, East Siberia. </w:t>
      </w:r>
      <w:proofErr w:type="spellStart"/>
      <w:r>
        <w:rPr>
          <w:rFonts w:ascii="Times New Roman" w:hAnsi="Times New Roman" w:cs="Times New Roman"/>
          <w:sz w:val="24"/>
          <w:szCs w:val="24"/>
        </w:rPr>
        <w:t>Phycologia</w:t>
      </w:r>
      <w:proofErr w:type="spellEnd"/>
      <w:r>
        <w:rPr>
          <w:rFonts w:ascii="Times New Roman" w:hAnsi="Times New Roman" w:cs="Times New Roman"/>
          <w:sz w:val="24"/>
          <w:szCs w:val="24"/>
        </w:rPr>
        <w:t xml:space="preserve"> </w:t>
      </w:r>
      <w:r>
        <w:rPr>
          <w:rFonts w:ascii="Times New Roman" w:hAnsi="Times New Roman" w:cs="Times New Roman"/>
          <w:b/>
          <w:bCs/>
          <w:sz w:val="24"/>
          <w:szCs w:val="24"/>
        </w:rPr>
        <w:t>57</w:t>
      </w:r>
      <w:r>
        <w:rPr>
          <w:rFonts w:ascii="Times New Roman" w:hAnsi="Times New Roman" w:cs="Times New Roman"/>
          <w:sz w:val="24"/>
          <w:szCs w:val="24"/>
        </w:rPr>
        <w:t>: 298–308. doi:10.2216/17-69.1</w:t>
      </w:r>
    </w:p>
    <w:p w14:paraId="47D67EDE" w14:textId="77777777" w:rsidR="009712DF" w:rsidRDefault="009712DF" w:rsidP="009712DF">
      <w:pPr>
        <w:pStyle w:val="Bibliography"/>
        <w:rPr>
          <w:rFonts w:ascii="Times New Roman" w:hAnsi="Times New Roman" w:cs="Times New Roman"/>
          <w:sz w:val="24"/>
          <w:szCs w:val="24"/>
        </w:rPr>
        <w:pPrChange w:id="417" w:author="Meyer, Michael Frederick" w:date="2020-08-25T17:10:00Z">
          <w:pPr>
            <w:widowControl w:val="0"/>
            <w:autoSpaceDE w:val="0"/>
            <w:autoSpaceDN w:val="0"/>
            <w:adjustRightInd w:val="0"/>
            <w:spacing w:line="240" w:lineRule="auto"/>
          </w:pPr>
        </w:pPrChange>
      </w:pPr>
      <w:r>
        <w:rPr>
          <w:rFonts w:ascii="Times New Roman" w:hAnsi="Times New Roman" w:cs="Times New Roman"/>
          <w:sz w:val="24"/>
          <w:szCs w:val="24"/>
        </w:rPr>
        <w:t xml:space="preserve">Wang, W., and J. Wang. 2018. Investigation of microplastics in aquatic environments: An overview of the methods used, from field sampling to laboratory analysis. </w:t>
      </w:r>
      <w:proofErr w:type="spellStart"/>
      <w:r>
        <w:rPr>
          <w:rFonts w:ascii="Times New Roman" w:hAnsi="Times New Roman" w:cs="Times New Roman"/>
          <w:sz w:val="24"/>
          <w:szCs w:val="24"/>
        </w:rPr>
        <w:t>TrAC</w:t>
      </w:r>
      <w:proofErr w:type="spellEnd"/>
      <w:r>
        <w:rPr>
          <w:rFonts w:ascii="Times New Roman" w:hAnsi="Times New Roman" w:cs="Times New Roman"/>
          <w:sz w:val="24"/>
          <w:szCs w:val="24"/>
        </w:rPr>
        <w:t xml:space="preserve"> Trends in Analytical Chemistry </w:t>
      </w:r>
      <w:r>
        <w:rPr>
          <w:rFonts w:ascii="Times New Roman" w:hAnsi="Times New Roman" w:cs="Times New Roman"/>
          <w:b/>
          <w:bCs/>
          <w:sz w:val="24"/>
          <w:szCs w:val="24"/>
        </w:rPr>
        <w:t>108</w:t>
      </w:r>
      <w:r>
        <w:rPr>
          <w:rFonts w:ascii="Times New Roman" w:hAnsi="Times New Roman" w:cs="Times New Roman"/>
          <w:sz w:val="24"/>
          <w:szCs w:val="24"/>
        </w:rPr>
        <w:t xml:space="preserve">: 195–202. </w:t>
      </w:r>
      <w:proofErr w:type="gramStart"/>
      <w:r>
        <w:rPr>
          <w:rFonts w:ascii="Times New Roman" w:hAnsi="Times New Roman" w:cs="Times New Roman"/>
          <w:sz w:val="24"/>
          <w:szCs w:val="24"/>
        </w:rPr>
        <w:t>doi:10.1016/j.trac</w:t>
      </w:r>
      <w:proofErr w:type="gramEnd"/>
      <w:r>
        <w:rPr>
          <w:rFonts w:ascii="Times New Roman" w:hAnsi="Times New Roman" w:cs="Times New Roman"/>
          <w:sz w:val="24"/>
          <w:szCs w:val="24"/>
        </w:rPr>
        <w:t>.2018.08.026</w:t>
      </w:r>
    </w:p>
    <w:p w14:paraId="0ACDDD26" w14:textId="77777777" w:rsidR="009712DF" w:rsidRDefault="009712DF" w:rsidP="009712DF">
      <w:pPr>
        <w:pStyle w:val="Bibliography"/>
        <w:rPr>
          <w:rFonts w:ascii="Times New Roman" w:hAnsi="Times New Roman" w:cs="Times New Roman"/>
          <w:sz w:val="24"/>
          <w:szCs w:val="24"/>
        </w:rPr>
        <w:pPrChange w:id="418" w:author="Meyer, Michael Frederick" w:date="2020-08-25T17:10:00Z">
          <w:pPr>
            <w:widowControl w:val="0"/>
            <w:autoSpaceDE w:val="0"/>
            <w:autoSpaceDN w:val="0"/>
            <w:adjustRightInd w:val="0"/>
            <w:spacing w:line="240" w:lineRule="auto"/>
          </w:pPr>
        </w:pPrChange>
      </w:pPr>
      <w:r>
        <w:rPr>
          <w:rFonts w:ascii="Times New Roman" w:hAnsi="Times New Roman" w:cs="Times New Roman"/>
          <w:sz w:val="24"/>
          <w:szCs w:val="24"/>
        </w:rPr>
        <w:lastRenderedPageBreak/>
        <w:t xml:space="preserve">Wayland, M., and K. A. Hobson. 2001. Stable carbon, nitrogen, and sulfur isotope ratios in riparian food webs on rivers receiving sewage and pulp-mill effluents. Can. J. Zool. </w:t>
      </w:r>
      <w:r>
        <w:rPr>
          <w:rFonts w:ascii="Times New Roman" w:hAnsi="Times New Roman" w:cs="Times New Roman"/>
          <w:b/>
          <w:bCs/>
          <w:sz w:val="24"/>
          <w:szCs w:val="24"/>
        </w:rPr>
        <w:t>79</w:t>
      </w:r>
      <w:r>
        <w:rPr>
          <w:rFonts w:ascii="Times New Roman" w:hAnsi="Times New Roman" w:cs="Times New Roman"/>
          <w:sz w:val="24"/>
          <w:szCs w:val="24"/>
        </w:rPr>
        <w:t>: 5–15. doi:10.1139/z00-169</w:t>
      </w:r>
    </w:p>
    <w:p w14:paraId="16A9ADC2" w14:textId="77777777" w:rsidR="009712DF" w:rsidRDefault="009712DF" w:rsidP="009712DF">
      <w:pPr>
        <w:pStyle w:val="Bibliography"/>
        <w:rPr>
          <w:rFonts w:ascii="Times New Roman" w:hAnsi="Times New Roman" w:cs="Times New Roman"/>
          <w:sz w:val="24"/>
          <w:szCs w:val="24"/>
        </w:rPr>
        <w:pPrChange w:id="419" w:author="Meyer, Michael Frederick" w:date="2020-08-25T17:10:00Z">
          <w:pPr>
            <w:widowControl w:val="0"/>
            <w:autoSpaceDE w:val="0"/>
            <w:autoSpaceDN w:val="0"/>
            <w:adjustRightInd w:val="0"/>
            <w:spacing w:line="240" w:lineRule="auto"/>
          </w:pPr>
        </w:pPrChange>
      </w:pPr>
      <w:r>
        <w:rPr>
          <w:rFonts w:ascii="Times New Roman" w:hAnsi="Times New Roman" w:cs="Times New Roman"/>
          <w:sz w:val="24"/>
          <w:szCs w:val="24"/>
        </w:rPr>
        <w:t>Wickham, H. 2016. ggplot2: Elegant Graphics for Data Analysis, Springer-Verlag.</w:t>
      </w:r>
    </w:p>
    <w:p w14:paraId="067BB2BD" w14:textId="77777777" w:rsidR="009712DF" w:rsidRDefault="009712DF" w:rsidP="009712DF">
      <w:pPr>
        <w:pStyle w:val="Bibliography"/>
        <w:rPr>
          <w:rFonts w:ascii="Times New Roman" w:hAnsi="Times New Roman" w:cs="Times New Roman"/>
          <w:sz w:val="24"/>
          <w:szCs w:val="24"/>
        </w:rPr>
        <w:pPrChange w:id="420" w:author="Meyer, Michael Frederick" w:date="2020-08-25T17:10:00Z">
          <w:pPr>
            <w:widowControl w:val="0"/>
            <w:autoSpaceDE w:val="0"/>
            <w:autoSpaceDN w:val="0"/>
            <w:adjustRightInd w:val="0"/>
            <w:spacing w:line="240" w:lineRule="auto"/>
          </w:pPr>
        </w:pPrChange>
      </w:pPr>
      <w:r>
        <w:rPr>
          <w:rFonts w:ascii="Times New Roman" w:hAnsi="Times New Roman" w:cs="Times New Roman"/>
          <w:sz w:val="24"/>
          <w:szCs w:val="24"/>
        </w:rPr>
        <w:t xml:space="preserve">Wickham, H., R. Francois, L. Henry, and K. Mueller. 2019. </w:t>
      </w:r>
      <w:proofErr w:type="spellStart"/>
      <w:r>
        <w:rPr>
          <w:rFonts w:ascii="Times New Roman" w:hAnsi="Times New Roman" w:cs="Times New Roman"/>
          <w:sz w:val="24"/>
          <w:szCs w:val="24"/>
        </w:rPr>
        <w:t>dplyr</w:t>
      </w:r>
      <w:proofErr w:type="spellEnd"/>
      <w:r>
        <w:rPr>
          <w:rFonts w:ascii="Times New Roman" w:hAnsi="Times New Roman" w:cs="Times New Roman"/>
          <w:sz w:val="24"/>
          <w:szCs w:val="24"/>
        </w:rPr>
        <w:t xml:space="preserve">: A Grammar of Data </w:t>
      </w:r>
      <w:proofErr w:type="gramStart"/>
      <w:r>
        <w:rPr>
          <w:rFonts w:ascii="Times New Roman" w:hAnsi="Times New Roman" w:cs="Times New Roman"/>
          <w:sz w:val="24"/>
          <w:szCs w:val="24"/>
        </w:rPr>
        <w:t>Manipulation,.</w:t>
      </w:r>
      <w:proofErr w:type="gramEnd"/>
    </w:p>
    <w:p w14:paraId="5284A62B" w14:textId="77777777" w:rsidR="009712DF" w:rsidRDefault="009712DF" w:rsidP="009712DF">
      <w:pPr>
        <w:pStyle w:val="Bibliography"/>
        <w:rPr>
          <w:rFonts w:ascii="Times New Roman" w:hAnsi="Times New Roman" w:cs="Times New Roman"/>
          <w:sz w:val="24"/>
          <w:szCs w:val="24"/>
        </w:rPr>
        <w:pPrChange w:id="421" w:author="Meyer, Michael Frederick" w:date="2020-08-25T17:10:00Z">
          <w:pPr>
            <w:widowControl w:val="0"/>
            <w:autoSpaceDE w:val="0"/>
            <w:autoSpaceDN w:val="0"/>
            <w:adjustRightInd w:val="0"/>
            <w:spacing w:line="240" w:lineRule="auto"/>
          </w:pPr>
        </w:pPrChange>
      </w:pPr>
      <w:r>
        <w:rPr>
          <w:rFonts w:ascii="Times New Roman" w:hAnsi="Times New Roman" w:cs="Times New Roman"/>
          <w:sz w:val="24"/>
          <w:szCs w:val="24"/>
        </w:rPr>
        <w:t xml:space="preserve">Wickham, H., and L. Henry. 2019. </w:t>
      </w:r>
      <w:proofErr w:type="spellStart"/>
      <w:r>
        <w:rPr>
          <w:rFonts w:ascii="Times New Roman" w:hAnsi="Times New Roman" w:cs="Times New Roman"/>
          <w:sz w:val="24"/>
          <w:szCs w:val="24"/>
        </w:rPr>
        <w:t>tidyr</w:t>
      </w:r>
      <w:proofErr w:type="spellEnd"/>
      <w:r>
        <w:rPr>
          <w:rFonts w:ascii="Times New Roman" w:hAnsi="Times New Roman" w:cs="Times New Roman"/>
          <w:sz w:val="24"/>
          <w:szCs w:val="24"/>
        </w:rPr>
        <w:t>: Easily Tidy Data with ‘</w:t>
      </w:r>
      <w:proofErr w:type="gramStart"/>
      <w:r>
        <w:rPr>
          <w:rFonts w:ascii="Times New Roman" w:hAnsi="Times New Roman" w:cs="Times New Roman"/>
          <w:sz w:val="24"/>
          <w:szCs w:val="24"/>
        </w:rPr>
        <w:t>spread(</w:t>
      </w:r>
      <w:proofErr w:type="gramEnd"/>
      <w:r>
        <w:rPr>
          <w:rFonts w:ascii="Times New Roman" w:hAnsi="Times New Roman" w:cs="Times New Roman"/>
          <w:sz w:val="24"/>
          <w:szCs w:val="24"/>
        </w:rPr>
        <w:t>)’ and ‘gather()’ Functions,.</w:t>
      </w:r>
    </w:p>
    <w:p w14:paraId="45E7B196" w14:textId="77777777" w:rsidR="009712DF" w:rsidRDefault="009712DF" w:rsidP="009712DF">
      <w:pPr>
        <w:pStyle w:val="Bibliography"/>
        <w:rPr>
          <w:rFonts w:ascii="Times New Roman" w:hAnsi="Times New Roman" w:cs="Times New Roman"/>
          <w:sz w:val="24"/>
          <w:szCs w:val="24"/>
        </w:rPr>
        <w:pPrChange w:id="422" w:author="Meyer, Michael Frederick" w:date="2020-08-25T17:10:00Z">
          <w:pPr>
            <w:widowControl w:val="0"/>
            <w:autoSpaceDE w:val="0"/>
            <w:autoSpaceDN w:val="0"/>
            <w:adjustRightInd w:val="0"/>
            <w:spacing w:line="240" w:lineRule="auto"/>
          </w:pPr>
        </w:pPrChange>
      </w:pPr>
      <w:r>
        <w:rPr>
          <w:rFonts w:ascii="Times New Roman" w:hAnsi="Times New Roman" w:cs="Times New Roman"/>
          <w:sz w:val="24"/>
          <w:szCs w:val="24"/>
        </w:rPr>
        <w:t xml:space="preserve">Yang, Y., W. Song, H. Lin, W. Wang, L. Du, and W. Xing. 2018. Antibiotics and antibiotic resistance genes in global lakes: A review and meta-analysis. Environment International </w:t>
      </w:r>
      <w:r>
        <w:rPr>
          <w:rFonts w:ascii="Times New Roman" w:hAnsi="Times New Roman" w:cs="Times New Roman"/>
          <w:b/>
          <w:bCs/>
          <w:sz w:val="24"/>
          <w:szCs w:val="24"/>
        </w:rPr>
        <w:t>116</w:t>
      </w:r>
      <w:r>
        <w:rPr>
          <w:rFonts w:ascii="Times New Roman" w:hAnsi="Times New Roman" w:cs="Times New Roman"/>
          <w:sz w:val="24"/>
          <w:szCs w:val="24"/>
        </w:rPr>
        <w:t xml:space="preserve">: 60–73. </w:t>
      </w:r>
      <w:proofErr w:type="gramStart"/>
      <w:r>
        <w:rPr>
          <w:rFonts w:ascii="Times New Roman" w:hAnsi="Times New Roman" w:cs="Times New Roman"/>
          <w:sz w:val="24"/>
          <w:szCs w:val="24"/>
        </w:rPr>
        <w:t>doi:10.1016/j.envint</w:t>
      </w:r>
      <w:proofErr w:type="gramEnd"/>
      <w:r>
        <w:rPr>
          <w:rFonts w:ascii="Times New Roman" w:hAnsi="Times New Roman" w:cs="Times New Roman"/>
          <w:sz w:val="24"/>
          <w:szCs w:val="24"/>
        </w:rPr>
        <w:t>.2018.04.011</w:t>
      </w:r>
    </w:p>
    <w:p w14:paraId="6494ABE5" w14:textId="77777777" w:rsidR="009712DF" w:rsidRDefault="009712DF" w:rsidP="009712DF">
      <w:pPr>
        <w:pStyle w:val="Bibliography"/>
        <w:rPr>
          <w:rFonts w:ascii="Times New Roman" w:hAnsi="Times New Roman" w:cs="Times New Roman"/>
          <w:sz w:val="24"/>
          <w:szCs w:val="24"/>
        </w:rPr>
        <w:pPrChange w:id="423" w:author="Meyer, Michael Frederick" w:date="2020-08-25T17:10:00Z">
          <w:pPr>
            <w:widowControl w:val="0"/>
            <w:autoSpaceDE w:val="0"/>
            <w:autoSpaceDN w:val="0"/>
            <w:adjustRightInd w:val="0"/>
            <w:spacing w:line="240" w:lineRule="auto"/>
          </w:pPr>
        </w:pPrChange>
      </w:pPr>
      <w:r>
        <w:rPr>
          <w:rFonts w:ascii="Times New Roman" w:hAnsi="Times New Roman" w:cs="Times New Roman"/>
          <w:sz w:val="24"/>
          <w:szCs w:val="24"/>
        </w:rPr>
        <w:t xml:space="preserve">Yang, Y.-Y., G. S. Toor, P. C. Wilson, and C. F. Williams. 2016. Septic systems as hot-spots of pollutants in the environment: Fate and mass balance of micropollutants in septic </w:t>
      </w:r>
      <w:proofErr w:type="spellStart"/>
      <w:r>
        <w:rPr>
          <w:rFonts w:ascii="Times New Roman" w:hAnsi="Times New Roman" w:cs="Times New Roman"/>
          <w:sz w:val="24"/>
          <w:szCs w:val="24"/>
        </w:rPr>
        <w:t>drainfields</w:t>
      </w:r>
      <w:proofErr w:type="spellEnd"/>
      <w:r>
        <w:rPr>
          <w:rFonts w:ascii="Times New Roman" w:hAnsi="Times New Roman" w:cs="Times New Roman"/>
          <w:sz w:val="24"/>
          <w:szCs w:val="24"/>
        </w:rPr>
        <w:t xml:space="preserve">. Science of The Total Environment </w:t>
      </w:r>
      <w:r>
        <w:rPr>
          <w:rFonts w:ascii="Times New Roman" w:hAnsi="Times New Roman" w:cs="Times New Roman"/>
          <w:b/>
          <w:bCs/>
          <w:sz w:val="24"/>
          <w:szCs w:val="24"/>
        </w:rPr>
        <w:t>566–567</w:t>
      </w:r>
      <w:r>
        <w:rPr>
          <w:rFonts w:ascii="Times New Roman" w:hAnsi="Times New Roman" w:cs="Times New Roman"/>
          <w:sz w:val="24"/>
          <w:szCs w:val="24"/>
        </w:rPr>
        <w:t xml:space="preserve">: 1535–1544. </w:t>
      </w:r>
      <w:proofErr w:type="gramStart"/>
      <w:r>
        <w:rPr>
          <w:rFonts w:ascii="Times New Roman" w:hAnsi="Times New Roman" w:cs="Times New Roman"/>
          <w:sz w:val="24"/>
          <w:szCs w:val="24"/>
        </w:rPr>
        <w:t>doi:10.1016/j.scitotenv</w:t>
      </w:r>
      <w:proofErr w:type="gramEnd"/>
      <w:r>
        <w:rPr>
          <w:rFonts w:ascii="Times New Roman" w:hAnsi="Times New Roman" w:cs="Times New Roman"/>
          <w:sz w:val="24"/>
          <w:szCs w:val="24"/>
        </w:rPr>
        <w:t>.2016.06.043</w:t>
      </w:r>
    </w:p>
    <w:p w14:paraId="36935951" w14:textId="77777777" w:rsidR="009712DF" w:rsidRDefault="009712DF" w:rsidP="009712DF">
      <w:pPr>
        <w:pStyle w:val="Bibliography"/>
        <w:rPr>
          <w:rFonts w:ascii="Times New Roman" w:hAnsi="Times New Roman" w:cs="Times New Roman"/>
          <w:sz w:val="24"/>
          <w:szCs w:val="24"/>
        </w:rPr>
        <w:pPrChange w:id="424" w:author="Meyer, Michael Frederick" w:date="2020-08-25T17:10:00Z">
          <w:pPr>
            <w:widowControl w:val="0"/>
            <w:autoSpaceDE w:val="0"/>
            <w:autoSpaceDN w:val="0"/>
            <w:adjustRightInd w:val="0"/>
            <w:spacing w:line="240" w:lineRule="auto"/>
          </w:pPr>
        </w:pPrChange>
      </w:pPr>
      <w:r>
        <w:rPr>
          <w:rFonts w:ascii="Times New Roman" w:hAnsi="Times New Roman" w:cs="Times New Roman"/>
          <w:sz w:val="24"/>
          <w:szCs w:val="24"/>
        </w:rPr>
        <w:t xml:space="preserve">York, J. K., G. </w:t>
      </w:r>
      <w:proofErr w:type="spellStart"/>
      <w:r>
        <w:rPr>
          <w:rFonts w:ascii="Times New Roman" w:hAnsi="Times New Roman" w:cs="Times New Roman"/>
          <w:sz w:val="24"/>
          <w:szCs w:val="24"/>
        </w:rPr>
        <w:t>Tomasky</w:t>
      </w:r>
      <w:proofErr w:type="spellEnd"/>
      <w:r>
        <w:rPr>
          <w:rFonts w:ascii="Times New Roman" w:hAnsi="Times New Roman" w:cs="Times New Roman"/>
          <w:sz w:val="24"/>
          <w:szCs w:val="24"/>
        </w:rPr>
        <w:t xml:space="preserve">, I. </w:t>
      </w:r>
      <w:proofErr w:type="spellStart"/>
      <w:r>
        <w:rPr>
          <w:rFonts w:ascii="Times New Roman" w:hAnsi="Times New Roman" w:cs="Times New Roman"/>
          <w:sz w:val="24"/>
          <w:szCs w:val="24"/>
        </w:rPr>
        <w:t>Valiela</w:t>
      </w:r>
      <w:proofErr w:type="spellEnd"/>
      <w:r>
        <w:rPr>
          <w:rFonts w:ascii="Times New Roman" w:hAnsi="Times New Roman" w:cs="Times New Roman"/>
          <w:sz w:val="24"/>
          <w:szCs w:val="24"/>
        </w:rPr>
        <w:t xml:space="preserve">, and D. J. </w:t>
      </w:r>
      <w:proofErr w:type="spellStart"/>
      <w:r>
        <w:rPr>
          <w:rFonts w:ascii="Times New Roman" w:hAnsi="Times New Roman" w:cs="Times New Roman"/>
          <w:sz w:val="24"/>
          <w:szCs w:val="24"/>
        </w:rPr>
        <w:t>Repeta</w:t>
      </w:r>
      <w:proofErr w:type="spellEnd"/>
      <w:r>
        <w:rPr>
          <w:rFonts w:ascii="Times New Roman" w:hAnsi="Times New Roman" w:cs="Times New Roman"/>
          <w:sz w:val="24"/>
          <w:szCs w:val="24"/>
        </w:rPr>
        <w:t xml:space="preserve">. 2007. Stable isotopic detection of ammonium and nitrate assimilation by phytoplankton in the Waquoit Bay estuarine system. Limnology and Oceanography </w:t>
      </w:r>
      <w:r>
        <w:rPr>
          <w:rFonts w:ascii="Times New Roman" w:hAnsi="Times New Roman" w:cs="Times New Roman"/>
          <w:b/>
          <w:bCs/>
          <w:sz w:val="24"/>
          <w:szCs w:val="24"/>
        </w:rPr>
        <w:t>52</w:t>
      </w:r>
      <w:r>
        <w:rPr>
          <w:rFonts w:ascii="Times New Roman" w:hAnsi="Times New Roman" w:cs="Times New Roman"/>
          <w:sz w:val="24"/>
          <w:szCs w:val="24"/>
        </w:rPr>
        <w:t>: 144–155. doi:10.4319/lo.2007.52.1.0144</w:t>
      </w:r>
    </w:p>
    <w:p w14:paraId="4DD64C32" w14:textId="77777777" w:rsidR="009712DF" w:rsidRDefault="009712DF" w:rsidP="009712DF">
      <w:pPr>
        <w:pStyle w:val="Bibliography"/>
        <w:rPr>
          <w:rFonts w:ascii="Times New Roman" w:hAnsi="Times New Roman" w:cs="Times New Roman"/>
          <w:sz w:val="24"/>
          <w:szCs w:val="24"/>
        </w:rPr>
        <w:pPrChange w:id="425" w:author="Meyer, Michael Frederick" w:date="2020-08-25T17:10:00Z">
          <w:pPr>
            <w:widowControl w:val="0"/>
            <w:autoSpaceDE w:val="0"/>
            <w:autoSpaceDN w:val="0"/>
            <w:adjustRightInd w:val="0"/>
            <w:spacing w:line="240" w:lineRule="auto"/>
          </w:pPr>
        </w:pPrChange>
      </w:pPr>
      <w:r>
        <w:rPr>
          <w:rFonts w:ascii="Times New Roman" w:hAnsi="Times New Roman" w:cs="Times New Roman"/>
          <w:sz w:val="24"/>
          <w:szCs w:val="24"/>
        </w:rPr>
        <w:t xml:space="preserve">Yoshida, T., T. </w:t>
      </w:r>
      <w:proofErr w:type="spellStart"/>
      <w:r>
        <w:rPr>
          <w:rFonts w:ascii="Times New Roman" w:hAnsi="Times New Roman" w:cs="Times New Roman"/>
          <w:sz w:val="24"/>
          <w:szCs w:val="24"/>
        </w:rPr>
        <w:t>Sekino</w:t>
      </w:r>
      <w:proofErr w:type="spellEnd"/>
      <w:r>
        <w:rPr>
          <w:rFonts w:ascii="Times New Roman" w:hAnsi="Times New Roman" w:cs="Times New Roman"/>
          <w:sz w:val="24"/>
          <w:szCs w:val="24"/>
        </w:rPr>
        <w:t xml:space="preserve">, M. </w:t>
      </w:r>
      <w:proofErr w:type="spellStart"/>
      <w:r>
        <w:rPr>
          <w:rFonts w:ascii="Times New Roman" w:hAnsi="Times New Roman" w:cs="Times New Roman"/>
          <w:sz w:val="24"/>
          <w:szCs w:val="24"/>
        </w:rPr>
        <w:t>Genkai</w:t>
      </w:r>
      <w:proofErr w:type="spellEnd"/>
      <w:r>
        <w:rPr>
          <w:rFonts w:ascii="Times New Roman" w:hAnsi="Times New Roman" w:cs="Times New Roman"/>
          <w:sz w:val="24"/>
          <w:szCs w:val="24"/>
        </w:rPr>
        <w:t xml:space="preserve">-Kato, and others. 2003. Seasonal dynamics of primary production in the pelagic zone of southern Lake Baikal. Limnology </w:t>
      </w:r>
      <w:r>
        <w:rPr>
          <w:rFonts w:ascii="Times New Roman" w:hAnsi="Times New Roman" w:cs="Times New Roman"/>
          <w:b/>
          <w:bCs/>
          <w:sz w:val="24"/>
          <w:szCs w:val="24"/>
        </w:rPr>
        <w:t>4</w:t>
      </w:r>
      <w:r>
        <w:rPr>
          <w:rFonts w:ascii="Times New Roman" w:hAnsi="Times New Roman" w:cs="Times New Roman"/>
          <w:sz w:val="24"/>
          <w:szCs w:val="24"/>
        </w:rPr>
        <w:t>: 53–62. doi:10.1007/s10201-002-0089-3</w:t>
      </w:r>
    </w:p>
    <w:p w14:paraId="3135F6DA" w14:textId="77777777" w:rsidR="009712DF" w:rsidRDefault="009712DF" w:rsidP="009712DF">
      <w:pPr>
        <w:pStyle w:val="Bibliography"/>
        <w:rPr>
          <w:rFonts w:ascii="Times New Roman" w:hAnsi="Times New Roman" w:cs="Times New Roman"/>
          <w:sz w:val="24"/>
          <w:szCs w:val="24"/>
        </w:rPr>
        <w:pPrChange w:id="426" w:author="Meyer, Michael Frederick" w:date="2020-08-25T17:10:00Z">
          <w:pPr>
            <w:widowControl w:val="0"/>
            <w:autoSpaceDE w:val="0"/>
            <w:autoSpaceDN w:val="0"/>
            <w:adjustRightInd w:val="0"/>
            <w:spacing w:line="240" w:lineRule="auto"/>
          </w:pPr>
        </w:pPrChange>
      </w:pPr>
      <w:r>
        <w:rPr>
          <w:rFonts w:ascii="Times New Roman" w:hAnsi="Times New Roman" w:cs="Times New Roman"/>
          <w:sz w:val="24"/>
          <w:szCs w:val="24"/>
        </w:rPr>
        <w:t>2016a. Methods for determination of nitrogen-containing matters (with corrections) (</w:t>
      </w:r>
      <w:proofErr w:type="spellStart"/>
      <w:r>
        <w:rPr>
          <w:rFonts w:ascii="Times New Roman" w:hAnsi="Times New Roman" w:cs="Times New Roman"/>
          <w:sz w:val="24"/>
          <w:szCs w:val="24"/>
        </w:rPr>
        <w:t>Методы</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определения</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азотсодержащих</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веществ</w:t>
      </w:r>
      <w:proofErr w:type="spellEnd"/>
      <w:r>
        <w:rPr>
          <w:rFonts w:ascii="Times New Roman" w:hAnsi="Times New Roman" w:cs="Times New Roman"/>
          <w:sz w:val="24"/>
          <w:szCs w:val="24"/>
        </w:rPr>
        <w:t xml:space="preserve"> (с </w:t>
      </w:r>
      <w:proofErr w:type="spellStart"/>
      <w:r>
        <w:rPr>
          <w:rFonts w:ascii="Times New Roman" w:hAnsi="Times New Roman" w:cs="Times New Roman"/>
          <w:sz w:val="24"/>
          <w:szCs w:val="24"/>
        </w:rPr>
        <w:t>Поправками</w:t>
      </w:r>
      <w:proofErr w:type="spellEnd"/>
      <w:r>
        <w:rPr>
          <w:rFonts w:ascii="Times New Roman" w:hAnsi="Times New Roman" w:cs="Times New Roman"/>
          <w:sz w:val="24"/>
          <w:szCs w:val="24"/>
        </w:rPr>
        <w:t>)).</w:t>
      </w:r>
    </w:p>
    <w:p w14:paraId="7E4BD71E" w14:textId="77777777" w:rsidR="009712DF" w:rsidRDefault="009712DF" w:rsidP="009712DF">
      <w:pPr>
        <w:pStyle w:val="Bibliography"/>
        <w:rPr>
          <w:rFonts w:ascii="Times New Roman" w:hAnsi="Times New Roman" w:cs="Times New Roman"/>
          <w:sz w:val="24"/>
          <w:szCs w:val="24"/>
        </w:rPr>
        <w:pPrChange w:id="427" w:author="Meyer, Michael Frederick" w:date="2020-08-25T17:10:00Z">
          <w:pPr>
            <w:widowControl w:val="0"/>
            <w:autoSpaceDE w:val="0"/>
            <w:autoSpaceDN w:val="0"/>
            <w:adjustRightInd w:val="0"/>
            <w:spacing w:line="240" w:lineRule="auto"/>
          </w:pPr>
        </w:pPrChange>
      </w:pPr>
      <w:r>
        <w:rPr>
          <w:rFonts w:ascii="Times New Roman" w:hAnsi="Times New Roman" w:cs="Times New Roman"/>
          <w:sz w:val="24"/>
          <w:szCs w:val="24"/>
        </w:rPr>
        <w:lastRenderedPageBreak/>
        <w:t>2016b. Methods for determination of phosphorus-containing matters (with corrections) (</w:t>
      </w:r>
      <w:proofErr w:type="spellStart"/>
      <w:r>
        <w:rPr>
          <w:rFonts w:ascii="Times New Roman" w:hAnsi="Times New Roman" w:cs="Times New Roman"/>
          <w:sz w:val="24"/>
          <w:szCs w:val="24"/>
        </w:rPr>
        <w:t>Методы</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определения</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фосфорсодержащих</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веществ</w:t>
      </w:r>
      <w:proofErr w:type="spellEnd"/>
      <w:r>
        <w:rPr>
          <w:rFonts w:ascii="Times New Roman" w:hAnsi="Times New Roman" w:cs="Times New Roman"/>
          <w:sz w:val="24"/>
          <w:szCs w:val="24"/>
        </w:rPr>
        <w:t>).</w:t>
      </w:r>
    </w:p>
    <w:p w14:paraId="3E889681" w14:textId="77777777" w:rsidR="009712DF" w:rsidRDefault="009712DF" w:rsidP="009712DF">
      <w:pPr>
        <w:pStyle w:val="Bibliography"/>
        <w:rPr>
          <w:rFonts w:ascii="Times New Roman" w:hAnsi="Times New Roman" w:cs="Times New Roman"/>
          <w:sz w:val="24"/>
          <w:szCs w:val="24"/>
        </w:rPr>
        <w:pPrChange w:id="428" w:author="Meyer, Michael Frederick" w:date="2020-08-25T17:10:00Z">
          <w:pPr>
            <w:widowControl w:val="0"/>
            <w:autoSpaceDE w:val="0"/>
            <w:autoSpaceDN w:val="0"/>
            <w:adjustRightInd w:val="0"/>
            <w:spacing w:line="240" w:lineRule="auto"/>
          </w:pPr>
        </w:pPrChange>
      </w:pPr>
      <w:r>
        <w:rPr>
          <w:rFonts w:ascii="Times New Roman" w:hAnsi="Times New Roman" w:cs="Times New Roman"/>
          <w:sz w:val="24"/>
          <w:szCs w:val="24"/>
        </w:rPr>
        <w:t xml:space="preserve">2017. Nitrate concentration in waters: Photometric methods with </w:t>
      </w:r>
      <w:proofErr w:type="spellStart"/>
      <w:r>
        <w:rPr>
          <w:rFonts w:ascii="Times New Roman" w:hAnsi="Times New Roman" w:cs="Times New Roman"/>
          <w:sz w:val="24"/>
          <w:szCs w:val="24"/>
        </w:rPr>
        <w:t>Giress</w:t>
      </w:r>
      <w:proofErr w:type="spellEnd"/>
      <w:r>
        <w:rPr>
          <w:rFonts w:ascii="Times New Roman" w:hAnsi="Times New Roman" w:cs="Times New Roman"/>
          <w:sz w:val="24"/>
          <w:szCs w:val="24"/>
        </w:rPr>
        <w:t xml:space="preserve"> reagent following stabilization in a cadmium reducer (</w:t>
      </w:r>
      <w:proofErr w:type="spellStart"/>
      <w:r>
        <w:rPr>
          <w:rFonts w:ascii="Times New Roman" w:hAnsi="Times New Roman" w:cs="Times New Roman"/>
          <w:sz w:val="24"/>
          <w:szCs w:val="24"/>
        </w:rPr>
        <w:t>Массовая</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концентрация</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нитратного</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азота</w:t>
      </w:r>
      <w:proofErr w:type="spellEnd"/>
      <w:r>
        <w:rPr>
          <w:rFonts w:ascii="Times New Roman" w:hAnsi="Times New Roman" w:cs="Times New Roman"/>
          <w:sz w:val="24"/>
          <w:szCs w:val="24"/>
        </w:rPr>
        <w:t xml:space="preserve"> в </w:t>
      </w:r>
      <w:proofErr w:type="spellStart"/>
      <w:r>
        <w:rPr>
          <w:rFonts w:ascii="Times New Roman" w:hAnsi="Times New Roman" w:cs="Times New Roman"/>
          <w:sz w:val="24"/>
          <w:szCs w:val="24"/>
        </w:rPr>
        <w:t>водах</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Методика</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измерений</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фотометрическим</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методом</w:t>
      </w:r>
      <w:proofErr w:type="spellEnd"/>
      <w:r>
        <w:rPr>
          <w:rFonts w:ascii="Times New Roman" w:hAnsi="Times New Roman" w:cs="Times New Roman"/>
          <w:sz w:val="24"/>
          <w:szCs w:val="24"/>
        </w:rPr>
        <w:t xml:space="preserve"> с </w:t>
      </w:r>
      <w:proofErr w:type="spellStart"/>
      <w:r>
        <w:rPr>
          <w:rFonts w:ascii="Times New Roman" w:hAnsi="Times New Roman" w:cs="Times New Roman"/>
          <w:sz w:val="24"/>
          <w:szCs w:val="24"/>
        </w:rPr>
        <w:t>реактивом</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Грисса</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после</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восстановления</w:t>
      </w:r>
      <w:proofErr w:type="spellEnd"/>
      <w:r>
        <w:rPr>
          <w:rFonts w:ascii="Times New Roman" w:hAnsi="Times New Roman" w:cs="Times New Roman"/>
          <w:sz w:val="24"/>
          <w:szCs w:val="24"/>
        </w:rPr>
        <w:t xml:space="preserve"> в </w:t>
      </w:r>
      <w:proofErr w:type="spellStart"/>
      <w:r>
        <w:rPr>
          <w:rFonts w:ascii="Times New Roman" w:hAnsi="Times New Roman" w:cs="Times New Roman"/>
          <w:sz w:val="24"/>
          <w:szCs w:val="24"/>
        </w:rPr>
        <w:t>камиевом</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редукторе</w:t>
      </w:r>
      <w:proofErr w:type="spellEnd"/>
      <w:r>
        <w:rPr>
          <w:rFonts w:ascii="Times New Roman" w:hAnsi="Times New Roman" w:cs="Times New Roman"/>
          <w:sz w:val="24"/>
          <w:szCs w:val="24"/>
        </w:rPr>
        <w:t>).</w:t>
      </w:r>
    </w:p>
    <w:p w14:paraId="1ACD0460" w14:textId="7665959A" w:rsidR="00715D55" w:rsidRDefault="00A92B32">
      <w:pPr>
        <w:rPr>
          <w:rFonts w:ascii="Times New Roman" w:eastAsia="Times New Roman" w:hAnsi="Times New Roman" w:cs="Times New Roman"/>
          <w:sz w:val="24"/>
          <w:szCs w:val="24"/>
        </w:rPr>
      </w:pPr>
      <w:r w:rsidRPr="00A92B32">
        <w:rPr>
          <w:rFonts w:ascii="Times New Roman" w:hAnsi="Times New Roman" w:cs="Times New Roman"/>
        </w:rPr>
        <w:fldChar w:fldCharType="end"/>
      </w:r>
      <w:r w:rsidR="00D8535D">
        <w:br w:type="page"/>
      </w:r>
    </w:p>
    <w:p w14:paraId="462D8C86" w14:textId="77777777" w:rsidR="00715D55" w:rsidRDefault="00D8535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Acknowledgments </w:t>
      </w:r>
    </w:p>
    <w:p w14:paraId="5C74CC9E" w14:textId="77777777" w:rsidR="00715D55" w:rsidRDefault="00715D55">
      <w:pPr>
        <w:rPr>
          <w:rFonts w:ascii="Times New Roman" w:eastAsia="Times New Roman" w:hAnsi="Times New Roman" w:cs="Times New Roman"/>
          <w:sz w:val="24"/>
          <w:szCs w:val="24"/>
        </w:rPr>
      </w:pPr>
    </w:p>
    <w:p w14:paraId="07DA9E5F" w14:textId="202A65AB"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would like to thank the faculty, students, staff, and mariners of the Irkutsk State University’s Biological Research Institute </w:t>
      </w:r>
      <w:proofErr w:type="spellStart"/>
      <w:r>
        <w:rPr>
          <w:rFonts w:ascii="Times New Roman" w:eastAsia="Times New Roman" w:hAnsi="Times New Roman" w:cs="Times New Roman"/>
          <w:sz w:val="24"/>
          <w:szCs w:val="24"/>
        </w:rPr>
        <w:t>Biostation</w:t>
      </w:r>
      <w:proofErr w:type="spellEnd"/>
      <w:r>
        <w:rPr>
          <w:rFonts w:ascii="Times New Roman" w:eastAsia="Times New Roman" w:hAnsi="Times New Roman" w:cs="Times New Roman"/>
          <w:sz w:val="24"/>
          <w:szCs w:val="24"/>
        </w:rPr>
        <w:t xml:space="preserve"> for their expert field, taxonomic, and laboratory support; Marianne Moore and Bart De </w:t>
      </w:r>
      <w:proofErr w:type="spellStart"/>
      <w:r>
        <w:rPr>
          <w:rFonts w:ascii="Times New Roman" w:eastAsia="Times New Roman" w:hAnsi="Times New Roman" w:cs="Times New Roman"/>
          <w:sz w:val="24"/>
          <w:szCs w:val="24"/>
        </w:rPr>
        <w:t>Stasio</w:t>
      </w:r>
      <w:proofErr w:type="spellEnd"/>
      <w:r>
        <w:rPr>
          <w:rFonts w:ascii="Times New Roman" w:eastAsia="Times New Roman" w:hAnsi="Times New Roman" w:cs="Times New Roman"/>
          <w:sz w:val="24"/>
          <w:szCs w:val="24"/>
        </w:rPr>
        <w:t xml:space="preserve"> for helpful advice; the researchers and students of the Siberian Branch of the Russian Academy of Sciences Limnological Institute for expert taxonomic and </w:t>
      </w:r>
      <w:r w:rsidR="00650752">
        <w:rPr>
          <w:rFonts w:ascii="Times New Roman" w:eastAsia="Times New Roman" w:hAnsi="Times New Roman" w:cs="Times New Roman"/>
          <w:sz w:val="24"/>
          <w:szCs w:val="24"/>
        </w:rPr>
        <w:t>logistical</w:t>
      </w:r>
      <w:r>
        <w:rPr>
          <w:rFonts w:ascii="Times New Roman" w:eastAsia="Times New Roman" w:hAnsi="Times New Roman" w:cs="Times New Roman"/>
          <w:sz w:val="24"/>
          <w:szCs w:val="24"/>
        </w:rPr>
        <w:t xml:space="preserve"> assistance; Stephen M. Powers, Stephanie G. </w:t>
      </w:r>
      <w:proofErr w:type="spellStart"/>
      <w:r>
        <w:rPr>
          <w:rFonts w:ascii="Times New Roman" w:eastAsia="Times New Roman" w:hAnsi="Times New Roman" w:cs="Times New Roman"/>
          <w:sz w:val="24"/>
          <w:szCs w:val="24"/>
        </w:rPr>
        <w:t>Labou</w:t>
      </w:r>
      <w:proofErr w:type="spellEnd"/>
      <w:r>
        <w:rPr>
          <w:rFonts w:ascii="Times New Roman" w:eastAsia="Times New Roman" w:hAnsi="Times New Roman" w:cs="Times New Roman"/>
          <w:sz w:val="24"/>
          <w:szCs w:val="24"/>
        </w:rPr>
        <w:t xml:space="preserve">, Stephen L. Katz, Brian P. Lanouette, John R. Loffredo, Alex K. </w:t>
      </w:r>
      <w:proofErr w:type="spellStart"/>
      <w:r>
        <w:rPr>
          <w:rFonts w:ascii="Times New Roman" w:eastAsia="Times New Roman" w:hAnsi="Times New Roman" w:cs="Times New Roman"/>
          <w:sz w:val="24"/>
          <w:szCs w:val="24"/>
        </w:rPr>
        <w:t>Fremier</w:t>
      </w:r>
      <w:proofErr w:type="spellEnd"/>
      <w:r>
        <w:rPr>
          <w:rFonts w:ascii="Times New Roman" w:eastAsia="Times New Roman" w:hAnsi="Times New Roman" w:cs="Times New Roman"/>
          <w:sz w:val="24"/>
          <w:szCs w:val="24"/>
        </w:rPr>
        <w:t xml:space="preserve">, Erica J. </w:t>
      </w:r>
      <w:proofErr w:type="spellStart"/>
      <w:r>
        <w:rPr>
          <w:rFonts w:ascii="Times New Roman" w:eastAsia="Times New Roman" w:hAnsi="Times New Roman" w:cs="Times New Roman"/>
          <w:sz w:val="24"/>
          <w:szCs w:val="24"/>
        </w:rPr>
        <w:t>Crespi</w:t>
      </w:r>
      <w:proofErr w:type="spellEnd"/>
      <w:r>
        <w:rPr>
          <w:rFonts w:ascii="Times New Roman" w:eastAsia="Times New Roman" w:hAnsi="Times New Roman" w:cs="Times New Roman"/>
          <w:sz w:val="24"/>
          <w:szCs w:val="24"/>
        </w:rPr>
        <w:t xml:space="preserve">, Daniel L. Preston, and Jim J. </w:t>
      </w:r>
      <w:proofErr w:type="spellStart"/>
      <w:r>
        <w:rPr>
          <w:rFonts w:ascii="Times New Roman" w:eastAsia="Times New Roman" w:hAnsi="Times New Roman" w:cs="Times New Roman"/>
          <w:sz w:val="24"/>
          <w:szCs w:val="24"/>
        </w:rPr>
        <w:t>Elser</w:t>
      </w:r>
      <w:proofErr w:type="spellEnd"/>
      <w:r>
        <w:rPr>
          <w:rFonts w:ascii="Times New Roman" w:eastAsia="Times New Roman" w:hAnsi="Times New Roman" w:cs="Times New Roman"/>
          <w:sz w:val="24"/>
          <w:szCs w:val="24"/>
        </w:rPr>
        <w:t xml:space="preserve"> for offering insights throughout the development of this project. Funding was</w:t>
      </w:r>
    </w:p>
    <w:p w14:paraId="68FA553C"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provided by the National Science Foundation (NSF-DEB-1136637) to S.E.H., a Fulbright Fellowship to M.F.M.,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NSF Graduate Research Fellowship to M.F.M. (NSF-DGE-1347973),</w:t>
      </w:r>
      <w:r>
        <w:rPr>
          <w:rFonts w:ascii="Calibri" w:eastAsia="Calibri" w:hAnsi="Calibri" w:cs="Calibri"/>
        </w:rPr>
        <w:t xml:space="preserve"> </w:t>
      </w:r>
      <w:r>
        <w:rPr>
          <w:rFonts w:ascii="Times New Roman" w:eastAsia="Times New Roman" w:hAnsi="Times New Roman" w:cs="Times New Roman"/>
          <w:sz w:val="24"/>
          <w:szCs w:val="24"/>
        </w:rPr>
        <w:t xml:space="preserve">and the Russian Ministry of Education and Science Research Project (No. GR 01201461929; 1354-2014/51). This work serves as one chapter of M.F.M.’s doctoral dissertation in Environmental and Natural Resource Sciences at Washington State University. </w:t>
      </w:r>
    </w:p>
    <w:p w14:paraId="66A4DDE0" w14:textId="77777777" w:rsidR="00715D55" w:rsidRDefault="00D8535D">
      <w:r>
        <w:br w:type="page"/>
      </w:r>
    </w:p>
    <w:p w14:paraId="5DE0B69C" w14:textId="77777777" w:rsidR="00715D55" w:rsidRDefault="00715D55">
      <w:pPr>
        <w:rPr>
          <w:rFonts w:ascii="Times New Roman" w:eastAsia="Times New Roman" w:hAnsi="Times New Roman" w:cs="Times New Roman"/>
          <w:sz w:val="24"/>
          <w:szCs w:val="24"/>
        </w:rPr>
      </w:pPr>
    </w:p>
    <w:tbl>
      <w:tblPr>
        <w:tblStyle w:val="4"/>
        <w:tblW w:w="7488"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
        <w:gridCol w:w="936"/>
        <w:gridCol w:w="936"/>
        <w:gridCol w:w="936"/>
        <w:gridCol w:w="936"/>
        <w:gridCol w:w="936"/>
        <w:gridCol w:w="936"/>
        <w:gridCol w:w="936"/>
      </w:tblGrid>
      <w:tr w:rsidR="003E64B9" w14:paraId="400D2454" w14:textId="77777777" w:rsidTr="00E676C1">
        <w:tc>
          <w:tcPr>
            <w:tcW w:w="7488" w:type="dxa"/>
            <w:gridSpan w:val="8"/>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CD323D" w14:textId="4A6B01FB" w:rsidR="003E64B9" w:rsidRDefault="003E64B9">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Table 1: </w:t>
            </w:r>
            <w:r w:rsidR="0059652C">
              <w:rPr>
                <w:rFonts w:ascii="Times New Roman" w:eastAsia="Times New Roman" w:hAnsi="Times New Roman" w:cs="Times New Roman"/>
                <w:sz w:val="16"/>
                <w:szCs w:val="16"/>
              </w:rPr>
              <w:t xml:space="preserve">Location, depth, temperature and </w:t>
            </w:r>
            <w:r w:rsidR="00C872C8">
              <w:rPr>
                <w:rFonts w:ascii="Times New Roman" w:eastAsia="Times New Roman" w:hAnsi="Times New Roman" w:cs="Times New Roman"/>
                <w:sz w:val="16"/>
                <w:szCs w:val="16"/>
              </w:rPr>
              <w:t>population information</w:t>
            </w:r>
            <w:r w:rsidR="00563BF6">
              <w:rPr>
                <w:rFonts w:ascii="Times New Roman" w:eastAsia="Times New Roman" w:hAnsi="Times New Roman" w:cs="Times New Roman"/>
                <w:sz w:val="16"/>
                <w:szCs w:val="16"/>
              </w:rPr>
              <w:t xml:space="preserve"> for each of the 17 sampling </w:t>
            </w:r>
            <w:r w:rsidR="00C872C8">
              <w:rPr>
                <w:rFonts w:ascii="Times New Roman" w:eastAsia="Times New Roman" w:hAnsi="Times New Roman" w:cs="Times New Roman"/>
                <w:sz w:val="16"/>
                <w:szCs w:val="16"/>
              </w:rPr>
              <w:t>stations</w:t>
            </w:r>
            <w:r w:rsidR="00563BF6">
              <w:rPr>
                <w:rFonts w:ascii="Times New Roman" w:eastAsia="Times New Roman" w:hAnsi="Times New Roman" w:cs="Times New Roman"/>
                <w:sz w:val="16"/>
                <w:szCs w:val="16"/>
              </w:rPr>
              <w:t xml:space="preserve">. “OS” refers to pelagic locations (i.e., “Offshore”), whereas other site abbreviations refer to littoral sampling locations. </w:t>
            </w:r>
          </w:p>
        </w:tc>
      </w:tr>
      <w:tr w:rsidR="00C053B8" w14:paraId="075EA721"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3ABF2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Site</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C47C6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Latitude</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E58CE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Longitude</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5C568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Depth (m)</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718C7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Distance to shore (m)</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263C8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Air Temperature (C)</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ED8AB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Surface Temperature (C)</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1B3F7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Adjacent Population</w:t>
            </w:r>
          </w:p>
        </w:tc>
      </w:tr>
      <w:tr w:rsidR="00C053B8" w14:paraId="032B7609"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3E49D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BK-1</w:t>
            </w:r>
          </w:p>
        </w:tc>
        <w:tc>
          <w:tcPr>
            <w:tcW w:w="936" w:type="dxa"/>
            <w:tcBorders>
              <w:top w:val="single" w:sz="8" w:space="0" w:color="000000"/>
              <w:left w:val="single" w:sz="8" w:space="0" w:color="000000"/>
            </w:tcBorders>
            <w:tcMar>
              <w:top w:w="100" w:type="dxa"/>
              <w:left w:w="100" w:type="dxa"/>
              <w:bottom w:w="100" w:type="dxa"/>
              <w:right w:w="100" w:type="dxa"/>
            </w:tcMar>
          </w:tcPr>
          <w:p w14:paraId="51A4C24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51.90316</w:t>
            </w:r>
          </w:p>
        </w:tc>
        <w:tc>
          <w:tcPr>
            <w:tcW w:w="936" w:type="dxa"/>
            <w:tcBorders>
              <w:top w:val="single" w:sz="8" w:space="0" w:color="000000"/>
            </w:tcBorders>
            <w:tcMar>
              <w:top w:w="100" w:type="dxa"/>
              <w:left w:w="100" w:type="dxa"/>
              <w:bottom w:w="100" w:type="dxa"/>
              <w:right w:w="100" w:type="dxa"/>
            </w:tcMar>
          </w:tcPr>
          <w:p w14:paraId="38BE2EE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105.07404</w:t>
            </w:r>
          </w:p>
        </w:tc>
        <w:tc>
          <w:tcPr>
            <w:tcW w:w="936" w:type="dxa"/>
            <w:tcBorders>
              <w:top w:val="single" w:sz="8" w:space="0" w:color="000000"/>
            </w:tcBorders>
            <w:tcMar>
              <w:top w:w="100" w:type="dxa"/>
              <w:left w:w="100" w:type="dxa"/>
              <w:bottom w:w="100" w:type="dxa"/>
              <w:right w:w="100" w:type="dxa"/>
            </w:tcMar>
          </w:tcPr>
          <w:p w14:paraId="731B341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936" w:type="dxa"/>
            <w:tcBorders>
              <w:top w:val="single" w:sz="8" w:space="0" w:color="000000"/>
            </w:tcBorders>
            <w:tcMar>
              <w:top w:w="100" w:type="dxa"/>
              <w:left w:w="100" w:type="dxa"/>
              <w:bottom w:w="100" w:type="dxa"/>
              <w:right w:w="100" w:type="dxa"/>
            </w:tcMar>
          </w:tcPr>
          <w:p w14:paraId="75A9D86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w:t>
            </w:r>
          </w:p>
        </w:tc>
        <w:tc>
          <w:tcPr>
            <w:tcW w:w="936" w:type="dxa"/>
            <w:tcBorders>
              <w:top w:val="single" w:sz="8" w:space="0" w:color="000000"/>
            </w:tcBorders>
            <w:tcMar>
              <w:top w:w="100" w:type="dxa"/>
              <w:left w:w="100" w:type="dxa"/>
              <w:bottom w:w="100" w:type="dxa"/>
              <w:right w:w="100" w:type="dxa"/>
            </w:tcMar>
          </w:tcPr>
          <w:p w14:paraId="0FDED77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936" w:type="dxa"/>
            <w:tcBorders>
              <w:top w:val="single" w:sz="8" w:space="0" w:color="000000"/>
            </w:tcBorders>
            <w:tcMar>
              <w:top w:w="100" w:type="dxa"/>
              <w:left w:w="100" w:type="dxa"/>
              <w:bottom w:w="100" w:type="dxa"/>
              <w:right w:w="100" w:type="dxa"/>
            </w:tcMar>
          </w:tcPr>
          <w:p w14:paraId="72FD663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Borders>
              <w:top w:val="single" w:sz="8" w:space="0" w:color="000000"/>
            </w:tcBorders>
            <w:tcMar>
              <w:top w:w="100" w:type="dxa"/>
              <w:left w:w="100" w:type="dxa"/>
              <w:bottom w:w="100" w:type="dxa"/>
              <w:right w:w="100" w:type="dxa"/>
            </w:tcMar>
          </w:tcPr>
          <w:p w14:paraId="5113E45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56</w:t>
            </w:r>
          </w:p>
        </w:tc>
      </w:tr>
      <w:tr w:rsidR="00C053B8" w14:paraId="7909B2C8"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5BF2F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BK-2</w:t>
            </w:r>
          </w:p>
        </w:tc>
        <w:tc>
          <w:tcPr>
            <w:tcW w:w="936" w:type="dxa"/>
            <w:tcBorders>
              <w:left w:val="single" w:sz="8" w:space="0" w:color="000000"/>
            </w:tcBorders>
            <w:tcMar>
              <w:top w:w="100" w:type="dxa"/>
              <w:left w:w="100" w:type="dxa"/>
              <w:bottom w:w="100" w:type="dxa"/>
              <w:right w:w="100" w:type="dxa"/>
            </w:tcMar>
          </w:tcPr>
          <w:p w14:paraId="2385A4D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51.90365</w:t>
            </w:r>
          </w:p>
        </w:tc>
        <w:tc>
          <w:tcPr>
            <w:tcW w:w="936" w:type="dxa"/>
            <w:tcMar>
              <w:top w:w="100" w:type="dxa"/>
              <w:left w:w="100" w:type="dxa"/>
              <w:bottom w:w="100" w:type="dxa"/>
              <w:right w:w="100" w:type="dxa"/>
            </w:tcMar>
          </w:tcPr>
          <w:p w14:paraId="591176D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105.069</w:t>
            </w:r>
          </w:p>
        </w:tc>
        <w:tc>
          <w:tcPr>
            <w:tcW w:w="936" w:type="dxa"/>
            <w:tcMar>
              <w:top w:w="100" w:type="dxa"/>
              <w:left w:w="100" w:type="dxa"/>
              <w:bottom w:w="100" w:type="dxa"/>
              <w:right w:w="100" w:type="dxa"/>
            </w:tcMar>
          </w:tcPr>
          <w:p w14:paraId="0E07F7E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936" w:type="dxa"/>
            <w:tcMar>
              <w:top w:w="100" w:type="dxa"/>
              <w:left w:w="100" w:type="dxa"/>
              <w:bottom w:w="100" w:type="dxa"/>
              <w:right w:w="100" w:type="dxa"/>
            </w:tcMar>
          </w:tcPr>
          <w:p w14:paraId="62BF54A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17.5</w:t>
            </w:r>
          </w:p>
        </w:tc>
        <w:tc>
          <w:tcPr>
            <w:tcW w:w="936" w:type="dxa"/>
            <w:tcMar>
              <w:top w:w="100" w:type="dxa"/>
              <w:left w:w="100" w:type="dxa"/>
              <w:bottom w:w="100" w:type="dxa"/>
              <w:right w:w="100" w:type="dxa"/>
            </w:tcMar>
          </w:tcPr>
          <w:p w14:paraId="611F79C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w:t>
            </w:r>
          </w:p>
        </w:tc>
        <w:tc>
          <w:tcPr>
            <w:tcW w:w="936" w:type="dxa"/>
            <w:tcMar>
              <w:top w:w="100" w:type="dxa"/>
              <w:left w:w="100" w:type="dxa"/>
              <w:bottom w:w="100" w:type="dxa"/>
              <w:right w:w="100" w:type="dxa"/>
            </w:tcMar>
          </w:tcPr>
          <w:p w14:paraId="0F8FFC2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w:t>
            </w:r>
          </w:p>
        </w:tc>
        <w:tc>
          <w:tcPr>
            <w:tcW w:w="936" w:type="dxa"/>
            <w:tcMar>
              <w:top w:w="100" w:type="dxa"/>
              <w:left w:w="100" w:type="dxa"/>
              <w:bottom w:w="100" w:type="dxa"/>
              <w:right w:w="100" w:type="dxa"/>
            </w:tcMar>
          </w:tcPr>
          <w:p w14:paraId="681497A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56</w:t>
            </w:r>
          </w:p>
        </w:tc>
      </w:tr>
      <w:tr w:rsidR="00C053B8" w14:paraId="50ABC1B5"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1CA4D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BK-3</w:t>
            </w:r>
          </w:p>
        </w:tc>
        <w:tc>
          <w:tcPr>
            <w:tcW w:w="936" w:type="dxa"/>
            <w:tcBorders>
              <w:left w:val="single" w:sz="8" w:space="0" w:color="000000"/>
            </w:tcBorders>
            <w:tcMar>
              <w:top w:w="100" w:type="dxa"/>
              <w:left w:w="100" w:type="dxa"/>
              <w:bottom w:w="100" w:type="dxa"/>
              <w:right w:w="100" w:type="dxa"/>
            </w:tcMar>
          </w:tcPr>
          <w:p w14:paraId="59EB604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51.90536</w:t>
            </w:r>
          </w:p>
        </w:tc>
        <w:tc>
          <w:tcPr>
            <w:tcW w:w="936" w:type="dxa"/>
            <w:tcMar>
              <w:top w:w="100" w:type="dxa"/>
              <w:left w:w="100" w:type="dxa"/>
              <w:bottom w:w="100" w:type="dxa"/>
              <w:right w:w="100" w:type="dxa"/>
            </w:tcMar>
          </w:tcPr>
          <w:p w14:paraId="35DA78A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105.0957</w:t>
            </w:r>
          </w:p>
        </w:tc>
        <w:tc>
          <w:tcPr>
            <w:tcW w:w="936" w:type="dxa"/>
            <w:tcMar>
              <w:top w:w="100" w:type="dxa"/>
              <w:left w:w="100" w:type="dxa"/>
              <w:bottom w:w="100" w:type="dxa"/>
              <w:right w:w="100" w:type="dxa"/>
            </w:tcMar>
          </w:tcPr>
          <w:p w14:paraId="1952D91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0.8</w:t>
            </w:r>
          </w:p>
        </w:tc>
        <w:tc>
          <w:tcPr>
            <w:tcW w:w="936" w:type="dxa"/>
            <w:tcMar>
              <w:top w:w="100" w:type="dxa"/>
              <w:left w:w="100" w:type="dxa"/>
              <w:bottom w:w="100" w:type="dxa"/>
              <w:right w:w="100" w:type="dxa"/>
            </w:tcMar>
          </w:tcPr>
          <w:p w14:paraId="1A5DF81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w:t>
            </w:r>
          </w:p>
        </w:tc>
        <w:tc>
          <w:tcPr>
            <w:tcW w:w="936" w:type="dxa"/>
            <w:tcMar>
              <w:top w:w="100" w:type="dxa"/>
              <w:left w:w="100" w:type="dxa"/>
              <w:bottom w:w="100" w:type="dxa"/>
              <w:right w:w="100" w:type="dxa"/>
            </w:tcMar>
          </w:tcPr>
          <w:p w14:paraId="2203ED9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936" w:type="dxa"/>
            <w:tcMar>
              <w:top w:w="100" w:type="dxa"/>
              <w:left w:w="100" w:type="dxa"/>
              <w:bottom w:w="100" w:type="dxa"/>
              <w:right w:w="100" w:type="dxa"/>
            </w:tcMar>
          </w:tcPr>
          <w:p w14:paraId="0BBF76A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0DF0244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56</w:t>
            </w:r>
          </w:p>
        </w:tc>
      </w:tr>
      <w:tr w:rsidR="00C053B8" w14:paraId="57056E37"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330C6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BGO-1</w:t>
            </w:r>
          </w:p>
        </w:tc>
        <w:tc>
          <w:tcPr>
            <w:tcW w:w="936" w:type="dxa"/>
            <w:tcBorders>
              <w:left w:val="single" w:sz="8" w:space="0" w:color="000000"/>
            </w:tcBorders>
            <w:tcMar>
              <w:top w:w="100" w:type="dxa"/>
              <w:left w:w="100" w:type="dxa"/>
              <w:bottom w:w="100" w:type="dxa"/>
              <w:right w:w="100" w:type="dxa"/>
            </w:tcMar>
          </w:tcPr>
          <w:p w14:paraId="096FA87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52.02693</w:t>
            </w:r>
          </w:p>
        </w:tc>
        <w:tc>
          <w:tcPr>
            <w:tcW w:w="936" w:type="dxa"/>
            <w:tcMar>
              <w:top w:w="100" w:type="dxa"/>
              <w:left w:w="100" w:type="dxa"/>
              <w:bottom w:w="100" w:type="dxa"/>
              <w:right w:w="100" w:type="dxa"/>
            </w:tcMar>
          </w:tcPr>
          <w:p w14:paraId="1B9F411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105.40102</w:t>
            </w:r>
          </w:p>
        </w:tc>
        <w:tc>
          <w:tcPr>
            <w:tcW w:w="936" w:type="dxa"/>
            <w:tcMar>
              <w:top w:w="100" w:type="dxa"/>
              <w:left w:w="100" w:type="dxa"/>
              <w:bottom w:w="100" w:type="dxa"/>
              <w:right w:w="100" w:type="dxa"/>
            </w:tcMar>
          </w:tcPr>
          <w:p w14:paraId="4790D0F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936" w:type="dxa"/>
            <w:tcMar>
              <w:top w:w="100" w:type="dxa"/>
              <w:left w:w="100" w:type="dxa"/>
              <w:bottom w:w="100" w:type="dxa"/>
              <w:right w:w="100" w:type="dxa"/>
            </w:tcMar>
          </w:tcPr>
          <w:p w14:paraId="19AE7E9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936" w:type="dxa"/>
            <w:tcMar>
              <w:top w:w="100" w:type="dxa"/>
              <w:left w:w="100" w:type="dxa"/>
              <w:bottom w:w="100" w:type="dxa"/>
              <w:right w:w="100" w:type="dxa"/>
            </w:tcMar>
          </w:tcPr>
          <w:p w14:paraId="563BF47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w:t>
            </w:r>
          </w:p>
        </w:tc>
        <w:tc>
          <w:tcPr>
            <w:tcW w:w="936" w:type="dxa"/>
            <w:tcMar>
              <w:top w:w="100" w:type="dxa"/>
              <w:left w:w="100" w:type="dxa"/>
              <w:bottom w:w="100" w:type="dxa"/>
              <w:right w:w="100" w:type="dxa"/>
            </w:tcMar>
          </w:tcPr>
          <w:p w14:paraId="551DA81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w:t>
            </w:r>
          </w:p>
        </w:tc>
        <w:tc>
          <w:tcPr>
            <w:tcW w:w="936" w:type="dxa"/>
            <w:tcMar>
              <w:top w:w="100" w:type="dxa"/>
              <w:left w:w="100" w:type="dxa"/>
              <w:bottom w:w="100" w:type="dxa"/>
              <w:right w:w="100" w:type="dxa"/>
            </w:tcMar>
          </w:tcPr>
          <w:p w14:paraId="1A3DFC5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0A6CEED0"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62161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BGO-2</w:t>
            </w:r>
          </w:p>
        </w:tc>
        <w:tc>
          <w:tcPr>
            <w:tcW w:w="936" w:type="dxa"/>
            <w:tcBorders>
              <w:left w:val="single" w:sz="8" w:space="0" w:color="000000"/>
            </w:tcBorders>
            <w:tcMar>
              <w:top w:w="100" w:type="dxa"/>
              <w:left w:w="100" w:type="dxa"/>
              <w:bottom w:w="100" w:type="dxa"/>
              <w:right w:w="100" w:type="dxa"/>
            </w:tcMar>
          </w:tcPr>
          <w:p w14:paraId="7BF534B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52.0197</w:t>
            </w:r>
          </w:p>
        </w:tc>
        <w:tc>
          <w:tcPr>
            <w:tcW w:w="936" w:type="dxa"/>
            <w:tcMar>
              <w:top w:w="100" w:type="dxa"/>
              <w:left w:w="100" w:type="dxa"/>
              <w:bottom w:w="100" w:type="dxa"/>
              <w:right w:w="100" w:type="dxa"/>
            </w:tcMar>
          </w:tcPr>
          <w:p w14:paraId="08F4F0B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105.37707</w:t>
            </w:r>
          </w:p>
        </w:tc>
        <w:tc>
          <w:tcPr>
            <w:tcW w:w="936" w:type="dxa"/>
            <w:tcMar>
              <w:top w:w="100" w:type="dxa"/>
              <w:left w:w="100" w:type="dxa"/>
              <w:bottom w:w="100" w:type="dxa"/>
              <w:right w:w="100" w:type="dxa"/>
            </w:tcMar>
          </w:tcPr>
          <w:p w14:paraId="37C4071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1.1</w:t>
            </w:r>
          </w:p>
        </w:tc>
        <w:tc>
          <w:tcPr>
            <w:tcW w:w="936" w:type="dxa"/>
            <w:tcMar>
              <w:top w:w="100" w:type="dxa"/>
              <w:left w:w="100" w:type="dxa"/>
              <w:bottom w:w="100" w:type="dxa"/>
              <w:right w:w="100" w:type="dxa"/>
            </w:tcMar>
          </w:tcPr>
          <w:p w14:paraId="76507F9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093C220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w:t>
            </w:r>
          </w:p>
        </w:tc>
        <w:tc>
          <w:tcPr>
            <w:tcW w:w="936" w:type="dxa"/>
            <w:tcMar>
              <w:top w:w="100" w:type="dxa"/>
              <w:left w:w="100" w:type="dxa"/>
              <w:bottom w:w="100" w:type="dxa"/>
              <w:right w:w="100" w:type="dxa"/>
            </w:tcMar>
          </w:tcPr>
          <w:p w14:paraId="62F1E30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228CB0F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600</w:t>
            </w:r>
          </w:p>
        </w:tc>
      </w:tr>
      <w:tr w:rsidR="00C053B8" w14:paraId="6007E97E"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124C3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BGO-3</w:t>
            </w:r>
          </w:p>
        </w:tc>
        <w:tc>
          <w:tcPr>
            <w:tcW w:w="936" w:type="dxa"/>
            <w:tcBorders>
              <w:left w:val="single" w:sz="8" w:space="0" w:color="000000"/>
            </w:tcBorders>
            <w:tcMar>
              <w:top w:w="100" w:type="dxa"/>
              <w:left w:w="100" w:type="dxa"/>
              <w:bottom w:w="100" w:type="dxa"/>
              <w:right w:w="100" w:type="dxa"/>
            </w:tcMar>
          </w:tcPr>
          <w:p w14:paraId="2902019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52.02649</w:t>
            </w:r>
          </w:p>
        </w:tc>
        <w:tc>
          <w:tcPr>
            <w:tcW w:w="936" w:type="dxa"/>
            <w:tcMar>
              <w:top w:w="100" w:type="dxa"/>
              <w:left w:w="100" w:type="dxa"/>
              <w:bottom w:w="100" w:type="dxa"/>
              <w:right w:w="100" w:type="dxa"/>
            </w:tcMar>
          </w:tcPr>
          <w:p w14:paraId="4D02E4A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105.43577</w:t>
            </w:r>
          </w:p>
        </w:tc>
        <w:tc>
          <w:tcPr>
            <w:tcW w:w="936" w:type="dxa"/>
            <w:tcMar>
              <w:top w:w="100" w:type="dxa"/>
              <w:left w:w="100" w:type="dxa"/>
              <w:bottom w:w="100" w:type="dxa"/>
              <w:right w:w="100" w:type="dxa"/>
            </w:tcMar>
          </w:tcPr>
          <w:p w14:paraId="0309BCE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936" w:type="dxa"/>
            <w:tcMar>
              <w:top w:w="100" w:type="dxa"/>
              <w:left w:w="100" w:type="dxa"/>
              <w:bottom w:w="100" w:type="dxa"/>
              <w:right w:w="100" w:type="dxa"/>
            </w:tcMar>
          </w:tcPr>
          <w:p w14:paraId="279F7C5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936" w:type="dxa"/>
            <w:tcMar>
              <w:top w:w="100" w:type="dxa"/>
              <w:left w:w="100" w:type="dxa"/>
              <w:bottom w:w="100" w:type="dxa"/>
              <w:right w:w="100" w:type="dxa"/>
            </w:tcMar>
          </w:tcPr>
          <w:p w14:paraId="2C71304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936" w:type="dxa"/>
            <w:tcMar>
              <w:top w:w="100" w:type="dxa"/>
              <w:left w:w="100" w:type="dxa"/>
              <w:bottom w:w="100" w:type="dxa"/>
              <w:right w:w="100" w:type="dxa"/>
            </w:tcMar>
          </w:tcPr>
          <w:p w14:paraId="0D56FB0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16</w:t>
            </w:r>
          </w:p>
        </w:tc>
        <w:tc>
          <w:tcPr>
            <w:tcW w:w="936" w:type="dxa"/>
            <w:tcMar>
              <w:top w:w="100" w:type="dxa"/>
              <w:left w:w="100" w:type="dxa"/>
              <w:bottom w:w="100" w:type="dxa"/>
              <w:right w:w="100" w:type="dxa"/>
            </w:tcMar>
          </w:tcPr>
          <w:p w14:paraId="7FB1B8B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600</w:t>
            </w:r>
          </w:p>
        </w:tc>
      </w:tr>
      <w:tr w:rsidR="00C053B8" w14:paraId="4A3FAC8A"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957CC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OS-1</w:t>
            </w:r>
          </w:p>
        </w:tc>
        <w:tc>
          <w:tcPr>
            <w:tcW w:w="936" w:type="dxa"/>
            <w:tcBorders>
              <w:left w:val="single" w:sz="8" w:space="0" w:color="000000"/>
            </w:tcBorders>
            <w:tcMar>
              <w:top w:w="100" w:type="dxa"/>
              <w:left w:w="100" w:type="dxa"/>
              <w:bottom w:w="100" w:type="dxa"/>
              <w:right w:w="100" w:type="dxa"/>
            </w:tcMar>
          </w:tcPr>
          <w:p w14:paraId="43E1081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51.98559</w:t>
            </w:r>
          </w:p>
        </w:tc>
        <w:tc>
          <w:tcPr>
            <w:tcW w:w="936" w:type="dxa"/>
            <w:tcMar>
              <w:top w:w="100" w:type="dxa"/>
              <w:left w:w="100" w:type="dxa"/>
              <w:bottom w:w="100" w:type="dxa"/>
              <w:right w:w="100" w:type="dxa"/>
            </w:tcMar>
          </w:tcPr>
          <w:p w14:paraId="2AFFD80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105.47237</w:t>
            </w:r>
          </w:p>
        </w:tc>
        <w:tc>
          <w:tcPr>
            <w:tcW w:w="936" w:type="dxa"/>
            <w:tcMar>
              <w:top w:w="100" w:type="dxa"/>
              <w:left w:w="100" w:type="dxa"/>
              <w:bottom w:w="100" w:type="dxa"/>
              <w:right w:w="100" w:type="dxa"/>
            </w:tcMar>
          </w:tcPr>
          <w:p w14:paraId="340F92E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900</w:t>
            </w:r>
          </w:p>
        </w:tc>
        <w:tc>
          <w:tcPr>
            <w:tcW w:w="936" w:type="dxa"/>
            <w:tcMar>
              <w:top w:w="100" w:type="dxa"/>
              <w:left w:w="100" w:type="dxa"/>
              <w:bottom w:w="100" w:type="dxa"/>
              <w:right w:w="100" w:type="dxa"/>
            </w:tcMar>
          </w:tcPr>
          <w:p w14:paraId="5483AC9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5A81F72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936" w:type="dxa"/>
            <w:tcMar>
              <w:top w:w="100" w:type="dxa"/>
              <w:left w:w="100" w:type="dxa"/>
              <w:bottom w:w="100" w:type="dxa"/>
              <w:right w:w="100" w:type="dxa"/>
            </w:tcMar>
          </w:tcPr>
          <w:p w14:paraId="46F441A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66BF0C1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r>
      <w:tr w:rsidR="00C053B8" w14:paraId="629DA4FA"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CB105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KD-1</w:t>
            </w:r>
          </w:p>
        </w:tc>
        <w:tc>
          <w:tcPr>
            <w:tcW w:w="936" w:type="dxa"/>
            <w:tcBorders>
              <w:left w:val="single" w:sz="8" w:space="0" w:color="000000"/>
            </w:tcBorders>
            <w:tcMar>
              <w:top w:w="100" w:type="dxa"/>
              <w:left w:w="100" w:type="dxa"/>
              <w:bottom w:w="100" w:type="dxa"/>
              <w:right w:w="100" w:type="dxa"/>
            </w:tcMar>
          </w:tcPr>
          <w:p w14:paraId="143E83C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51.92646</w:t>
            </w:r>
          </w:p>
        </w:tc>
        <w:tc>
          <w:tcPr>
            <w:tcW w:w="936" w:type="dxa"/>
            <w:tcMar>
              <w:top w:w="100" w:type="dxa"/>
              <w:left w:w="100" w:type="dxa"/>
              <w:bottom w:w="100" w:type="dxa"/>
              <w:right w:w="100" w:type="dxa"/>
            </w:tcMar>
          </w:tcPr>
          <w:p w14:paraId="3D52C05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105.24504</w:t>
            </w:r>
          </w:p>
        </w:tc>
        <w:tc>
          <w:tcPr>
            <w:tcW w:w="936" w:type="dxa"/>
            <w:tcMar>
              <w:top w:w="100" w:type="dxa"/>
              <w:left w:w="100" w:type="dxa"/>
              <w:bottom w:w="100" w:type="dxa"/>
              <w:right w:w="100" w:type="dxa"/>
            </w:tcMar>
          </w:tcPr>
          <w:p w14:paraId="2AA988E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0.8</w:t>
            </w:r>
          </w:p>
        </w:tc>
        <w:tc>
          <w:tcPr>
            <w:tcW w:w="936" w:type="dxa"/>
            <w:tcMar>
              <w:top w:w="100" w:type="dxa"/>
              <w:left w:w="100" w:type="dxa"/>
              <w:bottom w:w="100" w:type="dxa"/>
              <w:right w:w="100" w:type="dxa"/>
            </w:tcMar>
          </w:tcPr>
          <w:p w14:paraId="44F68BD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20.75</w:t>
            </w:r>
          </w:p>
        </w:tc>
        <w:tc>
          <w:tcPr>
            <w:tcW w:w="936" w:type="dxa"/>
            <w:tcMar>
              <w:top w:w="100" w:type="dxa"/>
              <w:left w:w="100" w:type="dxa"/>
              <w:bottom w:w="100" w:type="dxa"/>
              <w:right w:w="100" w:type="dxa"/>
            </w:tcMar>
          </w:tcPr>
          <w:p w14:paraId="41609E1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23</w:t>
            </w:r>
          </w:p>
        </w:tc>
        <w:tc>
          <w:tcPr>
            <w:tcW w:w="936" w:type="dxa"/>
            <w:tcMar>
              <w:top w:w="100" w:type="dxa"/>
              <w:left w:w="100" w:type="dxa"/>
              <w:bottom w:w="100" w:type="dxa"/>
              <w:right w:w="100" w:type="dxa"/>
            </w:tcMar>
          </w:tcPr>
          <w:p w14:paraId="329D950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3AB8E7B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20DBB6F6"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CEFAB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KD-2</w:t>
            </w:r>
          </w:p>
        </w:tc>
        <w:tc>
          <w:tcPr>
            <w:tcW w:w="936" w:type="dxa"/>
            <w:tcBorders>
              <w:left w:val="single" w:sz="8" w:space="0" w:color="000000"/>
            </w:tcBorders>
            <w:tcMar>
              <w:top w:w="100" w:type="dxa"/>
              <w:left w:w="100" w:type="dxa"/>
              <w:bottom w:w="100" w:type="dxa"/>
              <w:right w:w="100" w:type="dxa"/>
            </w:tcMar>
          </w:tcPr>
          <w:p w14:paraId="2374130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51.91807</w:t>
            </w:r>
          </w:p>
        </w:tc>
        <w:tc>
          <w:tcPr>
            <w:tcW w:w="936" w:type="dxa"/>
            <w:tcMar>
              <w:top w:w="100" w:type="dxa"/>
              <w:left w:w="100" w:type="dxa"/>
              <w:bottom w:w="100" w:type="dxa"/>
              <w:right w:w="100" w:type="dxa"/>
            </w:tcMar>
          </w:tcPr>
          <w:p w14:paraId="370B766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105.21456</w:t>
            </w:r>
          </w:p>
        </w:tc>
        <w:tc>
          <w:tcPr>
            <w:tcW w:w="936" w:type="dxa"/>
            <w:tcMar>
              <w:top w:w="100" w:type="dxa"/>
              <w:left w:w="100" w:type="dxa"/>
              <w:bottom w:w="100" w:type="dxa"/>
              <w:right w:w="100" w:type="dxa"/>
            </w:tcMar>
          </w:tcPr>
          <w:p w14:paraId="4DCAD68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936" w:type="dxa"/>
            <w:tcMar>
              <w:top w:w="100" w:type="dxa"/>
              <w:left w:w="100" w:type="dxa"/>
              <w:bottom w:w="100" w:type="dxa"/>
              <w:right w:w="100" w:type="dxa"/>
            </w:tcMar>
          </w:tcPr>
          <w:p w14:paraId="7994522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14.5</w:t>
            </w:r>
          </w:p>
        </w:tc>
        <w:tc>
          <w:tcPr>
            <w:tcW w:w="936" w:type="dxa"/>
            <w:tcMar>
              <w:top w:w="100" w:type="dxa"/>
              <w:left w:w="100" w:type="dxa"/>
              <w:bottom w:w="100" w:type="dxa"/>
              <w:right w:w="100" w:type="dxa"/>
            </w:tcMar>
          </w:tcPr>
          <w:p w14:paraId="4A2097F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23</w:t>
            </w:r>
          </w:p>
        </w:tc>
        <w:tc>
          <w:tcPr>
            <w:tcW w:w="936" w:type="dxa"/>
            <w:tcMar>
              <w:top w:w="100" w:type="dxa"/>
              <w:left w:w="100" w:type="dxa"/>
              <w:bottom w:w="100" w:type="dxa"/>
              <w:right w:w="100" w:type="dxa"/>
            </w:tcMar>
          </w:tcPr>
          <w:p w14:paraId="5F725A2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16</w:t>
            </w:r>
          </w:p>
        </w:tc>
        <w:tc>
          <w:tcPr>
            <w:tcW w:w="936" w:type="dxa"/>
            <w:tcMar>
              <w:top w:w="100" w:type="dxa"/>
              <w:left w:w="100" w:type="dxa"/>
              <w:bottom w:w="100" w:type="dxa"/>
              <w:right w:w="100" w:type="dxa"/>
            </w:tcMar>
          </w:tcPr>
          <w:p w14:paraId="105826F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6D4F9DAD"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06BE0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MS-1</w:t>
            </w:r>
          </w:p>
        </w:tc>
        <w:tc>
          <w:tcPr>
            <w:tcW w:w="936" w:type="dxa"/>
            <w:tcBorders>
              <w:left w:val="single" w:sz="8" w:space="0" w:color="000000"/>
            </w:tcBorders>
            <w:tcMar>
              <w:top w:w="100" w:type="dxa"/>
              <w:left w:w="100" w:type="dxa"/>
              <w:bottom w:w="100" w:type="dxa"/>
              <w:right w:w="100" w:type="dxa"/>
            </w:tcMar>
          </w:tcPr>
          <w:p w14:paraId="25B5EBE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51.89863</w:t>
            </w:r>
          </w:p>
        </w:tc>
        <w:tc>
          <w:tcPr>
            <w:tcW w:w="936" w:type="dxa"/>
            <w:tcMar>
              <w:top w:w="100" w:type="dxa"/>
              <w:left w:w="100" w:type="dxa"/>
              <w:bottom w:w="100" w:type="dxa"/>
              <w:right w:w="100" w:type="dxa"/>
            </w:tcMar>
          </w:tcPr>
          <w:p w14:paraId="4F27444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105.15017</w:t>
            </w:r>
          </w:p>
        </w:tc>
        <w:tc>
          <w:tcPr>
            <w:tcW w:w="936" w:type="dxa"/>
            <w:tcMar>
              <w:top w:w="100" w:type="dxa"/>
              <w:left w:w="100" w:type="dxa"/>
              <w:bottom w:w="100" w:type="dxa"/>
              <w:right w:w="100" w:type="dxa"/>
            </w:tcMar>
          </w:tcPr>
          <w:p w14:paraId="3072FEF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0.6</w:t>
            </w:r>
          </w:p>
        </w:tc>
        <w:tc>
          <w:tcPr>
            <w:tcW w:w="936" w:type="dxa"/>
            <w:tcMar>
              <w:top w:w="100" w:type="dxa"/>
              <w:left w:w="100" w:type="dxa"/>
              <w:bottom w:w="100" w:type="dxa"/>
              <w:right w:w="100" w:type="dxa"/>
            </w:tcMar>
          </w:tcPr>
          <w:p w14:paraId="46ACBCF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w:t>
            </w:r>
          </w:p>
        </w:tc>
        <w:tc>
          <w:tcPr>
            <w:tcW w:w="936" w:type="dxa"/>
            <w:tcMar>
              <w:top w:w="100" w:type="dxa"/>
              <w:left w:w="100" w:type="dxa"/>
              <w:bottom w:w="100" w:type="dxa"/>
              <w:right w:w="100" w:type="dxa"/>
            </w:tcMar>
          </w:tcPr>
          <w:p w14:paraId="6BD980F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936" w:type="dxa"/>
            <w:tcMar>
              <w:top w:w="100" w:type="dxa"/>
              <w:left w:w="100" w:type="dxa"/>
              <w:bottom w:w="100" w:type="dxa"/>
              <w:right w:w="100" w:type="dxa"/>
            </w:tcMar>
          </w:tcPr>
          <w:p w14:paraId="1235FAB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17</w:t>
            </w:r>
          </w:p>
        </w:tc>
        <w:tc>
          <w:tcPr>
            <w:tcW w:w="936" w:type="dxa"/>
            <w:tcMar>
              <w:top w:w="100" w:type="dxa"/>
              <w:left w:w="100" w:type="dxa"/>
              <w:bottom w:w="100" w:type="dxa"/>
              <w:right w:w="100" w:type="dxa"/>
            </w:tcMar>
          </w:tcPr>
          <w:p w14:paraId="5DC518A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1CB11AE5"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60E77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SM-1</w:t>
            </w:r>
          </w:p>
        </w:tc>
        <w:tc>
          <w:tcPr>
            <w:tcW w:w="936" w:type="dxa"/>
            <w:tcBorders>
              <w:left w:val="single" w:sz="8" w:space="0" w:color="000000"/>
            </w:tcBorders>
            <w:tcMar>
              <w:top w:w="100" w:type="dxa"/>
              <w:left w:w="100" w:type="dxa"/>
              <w:bottom w:w="100" w:type="dxa"/>
              <w:right w:w="100" w:type="dxa"/>
            </w:tcMar>
          </w:tcPr>
          <w:p w14:paraId="7A9B9B9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51.87152</w:t>
            </w:r>
          </w:p>
        </w:tc>
        <w:tc>
          <w:tcPr>
            <w:tcW w:w="936" w:type="dxa"/>
            <w:tcMar>
              <w:top w:w="100" w:type="dxa"/>
              <w:left w:w="100" w:type="dxa"/>
              <w:bottom w:w="100" w:type="dxa"/>
              <w:right w:w="100" w:type="dxa"/>
            </w:tcMar>
          </w:tcPr>
          <w:p w14:paraId="3EADAD6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104.98006</w:t>
            </w:r>
          </w:p>
        </w:tc>
        <w:tc>
          <w:tcPr>
            <w:tcW w:w="936" w:type="dxa"/>
            <w:tcMar>
              <w:top w:w="100" w:type="dxa"/>
              <w:left w:w="100" w:type="dxa"/>
              <w:bottom w:w="100" w:type="dxa"/>
              <w:right w:w="100" w:type="dxa"/>
            </w:tcMar>
          </w:tcPr>
          <w:p w14:paraId="27E21A7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936" w:type="dxa"/>
            <w:tcMar>
              <w:top w:w="100" w:type="dxa"/>
              <w:left w:w="100" w:type="dxa"/>
              <w:bottom w:w="100" w:type="dxa"/>
              <w:right w:w="100" w:type="dxa"/>
            </w:tcMar>
          </w:tcPr>
          <w:p w14:paraId="281E1D1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11.5</w:t>
            </w:r>
          </w:p>
        </w:tc>
        <w:tc>
          <w:tcPr>
            <w:tcW w:w="936" w:type="dxa"/>
            <w:tcMar>
              <w:top w:w="100" w:type="dxa"/>
              <w:left w:w="100" w:type="dxa"/>
              <w:bottom w:w="100" w:type="dxa"/>
              <w:right w:w="100" w:type="dxa"/>
            </w:tcMar>
          </w:tcPr>
          <w:p w14:paraId="264F281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936" w:type="dxa"/>
            <w:tcMar>
              <w:top w:w="100" w:type="dxa"/>
              <w:left w:w="100" w:type="dxa"/>
              <w:bottom w:w="100" w:type="dxa"/>
              <w:right w:w="100" w:type="dxa"/>
            </w:tcMar>
          </w:tcPr>
          <w:p w14:paraId="45C0E1C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936" w:type="dxa"/>
            <w:tcMar>
              <w:top w:w="100" w:type="dxa"/>
              <w:left w:w="100" w:type="dxa"/>
              <w:bottom w:w="100" w:type="dxa"/>
              <w:right w:w="100" w:type="dxa"/>
            </w:tcMar>
          </w:tcPr>
          <w:p w14:paraId="3099F0A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5FC6BE49"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6184D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LI-1</w:t>
            </w:r>
          </w:p>
        </w:tc>
        <w:tc>
          <w:tcPr>
            <w:tcW w:w="936" w:type="dxa"/>
            <w:tcBorders>
              <w:left w:val="single" w:sz="8" w:space="0" w:color="000000"/>
            </w:tcBorders>
            <w:tcMar>
              <w:top w:w="100" w:type="dxa"/>
              <w:left w:w="100" w:type="dxa"/>
              <w:bottom w:w="100" w:type="dxa"/>
              <w:right w:w="100" w:type="dxa"/>
            </w:tcMar>
          </w:tcPr>
          <w:p w14:paraId="2531975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51.86825</w:t>
            </w:r>
          </w:p>
        </w:tc>
        <w:tc>
          <w:tcPr>
            <w:tcW w:w="936" w:type="dxa"/>
            <w:tcMar>
              <w:top w:w="100" w:type="dxa"/>
              <w:left w:w="100" w:type="dxa"/>
              <w:bottom w:w="100" w:type="dxa"/>
              <w:right w:w="100" w:type="dxa"/>
            </w:tcMar>
          </w:tcPr>
          <w:p w14:paraId="7A88257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104.83042</w:t>
            </w:r>
          </w:p>
        </w:tc>
        <w:tc>
          <w:tcPr>
            <w:tcW w:w="936" w:type="dxa"/>
            <w:tcMar>
              <w:top w:w="100" w:type="dxa"/>
              <w:left w:w="100" w:type="dxa"/>
              <w:bottom w:w="100" w:type="dxa"/>
              <w:right w:w="100" w:type="dxa"/>
            </w:tcMar>
          </w:tcPr>
          <w:p w14:paraId="54125B4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0.6</w:t>
            </w:r>
          </w:p>
        </w:tc>
        <w:tc>
          <w:tcPr>
            <w:tcW w:w="936" w:type="dxa"/>
            <w:tcMar>
              <w:top w:w="100" w:type="dxa"/>
              <w:left w:w="100" w:type="dxa"/>
              <w:bottom w:w="100" w:type="dxa"/>
              <w:right w:w="100" w:type="dxa"/>
            </w:tcMar>
          </w:tcPr>
          <w:p w14:paraId="5F43FE1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8.9</w:t>
            </w:r>
          </w:p>
        </w:tc>
        <w:tc>
          <w:tcPr>
            <w:tcW w:w="936" w:type="dxa"/>
            <w:tcMar>
              <w:top w:w="100" w:type="dxa"/>
              <w:left w:w="100" w:type="dxa"/>
              <w:bottom w:w="100" w:type="dxa"/>
              <w:right w:w="100" w:type="dxa"/>
            </w:tcMar>
          </w:tcPr>
          <w:p w14:paraId="4E78AA8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w:t>
            </w:r>
          </w:p>
        </w:tc>
        <w:tc>
          <w:tcPr>
            <w:tcW w:w="936" w:type="dxa"/>
            <w:tcMar>
              <w:top w:w="100" w:type="dxa"/>
              <w:left w:w="100" w:type="dxa"/>
              <w:bottom w:w="100" w:type="dxa"/>
              <w:right w:w="100" w:type="dxa"/>
            </w:tcMar>
          </w:tcPr>
          <w:p w14:paraId="0631D60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377006E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2000</w:t>
            </w:r>
          </w:p>
        </w:tc>
      </w:tr>
      <w:tr w:rsidR="00C053B8" w14:paraId="63EF299C"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7EF0F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LI-2</w:t>
            </w:r>
          </w:p>
        </w:tc>
        <w:tc>
          <w:tcPr>
            <w:tcW w:w="936" w:type="dxa"/>
            <w:tcBorders>
              <w:left w:val="single" w:sz="8" w:space="0" w:color="000000"/>
            </w:tcBorders>
            <w:tcMar>
              <w:top w:w="100" w:type="dxa"/>
              <w:left w:w="100" w:type="dxa"/>
              <w:bottom w:w="100" w:type="dxa"/>
              <w:right w:w="100" w:type="dxa"/>
            </w:tcMar>
          </w:tcPr>
          <w:p w14:paraId="2EEE92D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51.84626</w:t>
            </w:r>
          </w:p>
        </w:tc>
        <w:tc>
          <w:tcPr>
            <w:tcW w:w="936" w:type="dxa"/>
            <w:tcMar>
              <w:top w:w="100" w:type="dxa"/>
              <w:left w:w="100" w:type="dxa"/>
              <w:bottom w:w="100" w:type="dxa"/>
              <w:right w:w="100" w:type="dxa"/>
            </w:tcMar>
          </w:tcPr>
          <w:p w14:paraId="1183FF8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104.87356</w:t>
            </w:r>
          </w:p>
        </w:tc>
        <w:tc>
          <w:tcPr>
            <w:tcW w:w="936" w:type="dxa"/>
            <w:tcMar>
              <w:top w:w="100" w:type="dxa"/>
              <w:left w:w="100" w:type="dxa"/>
              <w:bottom w:w="100" w:type="dxa"/>
              <w:right w:w="100" w:type="dxa"/>
            </w:tcMar>
          </w:tcPr>
          <w:p w14:paraId="0FEF759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0.8</w:t>
            </w:r>
          </w:p>
        </w:tc>
        <w:tc>
          <w:tcPr>
            <w:tcW w:w="936" w:type="dxa"/>
            <w:tcMar>
              <w:top w:w="100" w:type="dxa"/>
              <w:left w:w="100" w:type="dxa"/>
              <w:bottom w:w="100" w:type="dxa"/>
              <w:right w:w="100" w:type="dxa"/>
            </w:tcMar>
          </w:tcPr>
          <w:p w14:paraId="707F635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9.4</w:t>
            </w:r>
          </w:p>
        </w:tc>
        <w:tc>
          <w:tcPr>
            <w:tcW w:w="936" w:type="dxa"/>
            <w:tcMar>
              <w:top w:w="100" w:type="dxa"/>
              <w:left w:w="100" w:type="dxa"/>
              <w:bottom w:w="100" w:type="dxa"/>
              <w:right w:w="100" w:type="dxa"/>
            </w:tcMar>
          </w:tcPr>
          <w:p w14:paraId="62121A7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936" w:type="dxa"/>
            <w:tcMar>
              <w:top w:w="100" w:type="dxa"/>
              <w:left w:w="100" w:type="dxa"/>
              <w:bottom w:w="100" w:type="dxa"/>
              <w:right w:w="100" w:type="dxa"/>
            </w:tcMar>
          </w:tcPr>
          <w:p w14:paraId="6B8EA47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936" w:type="dxa"/>
            <w:tcMar>
              <w:top w:w="100" w:type="dxa"/>
              <w:left w:w="100" w:type="dxa"/>
              <w:bottom w:w="100" w:type="dxa"/>
              <w:right w:w="100" w:type="dxa"/>
            </w:tcMar>
          </w:tcPr>
          <w:p w14:paraId="2C7D749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2000</w:t>
            </w:r>
          </w:p>
        </w:tc>
      </w:tr>
      <w:tr w:rsidR="00C053B8" w14:paraId="1BF58C2A"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1C349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LI-3</w:t>
            </w:r>
          </w:p>
        </w:tc>
        <w:tc>
          <w:tcPr>
            <w:tcW w:w="936" w:type="dxa"/>
            <w:tcBorders>
              <w:left w:val="single" w:sz="8" w:space="0" w:color="000000"/>
            </w:tcBorders>
            <w:tcMar>
              <w:top w:w="100" w:type="dxa"/>
              <w:left w:w="100" w:type="dxa"/>
              <w:bottom w:w="100" w:type="dxa"/>
              <w:right w:w="100" w:type="dxa"/>
            </w:tcMar>
          </w:tcPr>
          <w:p w14:paraId="7A1971E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51.85407</w:t>
            </w:r>
          </w:p>
        </w:tc>
        <w:tc>
          <w:tcPr>
            <w:tcW w:w="936" w:type="dxa"/>
            <w:tcMar>
              <w:top w:w="100" w:type="dxa"/>
              <w:left w:w="100" w:type="dxa"/>
              <w:bottom w:w="100" w:type="dxa"/>
              <w:right w:w="100" w:type="dxa"/>
            </w:tcMar>
          </w:tcPr>
          <w:p w14:paraId="3D343D0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104.86216</w:t>
            </w:r>
          </w:p>
        </w:tc>
        <w:tc>
          <w:tcPr>
            <w:tcW w:w="936" w:type="dxa"/>
            <w:tcMar>
              <w:top w:w="100" w:type="dxa"/>
              <w:left w:w="100" w:type="dxa"/>
              <w:bottom w:w="100" w:type="dxa"/>
              <w:right w:w="100" w:type="dxa"/>
            </w:tcMar>
          </w:tcPr>
          <w:p w14:paraId="18153A4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936" w:type="dxa"/>
            <w:tcMar>
              <w:top w:w="100" w:type="dxa"/>
              <w:left w:w="100" w:type="dxa"/>
              <w:bottom w:w="100" w:type="dxa"/>
              <w:right w:w="100" w:type="dxa"/>
            </w:tcMar>
          </w:tcPr>
          <w:p w14:paraId="0169E41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9.25</w:t>
            </w:r>
          </w:p>
        </w:tc>
        <w:tc>
          <w:tcPr>
            <w:tcW w:w="936" w:type="dxa"/>
            <w:tcMar>
              <w:top w:w="100" w:type="dxa"/>
              <w:left w:w="100" w:type="dxa"/>
              <w:bottom w:w="100" w:type="dxa"/>
              <w:right w:w="100" w:type="dxa"/>
            </w:tcMar>
          </w:tcPr>
          <w:p w14:paraId="565F99C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19.5</w:t>
            </w:r>
          </w:p>
        </w:tc>
        <w:tc>
          <w:tcPr>
            <w:tcW w:w="936" w:type="dxa"/>
            <w:tcMar>
              <w:top w:w="100" w:type="dxa"/>
              <w:left w:w="100" w:type="dxa"/>
              <w:bottom w:w="100" w:type="dxa"/>
              <w:right w:w="100" w:type="dxa"/>
            </w:tcMar>
          </w:tcPr>
          <w:p w14:paraId="2C9B17D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936" w:type="dxa"/>
            <w:tcMar>
              <w:top w:w="100" w:type="dxa"/>
              <w:left w:w="100" w:type="dxa"/>
              <w:bottom w:w="100" w:type="dxa"/>
              <w:right w:w="100" w:type="dxa"/>
            </w:tcMar>
          </w:tcPr>
          <w:p w14:paraId="15F2BAD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2000</w:t>
            </w:r>
          </w:p>
        </w:tc>
      </w:tr>
      <w:tr w:rsidR="00C053B8" w14:paraId="650B2ED9"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0EEF7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EM-1</w:t>
            </w:r>
          </w:p>
        </w:tc>
        <w:tc>
          <w:tcPr>
            <w:tcW w:w="936" w:type="dxa"/>
            <w:tcBorders>
              <w:left w:val="single" w:sz="8" w:space="0" w:color="000000"/>
            </w:tcBorders>
            <w:tcMar>
              <w:top w:w="100" w:type="dxa"/>
              <w:left w:w="100" w:type="dxa"/>
              <w:bottom w:w="100" w:type="dxa"/>
              <w:right w:w="100" w:type="dxa"/>
            </w:tcMar>
          </w:tcPr>
          <w:p w14:paraId="76066C2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51.86005</w:t>
            </w:r>
          </w:p>
        </w:tc>
        <w:tc>
          <w:tcPr>
            <w:tcW w:w="936" w:type="dxa"/>
            <w:tcMar>
              <w:top w:w="100" w:type="dxa"/>
              <w:left w:w="100" w:type="dxa"/>
              <w:bottom w:w="100" w:type="dxa"/>
              <w:right w:w="100" w:type="dxa"/>
            </w:tcMar>
          </w:tcPr>
          <w:p w14:paraId="6F6FAA3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104.93999</w:t>
            </w:r>
          </w:p>
        </w:tc>
        <w:tc>
          <w:tcPr>
            <w:tcW w:w="936" w:type="dxa"/>
            <w:tcMar>
              <w:top w:w="100" w:type="dxa"/>
              <w:left w:w="100" w:type="dxa"/>
              <w:bottom w:w="100" w:type="dxa"/>
              <w:right w:w="100" w:type="dxa"/>
            </w:tcMar>
          </w:tcPr>
          <w:p w14:paraId="29E1299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936" w:type="dxa"/>
            <w:tcMar>
              <w:top w:w="100" w:type="dxa"/>
              <w:left w:w="100" w:type="dxa"/>
              <w:bottom w:w="100" w:type="dxa"/>
              <w:right w:w="100" w:type="dxa"/>
            </w:tcMar>
          </w:tcPr>
          <w:p w14:paraId="3E054F3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15.5</w:t>
            </w:r>
          </w:p>
        </w:tc>
        <w:tc>
          <w:tcPr>
            <w:tcW w:w="936" w:type="dxa"/>
            <w:tcMar>
              <w:top w:w="100" w:type="dxa"/>
              <w:left w:w="100" w:type="dxa"/>
              <w:bottom w:w="100" w:type="dxa"/>
              <w:right w:w="100" w:type="dxa"/>
            </w:tcMar>
          </w:tcPr>
          <w:p w14:paraId="6CBC9DC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24.5</w:t>
            </w:r>
          </w:p>
        </w:tc>
        <w:tc>
          <w:tcPr>
            <w:tcW w:w="936" w:type="dxa"/>
            <w:tcMar>
              <w:top w:w="100" w:type="dxa"/>
              <w:left w:w="100" w:type="dxa"/>
              <w:bottom w:w="100" w:type="dxa"/>
              <w:right w:w="100" w:type="dxa"/>
            </w:tcMar>
          </w:tcPr>
          <w:p w14:paraId="1AFE19B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2DFD2F4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7405B999"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11314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OS-2</w:t>
            </w:r>
          </w:p>
        </w:tc>
        <w:tc>
          <w:tcPr>
            <w:tcW w:w="936" w:type="dxa"/>
            <w:tcBorders>
              <w:left w:val="single" w:sz="8" w:space="0" w:color="000000"/>
            </w:tcBorders>
            <w:tcMar>
              <w:top w:w="100" w:type="dxa"/>
              <w:left w:w="100" w:type="dxa"/>
              <w:bottom w:w="100" w:type="dxa"/>
              <w:right w:w="100" w:type="dxa"/>
            </w:tcMar>
          </w:tcPr>
          <w:p w14:paraId="239CEAC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51.8553</w:t>
            </w:r>
          </w:p>
        </w:tc>
        <w:tc>
          <w:tcPr>
            <w:tcW w:w="936" w:type="dxa"/>
            <w:tcMar>
              <w:top w:w="100" w:type="dxa"/>
              <w:left w:w="100" w:type="dxa"/>
              <w:bottom w:w="100" w:type="dxa"/>
              <w:right w:w="100" w:type="dxa"/>
            </w:tcMar>
          </w:tcPr>
          <w:p w14:paraId="55E6C62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104.8148</w:t>
            </w:r>
          </w:p>
        </w:tc>
        <w:tc>
          <w:tcPr>
            <w:tcW w:w="936" w:type="dxa"/>
            <w:tcMar>
              <w:top w:w="100" w:type="dxa"/>
              <w:left w:w="100" w:type="dxa"/>
              <w:bottom w:w="100" w:type="dxa"/>
              <w:right w:w="100" w:type="dxa"/>
            </w:tcMar>
          </w:tcPr>
          <w:p w14:paraId="114CB06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1300</w:t>
            </w:r>
          </w:p>
        </w:tc>
        <w:tc>
          <w:tcPr>
            <w:tcW w:w="936" w:type="dxa"/>
            <w:tcMar>
              <w:top w:w="100" w:type="dxa"/>
              <w:left w:w="100" w:type="dxa"/>
              <w:bottom w:w="100" w:type="dxa"/>
              <w:right w:w="100" w:type="dxa"/>
            </w:tcMar>
          </w:tcPr>
          <w:p w14:paraId="4618C21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3EDA3E8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936" w:type="dxa"/>
            <w:tcMar>
              <w:top w:w="100" w:type="dxa"/>
              <w:left w:w="100" w:type="dxa"/>
              <w:bottom w:w="100" w:type="dxa"/>
              <w:right w:w="100" w:type="dxa"/>
            </w:tcMar>
          </w:tcPr>
          <w:p w14:paraId="559C880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221AAA5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r>
      <w:tr w:rsidR="00C053B8" w14:paraId="032D91A7"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AE154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OS-3</w:t>
            </w:r>
          </w:p>
        </w:tc>
        <w:tc>
          <w:tcPr>
            <w:tcW w:w="936" w:type="dxa"/>
            <w:tcBorders>
              <w:left w:val="single" w:sz="8" w:space="0" w:color="000000"/>
            </w:tcBorders>
            <w:tcMar>
              <w:top w:w="100" w:type="dxa"/>
              <w:left w:w="100" w:type="dxa"/>
              <w:bottom w:w="100" w:type="dxa"/>
              <w:right w:w="100" w:type="dxa"/>
            </w:tcMar>
          </w:tcPr>
          <w:p w14:paraId="2373E20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51.859108</w:t>
            </w:r>
          </w:p>
        </w:tc>
        <w:tc>
          <w:tcPr>
            <w:tcW w:w="936" w:type="dxa"/>
            <w:tcMar>
              <w:top w:w="100" w:type="dxa"/>
              <w:left w:w="100" w:type="dxa"/>
              <w:bottom w:w="100" w:type="dxa"/>
              <w:right w:w="100" w:type="dxa"/>
            </w:tcMar>
          </w:tcPr>
          <w:p w14:paraId="2FB3AD3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105.0769</w:t>
            </w:r>
          </w:p>
        </w:tc>
        <w:tc>
          <w:tcPr>
            <w:tcW w:w="936" w:type="dxa"/>
            <w:tcMar>
              <w:top w:w="100" w:type="dxa"/>
              <w:left w:w="100" w:type="dxa"/>
              <w:bottom w:w="100" w:type="dxa"/>
              <w:right w:w="100" w:type="dxa"/>
            </w:tcMar>
          </w:tcPr>
          <w:p w14:paraId="1B09F6E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1400</w:t>
            </w:r>
          </w:p>
        </w:tc>
        <w:tc>
          <w:tcPr>
            <w:tcW w:w="936" w:type="dxa"/>
            <w:tcMar>
              <w:top w:w="100" w:type="dxa"/>
              <w:left w:w="100" w:type="dxa"/>
              <w:bottom w:w="100" w:type="dxa"/>
              <w:right w:w="100" w:type="dxa"/>
            </w:tcMar>
          </w:tcPr>
          <w:p w14:paraId="6852759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5000</w:t>
            </w:r>
          </w:p>
        </w:tc>
        <w:tc>
          <w:tcPr>
            <w:tcW w:w="936" w:type="dxa"/>
            <w:tcMar>
              <w:top w:w="100" w:type="dxa"/>
              <w:left w:w="100" w:type="dxa"/>
              <w:bottom w:w="100" w:type="dxa"/>
              <w:right w:w="100" w:type="dxa"/>
            </w:tcMar>
          </w:tcPr>
          <w:p w14:paraId="3E75914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3F53E4F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14.5</w:t>
            </w:r>
          </w:p>
        </w:tc>
        <w:tc>
          <w:tcPr>
            <w:tcW w:w="936" w:type="dxa"/>
            <w:tcMar>
              <w:top w:w="100" w:type="dxa"/>
              <w:left w:w="100" w:type="dxa"/>
              <w:bottom w:w="100" w:type="dxa"/>
              <w:right w:w="100" w:type="dxa"/>
            </w:tcMar>
          </w:tcPr>
          <w:p w14:paraId="5200C90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r>
    </w:tbl>
    <w:p w14:paraId="0639614E" w14:textId="77777777" w:rsidR="00715D55" w:rsidRDefault="00D8535D">
      <w:pPr>
        <w:rPr>
          <w:rFonts w:ascii="Times New Roman" w:eastAsia="Times New Roman" w:hAnsi="Times New Roman" w:cs="Times New Roman"/>
          <w:sz w:val="24"/>
          <w:szCs w:val="24"/>
        </w:rPr>
      </w:pPr>
      <w:r>
        <w:br w:type="page"/>
      </w:r>
    </w:p>
    <w:p w14:paraId="62569234" w14:textId="4A12B888" w:rsidR="00715D55" w:rsidRDefault="00715D55">
      <w:pPr>
        <w:rPr>
          <w:rFonts w:ascii="Times New Roman" w:eastAsia="Times New Roman" w:hAnsi="Times New Roman" w:cs="Times New Roman"/>
          <w:sz w:val="24"/>
          <w:szCs w:val="24"/>
        </w:rPr>
      </w:pPr>
    </w:p>
    <w:p w14:paraId="2E33AD73" w14:textId="5112B654" w:rsidR="00715D55" w:rsidRDefault="009168F5">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5E98D14" wp14:editId="5BE3C7EE">
            <wp:extent cx="5943600" cy="2971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ikal_map.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05622DC3" w14:textId="3F561737" w:rsidR="00A254FA"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1: Map of all sampling locations with sites sized and colored by </w:t>
      </w:r>
      <w:r w:rsidR="000318B7">
        <w:rPr>
          <w:rFonts w:ascii="Times New Roman" w:eastAsia="Times New Roman" w:hAnsi="Times New Roman" w:cs="Times New Roman"/>
          <w:sz w:val="24"/>
          <w:szCs w:val="24"/>
        </w:rPr>
        <w:t xml:space="preserve">log-transformed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w:t>
      </w:r>
      <w:r w:rsidR="000318B7">
        <w:rPr>
          <w:rFonts w:ascii="Times New Roman" w:eastAsia="Times New Roman" w:hAnsi="Times New Roman" w:cs="Times New Roman"/>
          <w:sz w:val="24"/>
          <w:szCs w:val="24"/>
        </w:rPr>
        <w:t xml:space="preserve">IDW population was log-transformed so as to make IDW populations across three degrees of magnitude more comparable. </w:t>
      </w:r>
      <w:r>
        <w:rPr>
          <w:rFonts w:ascii="Times New Roman" w:eastAsia="Times New Roman" w:hAnsi="Times New Roman" w:cs="Times New Roman"/>
          <w:sz w:val="24"/>
          <w:szCs w:val="24"/>
        </w:rPr>
        <w:t xml:space="preserve">The entire transect included three developed sites (i.e., </w:t>
      </w:r>
      <w:proofErr w:type="spellStart"/>
      <w:r>
        <w:rPr>
          <w:rFonts w:ascii="Times New Roman" w:eastAsia="Times New Roman" w:hAnsi="Times New Roman" w:cs="Times New Roman"/>
          <w:sz w:val="24"/>
          <w:szCs w:val="24"/>
        </w:rPr>
        <w:t>Listvyanka</w:t>
      </w:r>
      <w:proofErr w:type="spellEnd"/>
      <w:r>
        <w:rPr>
          <w:rFonts w:ascii="Times New Roman" w:eastAsia="Times New Roman" w:hAnsi="Times New Roman" w:cs="Times New Roman"/>
          <w:sz w:val="24"/>
          <w:szCs w:val="24"/>
        </w:rPr>
        <w:t xml:space="preserve">, Bolshie </w:t>
      </w:r>
      <w:proofErr w:type="spellStart"/>
      <w:r>
        <w:rPr>
          <w:rFonts w:ascii="Times New Roman" w:eastAsia="Times New Roman" w:hAnsi="Times New Roman" w:cs="Times New Roman"/>
          <w:sz w:val="24"/>
          <w:szCs w:val="24"/>
        </w:rPr>
        <w:t>Koty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Bolshoe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Goloustnoe</w:t>
      </w:r>
      <w:proofErr w:type="spellEnd"/>
      <w:r>
        <w:rPr>
          <w:rFonts w:ascii="Times New Roman" w:eastAsia="Times New Roman" w:hAnsi="Times New Roman" w:cs="Times New Roman"/>
          <w:sz w:val="24"/>
          <w:szCs w:val="24"/>
        </w:rPr>
        <w:t xml:space="preserve">). Three offshore samples were also collected to compare pelagic sewage signals to those in the littoral. </w:t>
      </w:r>
    </w:p>
    <w:p w14:paraId="7CC94DA7" w14:textId="77777777" w:rsidR="00A254FA" w:rsidRDefault="00A254FA">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09ADF412" w14:textId="77777777" w:rsidR="00F622F3" w:rsidRDefault="00F622F3">
      <w:pPr>
        <w:rPr>
          <w:noProof/>
        </w:rPr>
      </w:pPr>
    </w:p>
    <w:p w14:paraId="49D54FC4" w14:textId="77777777" w:rsidR="007D2FF3" w:rsidRDefault="007D2FF3">
      <w:pPr>
        <w:rPr>
          <w:noProof/>
        </w:rPr>
      </w:pPr>
    </w:p>
    <w:p w14:paraId="0EA24CE0" w14:textId="5F6892D1" w:rsidR="00F622F3" w:rsidRDefault="00E01811">
      <w:r>
        <w:rPr>
          <w:noProof/>
          <w:lang w:val="en-US"/>
        </w:rPr>
        <w:drawing>
          <wp:inline distT="0" distB="0" distL="0" distR="0" wp14:anchorId="60204108" wp14:editId="7F45E649">
            <wp:extent cx="6638425" cy="5576489"/>
            <wp:effectExtent l="0" t="0" r="0"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te_pictures.png"/>
                    <pic:cNvPicPr/>
                  </pic:nvPicPr>
                  <pic:blipFill rotWithShape="1">
                    <a:blip r:embed="rId10">
                      <a:extLst>
                        <a:ext uri="{28A0092B-C50C-407E-A947-70E740481C1C}">
                          <a14:useLocalDpi xmlns:a14="http://schemas.microsoft.com/office/drawing/2010/main" val="0"/>
                        </a:ext>
                      </a:extLst>
                    </a:blip>
                    <a:srcRect l="11043" t="1524" r="17017" b="12146"/>
                    <a:stretch/>
                  </pic:blipFill>
                  <pic:spPr bwMode="auto">
                    <a:xfrm>
                      <a:off x="0" y="0"/>
                      <a:ext cx="6671110" cy="5603946"/>
                    </a:xfrm>
                    <a:prstGeom prst="rect">
                      <a:avLst/>
                    </a:prstGeom>
                    <a:ln>
                      <a:noFill/>
                    </a:ln>
                    <a:extLst>
                      <a:ext uri="{53640926-AAD7-44D8-BBD7-CCE9431645EC}">
                        <a14:shadowObscured xmlns:a14="http://schemas.microsoft.com/office/drawing/2010/main"/>
                      </a:ext>
                    </a:extLst>
                  </pic:spPr>
                </pic:pic>
              </a:graphicData>
            </a:graphic>
          </wp:inline>
        </w:drawing>
      </w:r>
    </w:p>
    <w:p w14:paraId="0F91D3CC" w14:textId="5189BCF9" w:rsidR="00715D55" w:rsidRPr="007D2FF3" w:rsidRDefault="00F622F3">
      <w:pPr>
        <w:rPr>
          <w:rFonts w:ascii="Times New Roman" w:eastAsia="Times New Roman" w:hAnsi="Times New Roman" w:cs="Times New Roman"/>
          <w:sz w:val="24"/>
          <w:szCs w:val="24"/>
        </w:rPr>
      </w:pPr>
      <w:r w:rsidRPr="001C70B0">
        <w:rPr>
          <w:rFonts w:ascii="Times New Roman" w:hAnsi="Times New Roman" w:cs="Times New Roman"/>
          <w:sz w:val="24"/>
          <w:szCs w:val="24"/>
        </w:rPr>
        <w:t>Figure</w:t>
      </w:r>
      <w:r w:rsidR="00E01811" w:rsidRPr="001C70B0">
        <w:rPr>
          <w:rFonts w:ascii="Times New Roman" w:hAnsi="Times New Roman" w:cs="Times New Roman"/>
          <w:sz w:val="24"/>
          <w:szCs w:val="24"/>
        </w:rPr>
        <w:t xml:space="preserve"> 2: Photographs </w:t>
      </w:r>
      <w:r w:rsidR="007D2FF3" w:rsidRPr="001C70B0">
        <w:rPr>
          <w:rFonts w:ascii="Times New Roman" w:hAnsi="Times New Roman" w:cs="Times New Roman"/>
          <w:sz w:val="24"/>
          <w:szCs w:val="24"/>
        </w:rPr>
        <w:t>and Google Earth imagery of each developed area</w:t>
      </w:r>
      <w:r w:rsidR="00E01811" w:rsidRPr="001C70B0">
        <w:rPr>
          <w:rFonts w:ascii="Times New Roman" w:hAnsi="Times New Roman" w:cs="Times New Roman"/>
          <w:sz w:val="24"/>
          <w:szCs w:val="24"/>
        </w:rPr>
        <w:t xml:space="preserve">. Photographs were taken by Kara H. Woo and Michael F. Meyer. </w:t>
      </w:r>
      <w:r w:rsidR="00D8535D" w:rsidRPr="001C70B0">
        <w:rPr>
          <w:rFonts w:ascii="Times New Roman" w:hAnsi="Times New Roman" w:cs="Times New Roman"/>
          <w:sz w:val="24"/>
          <w:szCs w:val="24"/>
        </w:rPr>
        <w:br w:type="page"/>
      </w:r>
    </w:p>
    <w:p w14:paraId="6876E35E" w14:textId="77777777" w:rsidR="00715D55" w:rsidRDefault="00715D55">
      <w:pPr>
        <w:rPr>
          <w:rFonts w:ascii="Times New Roman" w:eastAsia="Times New Roman" w:hAnsi="Times New Roman" w:cs="Times New Roman"/>
          <w:sz w:val="24"/>
          <w:szCs w:val="24"/>
        </w:rPr>
      </w:pPr>
    </w:p>
    <w:tbl>
      <w:tblPr>
        <w:tblStyle w:val="3"/>
        <w:tblW w:w="936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90"/>
        <w:gridCol w:w="2250"/>
        <w:gridCol w:w="2420"/>
      </w:tblGrid>
      <w:tr w:rsidR="00715D55" w14:paraId="1DF42C19" w14:textId="77777777">
        <w:trPr>
          <w:trHeight w:val="440"/>
        </w:trPr>
        <w:tc>
          <w:tcPr>
            <w:tcW w:w="936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FD7812"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Table 2: Macroinvertebrate taxonomic groupings for abundance estimates. Amphipod taxa were defined as in </w:t>
            </w:r>
            <w:proofErr w:type="spellStart"/>
            <w:r>
              <w:rPr>
                <w:rFonts w:ascii="Times New Roman" w:eastAsia="Times New Roman" w:hAnsi="Times New Roman" w:cs="Times New Roman"/>
                <w:sz w:val="16"/>
                <w:szCs w:val="16"/>
              </w:rPr>
              <w:t>Taakhteev</w:t>
            </w:r>
            <w:proofErr w:type="spellEnd"/>
            <w:r>
              <w:rPr>
                <w:rFonts w:ascii="Times New Roman" w:eastAsia="Times New Roman" w:hAnsi="Times New Roman" w:cs="Times New Roman"/>
                <w:sz w:val="16"/>
                <w:szCs w:val="16"/>
              </w:rPr>
              <w:t xml:space="preserve"> &amp; </w:t>
            </w:r>
            <w:proofErr w:type="spellStart"/>
            <w:r>
              <w:rPr>
                <w:rFonts w:ascii="Times New Roman" w:eastAsia="Times New Roman" w:hAnsi="Times New Roman" w:cs="Times New Roman"/>
                <w:sz w:val="16"/>
                <w:szCs w:val="16"/>
              </w:rPr>
              <w:t>Didorenko</w:t>
            </w:r>
            <w:proofErr w:type="spellEnd"/>
            <w:r>
              <w:rPr>
                <w:rFonts w:ascii="Times New Roman" w:eastAsia="Times New Roman" w:hAnsi="Times New Roman" w:cs="Times New Roman"/>
                <w:sz w:val="16"/>
                <w:szCs w:val="16"/>
              </w:rPr>
              <w:t xml:space="preserve">, 2015; </w:t>
            </w:r>
            <w:proofErr w:type="spellStart"/>
            <w:r>
              <w:rPr>
                <w:rFonts w:ascii="Times New Roman" w:eastAsia="Times New Roman" w:hAnsi="Times New Roman" w:cs="Times New Roman"/>
                <w:sz w:val="16"/>
                <w:szCs w:val="16"/>
              </w:rPr>
              <w:t>Mollusc</w:t>
            </w:r>
            <w:proofErr w:type="spellEnd"/>
            <w:r>
              <w:rPr>
                <w:rFonts w:ascii="Times New Roman" w:eastAsia="Times New Roman" w:hAnsi="Times New Roman" w:cs="Times New Roman"/>
                <w:sz w:val="16"/>
                <w:szCs w:val="16"/>
              </w:rPr>
              <w:t xml:space="preserve"> taxa were defined as in </w:t>
            </w:r>
            <w:proofErr w:type="spellStart"/>
            <w:r>
              <w:rPr>
                <w:rFonts w:ascii="Times New Roman" w:eastAsia="Times New Roman" w:hAnsi="Times New Roman" w:cs="Times New Roman"/>
                <w:sz w:val="16"/>
                <w:szCs w:val="16"/>
              </w:rPr>
              <w:t>Sitnikova</w:t>
            </w:r>
            <w:proofErr w:type="spellEnd"/>
            <w:r>
              <w:rPr>
                <w:rFonts w:ascii="Times New Roman" w:eastAsia="Times New Roman" w:hAnsi="Times New Roman" w:cs="Times New Roman"/>
                <w:sz w:val="16"/>
                <w:szCs w:val="16"/>
              </w:rPr>
              <w:t xml:space="preserve">, 2012. </w:t>
            </w:r>
          </w:p>
        </w:tc>
      </w:tr>
      <w:tr w:rsidR="00715D55" w14:paraId="4E9FAFE5"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4C8197" w14:textId="77777777" w:rsidR="00715D55" w:rsidRDefault="00D8535D">
            <w:pPr>
              <w:widowControl w:val="0"/>
              <w:spacing w:line="240" w:lineRule="auto"/>
              <w:jc w:val="center"/>
              <w:rPr>
                <w:rFonts w:ascii="Times New Roman" w:eastAsia="Times New Roman" w:hAnsi="Times New Roman" w:cs="Times New Roman"/>
                <w:b/>
                <w:sz w:val="16"/>
                <w:szCs w:val="16"/>
              </w:rPr>
            </w:pPr>
            <w:proofErr w:type="spellStart"/>
            <w:r>
              <w:rPr>
                <w:rFonts w:ascii="Times New Roman" w:eastAsia="Times New Roman" w:hAnsi="Times New Roman" w:cs="Times New Roman"/>
                <w:b/>
                <w:sz w:val="16"/>
                <w:szCs w:val="16"/>
              </w:rPr>
              <w:t>Amphipoda</w:t>
            </w:r>
            <w:proofErr w:type="spellEnd"/>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1454C7" w14:textId="77777777" w:rsidR="00715D55" w:rsidRDefault="00D8535D">
            <w:pPr>
              <w:widowControl w:val="0"/>
              <w:spacing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Mollusca</w:t>
            </w:r>
          </w:p>
        </w:tc>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04FE62" w14:textId="77777777" w:rsidR="00715D55" w:rsidRDefault="00D8535D">
            <w:pPr>
              <w:widowControl w:val="0"/>
              <w:spacing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Other</w:t>
            </w:r>
          </w:p>
        </w:tc>
      </w:tr>
      <w:tr w:rsidR="00715D55" w14:paraId="69E445CE"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2BD5AA" w14:textId="666F4840" w:rsidR="00715D55" w:rsidRPr="00F5144C" w:rsidRDefault="00D8535D">
            <w:pPr>
              <w:widowControl w:val="0"/>
              <w:spacing w:line="240" w:lineRule="auto"/>
              <w:rPr>
                <w:rFonts w:ascii="Times New Roman" w:eastAsia="Times New Roman" w:hAnsi="Times New Roman" w:cs="Times New Roman"/>
                <w:i/>
                <w:sz w:val="16"/>
                <w:szCs w:val="16"/>
              </w:rPr>
            </w:pPr>
            <w:proofErr w:type="spellStart"/>
            <w:r w:rsidRPr="00F5144C">
              <w:rPr>
                <w:rFonts w:ascii="Times New Roman" w:eastAsia="Times New Roman" w:hAnsi="Times New Roman" w:cs="Times New Roman"/>
                <w:i/>
                <w:sz w:val="16"/>
                <w:szCs w:val="16"/>
              </w:rPr>
              <w:t>Brandtia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latissima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intermida</w:t>
            </w:r>
            <w:proofErr w:type="spellEnd"/>
            <w:r w:rsidR="003968BB" w:rsidRPr="00F5144C">
              <w:rPr>
                <w:rFonts w:ascii="Times New Roman" w:eastAsia="Times New Roman" w:hAnsi="Times New Roman" w:cs="Times New Roman"/>
                <w:i/>
                <w:sz w:val="16"/>
                <w:szCs w:val="16"/>
              </w:rPr>
              <w:t xml:space="preserve"> </w:t>
            </w:r>
            <w:r w:rsidR="003968BB" w:rsidRPr="00090369">
              <w:rPr>
                <w:rFonts w:ascii="Times New Roman" w:eastAsia="Times New Roman" w:hAnsi="Times New Roman" w:cs="Times New Roman"/>
                <w:sz w:val="16"/>
                <w:szCs w:val="16"/>
              </w:rPr>
              <w:t>(</w:t>
            </w:r>
            <w:proofErr w:type="spellStart"/>
            <w:r w:rsidR="003968BB" w:rsidRPr="00090369">
              <w:rPr>
                <w:rFonts w:ascii="Times New Roman" w:eastAsia="Times New Roman" w:hAnsi="Times New Roman" w:cs="Times New Roman"/>
                <w:sz w:val="16"/>
                <w:szCs w:val="16"/>
              </w:rPr>
              <w:t>Dor</w:t>
            </w:r>
            <w:r w:rsidR="00885BA6" w:rsidRPr="00090369">
              <w:rPr>
                <w:rFonts w:ascii="Times New Roman" w:eastAsia="Times New Roman" w:hAnsi="Times New Roman" w:cs="Times New Roman"/>
                <w:sz w:val="16"/>
                <w:szCs w:val="16"/>
              </w:rPr>
              <w:t>ogostaiskii</w:t>
            </w:r>
            <w:proofErr w:type="spellEnd"/>
            <w:r w:rsidR="003968BB" w:rsidRPr="00090369">
              <w:rPr>
                <w:rFonts w:ascii="Times New Roman" w:eastAsia="Times New Roman" w:hAnsi="Times New Roman" w:cs="Times New Roman"/>
                <w:sz w:val="16"/>
                <w:szCs w:val="16"/>
              </w:rPr>
              <w:t xml:space="preserve"> 1930)</w:t>
            </w:r>
          </w:p>
        </w:tc>
        <w:tc>
          <w:tcPr>
            <w:tcW w:w="2250" w:type="dxa"/>
            <w:tcMar>
              <w:top w:w="100" w:type="dxa"/>
              <w:left w:w="100" w:type="dxa"/>
              <w:bottom w:w="100" w:type="dxa"/>
              <w:right w:w="100" w:type="dxa"/>
            </w:tcMar>
          </w:tcPr>
          <w:p w14:paraId="2FB0C3CF" w14:textId="77777777" w:rsidR="00715D55" w:rsidRDefault="00D8535D">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Acroloxidae</w:t>
            </w:r>
            <w:proofErr w:type="spellEnd"/>
          </w:p>
        </w:tc>
        <w:tc>
          <w:tcPr>
            <w:tcW w:w="2420" w:type="dxa"/>
            <w:tcMar>
              <w:top w:w="100" w:type="dxa"/>
              <w:left w:w="100" w:type="dxa"/>
              <w:bottom w:w="100" w:type="dxa"/>
              <w:right w:w="100" w:type="dxa"/>
            </w:tcMar>
          </w:tcPr>
          <w:p w14:paraId="2B54A901" w14:textId="5F8FD4F5" w:rsidR="00715D55" w:rsidRDefault="00D8535D">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Asellidae</w:t>
            </w:r>
            <w:proofErr w:type="spellEnd"/>
          </w:p>
        </w:tc>
      </w:tr>
      <w:tr w:rsidR="00715D55" w14:paraId="3FC81A49"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56E3BF" w14:textId="57604946" w:rsidR="00715D55" w:rsidRPr="00F5144C" w:rsidRDefault="00D8535D">
            <w:pPr>
              <w:widowControl w:val="0"/>
              <w:spacing w:line="240" w:lineRule="auto"/>
              <w:rPr>
                <w:rFonts w:ascii="Times New Roman" w:eastAsia="Times New Roman" w:hAnsi="Times New Roman" w:cs="Times New Roman"/>
                <w:i/>
                <w:sz w:val="16"/>
                <w:szCs w:val="16"/>
              </w:rPr>
            </w:pPr>
            <w:proofErr w:type="spellStart"/>
            <w:r w:rsidRPr="00F5144C">
              <w:rPr>
                <w:rFonts w:ascii="Times New Roman" w:eastAsia="Times New Roman" w:hAnsi="Times New Roman" w:cs="Times New Roman"/>
                <w:i/>
                <w:sz w:val="16"/>
                <w:szCs w:val="16"/>
              </w:rPr>
              <w:t>Brandtia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latissima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lata</w:t>
            </w:r>
            <w:proofErr w:type="spellEnd"/>
            <w:r w:rsidR="003968BB" w:rsidRPr="00F5144C">
              <w:rPr>
                <w:rFonts w:ascii="Times New Roman" w:eastAsia="Times New Roman" w:hAnsi="Times New Roman" w:cs="Times New Roman"/>
                <w:i/>
                <w:sz w:val="16"/>
                <w:szCs w:val="16"/>
              </w:rPr>
              <w:t xml:space="preserve"> </w:t>
            </w:r>
            <w:r w:rsidR="00090369" w:rsidRPr="00090369">
              <w:rPr>
                <w:rFonts w:ascii="Times New Roman" w:eastAsia="Times New Roman" w:hAnsi="Times New Roman" w:cs="Times New Roman"/>
                <w:sz w:val="16"/>
                <w:szCs w:val="16"/>
              </w:rPr>
              <w:t>(</w:t>
            </w:r>
            <w:proofErr w:type="spellStart"/>
            <w:r w:rsidR="003968BB" w:rsidRPr="00090369">
              <w:rPr>
                <w:rFonts w:ascii="Times New Roman" w:eastAsia="Times New Roman" w:hAnsi="Times New Roman" w:cs="Times New Roman"/>
                <w:sz w:val="16"/>
                <w:szCs w:val="16"/>
              </w:rPr>
              <w:t>Dyb</w:t>
            </w:r>
            <w:r w:rsidR="00885BA6" w:rsidRPr="00090369">
              <w:rPr>
                <w:rFonts w:ascii="Times New Roman" w:eastAsia="Times New Roman" w:hAnsi="Times New Roman" w:cs="Times New Roman"/>
                <w:sz w:val="16"/>
                <w:szCs w:val="16"/>
              </w:rPr>
              <w:t>owsky</w:t>
            </w:r>
            <w:proofErr w:type="spellEnd"/>
            <w:r w:rsidR="003968BB" w:rsidRPr="00090369">
              <w:rPr>
                <w:rFonts w:ascii="Times New Roman" w:eastAsia="Times New Roman" w:hAnsi="Times New Roman" w:cs="Times New Roman"/>
                <w:sz w:val="16"/>
                <w:szCs w:val="16"/>
              </w:rPr>
              <w:t xml:space="preserve"> 1874</w:t>
            </w:r>
            <w:r w:rsidR="00090369" w:rsidRPr="00090369">
              <w:rPr>
                <w:rFonts w:ascii="Times New Roman" w:eastAsia="Times New Roman" w:hAnsi="Times New Roman" w:cs="Times New Roman"/>
                <w:sz w:val="16"/>
                <w:szCs w:val="16"/>
              </w:rPr>
              <w:t>)</w:t>
            </w:r>
          </w:p>
        </w:tc>
        <w:tc>
          <w:tcPr>
            <w:tcW w:w="2250" w:type="dxa"/>
            <w:tcMar>
              <w:top w:w="100" w:type="dxa"/>
              <w:left w:w="100" w:type="dxa"/>
              <w:bottom w:w="100" w:type="dxa"/>
              <w:right w:w="100" w:type="dxa"/>
            </w:tcMar>
          </w:tcPr>
          <w:p w14:paraId="216C1684" w14:textId="77777777" w:rsidR="00715D55" w:rsidRDefault="00D8535D">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Baicaliidae</w:t>
            </w:r>
            <w:proofErr w:type="spellEnd"/>
          </w:p>
        </w:tc>
        <w:tc>
          <w:tcPr>
            <w:tcW w:w="2420" w:type="dxa"/>
            <w:tcMar>
              <w:top w:w="100" w:type="dxa"/>
              <w:left w:w="100" w:type="dxa"/>
              <w:bottom w:w="100" w:type="dxa"/>
              <w:right w:w="100" w:type="dxa"/>
            </w:tcMar>
          </w:tcPr>
          <w:p w14:paraId="4AA890C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Caddisflies</w:t>
            </w:r>
          </w:p>
        </w:tc>
      </w:tr>
      <w:tr w:rsidR="00715D55" w14:paraId="67E6B2A6"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A52820" w14:textId="209C6539" w:rsidR="00715D55" w:rsidRPr="00F5144C" w:rsidRDefault="00D8535D">
            <w:pPr>
              <w:widowControl w:val="0"/>
              <w:spacing w:line="240" w:lineRule="auto"/>
              <w:rPr>
                <w:rFonts w:ascii="Times New Roman" w:eastAsia="Times New Roman" w:hAnsi="Times New Roman" w:cs="Times New Roman"/>
                <w:i/>
                <w:sz w:val="16"/>
                <w:szCs w:val="16"/>
              </w:rPr>
            </w:pPr>
            <w:proofErr w:type="spellStart"/>
            <w:r w:rsidRPr="00F5144C">
              <w:rPr>
                <w:rFonts w:ascii="Times New Roman" w:eastAsia="Times New Roman" w:hAnsi="Times New Roman" w:cs="Times New Roman"/>
                <w:i/>
                <w:sz w:val="16"/>
                <w:szCs w:val="16"/>
              </w:rPr>
              <w:t>Brandtia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latissima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latior</w:t>
            </w:r>
            <w:proofErr w:type="spellEnd"/>
            <w:r w:rsidR="00885BA6" w:rsidRPr="00F5144C">
              <w:rPr>
                <w:rFonts w:ascii="Times New Roman" w:eastAsia="Times New Roman" w:hAnsi="Times New Roman" w:cs="Times New Roman"/>
                <w:i/>
                <w:sz w:val="16"/>
                <w:szCs w:val="16"/>
              </w:rPr>
              <w:t xml:space="preserve"> </w:t>
            </w:r>
            <w:r w:rsidR="00090369" w:rsidRPr="00090369">
              <w:rPr>
                <w:rFonts w:ascii="Times New Roman" w:eastAsia="Times New Roman" w:hAnsi="Times New Roman" w:cs="Times New Roman"/>
                <w:sz w:val="16"/>
                <w:szCs w:val="16"/>
              </w:rPr>
              <w:t>(</w:t>
            </w:r>
            <w:proofErr w:type="spellStart"/>
            <w:r w:rsidR="00885BA6" w:rsidRPr="00090369">
              <w:rPr>
                <w:rFonts w:ascii="Times New Roman" w:eastAsia="Times New Roman" w:hAnsi="Times New Roman" w:cs="Times New Roman"/>
                <w:sz w:val="16"/>
                <w:szCs w:val="16"/>
              </w:rPr>
              <w:t>Dybowsky</w:t>
            </w:r>
            <w:proofErr w:type="spellEnd"/>
            <w:r w:rsidR="00885BA6" w:rsidRPr="00090369">
              <w:rPr>
                <w:rFonts w:ascii="Times New Roman" w:eastAsia="Times New Roman" w:hAnsi="Times New Roman" w:cs="Times New Roman"/>
                <w:sz w:val="16"/>
                <w:szCs w:val="16"/>
              </w:rPr>
              <w:t xml:space="preserve"> </w:t>
            </w:r>
            <w:r w:rsidR="003968BB" w:rsidRPr="00090369">
              <w:rPr>
                <w:rFonts w:ascii="Times New Roman" w:eastAsia="Times New Roman" w:hAnsi="Times New Roman" w:cs="Times New Roman"/>
                <w:sz w:val="16"/>
                <w:szCs w:val="16"/>
              </w:rPr>
              <w:t>1874</w:t>
            </w:r>
            <w:r w:rsidR="00090369" w:rsidRPr="00090369">
              <w:rPr>
                <w:rFonts w:ascii="Times New Roman" w:eastAsia="Times New Roman" w:hAnsi="Times New Roman" w:cs="Times New Roman"/>
                <w:sz w:val="16"/>
                <w:szCs w:val="16"/>
              </w:rPr>
              <w:t>)</w:t>
            </w:r>
          </w:p>
        </w:tc>
        <w:tc>
          <w:tcPr>
            <w:tcW w:w="2250" w:type="dxa"/>
            <w:tcMar>
              <w:top w:w="100" w:type="dxa"/>
              <w:left w:w="100" w:type="dxa"/>
              <w:bottom w:w="100" w:type="dxa"/>
              <w:right w:w="100" w:type="dxa"/>
            </w:tcMar>
          </w:tcPr>
          <w:p w14:paraId="2D014A03" w14:textId="77777777" w:rsidR="00715D55" w:rsidRDefault="00D8535D">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Benedictidate</w:t>
            </w:r>
            <w:proofErr w:type="spellEnd"/>
          </w:p>
        </w:tc>
        <w:tc>
          <w:tcPr>
            <w:tcW w:w="2420" w:type="dxa"/>
            <w:tcMar>
              <w:top w:w="100" w:type="dxa"/>
              <w:left w:w="100" w:type="dxa"/>
              <w:bottom w:w="100" w:type="dxa"/>
              <w:right w:w="100" w:type="dxa"/>
            </w:tcMar>
          </w:tcPr>
          <w:p w14:paraId="25812EA2" w14:textId="77777777" w:rsidR="00715D55" w:rsidRDefault="00D8535D">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Hirudinea</w:t>
            </w:r>
            <w:proofErr w:type="spellEnd"/>
          </w:p>
        </w:tc>
      </w:tr>
      <w:tr w:rsidR="00715D55" w14:paraId="269623B7"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60742E" w14:textId="301741CB" w:rsidR="00715D55" w:rsidRPr="00F5144C" w:rsidRDefault="00D8535D">
            <w:pPr>
              <w:widowControl w:val="0"/>
              <w:spacing w:line="240" w:lineRule="auto"/>
              <w:rPr>
                <w:rFonts w:ascii="Times New Roman" w:eastAsia="Times New Roman" w:hAnsi="Times New Roman" w:cs="Times New Roman"/>
                <w:i/>
                <w:sz w:val="16"/>
                <w:szCs w:val="16"/>
              </w:rPr>
            </w:pPr>
            <w:proofErr w:type="spellStart"/>
            <w:r w:rsidRPr="00F5144C">
              <w:rPr>
                <w:rFonts w:ascii="Times New Roman" w:eastAsia="Times New Roman" w:hAnsi="Times New Roman" w:cs="Times New Roman"/>
                <w:i/>
                <w:sz w:val="16"/>
                <w:szCs w:val="16"/>
              </w:rPr>
              <w:t>Brandtia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latissima</w:t>
            </w:r>
            <w:proofErr w:type="spellEnd"/>
            <w:r w:rsidRPr="00F5144C">
              <w:rPr>
                <w:rFonts w:ascii="Times New Roman" w:eastAsia="Times New Roman" w:hAnsi="Times New Roman" w:cs="Times New Roman"/>
                <w:i/>
                <w:sz w:val="16"/>
                <w:szCs w:val="16"/>
              </w:rPr>
              <w:t xml:space="preserve"> </w:t>
            </w:r>
            <w:proofErr w:type="spellStart"/>
            <w:r w:rsidRPr="00F5144C">
              <w:rPr>
                <w:rFonts w:ascii="Times New Roman" w:eastAsia="Times New Roman" w:hAnsi="Times New Roman" w:cs="Times New Roman"/>
                <w:i/>
                <w:sz w:val="16"/>
                <w:szCs w:val="16"/>
              </w:rPr>
              <w:t>latissima</w:t>
            </w:r>
            <w:proofErr w:type="spellEnd"/>
            <w:r w:rsidR="00F5144C">
              <w:rPr>
                <w:rFonts w:ascii="Times New Roman" w:eastAsia="Times New Roman" w:hAnsi="Times New Roman" w:cs="Times New Roman"/>
                <w:i/>
                <w:sz w:val="16"/>
                <w:szCs w:val="16"/>
              </w:rPr>
              <w:t xml:space="preserve"> </w:t>
            </w:r>
            <w:r w:rsidR="00090369" w:rsidRPr="00090369">
              <w:rPr>
                <w:rFonts w:ascii="Times New Roman" w:eastAsia="Times New Roman" w:hAnsi="Times New Roman" w:cs="Times New Roman"/>
                <w:sz w:val="16"/>
                <w:szCs w:val="16"/>
              </w:rPr>
              <w:t>(</w:t>
            </w:r>
            <w:proofErr w:type="spellStart"/>
            <w:r w:rsidR="00090369" w:rsidRPr="00090369">
              <w:rPr>
                <w:rFonts w:ascii="Times New Roman" w:eastAsia="Times New Roman" w:hAnsi="Times New Roman" w:cs="Times New Roman"/>
                <w:sz w:val="16"/>
                <w:szCs w:val="16"/>
              </w:rPr>
              <w:t>G</w:t>
            </w:r>
            <w:r w:rsidR="00F5144C" w:rsidRPr="00090369">
              <w:rPr>
                <w:rFonts w:ascii="Times New Roman" w:eastAsia="Times New Roman" w:hAnsi="Times New Roman" w:cs="Times New Roman"/>
                <w:sz w:val="16"/>
                <w:szCs w:val="16"/>
              </w:rPr>
              <w:t>erstfeldt</w:t>
            </w:r>
            <w:proofErr w:type="spellEnd"/>
            <w:r w:rsidR="00F5144C" w:rsidRPr="00090369">
              <w:rPr>
                <w:rFonts w:ascii="Times New Roman" w:eastAsia="Times New Roman" w:hAnsi="Times New Roman" w:cs="Times New Roman"/>
                <w:sz w:val="16"/>
                <w:szCs w:val="16"/>
              </w:rPr>
              <w:t xml:space="preserve"> 1858</w:t>
            </w:r>
            <w:r w:rsidR="00090369" w:rsidRPr="00090369">
              <w:rPr>
                <w:rFonts w:ascii="Times New Roman" w:eastAsia="Times New Roman" w:hAnsi="Times New Roman" w:cs="Times New Roman"/>
                <w:sz w:val="16"/>
                <w:szCs w:val="16"/>
              </w:rPr>
              <w:t>)</w:t>
            </w:r>
          </w:p>
        </w:tc>
        <w:tc>
          <w:tcPr>
            <w:tcW w:w="2250" w:type="dxa"/>
            <w:tcMar>
              <w:top w:w="100" w:type="dxa"/>
              <w:left w:w="100" w:type="dxa"/>
              <w:bottom w:w="100" w:type="dxa"/>
              <w:right w:w="100" w:type="dxa"/>
            </w:tcMar>
          </w:tcPr>
          <w:p w14:paraId="4755D570" w14:textId="77777777" w:rsidR="00715D55" w:rsidRDefault="00D8535D">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Maackia</w:t>
            </w:r>
            <w:proofErr w:type="spellEnd"/>
          </w:p>
        </w:tc>
        <w:tc>
          <w:tcPr>
            <w:tcW w:w="2420" w:type="dxa"/>
            <w:tcMar>
              <w:top w:w="100" w:type="dxa"/>
              <w:left w:w="100" w:type="dxa"/>
              <w:bottom w:w="100" w:type="dxa"/>
              <w:right w:w="100" w:type="dxa"/>
            </w:tcMar>
          </w:tcPr>
          <w:p w14:paraId="42EA0387"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Planaria</w:t>
            </w:r>
          </w:p>
        </w:tc>
      </w:tr>
      <w:tr w:rsidR="00090369" w14:paraId="575A5CFC"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E4FCDE" w14:textId="7371ACDF" w:rsidR="00090369" w:rsidRPr="00F5144C"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Brandtia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parasitica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parasitica</w:t>
            </w:r>
            <w:proofErr w:type="spellEnd"/>
            <w:r>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33C5C53D" w14:textId="77777777" w:rsidR="00090369" w:rsidRDefault="00090369" w:rsidP="00090369">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Planorbidae</w:t>
            </w:r>
            <w:proofErr w:type="spellEnd"/>
          </w:p>
        </w:tc>
        <w:tc>
          <w:tcPr>
            <w:tcW w:w="2420" w:type="dxa"/>
            <w:tcMar>
              <w:top w:w="100" w:type="dxa"/>
              <w:left w:w="100" w:type="dxa"/>
              <w:bottom w:w="100" w:type="dxa"/>
              <w:right w:w="100" w:type="dxa"/>
            </w:tcMar>
          </w:tcPr>
          <w:p w14:paraId="452C80EA"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278735AC"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AE106E" w14:textId="6B01E304"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Cryptoropus</w:t>
            </w:r>
            <w:proofErr w:type="spellEnd"/>
            <w:r>
              <w:rPr>
                <w:rFonts w:ascii="Times New Roman" w:eastAsia="Times New Roman" w:hAnsi="Times New Roman" w:cs="Times New Roman"/>
                <w:i/>
                <w:sz w:val="16"/>
                <w:szCs w:val="16"/>
              </w:rPr>
              <w:t xml:space="preserve"> inflatus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70B9207A" w14:textId="77777777" w:rsidR="00090369" w:rsidRDefault="00090369" w:rsidP="00090369">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Valvatidae</w:t>
            </w:r>
            <w:proofErr w:type="spellEnd"/>
          </w:p>
        </w:tc>
        <w:tc>
          <w:tcPr>
            <w:tcW w:w="2420" w:type="dxa"/>
            <w:tcMar>
              <w:top w:w="100" w:type="dxa"/>
              <w:left w:w="100" w:type="dxa"/>
              <w:bottom w:w="100" w:type="dxa"/>
              <w:right w:w="100" w:type="dxa"/>
            </w:tcMar>
          </w:tcPr>
          <w:p w14:paraId="091FE455"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7FFED5AA"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22C215" w14:textId="426F01F8"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Cryptoropus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pachytus</w:t>
            </w:r>
            <w:proofErr w:type="spellEnd"/>
            <w:r>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157C54C2"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5DCC41A2"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69DC4CEE"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57D796" w14:textId="37AB6820"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Cryptoropus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rugosus</w:t>
            </w:r>
            <w:proofErr w:type="spellEnd"/>
            <w:r>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3AF68702"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1EA638C3"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71856B42"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803A3A" w14:textId="45C67615"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capreolus</w:t>
            </w:r>
            <w:proofErr w:type="spellEnd"/>
            <w:r>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Dybowsky</w:t>
            </w:r>
            <w:proofErr w:type="spellEnd"/>
            <w:r w:rsidRPr="00090369">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29468EE6"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12E4E081"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4A60B802"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70BE3C" w14:textId="69ACD107"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cruentes</w:t>
            </w:r>
            <w:proofErr w:type="spellEnd"/>
            <w:r>
              <w:rPr>
                <w:rFonts w:ascii="Times New Roman" w:eastAsia="Times New Roman" w:hAnsi="Times New Roman" w:cs="Times New Roman"/>
                <w:i/>
                <w:sz w:val="16"/>
                <w:szCs w:val="16"/>
              </w:rPr>
              <w:t xml:space="preserve"> </w:t>
            </w:r>
            <w:r w:rsidRPr="00090369">
              <w:rPr>
                <w:rFonts w:ascii="Times New Roman" w:eastAsia="Times New Roman" w:hAnsi="Times New Roman" w:cs="Times New Roman"/>
                <w:sz w:val="16"/>
                <w:szCs w:val="16"/>
              </w:rPr>
              <w:t>(</w:t>
            </w:r>
            <w:proofErr w:type="spellStart"/>
            <w:r w:rsidRPr="00090369">
              <w:rPr>
                <w:rFonts w:ascii="Times New Roman" w:eastAsia="Times New Roman" w:hAnsi="Times New Roman" w:cs="Times New Roman"/>
                <w:sz w:val="16"/>
                <w:szCs w:val="16"/>
              </w:rPr>
              <w:t>Dorogostaiskii</w:t>
            </w:r>
            <w:proofErr w:type="spellEnd"/>
            <w:r w:rsidRPr="00090369">
              <w:rPr>
                <w:rFonts w:ascii="Times New Roman" w:eastAsia="Times New Roman" w:hAnsi="Times New Roman" w:cs="Times New Roman"/>
                <w:sz w:val="16"/>
                <w:szCs w:val="16"/>
              </w:rPr>
              <w:t xml:space="preserve"> 1930)</w:t>
            </w:r>
          </w:p>
        </w:tc>
        <w:tc>
          <w:tcPr>
            <w:tcW w:w="2250" w:type="dxa"/>
            <w:tcMar>
              <w:top w:w="100" w:type="dxa"/>
              <w:left w:w="100" w:type="dxa"/>
              <w:bottom w:w="100" w:type="dxa"/>
              <w:right w:w="100" w:type="dxa"/>
            </w:tcMar>
          </w:tcPr>
          <w:p w14:paraId="4E3ED5FE"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5BA45514"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63786D5A"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7FF319" w14:textId="25DBEBBC"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cyaneus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769E0622"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275E3087"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6F278F57"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080C62" w14:textId="00EF5E3F"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grandimanus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Bazikalova</w:t>
            </w:r>
            <w:proofErr w:type="spellEnd"/>
            <w:r w:rsidRPr="00B07246">
              <w:rPr>
                <w:rFonts w:ascii="Times New Roman" w:eastAsia="Times New Roman" w:hAnsi="Times New Roman" w:cs="Times New Roman"/>
                <w:sz w:val="16"/>
                <w:szCs w:val="16"/>
              </w:rPr>
              <w:t xml:space="preserve"> 1945)</w:t>
            </w:r>
          </w:p>
        </w:tc>
        <w:tc>
          <w:tcPr>
            <w:tcW w:w="2250" w:type="dxa"/>
            <w:tcMar>
              <w:top w:w="100" w:type="dxa"/>
              <w:left w:w="100" w:type="dxa"/>
              <w:bottom w:w="100" w:type="dxa"/>
              <w:right w:w="100" w:type="dxa"/>
            </w:tcMar>
          </w:tcPr>
          <w:p w14:paraId="35CFDAA7"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0204045A"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084C9084"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B2E19C" w14:textId="79FF4D48"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maacki</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Gerstfeldt</w:t>
            </w:r>
            <w:proofErr w:type="spellEnd"/>
            <w:r w:rsidRPr="00B07246">
              <w:rPr>
                <w:rFonts w:ascii="Times New Roman" w:eastAsia="Times New Roman" w:hAnsi="Times New Roman" w:cs="Times New Roman"/>
                <w:sz w:val="16"/>
                <w:szCs w:val="16"/>
              </w:rPr>
              <w:t xml:space="preserve"> 1858)</w:t>
            </w:r>
          </w:p>
        </w:tc>
        <w:tc>
          <w:tcPr>
            <w:tcW w:w="2250" w:type="dxa"/>
            <w:tcMar>
              <w:top w:w="100" w:type="dxa"/>
              <w:left w:w="100" w:type="dxa"/>
              <w:bottom w:w="100" w:type="dxa"/>
              <w:right w:w="100" w:type="dxa"/>
            </w:tcMar>
          </w:tcPr>
          <w:p w14:paraId="788608E4"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49101042"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5D24567B"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50D7F0" w14:textId="5244BE6A"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marituji</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Bazikalova</w:t>
            </w:r>
            <w:proofErr w:type="spellEnd"/>
            <w:r w:rsidRPr="00B07246">
              <w:rPr>
                <w:rFonts w:ascii="Times New Roman" w:eastAsia="Times New Roman" w:hAnsi="Times New Roman" w:cs="Times New Roman"/>
                <w:sz w:val="16"/>
                <w:szCs w:val="16"/>
              </w:rPr>
              <w:t xml:space="preserve"> 1945)</w:t>
            </w:r>
          </w:p>
        </w:tc>
        <w:tc>
          <w:tcPr>
            <w:tcW w:w="2250" w:type="dxa"/>
            <w:tcMar>
              <w:top w:w="100" w:type="dxa"/>
              <w:left w:w="100" w:type="dxa"/>
              <w:bottom w:w="100" w:type="dxa"/>
              <w:right w:w="100" w:type="dxa"/>
            </w:tcMar>
          </w:tcPr>
          <w:p w14:paraId="44791709"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7475900E"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0FF7E07F"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168E04" w14:textId="784ED9E1"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verucossus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Gerstfeldt</w:t>
            </w:r>
            <w:proofErr w:type="spellEnd"/>
            <w:r w:rsidRPr="00B07246">
              <w:rPr>
                <w:rFonts w:ascii="Times New Roman" w:eastAsia="Times New Roman" w:hAnsi="Times New Roman" w:cs="Times New Roman"/>
                <w:sz w:val="16"/>
                <w:szCs w:val="16"/>
              </w:rPr>
              <w:t xml:space="preserve"> 1858)</w:t>
            </w:r>
          </w:p>
        </w:tc>
        <w:tc>
          <w:tcPr>
            <w:tcW w:w="2250" w:type="dxa"/>
            <w:tcMar>
              <w:top w:w="100" w:type="dxa"/>
              <w:left w:w="100" w:type="dxa"/>
              <w:bottom w:w="100" w:type="dxa"/>
              <w:right w:w="100" w:type="dxa"/>
            </w:tcMar>
          </w:tcPr>
          <w:p w14:paraId="3A53076B"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1E507727"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686C1CB5"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6C2CFF" w14:textId="0409878D"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viridis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viridis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580709B4"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210C1AC8"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68089A71"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96327C" w14:textId="7CA1D49B"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vittatus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1B1B73A6"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07306E6A"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1C6359A7"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19DB43" w14:textId="67663AD6"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brandtia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brandita</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53FD56A1"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38F14EA8"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51D0BB70"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F1767A" w14:textId="188AD3D5"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brandtii</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tenera</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Sovinskii</w:t>
            </w:r>
            <w:proofErr w:type="spellEnd"/>
            <w:r w:rsidRPr="00B07246">
              <w:rPr>
                <w:rFonts w:ascii="Times New Roman" w:eastAsia="Times New Roman" w:hAnsi="Times New Roman" w:cs="Times New Roman"/>
                <w:sz w:val="16"/>
                <w:szCs w:val="16"/>
              </w:rPr>
              <w:t xml:space="preserve"> 1930)</w:t>
            </w:r>
          </w:p>
        </w:tc>
        <w:tc>
          <w:tcPr>
            <w:tcW w:w="2250" w:type="dxa"/>
            <w:tcMar>
              <w:top w:w="100" w:type="dxa"/>
              <w:left w:w="100" w:type="dxa"/>
              <w:bottom w:w="100" w:type="dxa"/>
              <w:right w:w="100" w:type="dxa"/>
            </w:tcMar>
          </w:tcPr>
          <w:p w14:paraId="745B0361"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629D9101"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6D417A42"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B39CFD" w14:textId="49A373F9"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cancelloides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Gerstfeldt</w:t>
            </w:r>
            <w:proofErr w:type="spellEnd"/>
            <w:r w:rsidRPr="00B07246">
              <w:rPr>
                <w:rFonts w:ascii="Times New Roman" w:eastAsia="Times New Roman" w:hAnsi="Times New Roman" w:cs="Times New Roman"/>
                <w:sz w:val="16"/>
                <w:szCs w:val="16"/>
              </w:rPr>
              <w:t xml:space="preserve"> 1858)</w:t>
            </w:r>
          </w:p>
        </w:tc>
        <w:tc>
          <w:tcPr>
            <w:tcW w:w="2250" w:type="dxa"/>
            <w:tcMar>
              <w:top w:w="100" w:type="dxa"/>
              <w:left w:w="100" w:type="dxa"/>
              <w:bottom w:w="100" w:type="dxa"/>
              <w:right w:w="100" w:type="dxa"/>
            </w:tcMar>
          </w:tcPr>
          <w:p w14:paraId="389A85EE"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1B10C425"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0C721FDE"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FC265F" w14:textId="377C5149"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cancellus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(Pallas 1776)</w:t>
            </w:r>
          </w:p>
        </w:tc>
        <w:tc>
          <w:tcPr>
            <w:tcW w:w="2250" w:type="dxa"/>
            <w:tcMar>
              <w:top w:w="100" w:type="dxa"/>
              <w:left w:w="100" w:type="dxa"/>
              <w:bottom w:w="100" w:type="dxa"/>
              <w:right w:w="100" w:type="dxa"/>
            </w:tcMar>
          </w:tcPr>
          <w:p w14:paraId="7B58CFAB"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1923C610"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26AEF925"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3D4924" w14:textId="0650E4A1"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viridis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Garjajev</w:t>
            </w:r>
            <w:proofErr w:type="spellEnd"/>
            <w:r w:rsidRPr="00B07246">
              <w:rPr>
                <w:rFonts w:ascii="Times New Roman" w:eastAsia="Times New Roman" w:hAnsi="Times New Roman" w:cs="Times New Roman"/>
                <w:sz w:val="16"/>
                <w:szCs w:val="16"/>
              </w:rPr>
              <w:t xml:space="preserve"> 1901)</w:t>
            </w:r>
          </w:p>
        </w:tc>
        <w:tc>
          <w:tcPr>
            <w:tcW w:w="2250" w:type="dxa"/>
            <w:tcMar>
              <w:top w:w="100" w:type="dxa"/>
              <w:left w:w="100" w:type="dxa"/>
              <w:bottom w:w="100" w:type="dxa"/>
              <w:right w:w="100" w:type="dxa"/>
            </w:tcMar>
          </w:tcPr>
          <w:p w14:paraId="772B941C"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5DDDF28D"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2DA837A7"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98C5D4" w14:textId="3887C2BB"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Poekilogammarus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crassimus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Sovinskii</w:t>
            </w:r>
            <w:proofErr w:type="spellEnd"/>
            <w:r w:rsidRPr="00B07246">
              <w:rPr>
                <w:rFonts w:ascii="Times New Roman" w:eastAsia="Times New Roman" w:hAnsi="Times New Roman" w:cs="Times New Roman"/>
                <w:sz w:val="16"/>
                <w:szCs w:val="16"/>
              </w:rPr>
              <w:t xml:space="preserve"> 1915)</w:t>
            </w:r>
          </w:p>
        </w:tc>
        <w:tc>
          <w:tcPr>
            <w:tcW w:w="2250" w:type="dxa"/>
            <w:tcMar>
              <w:top w:w="100" w:type="dxa"/>
              <w:left w:w="100" w:type="dxa"/>
              <w:bottom w:w="100" w:type="dxa"/>
              <w:right w:w="100" w:type="dxa"/>
            </w:tcMar>
          </w:tcPr>
          <w:p w14:paraId="7CEA1121"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3AA02B41"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671EE54E"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6BCFBF" w14:textId="647BD7C6"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Poekilogammarus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ephippiatus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280D9034"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2B61EF1D"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12E94025"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4FBCE6" w14:textId="06F5245C"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Poekilogammarus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megonychus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perpolitus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Takhteev</w:t>
            </w:r>
            <w:proofErr w:type="spellEnd"/>
            <w:r w:rsidRPr="00B07246">
              <w:rPr>
                <w:rFonts w:ascii="Times New Roman" w:eastAsia="Times New Roman" w:hAnsi="Times New Roman" w:cs="Times New Roman"/>
                <w:sz w:val="16"/>
                <w:szCs w:val="16"/>
              </w:rPr>
              <w:t xml:space="preserve"> 2002)</w:t>
            </w:r>
          </w:p>
        </w:tc>
        <w:tc>
          <w:tcPr>
            <w:tcW w:w="2250" w:type="dxa"/>
            <w:tcMar>
              <w:top w:w="100" w:type="dxa"/>
              <w:left w:w="100" w:type="dxa"/>
              <w:bottom w:w="100" w:type="dxa"/>
              <w:right w:w="100" w:type="dxa"/>
            </w:tcMar>
          </w:tcPr>
          <w:p w14:paraId="390E9C0C"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00853FB2"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575E7295"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4E92ED" w14:textId="3204050E" w:rsidR="00090369" w:rsidRDefault="00090369" w:rsidP="00090369">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Poekilogammarus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pictus</w:t>
            </w:r>
            <w:proofErr w:type="spellEnd"/>
            <w:r>
              <w:rPr>
                <w:rFonts w:ascii="Times New Roman" w:eastAsia="Times New Roman" w:hAnsi="Times New Roman" w:cs="Times New Roman"/>
                <w:i/>
                <w:sz w:val="16"/>
                <w:szCs w:val="16"/>
              </w:rPr>
              <w:t xml:space="preserve"> </w:t>
            </w:r>
            <w:r w:rsidRPr="00B07246">
              <w:rPr>
                <w:rFonts w:ascii="Times New Roman" w:eastAsia="Times New Roman" w:hAnsi="Times New Roman" w:cs="Times New Roman"/>
                <w:sz w:val="16"/>
                <w:szCs w:val="16"/>
              </w:rPr>
              <w:t>(</w:t>
            </w:r>
            <w:proofErr w:type="spellStart"/>
            <w:r w:rsidRPr="00B07246">
              <w:rPr>
                <w:rFonts w:ascii="Times New Roman" w:eastAsia="Times New Roman" w:hAnsi="Times New Roman" w:cs="Times New Roman"/>
                <w:sz w:val="16"/>
                <w:szCs w:val="16"/>
              </w:rPr>
              <w:t>Dybowsky</w:t>
            </w:r>
            <w:proofErr w:type="spellEnd"/>
            <w:r w:rsidRPr="00B07246">
              <w:rPr>
                <w:rFonts w:ascii="Times New Roman" w:eastAsia="Times New Roman" w:hAnsi="Times New Roman" w:cs="Times New Roman"/>
                <w:sz w:val="16"/>
                <w:szCs w:val="16"/>
              </w:rPr>
              <w:t xml:space="preserve"> 1874)</w:t>
            </w:r>
          </w:p>
        </w:tc>
        <w:tc>
          <w:tcPr>
            <w:tcW w:w="2250" w:type="dxa"/>
            <w:tcMar>
              <w:top w:w="100" w:type="dxa"/>
              <w:left w:w="100" w:type="dxa"/>
              <w:bottom w:w="100" w:type="dxa"/>
              <w:right w:w="100" w:type="dxa"/>
            </w:tcMar>
          </w:tcPr>
          <w:p w14:paraId="76675803"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75A85F57" w14:textId="77777777" w:rsidR="00090369" w:rsidRDefault="00090369" w:rsidP="00090369">
            <w:pPr>
              <w:widowControl w:val="0"/>
              <w:spacing w:line="240" w:lineRule="auto"/>
              <w:rPr>
                <w:rFonts w:ascii="Times New Roman" w:eastAsia="Times New Roman" w:hAnsi="Times New Roman" w:cs="Times New Roman"/>
                <w:sz w:val="16"/>
                <w:szCs w:val="16"/>
              </w:rPr>
            </w:pPr>
          </w:p>
        </w:tc>
      </w:tr>
    </w:tbl>
    <w:p w14:paraId="7DC0B621" w14:textId="4E3CCDEF" w:rsidR="00AB4F3A" w:rsidRDefault="00AB4F3A"/>
    <w:p w14:paraId="0FD26B82" w14:textId="23F6B6F4" w:rsidR="00AB4F3A" w:rsidRDefault="00AB4F3A">
      <w:pPr>
        <w:sectPr w:rsidR="00AB4F3A" w:rsidSect="00AB4F3A">
          <w:pgSz w:w="12240" w:h="15840"/>
          <w:pgMar w:top="1440" w:right="1440" w:bottom="1440" w:left="1440" w:header="720" w:footer="720" w:gutter="0"/>
          <w:lnNumType w:countBy="1" w:restart="continuous"/>
          <w:pgNumType w:start="1"/>
          <w:cols w:space="720"/>
          <w:docGrid w:linePitch="299"/>
        </w:sectPr>
      </w:pPr>
      <w:r>
        <w:br w:type="page"/>
      </w:r>
    </w:p>
    <w:tbl>
      <w:tblPr>
        <w:tblStyle w:val="TableGrid"/>
        <w:tblW w:w="0" w:type="auto"/>
        <w:tblLook w:val="04A0" w:firstRow="1" w:lastRow="0" w:firstColumn="1" w:lastColumn="0" w:noHBand="0" w:noVBand="1"/>
      </w:tblPr>
      <w:tblGrid>
        <w:gridCol w:w="498"/>
        <w:gridCol w:w="583"/>
        <w:gridCol w:w="571"/>
        <w:gridCol w:w="584"/>
        <w:gridCol w:w="662"/>
        <w:gridCol w:w="1070"/>
        <w:gridCol w:w="926"/>
        <w:gridCol w:w="666"/>
        <w:gridCol w:w="733"/>
        <w:gridCol w:w="719"/>
        <w:gridCol w:w="719"/>
        <w:gridCol w:w="801"/>
        <w:gridCol w:w="818"/>
      </w:tblGrid>
      <w:tr w:rsidR="002A7EC8" w14:paraId="0BE0F0BB" w14:textId="77777777" w:rsidTr="001B6B08">
        <w:tc>
          <w:tcPr>
            <w:tcW w:w="11962" w:type="dxa"/>
            <w:gridSpan w:val="13"/>
            <w:vAlign w:val="bottom"/>
          </w:tcPr>
          <w:p w14:paraId="7D5047D7" w14:textId="15909DBB" w:rsidR="002A7EC8" w:rsidRPr="00AB4F3A" w:rsidRDefault="002A7EC8" w:rsidP="00AB4F3A">
            <w:pPr>
              <w:rPr>
                <w:rFonts w:ascii="Calibri" w:hAnsi="Calibri" w:cs="Calibri"/>
                <w:color w:val="000000"/>
                <w:sz w:val="16"/>
                <w:szCs w:val="16"/>
              </w:rPr>
            </w:pPr>
            <w:r>
              <w:rPr>
                <w:rFonts w:ascii="Times New Roman" w:eastAsia="Times New Roman" w:hAnsi="Times New Roman" w:cs="Times New Roman"/>
                <w:sz w:val="24"/>
                <w:szCs w:val="24"/>
              </w:rPr>
              <w:lastRenderedPageBreak/>
              <w:t>Table 3: Average sewage indicator concentrations and densities per sampling location</w:t>
            </w:r>
          </w:p>
        </w:tc>
      </w:tr>
      <w:tr w:rsidR="002A7EC8" w14:paraId="23C8C625" w14:textId="77777777" w:rsidTr="002A7EC8">
        <w:tc>
          <w:tcPr>
            <w:tcW w:w="729" w:type="dxa"/>
            <w:vAlign w:val="bottom"/>
          </w:tcPr>
          <w:p w14:paraId="44B0A538" w14:textId="5F1BAA64" w:rsidR="002A7EC8" w:rsidRPr="00AB4F3A" w:rsidRDefault="002A7EC8" w:rsidP="00AB4F3A">
            <w:pPr>
              <w:rPr>
                <w:sz w:val="16"/>
                <w:szCs w:val="16"/>
              </w:rPr>
            </w:pPr>
            <w:r w:rsidRPr="00AB4F3A">
              <w:rPr>
                <w:rFonts w:ascii="Calibri" w:hAnsi="Calibri" w:cs="Calibri"/>
                <w:color w:val="000000"/>
                <w:sz w:val="16"/>
                <w:szCs w:val="16"/>
              </w:rPr>
              <w:t>Site</w:t>
            </w:r>
          </w:p>
        </w:tc>
        <w:tc>
          <w:tcPr>
            <w:tcW w:w="663" w:type="dxa"/>
            <w:vAlign w:val="bottom"/>
          </w:tcPr>
          <w:p w14:paraId="47BF2E5C" w14:textId="62566651" w:rsidR="002A7EC8" w:rsidRPr="00AB4F3A" w:rsidRDefault="002A7EC8" w:rsidP="00AB4F3A">
            <w:pPr>
              <w:rPr>
                <w:sz w:val="16"/>
                <w:szCs w:val="16"/>
              </w:rPr>
            </w:pPr>
            <w:r w:rsidRPr="00AB4F3A">
              <w:rPr>
                <w:rFonts w:ascii="Calibri" w:hAnsi="Calibri" w:cs="Calibri"/>
                <w:color w:val="000000"/>
                <w:sz w:val="16"/>
                <w:szCs w:val="16"/>
              </w:rPr>
              <w:t>NH</w:t>
            </w:r>
            <w:r>
              <w:rPr>
                <w:rFonts w:ascii="Calibri" w:hAnsi="Calibri" w:cs="Calibri"/>
                <w:color w:val="000000"/>
                <w:sz w:val="16"/>
                <w:szCs w:val="16"/>
                <w:vertAlign w:val="subscript"/>
              </w:rPr>
              <w:t>4</w:t>
            </w:r>
            <w:r>
              <w:rPr>
                <w:rFonts w:ascii="Calibri" w:hAnsi="Calibri" w:cs="Calibri"/>
                <w:color w:val="000000"/>
                <w:sz w:val="16"/>
                <w:szCs w:val="16"/>
                <w:vertAlign w:val="superscript"/>
              </w:rPr>
              <w:t>+</w:t>
            </w:r>
            <w:r>
              <w:rPr>
                <w:rFonts w:ascii="Calibri" w:hAnsi="Calibri" w:cs="Calibri"/>
                <w:color w:val="000000"/>
                <w:sz w:val="16"/>
                <w:szCs w:val="16"/>
              </w:rPr>
              <w:t xml:space="preserve"> (mg/L)</w:t>
            </w:r>
          </w:p>
        </w:tc>
        <w:tc>
          <w:tcPr>
            <w:tcW w:w="651" w:type="dxa"/>
            <w:vAlign w:val="bottom"/>
          </w:tcPr>
          <w:p w14:paraId="0C62512C" w14:textId="3208DAF4" w:rsidR="002A7EC8" w:rsidRPr="00AB4F3A" w:rsidRDefault="002A7EC8" w:rsidP="00AB4F3A">
            <w:pPr>
              <w:rPr>
                <w:sz w:val="16"/>
                <w:szCs w:val="16"/>
              </w:rPr>
            </w:pPr>
            <w:r w:rsidRPr="00AB4F3A">
              <w:rPr>
                <w:rFonts w:ascii="Calibri" w:hAnsi="Calibri" w:cs="Calibri"/>
                <w:color w:val="000000"/>
                <w:sz w:val="16"/>
                <w:szCs w:val="16"/>
              </w:rPr>
              <w:t>NO</w:t>
            </w:r>
            <w:r w:rsidRPr="002A7EC8">
              <w:rPr>
                <w:rFonts w:ascii="Calibri" w:hAnsi="Calibri" w:cs="Calibri"/>
                <w:color w:val="000000"/>
                <w:sz w:val="16"/>
                <w:szCs w:val="16"/>
                <w:vertAlign w:val="subscript"/>
              </w:rPr>
              <w:t>3</w:t>
            </w:r>
            <w:r>
              <w:rPr>
                <w:rFonts w:ascii="Calibri" w:hAnsi="Calibri" w:cs="Calibri"/>
                <w:color w:val="000000"/>
                <w:sz w:val="16"/>
                <w:szCs w:val="16"/>
                <w:vertAlign w:val="superscript"/>
              </w:rPr>
              <w:t>-</w:t>
            </w:r>
            <w:r>
              <w:rPr>
                <w:rFonts w:ascii="Calibri" w:hAnsi="Calibri" w:cs="Calibri"/>
                <w:color w:val="000000"/>
                <w:sz w:val="16"/>
                <w:szCs w:val="16"/>
              </w:rPr>
              <w:t xml:space="preserve"> (mg/L)</w:t>
            </w:r>
          </w:p>
        </w:tc>
        <w:tc>
          <w:tcPr>
            <w:tcW w:w="662" w:type="dxa"/>
            <w:vAlign w:val="bottom"/>
          </w:tcPr>
          <w:p w14:paraId="32D0BEFB" w14:textId="65275E1F" w:rsidR="002A7EC8" w:rsidRPr="00AB4F3A" w:rsidRDefault="002A7EC8" w:rsidP="00AB4F3A">
            <w:pPr>
              <w:rPr>
                <w:sz w:val="16"/>
                <w:szCs w:val="16"/>
              </w:rPr>
            </w:pPr>
            <w:r>
              <w:rPr>
                <w:rFonts w:ascii="Calibri" w:hAnsi="Calibri" w:cs="Calibri"/>
                <w:color w:val="000000"/>
                <w:sz w:val="16"/>
                <w:szCs w:val="16"/>
              </w:rPr>
              <w:t>TP (mg/L)</w:t>
            </w:r>
          </w:p>
        </w:tc>
        <w:tc>
          <w:tcPr>
            <w:tcW w:w="756" w:type="dxa"/>
            <w:vAlign w:val="bottom"/>
          </w:tcPr>
          <w:p w14:paraId="0D3B6D4B" w14:textId="0F9F1DB5" w:rsidR="002A7EC8" w:rsidRPr="00AB4F3A" w:rsidRDefault="002A7EC8" w:rsidP="00AB4F3A">
            <w:pPr>
              <w:rPr>
                <w:sz w:val="16"/>
                <w:szCs w:val="16"/>
              </w:rPr>
            </w:pPr>
            <w:r w:rsidRPr="00AB4F3A">
              <w:rPr>
                <w:rFonts w:ascii="Calibri" w:hAnsi="Calibri" w:cs="Calibri"/>
                <w:color w:val="000000"/>
                <w:sz w:val="16"/>
                <w:szCs w:val="16"/>
              </w:rPr>
              <w:t>Caffeine</w:t>
            </w:r>
            <w:r>
              <w:rPr>
                <w:rFonts w:ascii="Calibri" w:hAnsi="Calibri" w:cs="Calibri"/>
                <w:color w:val="000000"/>
                <w:sz w:val="16"/>
                <w:szCs w:val="16"/>
              </w:rPr>
              <w:t xml:space="preserve"> (ng/L)</w:t>
            </w:r>
          </w:p>
        </w:tc>
        <w:tc>
          <w:tcPr>
            <w:tcW w:w="1251" w:type="dxa"/>
            <w:vAlign w:val="bottom"/>
          </w:tcPr>
          <w:p w14:paraId="4A11F537" w14:textId="77777777" w:rsidR="002A7EC8" w:rsidRDefault="002A7EC8" w:rsidP="00AB4F3A">
            <w:pPr>
              <w:rPr>
                <w:rFonts w:ascii="Calibri" w:hAnsi="Calibri" w:cs="Calibri"/>
                <w:color w:val="000000"/>
                <w:sz w:val="16"/>
                <w:szCs w:val="16"/>
              </w:rPr>
            </w:pPr>
            <w:r>
              <w:rPr>
                <w:rFonts w:ascii="Calibri" w:hAnsi="Calibri" w:cs="Calibri"/>
                <w:color w:val="000000"/>
                <w:sz w:val="16"/>
                <w:szCs w:val="16"/>
              </w:rPr>
              <w:t>A</w:t>
            </w:r>
            <w:r w:rsidRPr="00AB4F3A">
              <w:rPr>
                <w:rFonts w:ascii="Calibri" w:hAnsi="Calibri" w:cs="Calibri"/>
                <w:color w:val="000000"/>
                <w:sz w:val="16"/>
                <w:szCs w:val="16"/>
              </w:rPr>
              <w:t>cetaminophen</w:t>
            </w:r>
          </w:p>
          <w:p w14:paraId="3BDC7C03" w14:textId="482302FF" w:rsidR="002A7EC8" w:rsidRPr="00AB4F3A" w:rsidRDefault="002A7EC8" w:rsidP="00AB4F3A">
            <w:pPr>
              <w:rPr>
                <w:sz w:val="16"/>
                <w:szCs w:val="16"/>
              </w:rPr>
            </w:pPr>
            <w:r>
              <w:rPr>
                <w:rFonts w:ascii="Calibri" w:hAnsi="Calibri" w:cs="Calibri"/>
                <w:color w:val="000000"/>
                <w:sz w:val="16"/>
                <w:szCs w:val="16"/>
              </w:rPr>
              <w:t>(ng/L)</w:t>
            </w:r>
          </w:p>
        </w:tc>
        <w:tc>
          <w:tcPr>
            <w:tcW w:w="1076" w:type="dxa"/>
            <w:vAlign w:val="bottom"/>
          </w:tcPr>
          <w:p w14:paraId="4B7F9EB4" w14:textId="77777777" w:rsidR="002A7EC8" w:rsidRDefault="002A7EC8" w:rsidP="00AB4F3A">
            <w:pPr>
              <w:rPr>
                <w:rFonts w:ascii="Calibri" w:hAnsi="Calibri" w:cs="Calibri"/>
                <w:color w:val="000000"/>
                <w:sz w:val="16"/>
                <w:szCs w:val="16"/>
              </w:rPr>
            </w:pPr>
            <w:r>
              <w:rPr>
                <w:rFonts w:ascii="Calibri" w:hAnsi="Calibri" w:cs="Calibri"/>
                <w:color w:val="000000"/>
                <w:sz w:val="16"/>
                <w:szCs w:val="16"/>
              </w:rPr>
              <w:t>P</w:t>
            </w:r>
            <w:r w:rsidRPr="00AB4F3A">
              <w:rPr>
                <w:rFonts w:ascii="Calibri" w:hAnsi="Calibri" w:cs="Calibri"/>
                <w:color w:val="000000"/>
                <w:sz w:val="16"/>
                <w:szCs w:val="16"/>
              </w:rPr>
              <w:t>araxanthine</w:t>
            </w:r>
          </w:p>
          <w:p w14:paraId="148E478C" w14:textId="40D293F6" w:rsidR="002A7EC8" w:rsidRPr="00AB4F3A" w:rsidRDefault="002A7EC8" w:rsidP="00AB4F3A">
            <w:pPr>
              <w:rPr>
                <w:sz w:val="16"/>
                <w:szCs w:val="16"/>
              </w:rPr>
            </w:pPr>
            <w:r>
              <w:rPr>
                <w:rFonts w:ascii="Calibri" w:hAnsi="Calibri" w:cs="Calibri"/>
                <w:color w:val="000000"/>
                <w:sz w:val="16"/>
                <w:szCs w:val="16"/>
              </w:rPr>
              <w:t>(ng/L)</w:t>
            </w:r>
          </w:p>
        </w:tc>
        <w:tc>
          <w:tcPr>
            <w:tcW w:w="761" w:type="dxa"/>
            <w:vAlign w:val="bottom"/>
          </w:tcPr>
          <w:p w14:paraId="60416AA1" w14:textId="77777777" w:rsidR="002A7EC8" w:rsidRDefault="002A7EC8" w:rsidP="00AB4F3A">
            <w:pPr>
              <w:rPr>
                <w:rFonts w:ascii="Calibri" w:hAnsi="Calibri" w:cs="Calibri"/>
                <w:color w:val="000000"/>
                <w:sz w:val="16"/>
                <w:szCs w:val="16"/>
              </w:rPr>
            </w:pPr>
            <w:r>
              <w:rPr>
                <w:rFonts w:ascii="Calibri" w:hAnsi="Calibri" w:cs="Calibri"/>
                <w:color w:val="000000"/>
                <w:sz w:val="16"/>
                <w:szCs w:val="16"/>
              </w:rPr>
              <w:t>C</w:t>
            </w:r>
            <w:r w:rsidRPr="00AB4F3A">
              <w:rPr>
                <w:rFonts w:ascii="Calibri" w:hAnsi="Calibri" w:cs="Calibri"/>
                <w:color w:val="000000"/>
                <w:sz w:val="16"/>
                <w:szCs w:val="16"/>
              </w:rPr>
              <w:t>otinine</w:t>
            </w:r>
          </w:p>
          <w:p w14:paraId="315B9223" w14:textId="6E869788" w:rsidR="002A7EC8" w:rsidRPr="00AB4F3A" w:rsidRDefault="002A7EC8" w:rsidP="00AB4F3A">
            <w:pPr>
              <w:rPr>
                <w:sz w:val="16"/>
                <w:szCs w:val="16"/>
              </w:rPr>
            </w:pPr>
            <w:r>
              <w:rPr>
                <w:rFonts w:ascii="Calibri" w:hAnsi="Calibri" w:cs="Calibri"/>
                <w:color w:val="000000"/>
                <w:sz w:val="16"/>
                <w:szCs w:val="16"/>
              </w:rPr>
              <w:t>(ng/L)</w:t>
            </w:r>
          </w:p>
        </w:tc>
        <w:tc>
          <w:tcPr>
            <w:tcW w:w="1142" w:type="dxa"/>
            <w:vAlign w:val="bottom"/>
          </w:tcPr>
          <w:p w14:paraId="69703934" w14:textId="0FA38912" w:rsidR="002A7EC8" w:rsidRPr="00AB4F3A" w:rsidRDefault="002A7EC8" w:rsidP="00AB4F3A">
            <w:pPr>
              <w:rPr>
                <w:sz w:val="16"/>
                <w:szCs w:val="16"/>
              </w:rPr>
            </w:pPr>
            <w:r w:rsidRPr="00AB4F3A">
              <w:rPr>
                <w:rFonts w:ascii="Calibri" w:hAnsi="Calibri" w:cs="Calibri"/>
                <w:color w:val="000000"/>
                <w:sz w:val="16"/>
                <w:szCs w:val="16"/>
              </w:rPr>
              <w:t>Fragment</w:t>
            </w:r>
            <w:r>
              <w:rPr>
                <w:rFonts w:ascii="Calibri" w:hAnsi="Calibri" w:cs="Calibri"/>
                <w:color w:val="000000"/>
                <w:sz w:val="16"/>
                <w:szCs w:val="16"/>
              </w:rPr>
              <w:t xml:space="preserve"> </w:t>
            </w:r>
            <w:r w:rsidRPr="00AB4F3A">
              <w:rPr>
                <w:rFonts w:ascii="Calibri" w:hAnsi="Calibri" w:cs="Calibri"/>
                <w:color w:val="000000"/>
                <w:sz w:val="16"/>
                <w:szCs w:val="16"/>
              </w:rPr>
              <w:t>density</w:t>
            </w:r>
            <w:r>
              <w:rPr>
                <w:rFonts w:ascii="Calibri" w:hAnsi="Calibri" w:cs="Calibri"/>
                <w:color w:val="000000"/>
                <w:sz w:val="16"/>
                <w:szCs w:val="16"/>
              </w:rPr>
              <w:t xml:space="preserve"> (MPs/</w:t>
            </w:r>
            <w:r w:rsidRPr="00AB4F3A">
              <w:rPr>
                <w:rFonts w:ascii="Calibri" w:hAnsi="Calibri" w:cs="Calibri"/>
                <w:color w:val="000000"/>
                <w:sz w:val="16"/>
                <w:szCs w:val="16"/>
              </w:rPr>
              <w:t>L</w:t>
            </w:r>
            <w:r>
              <w:rPr>
                <w:rFonts w:ascii="Calibri" w:hAnsi="Calibri" w:cs="Calibri"/>
                <w:color w:val="000000"/>
                <w:sz w:val="16"/>
                <w:szCs w:val="16"/>
              </w:rPr>
              <w:t>)</w:t>
            </w:r>
          </w:p>
        </w:tc>
        <w:tc>
          <w:tcPr>
            <w:tcW w:w="1114" w:type="dxa"/>
            <w:vAlign w:val="bottom"/>
          </w:tcPr>
          <w:p w14:paraId="114F7D66" w14:textId="47C650B5" w:rsidR="002A7EC8" w:rsidRPr="00AB4F3A" w:rsidRDefault="002A7EC8" w:rsidP="00AB4F3A">
            <w:pPr>
              <w:rPr>
                <w:sz w:val="16"/>
                <w:szCs w:val="16"/>
              </w:rPr>
            </w:pPr>
            <w:r w:rsidRPr="00AB4F3A">
              <w:rPr>
                <w:rFonts w:ascii="Calibri" w:hAnsi="Calibri" w:cs="Calibri"/>
                <w:color w:val="000000"/>
                <w:sz w:val="16"/>
                <w:szCs w:val="16"/>
              </w:rPr>
              <w:t>Fiber</w:t>
            </w:r>
            <w:r>
              <w:rPr>
                <w:rFonts w:ascii="Calibri" w:hAnsi="Calibri" w:cs="Calibri"/>
                <w:color w:val="000000"/>
                <w:sz w:val="16"/>
                <w:szCs w:val="16"/>
              </w:rPr>
              <w:t xml:space="preserve"> </w:t>
            </w:r>
            <w:r w:rsidRPr="00AB4F3A">
              <w:rPr>
                <w:rFonts w:ascii="Calibri" w:hAnsi="Calibri" w:cs="Calibri"/>
                <w:color w:val="000000"/>
                <w:sz w:val="16"/>
                <w:szCs w:val="16"/>
              </w:rPr>
              <w:t>density</w:t>
            </w:r>
            <w:r>
              <w:rPr>
                <w:rFonts w:ascii="Calibri" w:hAnsi="Calibri" w:cs="Calibri"/>
                <w:color w:val="000000"/>
                <w:sz w:val="16"/>
                <w:szCs w:val="16"/>
              </w:rPr>
              <w:t xml:space="preserve"> (MPs/</w:t>
            </w:r>
            <w:r w:rsidRPr="00AB4F3A">
              <w:rPr>
                <w:rFonts w:ascii="Calibri" w:hAnsi="Calibri" w:cs="Calibri"/>
                <w:color w:val="000000"/>
                <w:sz w:val="16"/>
                <w:szCs w:val="16"/>
              </w:rPr>
              <w:t>L</w:t>
            </w:r>
            <w:r>
              <w:rPr>
                <w:rFonts w:ascii="Calibri" w:hAnsi="Calibri" w:cs="Calibri"/>
                <w:color w:val="000000"/>
                <w:sz w:val="16"/>
                <w:szCs w:val="16"/>
              </w:rPr>
              <w:t>)</w:t>
            </w:r>
          </w:p>
        </w:tc>
        <w:tc>
          <w:tcPr>
            <w:tcW w:w="1114" w:type="dxa"/>
            <w:vAlign w:val="bottom"/>
          </w:tcPr>
          <w:p w14:paraId="318A6F0C" w14:textId="6662DEB2" w:rsidR="002A7EC8" w:rsidRPr="00AB4F3A" w:rsidRDefault="002A7EC8" w:rsidP="00AB4F3A">
            <w:pPr>
              <w:rPr>
                <w:sz w:val="16"/>
                <w:szCs w:val="16"/>
              </w:rPr>
            </w:pPr>
            <w:r w:rsidRPr="00AB4F3A">
              <w:rPr>
                <w:rFonts w:ascii="Calibri" w:hAnsi="Calibri" w:cs="Calibri"/>
                <w:color w:val="000000"/>
                <w:sz w:val="16"/>
                <w:szCs w:val="16"/>
              </w:rPr>
              <w:t>Bead</w:t>
            </w:r>
            <w:r>
              <w:rPr>
                <w:rFonts w:ascii="Calibri" w:hAnsi="Calibri" w:cs="Calibri"/>
                <w:color w:val="000000"/>
                <w:sz w:val="16"/>
                <w:szCs w:val="16"/>
              </w:rPr>
              <w:t xml:space="preserve"> </w:t>
            </w:r>
            <w:r w:rsidRPr="00AB4F3A">
              <w:rPr>
                <w:rFonts w:ascii="Calibri" w:hAnsi="Calibri" w:cs="Calibri"/>
                <w:color w:val="000000"/>
                <w:sz w:val="16"/>
                <w:szCs w:val="16"/>
              </w:rPr>
              <w:t>density</w:t>
            </w:r>
            <w:r>
              <w:rPr>
                <w:rFonts w:ascii="Calibri" w:hAnsi="Calibri" w:cs="Calibri"/>
                <w:color w:val="000000"/>
                <w:sz w:val="16"/>
                <w:szCs w:val="16"/>
              </w:rPr>
              <w:t xml:space="preserve"> (MPs/</w:t>
            </w:r>
            <w:r w:rsidRPr="00AB4F3A">
              <w:rPr>
                <w:rFonts w:ascii="Calibri" w:hAnsi="Calibri" w:cs="Calibri"/>
                <w:color w:val="000000"/>
                <w:sz w:val="16"/>
                <w:szCs w:val="16"/>
              </w:rPr>
              <w:t>L</w:t>
            </w:r>
            <w:r>
              <w:rPr>
                <w:rFonts w:ascii="Calibri" w:hAnsi="Calibri" w:cs="Calibri"/>
                <w:color w:val="000000"/>
                <w:sz w:val="16"/>
                <w:szCs w:val="16"/>
              </w:rPr>
              <w:t>)</w:t>
            </w:r>
          </w:p>
        </w:tc>
        <w:tc>
          <w:tcPr>
            <w:tcW w:w="976" w:type="dxa"/>
            <w:vAlign w:val="bottom"/>
          </w:tcPr>
          <w:p w14:paraId="26D2F3A8" w14:textId="1B8A865A" w:rsidR="002A7EC8" w:rsidRPr="00AB4F3A" w:rsidRDefault="002A7EC8" w:rsidP="00AB4F3A">
            <w:pPr>
              <w:rPr>
                <w:sz w:val="16"/>
                <w:szCs w:val="16"/>
              </w:rPr>
            </w:pPr>
            <w:r>
              <w:rPr>
                <w:rFonts w:ascii="Calibri" w:hAnsi="Calibri" w:cs="Calibri"/>
                <w:color w:val="000000"/>
                <w:sz w:val="16"/>
                <w:szCs w:val="16"/>
              </w:rPr>
              <w:t xml:space="preserve">IDW </w:t>
            </w:r>
            <w:r w:rsidRPr="00AB4F3A">
              <w:rPr>
                <w:rFonts w:ascii="Calibri" w:hAnsi="Calibri" w:cs="Calibri"/>
                <w:color w:val="000000"/>
                <w:sz w:val="16"/>
                <w:szCs w:val="16"/>
              </w:rPr>
              <w:t>population</w:t>
            </w:r>
          </w:p>
        </w:tc>
        <w:tc>
          <w:tcPr>
            <w:tcW w:w="1067" w:type="dxa"/>
            <w:vAlign w:val="bottom"/>
          </w:tcPr>
          <w:p w14:paraId="05DA34C6" w14:textId="13E78785" w:rsidR="002A7EC8" w:rsidRPr="00AB4F3A" w:rsidRDefault="002A7EC8" w:rsidP="00AB4F3A">
            <w:pPr>
              <w:rPr>
                <w:sz w:val="16"/>
                <w:szCs w:val="16"/>
              </w:rPr>
            </w:pPr>
            <w:r w:rsidRPr="00AB4F3A">
              <w:rPr>
                <w:rFonts w:ascii="Calibri" w:hAnsi="Calibri" w:cs="Calibri"/>
                <w:color w:val="000000"/>
                <w:sz w:val="16"/>
                <w:szCs w:val="16"/>
              </w:rPr>
              <w:t>Categorical</w:t>
            </w:r>
            <w:r>
              <w:rPr>
                <w:rFonts w:ascii="Calibri" w:hAnsi="Calibri" w:cs="Calibri"/>
                <w:color w:val="000000"/>
                <w:sz w:val="16"/>
                <w:szCs w:val="16"/>
              </w:rPr>
              <w:t xml:space="preserve"> IDW </w:t>
            </w:r>
            <w:r w:rsidRPr="00AB4F3A">
              <w:rPr>
                <w:rFonts w:ascii="Calibri" w:hAnsi="Calibri" w:cs="Calibri"/>
                <w:color w:val="000000"/>
                <w:sz w:val="16"/>
                <w:szCs w:val="16"/>
              </w:rPr>
              <w:t>population</w:t>
            </w:r>
          </w:p>
        </w:tc>
      </w:tr>
      <w:tr w:rsidR="002A7EC8" w14:paraId="6E0EB903" w14:textId="77777777" w:rsidTr="002A7EC8">
        <w:tc>
          <w:tcPr>
            <w:tcW w:w="729" w:type="dxa"/>
            <w:vAlign w:val="bottom"/>
          </w:tcPr>
          <w:p w14:paraId="686642CB" w14:textId="7F54EE3E" w:rsidR="002A7EC8" w:rsidRPr="00AB4F3A" w:rsidRDefault="002A7EC8" w:rsidP="00AB4F3A">
            <w:pPr>
              <w:rPr>
                <w:sz w:val="16"/>
                <w:szCs w:val="16"/>
              </w:rPr>
            </w:pPr>
            <w:r w:rsidRPr="00AB4F3A">
              <w:rPr>
                <w:rFonts w:ascii="Calibri" w:hAnsi="Calibri" w:cs="Calibri"/>
                <w:color w:val="000000"/>
                <w:sz w:val="16"/>
                <w:szCs w:val="16"/>
              </w:rPr>
              <w:t>BK-1</w:t>
            </w:r>
          </w:p>
        </w:tc>
        <w:tc>
          <w:tcPr>
            <w:tcW w:w="663" w:type="dxa"/>
            <w:vAlign w:val="bottom"/>
          </w:tcPr>
          <w:p w14:paraId="361D5F48" w14:textId="7844B70F" w:rsidR="002A7EC8" w:rsidRPr="00AB4F3A" w:rsidRDefault="002A7EC8" w:rsidP="00AB4F3A">
            <w:pPr>
              <w:rPr>
                <w:sz w:val="16"/>
                <w:szCs w:val="16"/>
              </w:rPr>
            </w:pPr>
            <w:r w:rsidRPr="00AB4F3A">
              <w:rPr>
                <w:rFonts w:ascii="Calibri" w:hAnsi="Calibri" w:cs="Calibri"/>
                <w:color w:val="000000"/>
                <w:sz w:val="16"/>
                <w:szCs w:val="16"/>
              </w:rPr>
              <w:t>0.003</w:t>
            </w:r>
          </w:p>
        </w:tc>
        <w:tc>
          <w:tcPr>
            <w:tcW w:w="651" w:type="dxa"/>
            <w:vAlign w:val="bottom"/>
          </w:tcPr>
          <w:p w14:paraId="1FDD1876" w14:textId="7F2FA212" w:rsidR="002A7EC8" w:rsidRPr="00AB4F3A" w:rsidRDefault="002A7EC8" w:rsidP="00AB4F3A">
            <w:pPr>
              <w:rPr>
                <w:sz w:val="16"/>
                <w:szCs w:val="16"/>
              </w:rPr>
            </w:pPr>
            <w:r w:rsidRPr="00AB4F3A">
              <w:rPr>
                <w:rFonts w:ascii="Calibri" w:hAnsi="Calibri" w:cs="Calibri"/>
                <w:color w:val="000000"/>
                <w:sz w:val="16"/>
                <w:szCs w:val="16"/>
              </w:rPr>
              <w:t>0.085</w:t>
            </w:r>
          </w:p>
        </w:tc>
        <w:tc>
          <w:tcPr>
            <w:tcW w:w="662" w:type="dxa"/>
            <w:vAlign w:val="bottom"/>
          </w:tcPr>
          <w:p w14:paraId="00002F67" w14:textId="616994D5" w:rsidR="002A7EC8" w:rsidRPr="00AB4F3A" w:rsidRDefault="002A7EC8" w:rsidP="00AB4F3A">
            <w:pPr>
              <w:rPr>
                <w:sz w:val="16"/>
                <w:szCs w:val="16"/>
              </w:rPr>
            </w:pPr>
            <w:r w:rsidRPr="00AB4F3A">
              <w:rPr>
                <w:rFonts w:ascii="Calibri" w:hAnsi="Calibri" w:cs="Calibri"/>
                <w:color w:val="000000"/>
                <w:sz w:val="16"/>
                <w:szCs w:val="16"/>
              </w:rPr>
              <w:t>0.054</w:t>
            </w:r>
          </w:p>
        </w:tc>
        <w:tc>
          <w:tcPr>
            <w:tcW w:w="756" w:type="dxa"/>
            <w:vAlign w:val="bottom"/>
          </w:tcPr>
          <w:p w14:paraId="22272F4D" w14:textId="2A7F98CE" w:rsidR="002A7EC8" w:rsidRPr="00AB4F3A" w:rsidRDefault="002A7EC8" w:rsidP="00AB4F3A">
            <w:pPr>
              <w:rPr>
                <w:sz w:val="16"/>
                <w:szCs w:val="16"/>
              </w:rPr>
            </w:pPr>
            <w:r w:rsidRPr="00AB4F3A">
              <w:rPr>
                <w:rFonts w:ascii="Calibri" w:hAnsi="Calibri" w:cs="Calibri"/>
                <w:color w:val="000000"/>
                <w:sz w:val="16"/>
                <w:szCs w:val="16"/>
              </w:rPr>
              <w:t>0.011</w:t>
            </w:r>
          </w:p>
        </w:tc>
        <w:tc>
          <w:tcPr>
            <w:tcW w:w="1251" w:type="dxa"/>
            <w:vAlign w:val="bottom"/>
          </w:tcPr>
          <w:p w14:paraId="544E6F3F" w14:textId="7C15E01D" w:rsidR="002A7EC8" w:rsidRPr="00AB4F3A" w:rsidRDefault="002A7EC8" w:rsidP="00AB4F3A">
            <w:pPr>
              <w:rPr>
                <w:sz w:val="16"/>
                <w:szCs w:val="16"/>
              </w:rPr>
            </w:pPr>
            <w:r w:rsidRPr="00AB4F3A">
              <w:rPr>
                <w:rFonts w:ascii="Calibri" w:hAnsi="Calibri" w:cs="Calibri"/>
                <w:color w:val="000000"/>
                <w:sz w:val="16"/>
                <w:szCs w:val="16"/>
              </w:rPr>
              <w:t>0.001</w:t>
            </w:r>
          </w:p>
        </w:tc>
        <w:tc>
          <w:tcPr>
            <w:tcW w:w="1076" w:type="dxa"/>
            <w:vAlign w:val="bottom"/>
          </w:tcPr>
          <w:p w14:paraId="600E9615" w14:textId="6E43AB19" w:rsidR="002A7EC8" w:rsidRPr="00AB4F3A" w:rsidRDefault="002A7EC8" w:rsidP="00AB4F3A">
            <w:pPr>
              <w:rPr>
                <w:sz w:val="16"/>
                <w:szCs w:val="16"/>
              </w:rPr>
            </w:pPr>
            <w:r w:rsidRPr="00AB4F3A">
              <w:rPr>
                <w:rFonts w:ascii="Calibri" w:hAnsi="Calibri" w:cs="Calibri"/>
                <w:color w:val="000000"/>
                <w:sz w:val="16"/>
                <w:szCs w:val="16"/>
              </w:rPr>
              <w:t>0.002</w:t>
            </w:r>
          </w:p>
        </w:tc>
        <w:tc>
          <w:tcPr>
            <w:tcW w:w="761" w:type="dxa"/>
            <w:vAlign w:val="bottom"/>
          </w:tcPr>
          <w:p w14:paraId="2AA0876F" w14:textId="3507D3F2" w:rsidR="002A7EC8" w:rsidRPr="00AB4F3A" w:rsidRDefault="002A7EC8" w:rsidP="00AB4F3A">
            <w:pPr>
              <w:rPr>
                <w:sz w:val="16"/>
                <w:szCs w:val="16"/>
              </w:rPr>
            </w:pPr>
            <w:r w:rsidRPr="00AB4F3A">
              <w:rPr>
                <w:rFonts w:ascii="Calibri" w:hAnsi="Calibri" w:cs="Calibri"/>
                <w:color w:val="000000"/>
                <w:sz w:val="16"/>
                <w:szCs w:val="16"/>
              </w:rPr>
              <w:t>0</w:t>
            </w:r>
          </w:p>
        </w:tc>
        <w:tc>
          <w:tcPr>
            <w:tcW w:w="1142" w:type="dxa"/>
            <w:vAlign w:val="bottom"/>
          </w:tcPr>
          <w:p w14:paraId="0995AB8E" w14:textId="1BA2C427" w:rsidR="002A7EC8" w:rsidRPr="00AB4F3A" w:rsidRDefault="002A7EC8" w:rsidP="00AB4F3A">
            <w:pPr>
              <w:rPr>
                <w:sz w:val="16"/>
                <w:szCs w:val="16"/>
              </w:rPr>
            </w:pPr>
            <w:r w:rsidRPr="00AB4F3A">
              <w:rPr>
                <w:rFonts w:ascii="Calibri" w:hAnsi="Calibri" w:cs="Calibri"/>
                <w:color w:val="000000"/>
                <w:sz w:val="16"/>
                <w:szCs w:val="16"/>
              </w:rPr>
              <w:t>0</w:t>
            </w:r>
          </w:p>
        </w:tc>
        <w:tc>
          <w:tcPr>
            <w:tcW w:w="1114" w:type="dxa"/>
            <w:vAlign w:val="bottom"/>
          </w:tcPr>
          <w:p w14:paraId="4DE31A10" w14:textId="4E4BC8EF" w:rsidR="002A7EC8" w:rsidRPr="00AB4F3A" w:rsidRDefault="002A7EC8" w:rsidP="00AB4F3A">
            <w:pPr>
              <w:rPr>
                <w:sz w:val="16"/>
                <w:szCs w:val="16"/>
              </w:rPr>
            </w:pPr>
            <w:r w:rsidRPr="00AB4F3A">
              <w:rPr>
                <w:rFonts w:ascii="Calibri" w:hAnsi="Calibri" w:cs="Calibri"/>
                <w:color w:val="000000"/>
                <w:sz w:val="16"/>
                <w:szCs w:val="16"/>
              </w:rPr>
              <w:t>0.000833</w:t>
            </w:r>
          </w:p>
        </w:tc>
        <w:tc>
          <w:tcPr>
            <w:tcW w:w="1114" w:type="dxa"/>
            <w:vAlign w:val="bottom"/>
          </w:tcPr>
          <w:p w14:paraId="1C6BA97D" w14:textId="4C685E94" w:rsidR="002A7EC8" w:rsidRPr="00AB4F3A" w:rsidRDefault="002A7EC8" w:rsidP="00AB4F3A">
            <w:pPr>
              <w:rPr>
                <w:sz w:val="16"/>
                <w:szCs w:val="16"/>
              </w:rPr>
            </w:pPr>
            <w:r w:rsidRPr="00AB4F3A">
              <w:rPr>
                <w:rFonts w:ascii="Calibri" w:hAnsi="Calibri" w:cs="Calibri"/>
                <w:color w:val="000000"/>
                <w:sz w:val="16"/>
                <w:szCs w:val="16"/>
              </w:rPr>
              <w:t>0</w:t>
            </w:r>
          </w:p>
        </w:tc>
        <w:tc>
          <w:tcPr>
            <w:tcW w:w="976" w:type="dxa"/>
            <w:vAlign w:val="bottom"/>
          </w:tcPr>
          <w:p w14:paraId="6951D36F" w14:textId="5B0120DE" w:rsidR="002A7EC8" w:rsidRPr="00AB4F3A" w:rsidRDefault="002A7EC8" w:rsidP="00AB4F3A">
            <w:pPr>
              <w:rPr>
                <w:sz w:val="16"/>
                <w:szCs w:val="16"/>
              </w:rPr>
            </w:pPr>
            <w:r w:rsidRPr="00AB4F3A">
              <w:rPr>
                <w:rFonts w:ascii="Calibri" w:hAnsi="Calibri" w:cs="Calibri"/>
                <w:color w:val="000000"/>
                <w:sz w:val="16"/>
                <w:szCs w:val="16"/>
              </w:rPr>
              <w:t>2304.039</w:t>
            </w:r>
          </w:p>
        </w:tc>
        <w:tc>
          <w:tcPr>
            <w:tcW w:w="1067" w:type="dxa"/>
            <w:vAlign w:val="bottom"/>
          </w:tcPr>
          <w:p w14:paraId="03293DEB" w14:textId="5556BAF7" w:rsidR="002A7EC8" w:rsidRPr="00AB4F3A" w:rsidRDefault="002A7EC8" w:rsidP="00AB4F3A">
            <w:pPr>
              <w:rPr>
                <w:sz w:val="16"/>
                <w:szCs w:val="16"/>
              </w:rPr>
            </w:pPr>
            <w:r w:rsidRPr="00AB4F3A">
              <w:rPr>
                <w:rFonts w:ascii="Calibri" w:hAnsi="Calibri" w:cs="Calibri"/>
                <w:color w:val="000000"/>
                <w:sz w:val="16"/>
                <w:szCs w:val="16"/>
              </w:rPr>
              <w:t>High</w:t>
            </w:r>
          </w:p>
        </w:tc>
      </w:tr>
      <w:tr w:rsidR="002A7EC8" w14:paraId="5BB969C5" w14:textId="77777777" w:rsidTr="002A7EC8">
        <w:tc>
          <w:tcPr>
            <w:tcW w:w="729" w:type="dxa"/>
            <w:vAlign w:val="bottom"/>
          </w:tcPr>
          <w:p w14:paraId="45DCA4EC" w14:textId="7B4F7928" w:rsidR="002A7EC8" w:rsidRPr="00AB4F3A" w:rsidRDefault="002A7EC8" w:rsidP="00AB4F3A">
            <w:pPr>
              <w:rPr>
                <w:sz w:val="16"/>
                <w:szCs w:val="16"/>
              </w:rPr>
            </w:pPr>
            <w:r w:rsidRPr="00AB4F3A">
              <w:rPr>
                <w:rFonts w:ascii="Calibri" w:hAnsi="Calibri" w:cs="Calibri"/>
                <w:color w:val="000000"/>
                <w:sz w:val="16"/>
                <w:szCs w:val="16"/>
              </w:rPr>
              <w:t>BK-2</w:t>
            </w:r>
          </w:p>
        </w:tc>
        <w:tc>
          <w:tcPr>
            <w:tcW w:w="663" w:type="dxa"/>
            <w:vAlign w:val="bottom"/>
          </w:tcPr>
          <w:p w14:paraId="3CAFBCE3" w14:textId="32E7F529" w:rsidR="002A7EC8" w:rsidRPr="00AB4F3A" w:rsidRDefault="002A7EC8" w:rsidP="00AB4F3A">
            <w:pPr>
              <w:rPr>
                <w:sz w:val="16"/>
                <w:szCs w:val="16"/>
              </w:rPr>
            </w:pPr>
            <w:r w:rsidRPr="00AB4F3A">
              <w:rPr>
                <w:rFonts w:ascii="Calibri" w:hAnsi="Calibri" w:cs="Calibri"/>
                <w:color w:val="000000"/>
                <w:sz w:val="16"/>
                <w:szCs w:val="16"/>
              </w:rPr>
              <w:t>0.003</w:t>
            </w:r>
          </w:p>
        </w:tc>
        <w:tc>
          <w:tcPr>
            <w:tcW w:w="651" w:type="dxa"/>
            <w:vAlign w:val="bottom"/>
          </w:tcPr>
          <w:p w14:paraId="3CEE316C" w14:textId="07B4E2AA" w:rsidR="002A7EC8" w:rsidRPr="00AB4F3A" w:rsidRDefault="002A7EC8" w:rsidP="00AB4F3A">
            <w:pPr>
              <w:rPr>
                <w:sz w:val="16"/>
                <w:szCs w:val="16"/>
              </w:rPr>
            </w:pPr>
            <w:r w:rsidRPr="00AB4F3A">
              <w:rPr>
                <w:rFonts w:ascii="Calibri" w:hAnsi="Calibri" w:cs="Calibri"/>
                <w:color w:val="000000"/>
                <w:sz w:val="16"/>
                <w:szCs w:val="16"/>
              </w:rPr>
              <w:t>0.085</w:t>
            </w:r>
          </w:p>
        </w:tc>
        <w:tc>
          <w:tcPr>
            <w:tcW w:w="662" w:type="dxa"/>
            <w:vAlign w:val="bottom"/>
          </w:tcPr>
          <w:p w14:paraId="18EAD7B9" w14:textId="41685326" w:rsidR="002A7EC8" w:rsidRPr="00AB4F3A" w:rsidRDefault="002A7EC8" w:rsidP="00AB4F3A">
            <w:pPr>
              <w:rPr>
                <w:sz w:val="16"/>
                <w:szCs w:val="16"/>
              </w:rPr>
            </w:pPr>
            <w:r w:rsidRPr="00AB4F3A">
              <w:rPr>
                <w:rFonts w:ascii="Calibri" w:hAnsi="Calibri" w:cs="Calibri"/>
                <w:color w:val="000000"/>
                <w:sz w:val="16"/>
                <w:szCs w:val="16"/>
              </w:rPr>
              <w:t>0.052</w:t>
            </w:r>
          </w:p>
        </w:tc>
        <w:tc>
          <w:tcPr>
            <w:tcW w:w="756" w:type="dxa"/>
            <w:vAlign w:val="bottom"/>
          </w:tcPr>
          <w:p w14:paraId="0462A5BC" w14:textId="5A4AA5E8" w:rsidR="002A7EC8" w:rsidRPr="00AB4F3A" w:rsidRDefault="002A7EC8" w:rsidP="00AB4F3A">
            <w:pPr>
              <w:rPr>
                <w:sz w:val="16"/>
                <w:szCs w:val="16"/>
              </w:rPr>
            </w:pPr>
            <w:r w:rsidRPr="00AB4F3A">
              <w:rPr>
                <w:rFonts w:ascii="Calibri" w:hAnsi="Calibri" w:cs="Calibri"/>
                <w:color w:val="000000"/>
                <w:sz w:val="16"/>
                <w:szCs w:val="16"/>
              </w:rPr>
              <w:t>0.007</w:t>
            </w:r>
          </w:p>
        </w:tc>
        <w:tc>
          <w:tcPr>
            <w:tcW w:w="1251" w:type="dxa"/>
            <w:vAlign w:val="bottom"/>
          </w:tcPr>
          <w:p w14:paraId="577CC263" w14:textId="7CCB8B98" w:rsidR="002A7EC8" w:rsidRPr="00AB4F3A" w:rsidRDefault="002A7EC8" w:rsidP="00AB4F3A">
            <w:pPr>
              <w:rPr>
                <w:sz w:val="16"/>
                <w:szCs w:val="16"/>
              </w:rPr>
            </w:pPr>
            <w:r w:rsidRPr="00AB4F3A">
              <w:rPr>
                <w:rFonts w:ascii="Calibri" w:hAnsi="Calibri" w:cs="Calibri"/>
                <w:color w:val="000000"/>
                <w:sz w:val="16"/>
                <w:szCs w:val="16"/>
              </w:rPr>
              <w:t>0.001</w:t>
            </w:r>
          </w:p>
        </w:tc>
        <w:tc>
          <w:tcPr>
            <w:tcW w:w="1076" w:type="dxa"/>
            <w:vAlign w:val="bottom"/>
          </w:tcPr>
          <w:p w14:paraId="683A266E" w14:textId="27B75004" w:rsidR="002A7EC8" w:rsidRPr="00AB4F3A" w:rsidRDefault="002A7EC8" w:rsidP="00AB4F3A">
            <w:pPr>
              <w:rPr>
                <w:sz w:val="16"/>
                <w:szCs w:val="16"/>
              </w:rPr>
            </w:pPr>
            <w:r w:rsidRPr="00AB4F3A">
              <w:rPr>
                <w:rFonts w:ascii="Calibri" w:hAnsi="Calibri" w:cs="Calibri"/>
                <w:color w:val="000000"/>
                <w:sz w:val="16"/>
                <w:szCs w:val="16"/>
              </w:rPr>
              <w:t>0</w:t>
            </w:r>
          </w:p>
        </w:tc>
        <w:tc>
          <w:tcPr>
            <w:tcW w:w="761" w:type="dxa"/>
            <w:vAlign w:val="bottom"/>
          </w:tcPr>
          <w:p w14:paraId="19E13B55" w14:textId="3E855E6E" w:rsidR="002A7EC8" w:rsidRPr="00AB4F3A" w:rsidRDefault="002A7EC8" w:rsidP="00AB4F3A">
            <w:pPr>
              <w:rPr>
                <w:sz w:val="16"/>
                <w:szCs w:val="16"/>
              </w:rPr>
            </w:pPr>
            <w:r w:rsidRPr="00AB4F3A">
              <w:rPr>
                <w:rFonts w:ascii="Calibri" w:hAnsi="Calibri" w:cs="Calibri"/>
                <w:color w:val="000000"/>
                <w:sz w:val="16"/>
                <w:szCs w:val="16"/>
              </w:rPr>
              <w:t>0</w:t>
            </w:r>
          </w:p>
        </w:tc>
        <w:tc>
          <w:tcPr>
            <w:tcW w:w="1142" w:type="dxa"/>
            <w:vAlign w:val="bottom"/>
          </w:tcPr>
          <w:p w14:paraId="5858E37F" w14:textId="7B387F8D" w:rsidR="002A7EC8" w:rsidRPr="00AB4F3A" w:rsidRDefault="002A7EC8" w:rsidP="00AB4F3A">
            <w:pPr>
              <w:rPr>
                <w:sz w:val="16"/>
                <w:szCs w:val="16"/>
              </w:rPr>
            </w:pPr>
            <w:r w:rsidRPr="00AB4F3A">
              <w:rPr>
                <w:rFonts w:ascii="Calibri" w:hAnsi="Calibri" w:cs="Calibri"/>
                <w:color w:val="000000"/>
                <w:sz w:val="16"/>
                <w:szCs w:val="16"/>
              </w:rPr>
              <w:t>0.000952</w:t>
            </w:r>
          </w:p>
        </w:tc>
        <w:tc>
          <w:tcPr>
            <w:tcW w:w="1114" w:type="dxa"/>
            <w:vAlign w:val="bottom"/>
          </w:tcPr>
          <w:p w14:paraId="651C7658" w14:textId="4182404E" w:rsidR="002A7EC8" w:rsidRPr="00AB4F3A" w:rsidRDefault="002A7EC8" w:rsidP="00AB4F3A">
            <w:pPr>
              <w:rPr>
                <w:sz w:val="16"/>
                <w:szCs w:val="16"/>
              </w:rPr>
            </w:pPr>
            <w:r w:rsidRPr="00AB4F3A">
              <w:rPr>
                <w:rFonts w:ascii="Calibri" w:hAnsi="Calibri" w:cs="Calibri"/>
                <w:color w:val="000000"/>
                <w:sz w:val="16"/>
                <w:szCs w:val="16"/>
              </w:rPr>
              <w:t>0.000476</w:t>
            </w:r>
          </w:p>
        </w:tc>
        <w:tc>
          <w:tcPr>
            <w:tcW w:w="1114" w:type="dxa"/>
            <w:vAlign w:val="bottom"/>
          </w:tcPr>
          <w:p w14:paraId="0FF50DCD" w14:textId="3CE9C262" w:rsidR="002A7EC8" w:rsidRPr="00AB4F3A" w:rsidRDefault="002A7EC8" w:rsidP="00AB4F3A">
            <w:pPr>
              <w:rPr>
                <w:sz w:val="16"/>
                <w:szCs w:val="16"/>
              </w:rPr>
            </w:pPr>
            <w:r w:rsidRPr="00AB4F3A">
              <w:rPr>
                <w:rFonts w:ascii="Calibri" w:hAnsi="Calibri" w:cs="Calibri"/>
                <w:color w:val="000000"/>
                <w:sz w:val="16"/>
                <w:szCs w:val="16"/>
              </w:rPr>
              <w:t>0</w:t>
            </w:r>
          </w:p>
        </w:tc>
        <w:tc>
          <w:tcPr>
            <w:tcW w:w="976" w:type="dxa"/>
            <w:vAlign w:val="bottom"/>
          </w:tcPr>
          <w:p w14:paraId="471F204E" w14:textId="6ED2FF78" w:rsidR="002A7EC8" w:rsidRPr="00AB4F3A" w:rsidRDefault="002A7EC8" w:rsidP="00AB4F3A">
            <w:pPr>
              <w:rPr>
                <w:sz w:val="16"/>
                <w:szCs w:val="16"/>
              </w:rPr>
            </w:pPr>
            <w:r w:rsidRPr="00AB4F3A">
              <w:rPr>
                <w:rFonts w:ascii="Calibri" w:hAnsi="Calibri" w:cs="Calibri"/>
                <w:color w:val="000000"/>
                <w:sz w:val="16"/>
                <w:szCs w:val="16"/>
              </w:rPr>
              <w:t>1891.558</w:t>
            </w:r>
          </w:p>
        </w:tc>
        <w:tc>
          <w:tcPr>
            <w:tcW w:w="1067" w:type="dxa"/>
            <w:vAlign w:val="bottom"/>
          </w:tcPr>
          <w:p w14:paraId="102717F8" w14:textId="2F9F7E94" w:rsidR="002A7EC8" w:rsidRPr="00AB4F3A" w:rsidRDefault="002A7EC8" w:rsidP="00AB4F3A">
            <w:pPr>
              <w:rPr>
                <w:sz w:val="16"/>
                <w:szCs w:val="16"/>
              </w:rPr>
            </w:pPr>
            <w:r w:rsidRPr="00AB4F3A">
              <w:rPr>
                <w:rFonts w:ascii="Calibri" w:hAnsi="Calibri" w:cs="Calibri"/>
                <w:color w:val="000000"/>
                <w:sz w:val="16"/>
                <w:szCs w:val="16"/>
              </w:rPr>
              <w:t>Mod</w:t>
            </w:r>
          </w:p>
        </w:tc>
      </w:tr>
      <w:tr w:rsidR="002A7EC8" w14:paraId="2CF1C924" w14:textId="77777777" w:rsidTr="002A7EC8">
        <w:tc>
          <w:tcPr>
            <w:tcW w:w="729" w:type="dxa"/>
            <w:vAlign w:val="bottom"/>
          </w:tcPr>
          <w:p w14:paraId="731B8A66" w14:textId="14C7C178" w:rsidR="002A7EC8" w:rsidRPr="00AB4F3A" w:rsidRDefault="002A7EC8" w:rsidP="00AB4F3A">
            <w:pPr>
              <w:rPr>
                <w:sz w:val="16"/>
                <w:szCs w:val="16"/>
              </w:rPr>
            </w:pPr>
            <w:r w:rsidRPr="00AB4F3A">
              <w:rPr>
                <w:rFonts w:ascii="Calibri" w:hAnsi="Calibri" w:cs="Calibri"/>
                <w:color w:val="000000"/>
                <w:sz w:val="16"/>
                <w:szCs w:val="16"/>
              </w:rPr>
              <w:t>BK-3</w:t>
            </w:r>
          </w:p>
        </w:tc>
        <w:tc>
          <w:tcPr>
            <w:tcW w:w="663" w:type="dxa"/>
            <w:vAlign w:val="bottom"/>
          </w:tcPr>
          <w:p w14:paraId="0299511C" w14:textId="4E55D9EE" w:rsidR="002A7EC8" w:rsidRPr="00AB4F3A" w:rsidRDefault="002A7EC8" w:rsidP="00AB4F3A">
            <w:pPr>
              <w:rPr>
                <w:sz w:val="16"/>
                <w:szCs w:val="16"/>
              </w:rPr>
            </w:pPr>
            <w:r w:rsidRPr="00AB4F3A">
              <w:rPr>
                <w:rFonts w:ascii="Calibri" w:hAnsi="Calibri" w:cs="Calibri"/>
                <w:color w:val="000000"/>
                <w:sz w:val="16"/>
                <w:szCs w:val="16"/>
              </w:rPr>
              <w:t>0.068</w:t>
            </w:r>
          </w:p>
        </w:tc>
        <w:tc>
          <w:tcPr>
            <w:tcW w:w="651" w:type="dxa"/>
            <w:vAlign w:val="bottom"/>
          </w:tcPr>
          <w:p w14:paraId="4EC961EF" w14:textId="4E966849" w:rsidR="002A7EC8" w:rsidRPr="00AB4F3A" w:rsidRDefault="002A7EC8" w:rsidP="00AB4F3A">
            <w:pPr>
              <w:rPr>
                <w:sz w:val="16"/>
                <w:szCs w:val="16"/>
              </w:rPr>
            </w:pPr>
            <w:r w:rsidRPr="00AB4F3A">
              <w:rPr>
                <w:rFonts w:ascii="Calibri" w:hAnsi="Calibri" w:cs="Calibri"/>
                <w:color w:val="000000"/>
                <w:sz w:val="16"/>
                <w:szCs w:val="16"/>
              </w:rPr>
              <w:t>0.09</w:t>
            </w:r>
          </w:p>
        </w:tc>
        <w:tc>
          <w:tcPr>
            <w:tcW w:w="662" w:type="dxa"/>
            <w:vAlign w:val="bottom"/>
          </w:tcPr>
          <w:p w14:paraId="1EBEE199" w14:textId="7B2B96C7" w:rsidR="002A7EC8" w:rsidRPr="00AB4F3A" w:rsidRDefault="002A7EC8" w:rsidP="00AB4F3A">
            <w:pPr>
              <w:rPr>
                <w:sz w:val="16"/>
                <w:szCs w:val="16"/>
              </w:rPr>
            </w:pPr>
            <w:r w:rsidRPr="00AB4F3A">
              <w:rPr>
                <w:rFonts w:ascii="Calibri" w:hAnsi="Calibri" w:cs="Calibri"/>
                <w:color w:val="000000"/>
                <w:sz w:val="16"/>
                <w:szCs w:val="16"/>
              </w:rPr>
              <w:t>0.045</w:t>
            </w:r>
          </w:p>
        </w:tc>
        <w:tc>
          <w:tcPr>
            <w:tcW w:w="756" w:type="dxa"/>
            <w:vAlign w:val="bottom"/>
          </w:tcPr>
          <w:p w14:paraId="1BE177E9" w14:textId="52443D76" w:rsidR="002A7EC8" w:rsidRPr="00AB4F3A" w:rsidRDefault="002A7EC8" w:rsidP="00AB4F3A">
            <w:pPr>
              <w:rPr>
                <w:sz w:val="16"/>
                <w:szCs w:val="16"/>
              </w:rPr>
            </w:pPr>
            <w:r w:rsidRPr="00AB4F3A">
              <w:rPr>
                <w:rFonts w:ascii="Calibri" w:hAnsi="Calibri" w:cs="Calibri"/>
                <w:color w:val="000000"/>
                <w:sz w:val="16"/>
                <w:szCs w:val="16"/>
              </w:rPr>
              <w:t>0.003</w:t>
            </w:r>
          </w:p>
        </w:tc>
        <w:tc>
          <w:tcPr>
            <w:tcW w:w="1251" w:type="dxa"/>
            <w:vAlign w:val="bottom"/>
          </w:tcPr>
          <w:p w14:paraId="33C1EA81" w14:textId="1EF6CABC" w:rsidR="002A7EC8" w:rsidRPr="00AB4F3A" w:rsidRDefault="002A7EC8" w:rsidP="00AB4F3A">
            <w:pPr>
              <w:rPr>
                <w:sz w:val="16"/>
                <w:szCs w:val="16"/>
              </w:rPr>
            </w:pPr>
            <w:r w:rsidRPr="00AB4F3A">
              <w:rPr>
                <w:rFonts w:ascii="Calibri" w:hAnsi="Calibri" w:cs="Calibri"/>
                <w:color w:val="000000"/>
                <w:sz w:val="16"/>
                <w:szCs w:val="16"/>
              </w:rPr>
              <w:t>0.001</w:t>
            </w:r>
          </w:p>
        </w:tc>
        <w:tc>
          <w:tcPr>
            <w:tcW w:w="1076" w:type="dxa"/>
            <w:vAlign w:val="bottom"/>
          </w:tcPr>
          <w:p w14:paraId="314E2DEE" w14:textId="7CCC533A" w:rsidR="002A7EC8" w:rsidRPr="00AB4F3A" w:rsidRDefault="002A7EC8" w:rsidP="00AB4F3A">
            <w:pPr>
              <w:rPr>
                <w:sz w:val="16"/>
                <w:szCs w:val="16"/>
              </w:rPr>
            </w:pPr>
            <w:r w:rsidRPr="00AB4F3A">
              <w:rPr>
                <w:rFonts w:ascii="Calibri" w:hAnsi="Calibri" w:cs="Calibri"/>
                <w:color w:val="000000"/>
                <w:sz w:val="16"/>
                <w:szCs w:val="16"/>
              </w:rPr>
              <w:t>0</w:t>
            </w:r>
          </w:p>
        </w:tc>
        <w:tc>
          <w:tcPr>
            <w:tcW w:w="761" w:type="dxa"/>
            <w:vAlign w:val="bottom"/>
          </w:tcPr>
          <w:p w14:paraId="1F44DFDA" w14:textId="45A1DC78" w:rsidR="002A7EC8" w:rsidRPr="00AB4F3A" w:rsidRDefault="002A7EC8" w:rsidP="00AB4F3A">
            <w:pPr>
              <w:rPr>
                <w:sz w:val="16"/>
                <w:szCs w:val="16"/>
              </w:rPr>
            </w:pPr>
            <w:r w:rsidRPr="00AB4F3A">
              <w:rPr>
                <w:rFonts w:ascii="Calibri" w:hAnsi="Calibri" w:cs="Calibri"/>
                <w:color w:val="000000"/>
                <w:sz w:val="16"/>
                <w:szCs w:val="16"/>
              </w:rPr>
              <w:t>0</w:t>
            </w:r>
          </w:p>
        </w:tc>
        <w:tc>
          <w:tcPr>
            <w:tcW w:w="1142" w:type="dxa"/>
            <w:vAlign w:val="bottom"/>
          </w:tcPr>
          <w:p w14:paraId="7D15379C" w14:textId="58371395" w:rsidR="002A7EC8" w:rsidRPr="00AB4F3A" w:rsidRDefault="002A7EC8" w:rsidP="00AB4F3A">
            <w:pPr>
              <w:rPr>
                <w:sz w:val="16"/>
                <w:szCs w:val="16"/>
              </w:rPr>
            </w:pPr>
            <w:r w:rsidRPr="00AB4F3A">
              <w:rPr>
                <w:rFonts w:ascii="Calibri" w:hAnsi="Calibri" w:cs="Calibri"/>
                <w:color w:val="000000"/>
                <w:sz w:val="16"/>
                <w:szCs w:val="16"/>
              </w:rPr>
              <w:t>0.003095</w:t>
            </w:r>
          </w:p>
        </w:tc>
        <w:tc>
          <w:tcPr>
            <w:tcW w:w="1114" w:type="dxa"/>
            <w:vAlign w:val="bottom"/>
          </w:tcPr>
          <w:p w14:paraId="32035D00" w14:textId="53F71A5D" w:rsidR="002A7EC8" w:rsidRPr="00AB4F3A" w:rsidRDefault="002A7EC8" w:rsidP="00AB4F3A">
            <w:pPr>
              <w:rPr>
                <w:sz w:val="16"/>
                <w:szCs w:val="16"/>
              </w:rPr>
            </w:pPr>
            <w:r w:rsidRPr="00AB4F3A">
              <w:rPr>
                <w:rFonts w:ascii="Calibri" w:hAnsi="Calibri" w:cs="Calibri"/>
                <w:color w:val="000000"/>
                <w:sz w:val="16"/>
                <w:szCs w:val="16"/>
              </w:rPr>
              <w:t>0.00119</w:t>
            </w:r>
          </w:p>
        </w:tc>
        <w:tc>
          <w:tcPr>
            <w:tcW w:w="1114" w:type="dxa"/>
            <w:vAlign w:val="bottom"/>
          </w:tcPr>
          <w:p w14:paraId="46139042" w14:textId="49BB3674" w:rsidR="002A7EC8" w:rsidRPr="00AB4F3A" w:rsidRDefault="002A7EC8" w:rsidP="00AB4F3A">
            <w:pPr>
              <w:rPr>
                <w:sz w:val="16"/>
                <w:szCs w:val="16"/>
              </w:rPr>
            </w:pPr>
            <w:r w:rsidRPr="00AB4F3A">
              <w:rPr>
                <w:rFonts w:ascii="Calibri" w:hAnsi="Calibri" w:cs="Calibri"/>
                <w:color w:val="000000"/>
                <w:sz w:val="16"/>
                <w:szCs w:val="16"/>
              </w:rPr>
              <w:t>0</w:t>
            </w:r>
          </w:p>
        </w:tc>
        <w:tc>
          <w:tcPr>
            <w:tcW w:w="976" w:type="dxa"/>
            <w:vAlign w:val="bottom"/>
          </w:tcPr>
          <w:p w14:paraId="779203D9" w14:textId="2E24E3B9" w:rsidR="002A7EC8" w:rsidRPr="00AB4F3A" w:rsidRDefault="002A7EC8" w:rsidP="00AB4F3A">
            <w:pPr>
              <w:rPr>
                <w:sz w:val="16"/>
                <w:szCs w:val="16"/>
              </w:rPr>
            </w:pPr>
            <w:r w:rsidRPr="00AB4F3A">
              <w:rPr>
                <w:rFonts w:ascii="Calibri" w:hAnsi="Calibri" w:cs="Calibri"/>
                <w:color w:val="000000"/>
                <w:sz w:val="16"/>
                <w:szCs w:val="16"/>
              </w:rPr>
              <w:t>1231.234</w:t>
            </w:r>
          </w:p>
        </w:tc>
        <w:tc>
          <w:tcPr>
            <w:tcW w:w="1067" w:type="dxa"/>
            <w:vAlign w:val="bottom"/>
          </w:tcPr>
          <w:p w14:paraId="37AA8DCC" w14:textId="5840F30B" w:rsidR="002A7EC8" w:rsidRPr="00AB4F3A" w:rsidRDefault="002A7EC8" w:rsidP="00AB4F3A">
            <w:pPr>
              <w:rPr>
                <w:sz w:val="16"/>
                <w:szCs w:val="16"/>
              </w:rPr>
            </w:pPr>
            <w:r w:rsidRPr="00AB4F3A">
              <w:rPr>
                <w:rFonts w:ascii="Calibri" w:hAnsi="Calibri" w:cs="Calibri"/>
                <w:color w:val="000000"/>
                <w:sz w:val="16"/>
                <w:szCs w:val="16"/>
              </w:rPr>
              <w:t>Mod</w:t>
            </w:r>
          </w:p>
        </w:tc>
      </w:tr>
      <w:tr w:rsidR="002A7EC8" w14:paraId="75453C7D" w14:textId="77777777" w:rsidTr="002A7EC8">
        <w:tc>
          <w:tcPr>
            <w:tcW w:w="729" w:type="dxa"/>
            <w:vAlign w:val="bottom"/>
          </w:tcPr>
          <w:p w14:paraId="52BE347B" w14:textId="4EB8C7BC" w:rsidR="002A7EC8" w:rsidRPr="00AB4F3A" w:rsidRDefault="002A7EC8" w:rsidP="00AB4F3A">
            <w:pPr>
              <w:rPr>
                <w:sz w:val="16"/>
                <w:szCs w:val="16"/>
              </w:rPr>
            </w:pPr>
            <w:r w:rsidRPr="00AB4F3A">
              <w:rPr>
                <w:rFonts w:ascii="Calibri" w:hAnsi="Calibri" w:cs="Calibri"/>
                <w:color w:val="000000"/>
                <w:sz w:val="16"/>
                <w:szCs w:val="16"/>
              </w:rPr>
              <w:t>BGO-1</w:t>
            </w:r>
          </w:p>
        </w:tc>
        <w:tc>
          <w:tcPr>
            <w:tcW w:w="663" w:type="dxa"/>
            <w:vAlign w:val="bottom"/>
          </w:tcPr>
          <w:p w14:paraId="65F03AAF" w14:textId="21D34FDD" w:rsidR="002A7EC8" w:rsidRPr="00AB4F3A" w:rsidRDefault="002A7EC8" w:rsidP="00AB4F3A">
            <w:pPr>
              <w:rPr>
                <w:sz w:val="16"/>
                <w:szCs w:val="16"/>
              </w:rPr>
            </w:pPr>
            <w:r w:rsidRPr="00AB4F3A">
              <w:rPr>
                <w:rFonts w:ascii="Calibri" w:hAnsi="Calibri" w:cs="Calibri"/>
                <w:color w:val="000000"/>
                <w:sz w:val="16"/>
                <w:szCs w:val="16"/>
              </w:rPr>
              <w:t>0.0145</w:t>
            </w:r>
          </w:p>
        </w:tc>
        <w:tc>
          <w:tcPr>
            <w:tcW w:w="651" w:type="dxa"/>
            <w:vAlign w:val="bottom"/>
          </w:tcPr>
          <w:p w14:paraId="4C0829E9" w14:textId="42AB9F96" w:rsidR="002A7EC8" w:rsidRPr="00AB4F3A" w:rsidRDefault="002A7EC8" w:rsidP="00AB4F3A">
            <w:pPr>
              <w:rPr>
                <w:sz w:val="16"/>
                <w:szCs w:val="16"/>
              </w:rPr>
            </w:pPr>
            <w:r w:rsidRPr="00AB4F3A">
              <w:rPr>
                <w:rFonts w:ascii="Calibri" w:hAnsi="Calibri" w:cs="Calibri"/>
                <w:color w:val="000000"/>
                <w:sz w:val="16"/>
                <w:szCs w:val="16"/>
              </w:rPr>
              <w:t>0.085</w:t>
            </w:r>
          </w:p>
        </w:tc>
        <w:tc>
          <w:tcPr>
            <w:tcW w:w="662" w:type="dxa"/>
            <w:vAlign w:val="bottom"/>
          </w:tcPr>
          <w:p w14:paraId="703C9D6B" w14:textId="4D161036" w:rsidR="002A7EC8" w:rsidRPr="00AB4F3A" w:rsidRDefault="002A7EC8" w:rsidP="00AB4F3A">
            <w:pPr>
              <w:rPr>
                <w:sz w:val="16"/>
                <w:szCs w:val="16"/>
              </w:rPr>
            </w:pPr>
            <w:r w:rsidRPr="00AB4F3A">
              <w:rPr>
                <w:rFonts w:ascii="Calibri" w:hAnsi="Calibri" w:cs="Calibri"/>
                <w:color w:val="000000"/>
                <w:sz w:val="16"/>
                <w:szCs w:val="16"/>
              </w:rPr>
              <w:t>0.044</w:t>
            </w:r>
          </w:p>
        </w:tc>
        <w:tc>
          <w:tcPr>
            <w:tcW w:w="756" w:type="dxa"/>
            <w:vAlign w:val="bottom"/>
          </w:tcPr>
          <w:p w14:paraId="6070008A" w14:textId="6278D5D6" w:rsidR="002A7EC8" w:rsidRPr="00AB4F3A" w:rsidRDefault="002A7EC8" w:rsidP="00AB4F3A">
            <w:pPr>
              <w:rPr>
                <w:sz w:val="16"/>
                <w:szCs w:val="16"/>
              </w:rPr>
            </w:pPr>
            <w:r w:rsidRPr="00AB4F3A">
              <w:rPr>
                <w:rFonts w:ascii="Calibri" w:hAnsi="Calibri" w:cs="Calibri"/>
                <w:color w:val="000000"/>
                <w:sz w:val="16"/>
                <w:szCs w:val="16"/>
              </w:rPr>
              <w:t>0</w:t>
            </w:r>
          </w:p>
        </w:tc>
        <w:tc>
          <w:tcPr>
            <w:tcW w:w="1251" w:type="dxa"/>
            <w:vAlign w:val="bottom"/>
          </w:tcPr>
          <w:p w14:paraId="43D192E9" w14:textId="50B05400" w:rsidR="002A7EC8" w:rsidRPr="00AB4F3A" w:rsidRDefault="002A7EC8" w:rsidP="00AB4F3A">
            <w:pPr>
              <w:rPr>
                <w:sz w:val="16"/>
                <w:szCs w:val="16"/>
              </w:rPr>
            </w:pPr>
            <w:r w:rsidRPr="00AB4F3A">
              <w:rPr>
                <w:rFonts w:ascii="Calibri" w:hAnsi="Calibri" w:cs="Calibri"/>
                <w:color w:val="000000"/>
                <w:sz w:val="16"/>
                <w:szCs w:val="16"/>
              </w:rPr>
              <w:t>0.002</w:t>
            </w:r>
          </w:p>
        </w:tc>
        <w:tc>
          <w:tcPr>
            <w:tcW w:w="1076" w:type="dxa"/>
            <w:vAlign w:val="bottom"/>
          </w:tcPr>
          <w:p w14:paraId="59FDDA3F" w14:textId="17935500" w:rsidR="002A7EC8" w:rsidRPr="00AB4F3A" w:rsidRDefault="002A7EC8" w:rsidP="00AB4F3A">
            <w:pPr>
              <w:rPr>
                <w:sz w:val="16"/>
                <w:szCs w:val="16"/>
              </w:rPr>
            </w:pPr>
            <w:r w:rsidRPr="00AB4F3A">
              <w:rPr>
                <w:rFonts w:ascii="Calibri" w:hAnsi="Calibri" w:cs="Calibri"/>
                <w:color w:val="000000"/>
                <w:sz w:val="16"/>
                <w:szCs w:val="16"/>
              </w:rPr>
              <w:t>0</w:t>
            </w:r>
          </w:p>
        </w:tc>
        <w:tc>
          <w:tcPr>
            <w:tcW w:w="761" w:type="dxa"/>
            <w:vAlign w:val="bottom"/>
          </w:tcPr>
          <w:p w14:paraId="7AAA8869" w14:textId="0A30A20B" w:rsidR="002A7EC8" w:rsidRPr="00AB4F3A" w:rsidRDefault="002A7EC8" w:rsidP="00AB4F3A">
            <w:pPr>
              <w:rPr>
                <w:sz w:val="16"/>
                <w:szCs w:val="16"/>
              </w:rPr>
            </w:pPr>
            <w:r w:rsidRPr="00AB4F3A">
              <w:rPr>
                <w:rFonts w:ascii="Calibri" w:hAnsi="Calibri" w:cs="Calibri"/>
                <w:color w:val="000000"/>
                <w:sz w:val="16"/>
                <w:szCs w:val="16"/>
              </w:rPr>
              <w:t>0</w:t>
            </w:r>
          </w:p>
        </w:tc>
        <w:tc>
          <w:tcPr>
            <w:tcW w:w="1142" w:type="dxa"/>
            <w:vAlign w:val="bottom"/>
          </w:tcPr>
          <w:p w14:paraId="67745401" w14:textId="546610DF" w:rsidR="002A7EC8" w:rsidRPr="00AB4F3A" w:rsidRDefault="002A7EC8" w:rsidP="00AB4F3A">
            <w:pPr>
              <w:rPr>
                <w:sz w:val="16"/>
                <w:szCs w:val="16"/>
              </w:rPr>
            </w:pPr>
            <w:r w:rsidRPr="00AB4F3A">
              <w:rPr>
                <w:rFonts w:ascii="Calibri" w:hAnsi="Calibri" w:cs="Calibri"/>
                <w:color w:val="000000"/>
                <w:sz w:val="16"/>
                <w:szCs w:val="16"/>
              </w:rPr>
              <w:t>0.00119</w:t>
            </w:r>
          </w:p>
        </w:tc>
        <w:tc>
          <w:tcPr>
            <w:tcW w:w="1114" w:type="dxa"/>
            <w:vAlign w:val="bottom"/>
          </w:tcPr>
          <w:p w14:paraId="74C79AAE" w14:textId="6AA226AE" w:rsidR="002A7EC8" w:rsidRPr="00AB4F3A" w:rsidRDefault="002A7EC8" w:rsidP="00AB4F3A">
            <w:pPr>
              <w:rPr>
                <w:sz w:val="16"/>
                <w:szCs w:val="16"/>
              </w:rPr>
            </w:pPr>
            <w:r w:rsidRPr="00AB4F3A">
              <w:rPr>
                <w:rFonts w:ascii="Calibri" w:hAnsi="Calibri" w:cs="Calibri"/>
                <w:color w:val="000000"/>
                <w:sz w:val="16"/>
                <w:szCs w:val="16"/>
              </w:rPr>
              <w:t>0</w:t>
            </w:r>
          </w:p>
        </w:tc>
        <w:tc>
          <w:tcPr>
            <w:tcW w:w="1114" w:type="dxa"/>
            <w:vAlign w:val="bottom"/>
          </w:tcPr>
          <w:p w14:paraId="2885E9C4" w14:textId="69B2E216" w:rsidR="002A7EC8" w:rsidRPr="00AB4F3A" w:rsidRDefault="002A7EC8" w:rsidP="00AB4F3A">
            <w:pPr>
              <w:rPr>
                <w:sz w:val="16"/>
                <w:szCs w:val="16"/>
              </w:rPr>
            </w:pPr>
            <w:r w:rsidRPr="00AB4F3A">
              <w:rPr>
                <w:rFonts w:ascii="Calibri" w:hAnsi="Calibri" w:cs="Calibri"/>
                <w:color w:val="000000"/>
                <w:sz w:val="16"/>
                <w:szCs w:val="16"/>
              </w:rPr>
              <w:t>0</w:t>
            </w:r>
          </w:p>
        </w:tc>
        <w:tc>
          <w:tcPr>
            <w:tcW w:w="976" w:type="dxa"/>
            <w:vAlign w:val="bottom"/>
          </w:tcPr>
          <w:p w14:paraId="3465D50D" w14:textId="0E985005" w:rsidR="002A7EC8" w:rsidRPr="00AB4F3A" w:rsidRDefault="002A7EC8" w:rsidP="00AB4F3A">
            <w:pPr>
              <w:rPr>
                <w:sz w:val="16"/>
                <w:szCs w:val="16"/>
              </w:rPr>
            </w:pPr>
            <w:r w:rsidRPr="00AB4F3A">
              <w:rPr>
                <w:rFonts w:ascii="Calibri" w:hAnsi="Calibri" w:cs="Calibri"/>
                <w:color w:val="000000"/>
                <w:sz w:val="16"/>
                <w:szCs w:val="16"/>
              </w:rPr>
              <w:t>838.5385</w:t>
            </w:r>
          </w:p>
        </w:tc>
        <w:tc>
          <w:tcPr>
            <w:tcW w:w="1067" w:type="dxa"/>
            <w:vAlign w:val="bottom"/>
          </w:tcPr>
          <w:p w14:paraId="41AB2D30" w14:textId="0442841F" w:rsidR="002A7EC8" w:rsidRPr="00AB4F3A" w:rsidRDefault="002A7EC8" w:rsidP="00AB4F3A">
            <w:pPr>
              <w:rPr>
                <w:sz w:val="16"/>
                <w:szCs w:val="16"/>
              </w:rPr>
            </w:pPr>
            <w:r w:rsidRPr="00AB4F3A">
              <w:rPr>
                <w:rFonts w:ascii="Calibri" w:hAnsi="Calibri" w:cs="Calibri"/>
                <w:color w:val="000000"/>
                <w:sz w:val="16"/>
                <w:szCs w:val="16"/>
              </w:rPr>
              <w:t>Low</w:t>
            </w:r>
          </w:p>
        </w:tc>
      </w:tr>
      <w:tr w:rsidR="002A7EC8" w14:paraId="0D00D993" w14:textId="77777777" w:rsidTr="002A7EC8">
        <w:tc>
          <w:tcPr>
            <w:tcW w:w="729" w:type="dxa"/>
            <w:vAlign w:val="bottom"/>
          </w:tcPr>
          <w:p w14:paraId="7C2E74A7" w14:textId="06D34480" w:rsidR="002A7EC8" w:rsidRPr="00AB4F3A" w:rsidRDefault="002A7EC8" w:rsidP="00AB4F3A">
            <w:pPr>
              <w:rPr>
                <w:sz w:val="16"/>
                <w:szCs w:val="16"/>
              </w:rPr>
            </w:pPr>
            <w:r w:rsidRPr="00AB4F3A">
              <w:rPr>
                <w:rFonts w:ascii="Calibri" w:hAnsi="Calibri" w:cs="Calibri"/>
                <w:color w:val="000000"/>
                <w:sz w:val="16"/>
                <w:szCs w:val="16"/>
              </w:rPr>
              <w:t>BGO-2</w:t>
            </w:r>
          </w:p>
        </w:tc>
        <w:tc>
          <w:tcPr>
            <w:tcW w:w="663" w:type="dxa"/>
            <w:vAlign w:val="bottom"/>
          </w:tcPr>
          <w:p w14:paraId="1D3E2494" w14:textId="71F78E8E" w:rsidR="002A7EC8" w:rsidRPr="00AB4F3A" w:rsidRDefault="002A7EC8" w:rsidP="00AB4F3A">
            <w:pPr>
              <w:rPr>
                <w:sz w:val="16"/>
                <w:szCs w:val="16"/>
              </w:rPr>
            </w:pPr>
            <w:r w:rsidRPr="00AB4F3A">
              <w:rPr>
                <w:rFonts w:ascii="Calibri" w:hAnsi="Calibri" w:cs="Calibri"/>
                <w:color w:val="000000"/>
                <w:sz w:val="16"/>
                <w:szCs w:val="16"/>
              </w:rPr>
              <w:t>0.001</w:t>
            </w:r>
          </w:p>
        </w:tc>
        <w:tc>
          <w:tcPr>
            <w:tcW w:w="651" w:type="dxa"/>
            <w:vAlign w:val="bottom"/>
          </w:tcPr>
          <w:p w14:paraId="740E099E" w14:textId="4124D64C" w:rsidR="002A7EC8" w:rsidRPr="00AB4F3A" w:rsidRDefault="002A7EC8" w:rsidP="00AB4F3A">
            <w:pPr>
              <w:rPr>
                <w:sz w:val="16"/>
                <w:szCs w:val="16"/>
              </w:rPr>
            </w:pPr>
            <w:r w:rsidRPr="00AB4F3A">
              <w:rPr>
                <w:rFonts w:ascii="Calibri" w:hAnsi="Calibri" w:cs="Calibri"/>
                <w:color w:val="000000"/>
                <w:sz w:val="16"/>
                <w:szCs w:val="16"/>
              </w:rPr>
              <w:t>0.08</w:t>
            </w:r>
          </w:p>
        </w:tc>
        <w:tc>
          <w:tcPr>
            <w:tcW w:w="662" w:type="dxa"/>
            <w:vAlign w:val="bottom"/>
          </w:tcPr>
          <w:p w14:paraId="5993FA04" w14:textId="3D3DED10" w:rsidR="002A7EC8" w:rsidRPr="00AB4F3A" w:rsidRDefault="002A7EC8" w:rsidP="00AB4F3A">
            <w:pPr>
              <w:rPr>
                <w:sz w:val="16"/>
                <w:szCs w:val="16"/>
              </w:rPr>
            </w:pPr>
            <w:r w:rsidRPr="00AB4F3A">
              <w:rPr>
                <w:rFonts w:ascii="Calibri" w:hAnsi="Calibri" w:cs="Calibri"/>
                <w:color w:val="000000"/>
                <w:sz w:val="16"/>
                <w:szCs w:val="16"/>
              </w:rPr>
              <w:t>0.0385</w:t>
            </w:r>
          </w:p>
        </w:tc>
        <w:tc>
          <w:tcPr>
            <w:tcW w:w="756" w:type="dxa"/>
            <w:vAlign w:val="bottom"/>
          </w:tcPr>
          <w:p w14:paraId="1CEB62F7" w14:textId="0BBC5549" w:rsidR="002A7EC8" w:rsidRPr="00AB4F3A" w:rsidRDefault="002A7EC8" w:rsidP="00AB4F3A">
            <w:pPr>
              <w:rPr>
                <w:sz w:val="16"/>
                <w:szCs w:val="16"/>
              </w:rPr>
            </w:pPr>
            <w:r w:rsidRPr="00AB4F3A">
              <w:rPr>
                <w:rFonts w:ascii="Calibri" w:hAnsi="Calibri" w:cs="Calibri"/>
                <w:color w:val="000000"/>
                <w:sz w:val="16"/>
                <w:szCs w:val="16"/>
              </w:rPr>
              <w:t>0</w:t>
            </w:r>
          </w:p>
        </w:tc>
        <w:tc>
          <w:tcPr>
            <w:tcW w:w="1251" w:type="dxa"/>
            <w:vAlign w:val="bottom"/>
          </w:tcPr>
          <w:p w14:paraId="0D406CB5" w14:textId="53207629" w:rsidR="002A7EC8" w:rsidRPr="00AB4F3A" w:rsidRDefault="002A7EC8" w:rsidP="00AB4F3A">
            <w:pPr>
              <w:rPr>
                <w:sz w:val="16"/>
                <w:szCs w:val="16"/>
              </w:rPr>
            </w:pPr>
            <w:r w:rsidRPr="00AB4F3A">
              <w:rPr>
                <w:rFonts w:ascii="Calibri" w:hAnsi="Calibri" w:cs="Calibri"/>
                <w:color w:val="000000"/>
                <w:sz w:val="16"/>
                <w:szCs w:val="16"/>
              </w:rPr>
              <w:t>0.001</w:t>
            </w:r>
          </w:p>
        </w:tc>
        <w:tc>
          <w:tcPr>
            <w:tcW w:w="1076" w:type="dxa"/>
            <w:vAlign w:val="bottom"/>
          </w:tcPr>
          <w:p w14:paraId="7B972076" w14:textId="1F61D5EB" w:rsidR="002A7EC8" w:rsidRPr="00AB4F3A" w:rsidRDefault="002A7EC8" w:rsidP="00AB4F3A">
            <w:pPr>
              <w:rPr>
                <w:sz w:val="16"/>
                <w:szCs w:val="16"/>
              </w:rPr>
            </w:pPr>
            <w:r w:rsidRPr="00AB4F3A">
              <w:rPr>
                <w:rFonts w:ascii="Calibri" w:hAnsi="Calibri" w:cs="Calibri"/>
                <w:color w:val="000000"/>
                <w:sz w:val="16"/>
                <w:szCs w:val="16"/>
              </w:rPr>
              <w:t>0</w:t>
            </w:r>
          </w:p>
        </w:tc>
        <w:tc>
          <w:tcPr>
            <w:tcW w:w="761" w:type="dxa"/>
            <w:vAlign w:val="bottom"/>
          </w:tcPr>
          <w:p w14:paraId="6FC53E5C" w14:textId="075855BE" w:rsidR="002A7EC8" w:rsidRPr="00AB4F3A" w:rsidRDefault="002A7EC8" w:rsidP="00AB4F3A">
            <w:pPr>
              <w:rPr>
                <w:sz w:val="16"/>
                <w:szCs w:val="16"/>
              </w:rPr>
            </w:pPr>
            <w:r w:rsidRPr="00AB4F3A">
              <w:rPr>
                <w:rFonts w:ascii="Calibri" w:hAnsi="Calibri" w:cs="Calibri"/>
                <w:color w:val="000000"/>
                <w:sz w:val="16"/>
                <w:szCs w:val="16"/>
              </w:rPr>
              <w:t>0</w:t>
            </w:r>
          </w:p>
        </w:tc>
        <w:tc>
          <w:tcPr>
            <w:tcW w:w="1142" w:type="dxa"/>
            <w:vAlign w:val="bottom"/>
          </w:tcPr>
          <w:p w14:paraId="0C37AE78" w14:textId="7A5CE8D1" w:rsidR="002A7EC8" w:rsidRPr="00AB4F3A" w:rsidRDefault="002A7EC8" w:rsidP="00AB4F3A">
            <w:pPr>
              <w:rPr>
                <w:sz w:val="16"/>
                <w:szCs w:val="16"/>
              </w:rPr>
            </w:pPr>
            <w:r w:rsidRPr="00AB4F3A">
              <w:rPr>
                <w:rFonts w:ascii="Calibri" w:hAnsi="Calibri" w:cs="Calibri"/>
                <w:color w:val="000000"/>
                <w:sz w:val="16"/>
                <w:szCs w:val="16"/>
              </w:rPr>
              <w:t>0.000238</w:t>
            </w:r>
          </w:p>
        </w:tc>
        <w:tc>
          <w:tcPr>
            <w:tcW w:w="1114" w:type="dxa"/>
            <w:vAlign w:val="bottom"/>
          </w:tcPr>
          <w:p w14:paraId="4F2CD9AE" w14:textId="595C999A" w:rsidR="002A7EC8" w:rsidRPr="00AB4F3A" w:rsidRDefault="002A7EC8" w:rsidP="00AB4F3A">
            <w:pPr>
              <w:rPr>
                <w:sz w:val="16"/>
                <w:szCs w:val="16"/>
              </w:rPr>
            </w:pPr>
            <w:r w:rsidRPr="00AB4F3A">
              <w:rPr>
                <w:rFonts w:ascii="Calibri" w:hAnsi="Calibri" w:cs="Calibri"/>
                <w:color w:val="000000"/>
                <w:sz w:val="16"/>
                <w:szCs w:val="16"/>
              </w:rPr>
              <w:t>0.001905</w:t>
            </w:r>
          </w:p>
        </w:tc>
        <w:tc>
          <w:tcPr>
            <w:tcW w:w="1114" w:type="dxa"/>
            <w:vAlign w:val="bottom"/>
          </w:tcPr>
          <w:p w14:paraId="06A7C8DF" w14:textId="507D9691" w:rsidR="002A7EC8" w:rsidRPr="00AB4F3A" w:rsidRDefault="002A7EC8" w:rsidP="00AB4F3A">
            <w:pPr>
              <w:rPr>
                <w:sz w:val="16"/>
                <w:szCs w:val="16"/>
              </w:rPr>
            </w:pPr>
            <w:r w:rsidRPr="00AB4F3A">
              <w:rPr>
                <w:rFonts w:ascii="Calibri" w:hAnsi="Calibri" w:cs="Calibri"/>
                <w:color w:val="000000"/>
                <w:sz w:val="16"/>
                <w:szCs w:val="16"/>
              </w:rPr>
              <w:t>0</w:t>
            </w:r>
          </w:p>
        </w:tc>
        <w:tc>
          <w:tcPr>
            <w:tcW w:w="976" w:type="dxa"/>
            <w:vAlign w:val="bottom"/>
          </w:tcPr>
          <w:p w14:paraId="6DD1D2A0" w14:textId="7D06088C" w:rsidR="002A7EC8" w:rsidRPr="00AB4F3A" w:rsidRDefault="002A7EC8" w:rsidP="00AB4F3A">
            <w:pPr>
              <w:rPr>
                <w:sz w:val="16"/>
                <w:szCs w:val="16"/>
              </w:rPr>
            </w:pPr>
            <w:r w:rsidRPr="00AB4F3A">
              <w:rPr>
                <w:rFonts w:ascii="Calibri" w:hAnsi="Calibri" w:cs="Calibri"/>
                <w:color w:val="000000"/>
                <w:sz w:val="16"/>
                <w:szCs w:val="16"/>
              </w:rPr>
              <w:t>611.91</w:t>
            </w:r>
          </w:p>
        </w:tc>
        <w:tc>
          <w:tcPr>
            <w:tcW w:w="1067" w:type="dxa"/>
            <w:vAlign w:val="bottom"/>
          </w:tcPr>
          <w:p w14:paraId="258A2622" w14:textId="6B82D4D3" w:rsidR="002A7EC8" w:rsidRPr="00AB4F3A" w:rsidRDefault="002A7EC8" w:rsidP="00AB4F3A">
            <w:pPr>
              <w:rPr>
                <w:sz w:val="16"/>
                <w:szCs w:val="16"/>
              </w:rPr>
            </w:pPr>
            <w:r w:rsidRPr="00AB4F3A">
              <w:rPr>
                <w:rFonts w:ascii="Calibri" w:hAnsi="Calibri" w:cs="Calibri"/>
                <w:color w:val="000000"/>
                <w:sz w:val="16"/>
                <w:szCs w:val="16"/>
              </w:rPr>
              <w:t>Low</w:t>
            </w:r>
          </w:p>
        </w:tc>
      </w:tr>
      <w:tr w:rsidR="002A7EC8" w14:paraId="628A44CD" w14:textId="77777777" w:rsidTr="002A7EC8">
        <w:tc>
          <w:tcPr>
            <w:tcW w:w="729" w:type="dxa"/>
            <w:vAlign w:val="bottom"/>
          </w:tcPr>
          <w:p w14:paraId="74A79379" w14:textId="152B8722" w:rsidR="002A7EC8" w:rsidRPr="00AB4F3A" w:rsidRDefault="002A7EC8" w:rsidP="00AB4F3A">
            <w:pPr>
              <w:rPr>
                <w:sz w:val="16"/>
                <w:szCs w:val="16"/>
              </w:rPr>
            </w:pPr>
            <w:r w:rsidRPr="00AB4F3A">
              <w:rPr>
                <w:rFonts w:ascii="Calibri" w:hAnsi="Calibri" w:cs="Calibri"/>
                <w:color w:val="000000"/>
                <w:sz w:val="16"/>
                <w:szCs w:val="16"/>
              </w:rPr>
              <w:t>BGO-3</w:t>
            </w:r>
          </w:p>
        </w:tc>
        <w:tc>
          <w:tcPr>
            <w:tcW w:w="663" w:type="dxa"/>
            <w:vAlign w:val="bottom"/>
          </w:tcPr>
          <w:p w14:paraId="5BD17633" w14:textId="41EBED28" w:rsidR="002A7EC8" w:rsidRPr="00AB4F3A" w:rsidRDefault="002A7EC8" w:rsidP="00AB4F3A">
            <w:pPr>
              <w:rPr>
                <w:sz w:val="16"/>
                <w:szCs w:val="16"/>
              </w:rPr>
            </w:pPr>
            <w:r w:rsidRPr="00AB4F3A">
              <w:rPr>
                <w:rFonts w:ascii="Calibri" w:hAnsi="Calibri" w:cs="Calibri"/>
                <w:color w:val="000000"/>
                <w:sz w:val="16"/>
                <w:szCs w:val="16"/>
              </w:rPr>
              <w:t>0.001</w:t>
            </w:r>
          </w:p>
        </w:tc>
        <w:tc>
          <w:tcPr>
            <w:tcW w:w="651" w:type="dxa"/>
            <w:vAlign w:val="bottom"/>
          </w:tcPr>
          <w:p w14:paraId="0DB07C70" w14:textId="12F5EE27" w:rsidR="002A7EC8" w:rsidRPr="00AB4F3A" w:rsidRDefault="002A7EC8" w:rsidP="00AB4F3A">
            <w:pPr>
              <w:rPr>
                <w:sz w:val="16"/>
                <w:szCs w:val="16"/>
              </w:rPr>
            </w:pPr>
            <w:r w:rsidRPr="00AB4F3A">
              <w:rPr>
                <w:rFonts w:ascii="Calibri" w:hAnsi="Calibri" w:cs="Calibri"/>
                <w:color w:val="000000"/>
                <w:sz w:val="16"/>
                <w:szCs w:val="16"/>
              </w:rPr>
              <w:t>0.09</w:t>
            </w:r>
          </w:p>
        </w:tc>
        <w:tc>
          <w:tcPr>
            <w:tcW w:w="662" w:type="dxa"/>
            <w:vAlign w:val="bottom"/>
          </w:tcPr>
          <w:p w14:paraId="46A29C78" w14:textId="7FBE00BE" w:rsidR="002A7EC8" w:rsidRPr="00AB4F3A" w:rsidRDefault="002A7EC8" w:rsidP="00AB4F3A">
            <w:pPr>
              <w:rPr>
                <w:sz w:val="16"/>
                <w:szCs w:val="16"/>
              </w:rPr>
            </w:pPr>
            <w:r w:rsidRPr="00AB4F3A">
              <w:rPr>
                <w:rFonts w:ascii="Calibri" w:hAnsi="Calibri" w:cs="Calibri"/>
                <w:color w:val="000000"/>
                <w:sz w:val="16"/>
                <w:szCs w:val="16"/>
              </w:rPr>
              <w:t>0.044</w:t>
            </w:r>
          </w:p>
        </w:tc>
        <w:tc>
          <w:tcPr>
            <w:tcW w:w="756" w:type="dxa"/>
            <w:vAlign w:val="bottom"/>
          </w:tcPr>
          <w:p w14:paraId="675981E1" w14:textId="372F6A2B" w:rsidR="002A7EC8" w:rsidRPr="00AB4F3A" w:rsidRDefault="002A7EC8" w:rsidP="00AB4F3A">
            <w:pPr>
              <w:rPr>
                <w:sz w:val="16"/>
                <w:szCs w:val="16"/>
              </w:rPr>
            </w:pPr>
            <w:r w:rsidRPr="00AB4F3A">
              <w:rPr>
                <w:rFonts w:ascii="Calibri" w:hAnsi="Calibri" w:cs="Calibri"/>
                <w:color w:val="000000"/>
                <w:sz w:val="16"/>
                <w:szCs w:val="16"/>
              </w:rPr>
              <w:t>0.005</w:t>
            </w:r>
          </w:p>
        </w:tc>
        <w:tc>
          <w:tcPr>
            <w:tcW w:w="1251" w:type="dxa"/>
            <w:vAlign w:val="bottom"/>
          </w:tcPr>
          <w:p w14:paraId="6FD89038" w14:textId="3108B1E3" w:rsidR="002A7EC8" w:rsidRPr="00AB4F3A" w:rsidRDefault="002A7EC8" w:rsidP="00AB4F3A">
            <w:pPr>
              <w:rPr>
                <w:sz w:val="16"/>
                <w:szCs w:val="16"/>
              </w:rPr>
            </w:pPr>
            <w:r w:rsidRPr="00AB4F3A">
              <w:rPr>
                <w:rFonts w:ascii="Calibri" w:hAnsi="Calibri" w:cs="Calibri"/>
                <w:color w:val="000000"/>
                <w:sz w:val="16"/>
                <w:szCs w:val="16"/>
              </w:rPr>
              <w:t>0.003</w:t>
            </w:r>
          </w:p>
        </w:tc>
        <w:tc>
          <w:tcPr>
            <w:tcW w:w="1076" w:type="dxa"/>
            <w:vAlign w:val="bottom"/>
          </w:tcPr>
          <w:p w14:paraId="62219B5E" w14:textId="359D2922" w:rsidR="002A7EC8" w:rsidRPr="00AB4F3A" w:rsidRDefault="002A7EC8" w:rsidP="00AB4F3A">
            <w:pPr>
              <w:rPr>
                <w:sz w:val="16"/>
                <w:szCs w:val="16"/>
              </w:rPr>
            </w:pPr>
            <w:r w:rsidRPr="00AB4F3A">
              <w:rPr>
                <w:rFonts w:ascii="Calibri" w:hAnsi="Calibri" w:cs="Calibri"/>
                <w:color w:val="000000"/>
                <w:sz w:val="16"/>
                <w:szCs w:val="16"/>
              </w:rPr>
              <w:t>0</w:t>
            </w:r>
          </w:p>
        </w:tc>
        <w:tc>
          <w:tcPr>
            <w:tcW w:w="761" w:type="dxa"/>
            <w:vAlign w:val="bottom"/>
          </w:tcPr>
          <w:p w14:paraId="3E525C0F" w14:textId="693FC4C2" w:rsidR="002A7EC8" w:rsidRPr="00AB4F3A" w:rsidRDefault="002A7EC8" w:rsidP="00AB4F3A">
            <w:pPr>
              <w:rPr>
                <w:sz w:val="16"/>
                <w:szCs w:val="16"/>
              </w:rPr>
            </w:pPr>
            <w:r w:rsidRPr="00AB4F3A">
              <w:rPr>
                <w:rFonts w:ascii="Calibri" w:hAnsi="Calibri" w:cs="Calibri"/>
                <w:color w:val="000000"/>
                <w:sz w:val="16"/>
                <w:szCs w:val="16"/>
              </w:rPr>
              <w:t>0</w:t>
            </w:r>
          </w:p>
        </w:tc>
        <w:tc>
          <w:tcPr>
            <w:tcW w:w="1142" w:type="dxa"/>
            <w:vAlign w:val="bottom"/>
          </w:tcPr>
          <w:p w14:paraId="0F644819" w14:textId="25B8EE3F" w:rsidR="002A7EC8" w:rsidRPr="00AB4F3A" w:rsidRDefault="002A7EC8" w:rsidP="00AB4F3A">
            <w:pPr>
              <w:rPr>
                <w:sz w:val="16"/>
                <w:szCs w:val="16"/>
              </w:rPr>
            </w:pPr>
            <w:r w:rsidRPr="00AB4F3A">
              <w:rPr>
                <w:rFonts w:ascii="Calibri" w:hAnsi="Calibri" w:cs="Calibri"/>
                <w:color w:val="000000"/>
                <w:sz w:val="16"/>
                <w:szCs w:val="16"/>
              </w:rPr>
              <w:t>0</w:t>
            </w:r>
          </w:p>
        </w:tc>
        <w:tc>
          <w:tcPr>
            <w:tcW w:w="1114" w:type="dxa"/>
            <w:vAlign w:val="bottom"/>
          </w:tcPr>
          <w:p w14:paraId="152EAD4B" w14:textId="4298A5AD" w:rsidR="002A7EC8" w:rsidRPr="00AB4F3A" w:rsidRDefault="002A7EC8" w:rsidP="00AB4F3A">
            <w:pPr>
              <w:rPr>
                <w:sz w:val="16"/>
                <w:szCs w:val="16"/>
              </w:rPr>
            </w:pPr>
            <w:r w:rsidRPr="00AB4F3A">
              <w:rPr>
                <w:rFonts w:ascii="Calibri" w:hAnsi="Calibri" w:cs="Calibri"/>
                <w:color w:val="000000"/>
                <w:sz w:val="16"/>
                <w:szCs w:val="16"/>
              </w:rPr>
              <w:t>0</w:t>
            </w:r>
          </w:p>
        </w:tc>
        <w:tc>
          <w:tcPr>
            <w:tcW w:w="1114" w:type="dxa"/>
            <w:vAlign w:val="bottom"/>
          </w:tcPr>
          <w:p w14:paraId="3ABAD14A" w14:textId="7518BFED" w:rsidR="002A7EC8" w:rsidRPr="00AB4F3A" w:rsidRDefault="002A7EC8" w:rsidP="00AB4F3A">
            <w:pPr>
              <w:rPr>
                <w:sz w:val="16"/>
                <w:szCs w:val="16"/>
              </w:rPr>
            </w:pPr>
            <w:r w:rsidRPr="00AB4F3A">
              <w:rPr>
                <w:rFonts w:ascii="Calibri" w:hAnsi="Calibri" w:cs="Calibri"/>
                <w:color w:val="000000"/>
                <w:sz w:val="16"/>
                <w:szCs w:val="16"/>
              </w:rPr>
              <w:t>0</w:t>
            </w:r>
          </w:p>
        </w:tc>
        <w:tc>
          <w:tcPr>
            <w:tcW w:w="976" w:type="dxa"/>
            <w:vAlign w:val="bottom"/>
          </w:tcPr>
          <w:p w14:paraId="2BFBE2D2" w14:textId="5187DE62" w:rsidR="002A7EC8" w:rsidRPr="00AB4F3A" w:rsidRDefault="002A7EC8" w:rsidP="00AB4F3A">
            <w:pPr>
              <w:rPr>
                <w:sz w:val="16"/>
                <w:szCs w:val="16"/>
              </w:rPr>
            </w:pPr>
            <w:r w:rsidRPr="00AB4F3A">
              <w:rPr>
                <w:rFonts w:ascii="Calibri" w:hAnsi="Calibri" w:cs="Calibri"/>
                <w:color w:val="000000"/>
                <w:sz w:val="16"/>
                <w:szCs w:val="16"/>
              </w:rPr>
              <w:t>624.455</w:t>
            </w:r>
          </w:p>
        </w:tc>
        <w:tc>
          <w:tcPr>
            <w:tcW w:w="1067" w:type="dxa"/>
            <w:vAlign w:val="bottom"/>
          </w:tcPr>
          <w:p w14:paraId="79394B15" w14:textId="646B3608" w:rsidR="002A7EC8" w:rsidRPr="00AB4F3A" w:rsidRDefault="002A7EC8" w:rsidP="00AB4F3A">
            <w:pPr>
              <w:rPr>
                <w:sz w:val="16"/>
                <w:szCs w:val="16"/>
              </w:rPr>
            </w:pPr>
            <w:r w:rsidRPr="00AB4F3A">
              <w:rPr>
                <w:rFonts w:ascii="Calibri" w:hAnsi="Calibri" w:cs="Calibri"/>
                <w:color w:val="000000"/>
                <w:sz w:val="16"/>
                <w:szCs w:val="16"/>
              </w:rPr>
              <w:t>Low</w:t>
            </w:r>
          </w:p>
        </w:tc>
      </w:tr>
      <w:tr w:rsidR="002A7EC8" w14:paraId="335A95EC" w14:textId="77777777" w:rsidTr="002A7EC8">
        <w:tc>
          <w:tcPr>
            <w:tcW w:w="729" w:type="dxa"/>
            <w:vAlign w:val="bottom"/>
          </w:tcPr>
          <w:p w14:paraId="6D7E5A04" w14:textId="0004C859" w:rsidR="002A7EC8" w:rsidRPr="00AB4F3A" w:rsidRDefault="002A7EC8" w:rsidP="00AB4F3A">
            <w:pPr>
              <w:rPr>
                <w:sz w:val="16"/>
                <w:szCs w:val="16"/>
              </w:rPr>
            </w:pPr>
            <w:r w:rsidRPr="00AB4F3A">
              <w:rPr>
                <w:rFonts w:ascii="Calibri" w:hAnsi="Calibri" w:cs="Calibri"/>
                <w:color w:val="000000"/>
                <w:sz w:val="16"/>
                <w:szCs w:val="16"/>
              </w:rPr>
              <w:t>OS-1</w:t>
            </w:r>
          </w:p>
        </w:tc>
        <w:tc>
          <w:tcPr>
            <w:tcW w:w="663" w:type="dxa"/>
            <w:vAlign w:val="bottom"/>
          </w:tcPr>
          <w:p w14:paraId="23503AB9" w14:textId="52869FF9" w:rsidR="002A7EC8" w:rsidRPr="00AB4F3A" w:rsidRDefault="002A7EC8" w:rsidP="00AB4F3A">
            <w:pPr>
              <w:rPr>
                <w:sz w:val="16"/>
                <w:szCs w:val="16"/>
              </w:rPr>
            </w:pPr>
            <w:r w:rsidRPr="00AB4F3A">
              <w:rPr>
                <w:rFonts w:ascii="Calibri" w:hAnsi="Calibri" w:cs="Calibri"/>
                <w:color w:val="000000"/>
                <w:sz w:val="16"/>
                <w:szCs w:val="16"/>
              </w:rPr>
              <w:t>0.001</w:t>
            </w:r>
          </w:p>
        </w:tc>
        <w:tc>
          <w:tcPr>
            <w:tcW w:w="651" w:type="dxa"/>
            <w:vAlign w:val="bottom"/>
          </w:tcPr>
          <w:p w14:paraId="57E99B01" w14:textId="11B402A8" w:rsidR="002A7EC8" w:rsidRPr="00AB4F3A" w:rsidRDefault="002A7EC8" w:rsidP="00AB4F3A">
            <w:pPr>
              <w:rPr>
                <w:sz w:val="16"/>
                <w:szCs w:val="16"/>
              </w:rPr>
            </w:pPr>
            <w:r w:rsidRPr="00AB4F3A">
              <w:rPr>
                <w:rFonts w:ascii="Calibri" w:hAnsi="Calibri" w:cs="Calibri"/>
                <w:color w:val="000000"/>
                <w:sz w:val="16"/>
                <w:szCs w:val="16"/>
              </w:rPr>
              <w:t>0.085</w:t>
            </w:r>
          </w:p>
        </w:tc>
        <w:tc>
          <w:tcPr>
            <w:tcW w:w="662" w:type="dxa"/>
            <w:vAlign w:val="bottom"/>
          </w:tcPr>
          <w:p w14:paraId="37EC605D" w14:textId="41D69749" w:rsidR="002A7EC8" w:rsidRPr="00AB4F3A" w:rsidRDefault="002A7EC8" w:rsidP="00AB4F3A">
            <w:pPr>
              <w:rPr>
                <w:sz w:val="16"/>
                <w:szCs w:val="16"/>
              </w:rPr>
            </w:pPr>
            <w:r w:rsidRPr="00AB4F3A">
              <w:rPr>
                <w:rFonts w:ascii="Calibri" w:hAnsi="Calibri" w:cs="Calibri"/>
                <w:color w:val="000000"/>
                <w:sz w:val="16"/>
                <w:szCs w:val="16"/>
              </w:rPr>
              <w:t>0.061</w:t>
            </w:r>
          </w:p>
        </w:tc>
        <w:tc>
          <w:tcPr>
            <w:tcW w:w="756" w:type="dxa"/>
            <w:vAlign w:val="bottom"/>
          </w:tcPr>
          <w:p w14:paraId="023991F3" w14:textId="6076A475" w:rsidR="002A7EC8" w:rsidRPr="00AB4F3A" w:rsidRDefault="002A7EC8" w:rsidP="00AB4F3A">
            <w:pPr>
              <w:rPr>
                <w:sz w:val="16"/>
                <w:szCs w:val="16"/>
              </w:rPr>
            </w:pPr>
            <w:r w:rsidRPr="00AB4F3A">
              <w:rPr>
                <w:rFonts w:ascii="Calibri" w:hAnsi="Calibri" w:cs="Calibri"/>
                <w:color w:val="000000"/>
                <w:sz w:val="16"/>
                <w:szCs w:val="16"/>
              </w:rPr>
              <w:t>0</w:t>
            </w:r>
          </w:p>
        </w:tc>
        <w:tc>
          <w:tcPr>
            <w:tcW w:w="1251" w:type="dxa"/>
            <w:vAlign w:val="bottom"/>
          </w:tcPr>
          <w:p w14:paraId="75A0D9A9" w14:textId="42900DA5" w:rsidR="002A7EC8" w:rsidRPr="00AB4F3A" w:rsidRDefault="002A7EC8" w:rsidP="00AB4F3A">
            <w:pPr>
              <w:rPr>
                <w:sz w:val="16"/>
                <w:szCs w:val="16"/>
              </w:rPr>
            </w:pPr>
            <w:r w:rsidRPr="00AB4F3A">
              <w:rPr>
                <w:rFonts w:ascii="Calibri" w:hAnsi="Calibri" w:cs="Calibri"/>
                <w:color w:val="000000"/>
                <w:sz w:val="16"/>
                <w:szCs w:val="16"/>
              </w:rPr>
              <w:t>0.001</w:t>
            </w:r>
          </w:p>
        </w:tc>
        <w:tc>
          <w:tcPr>
            <w:tcW w:w="1076" w:type="dxa"/>
            <w:vAlign w:val="bottom"/>
          </w:tcPr>
          <w:p w14:paraId="36CB260D" w14:textId="2B68576C" w:rsidR="002A7EC8" w:rsidRPr="00AB4F3A" w:rsidRDefault="002A7EC8" w:rsidP="00AB4F3A">
            <w:pPr>
              <w:rPr>
                <w:sz w:val="16"/>
                <w:szCs w:val="16"/>
              </w:rPr>
            </w:pPr>
            <w:r w:rsidRPr="00AB4F3A">
              <w:rPr>
                <w:rFonts w:ascii="Calibri" w:hAnsi="Calibri" w:cs="Calibri"/>
                <w:color w:val="000000"/>
                <w:sz w:val="16"/>
                <w:szCs w:val="16"/>
              </w:rPr>
              <w:t>0</w:t>
            </w:r>
          </w:p>
        </w:tc>
        <w:tc>
          <w:tcPr>
            <w:tcW w:w="761" w:type="dxa"/>
            <w:vAlign w:val="bottom"/>
          </w:tcPr>
          <w:p w14:paraId="2A7FA2A8" w14:textId="5CEE93F6" w:rsidR="002A7EC8" w:rsidRPr="00AB4F3A" w:rsidRDefault="002A7EC8" w:rsidP="00AB4F3A">
            <w:pPr>
              <w:rPr>
                <w:sz w:val="16"/>
                <w:szCs w:val="16"/>
              </w:rPr>
            </w:pPr>
            <w:r w:rsidRPr="00AB4F3A">
              <w:rPr>
                <w:rFonts w:ascii="Calibri" w:hAnsi="Calibri" w:cs="Calibri"/>
                <w:color w:val="000000"/>
                <w:sz w:val="16"/>
                <w:szCs w:val="16"/>
              </w:rPr>
              <w:t>0.001</w:t>
            </w:r>
          </w:p>
        </w:tc>
        <w:tc>
          <w:tcPr>
            <w:tcW w:w="1142" w:type="dxa"/>
            <w:vAlign w:val="bottom"/>
          </w:tcPr>
          <w:p w14:paraId="1045E422" w14:textId="285F784D" w:rsidR="002A7EC8" w:rsidRPr="00AB4F3A" w:rsidRDefault="002A7EC8" w:rsidP="00AB4F3A">
            <w:pPr>
              <w:rPr>
                <w:sz w:val="16"/>
                <w:szCs w:val="16"/>
              </w:rPr>
            </w:pPr>
            <w:r w:rsidRPr="00AB4F3A">
              <w:rPr>
                <w:rFonts w:ascii="Calibri" w:hAnsi="Calibri" w:cs="Calibri"/>
                <w:color w:val="000000"/>
                <w:sz w:val="16"/>
                <w:szCs w:val="16"/>
              </w:rPr>
              <w:t>0.002381</w:t>
            </w:r>
          </w:p>
        </w:tc>
        <w:tc>
          <w:tcPr>
            <w:tcW w:w="1114" w:type="dxa"/>
            <w:vAlign w:val="bottom"/>
          </w:tcPr>
          <w:p w14:paraId="644D9662" w14:textId="7196EC60" w:rsidR="002A7EC8" w:rsidRPr="00AB4F3A" w:rsidRDefault="002A7EC8" w:rsidP="00AB4F3A">
            <w:pPr>
              <w:rPr>
                <w:sz w:val="16"/>
                <w:szCs w:val="16"/>
              </w:rPr>
            </w:pPr>
            <w:r w:rsidRPr="00AB4F3A">
              <w:rPr>
                <w:rFonts w:ascii="Calibri" w:hAnsi="Calibri" w:cs="Calibri"/>
                <w:color w:val="000000"/>
                <w:sz w:val="16"/>
                <w:szCs w:val="16"/>
              </w:rPr>
              <w:t>0</w:t>
            </w:r>
          </w:p>
        </w:tc>
        <w:tc>
          <w:tcPr>
            <w:tcW w:w="1114" w:type="dxa"/>
            <w:vAlign w:val="bottom"/>
          </w:tcPr>
          <w:p w14:paraId="0F8F29FC" w14:textId="45F706E0" w:rsidR="002A7EC8" w:rsidRPr="00AB4F3A" w:rsidRDefault="002A7EC8" w:rsidP="00AB4F3A">
            <w:pPr>
              <w:rPr>
                <w:sz w:val="16"/>
                <w:szCs w:val="16"/>
              </w:rPr>
            </w:pPr>
            <w:r w:rsidRPr="00AB4F3A">
              <w:rPr>
                <w:rFonts w:ascii="Calibri" w:hAnsi="Calibri" w:cs="Calibri"/>
                <w:color w:val="000000"/>
                <w:sz w:val="16"/>
                <w:szCs w:val="16"/>
              </w:rPr>
              <w:t>0</w:t>
            </w:r>
          </w:p>
        </w:tc>
        <w:tc>
          <w:tcPr>
            <w:tcW w:w="976" w:type="dxa"/>
            <w:vAlign w:val="bottom"/>
          </w:tcPr>
          <w:p w14:paraId="024A701C" w14:textId="30CF9DB6" w:rsidR="002A7EC8" w:rsidRPr="00AB4F3A" w:rsidRDefault="002A7EC8" w:rsidP="00AB4F3A">
            <w:pPr>
              <w:rPr>
                <w:sz w:val="16"/>
                <w:szCs w:val="16"/>
              </w:rPr>
            </w:pPr>
            <w:r w:rsidRPr="00AB4F3A">
              <w:rPr>
                <w:rFonts w:ascii="Calibri" w:hAnsi="Calibri" w:cs="Calibri"/>
                <w:color w:val="000000"/>
                <w:sz w:val="16"/>
                <w:szCs w:val="16"/>
              </w:rPr>
              <w:t>455.7733</w:t>
            </w:r>
          </w:p>
        </w:tc>
        <w:tc>
          <w:tcPr>
            <w:tcW w:w="1067" w:type="dxa"/>
            <w:vAlign w:val="bottom"/>
          </w:tcPr>
          <w:p w14:paraId="7CBB8130" w14:textId="27E21CE5" w:rsidR="002A7EC8" w:rsidRPr="00AB4F3A" w:rsidRDefault="002A7EC8" w:rsidP="00AB4F3A">
            <w:pPr>
              <w:rPr>
                <w:sz w:val="16"/>
                <w:szCs w:val="16"/>
              </w:rPr>
            </w:pPr>
            <w:r w:rsidRPr="00AB4F3A">
              <w:rPr>
                <w:rFonts w:ascii="Calibri" w:hAnsi="Calibri" w:cs="Calibri"/>
                <w:color w:val="000000"/>
                <w:sz w:val="16"/>
                <w:szCs w:val="16"/>
              </w:rPr>
              <w:t>Low</w:t>
            </w:r>
          </w:p>
        </w:tc>
      </w:tr>
      <w:tr w:rsidR="002A7EC8" w14:paraId="16915EFD" w14:textId="77777777" w:rsidTr="002A7EC8">
        <w:tc>
          <w:tcPr>
            <w:tcW w:w="729" w:type="dxa"/>
            <w:vAlign w:val="bottom"/>
          </w:tcPr>
          <w:p w14:paraId="35363C8D" w14:textId="287B4580" w:rsidR="002A7EC8" w:rsidRPr="00AB4F3A" w:rsidRDefault="002A7EC8" w:rsidP="00AB4F3A">
            <w:pPr>
              <w:rPr>
                <w:sz w:val="16"/>
                <w:szCs w:val="16"/>
              </w:rPr>
            </w:pPr>
            <w:r w:rsidRPr="00AB4F3A">
              <w:rPr>
                <w:rFonts w:ascii="Calibri" w:hAnsi="Calibri" w:cs="Calibri"/>
                <w:color w:val="000000"/>
                <w:sz w:val="16"/>
                <w:szCs w:val="16"/>
              </w:rPr>
              <w:t>KD-1</w:t>
            </w:r>
          </w:p>
        </w:tc>
        <w:tc>
          <w:tcPr>
            <w:tcW w:w="663" w:type="dxa"/>
            <w:vAlign w:val="bottom"/>
          </w:tcPr>
          <w:p w14:paraId="7CBDC170" w14:textId="1C25FDD8" w:rsidR="002A7EC8" w:rsidRPr="00AB4F3A" w:rsidRDefault="002A7EC8" w:rsidP="00AB4F3A">
            <w:pPr>
              <w:rPr>
                <w:sz w:val="16"/>
                <w:szCs w:val="16"/>
              </w:rPr>
            </w:pPr>
            <w:r w:rsidRPr="00AB4F3A">
              <w:rPr>
                <w:rFonts w:ascii="Calibri" w:hAnsi="Calibri" w:cs="Calibri"/>
                <w:color w:val="000000"/>
                <w:sz w:val="16"/>
                <w:szCs w:val="16"/>
              </w:rPr>
              <w:t>0.0035</w:t>
            </w:r>
          </w:p>
        </w:tc>
        <w:tc>
          <w:tcPr>
            <w:tcW w:w="651" w:type="dxa"/>
            <w:vAlign w:val="bottom"/>
          </w:tcPr>
          <w:p w14:paraId="16B2EC30" w14:textId="7887FFBD" w:rsidR="002A7EC8" w:rsidRPr="00AB4F3A" w:rsidRDefault="002A7EC8" w:rsidP="00AB4F3A">
            <w:pPr>
              <w:rPr>
                <w:sz w:val="16"/>
                <w:szCs w:val="16"/>
              </w:rPr>
            </w:pPr>
            <w:r w:rsidRPr="00AB4F3A">
              <w:rPr>
                <w:rFonts w:ascii="Calibri" w:hAnsi="Calibri" w:cs="Calibri"/>
                <w:color w:val="000000"/>
                <w:sz w:val="16"/>
                <w:szCs w:val="16"/>
              </w:rPr>
              <w:t>0.065</w:t>
            </w:r>
          </w:p>
        </w:tc>
        <w:tc>
          <w:tcPr>
            <w:tcW w:w="662" w:type="dxa"/>
            <w:vAlign w:val="bottom"/>
          </w:tcPr>
          <w:p w14:paraId="691BA2B6" w14:textId="146ADF50" w:rsidR="002A7EC8" w:rsidRPr="00AB4F3A" w:rsidRDefault="002A7EC8" w:rsidP="00AB4F3A">
            <w:pPr>
              <w:rPr>
                <w:sz w:val="16"/>
                <w:szCs w:val="16"/>
              </w:rPr>
            </w:pPr>
            <w:r w:rsidRPr="00AB4F3A">
              <w:rPr>
                <w:rFonts w:ascii="Calibri" w:hAnsi="Calibri" w:cs="Calibri"/>
                <w:color w:val="000000"/>
                <w:sz w:val="16"/>
                <w:szCs w:val="16"/>
              </w:rPr>
              <w:t>0.0375</w:t>
            </w:r>
          </w:p>
        </w:tc>
        <w:tc>
          <w:tcPr>
            <w:tcW w:w="756" w:type="dxa"/>
            <w:vAlign w:val="bottom"/>
          </w:tcPr>
          <w:p w14:paraId="643DFF93" w14:textId="6305B808" w:rsidR="002A7EC8" w:rsidRPr="00AB4F3A" w:rsidRDefault="002A7EC8" w:rsidP="00AB4F3A">
            <w:pPr>
              <w:rPr>
                <w:sz w:val="16"/>
                <w:szCs w:val="16"/>
              </w:rPr>
            </w:pPr>
            <w:r w:rsidRPr="00AB4F3A">
              <w:rPr>
                <w:rFonts w:ascii="Calibri" w:hAnsi="Calibri" w:cs="Calibri"/>
                <w:color w:val="000000"/>
                <w:sz w:val="16"/>
                <w:szCs w:val="16"/>
              </w:rPr>
              <w:t>0.003</w:t>
            </w:r>
          </w:p>
        </w:tc>
        <w:tc>
          <w:tcPr>
            <w:tcW w:w="1251" w:type="dxa"/>
            <w:vAlign w:val="bottom"/>
          </w:tcPr>
          <w:p w14:paraId="398293FA" w14:textId="6D71FF0B" w:rsidR="002A7EC8" w:rsidRPr="00AB4F3A" w:rsidRDefault="002A7EC8" w:rsidP="00AB4F3A">
            <w:pPr>
              <w:rPr>
                <w:sz w:val="16"/>
                <w:szCs w:val="16"/>
              </w:rPr>
            </w:pPr>
            <w:r w:rsidRPr="00AB4F3A">
              <w:rPr>
                <w:rFonts w:ascii="Calibri" w:hAnsi="Calibri" w:cs="Calibri"/>
                <w:color w:val="000000"/>
                <w:sz w:val="16"/>
                <w:szCs w:val="16"/>
              </w:rPr>
              <w:t>0.001</w:t>
            </w:r>
          </w:p>
        </w:tc>
        <w:tc>
          <w:tcPr>
            <w:tcW w:w="1076" w:type="dxa"/>
            <w:vAlign w:val="bottom"/>
          </w:tcPr>
          <w:p w14:paraId="6173B509" w14:textId="495237AA" w:rsidR="002A7EC8" w:rsidRPr="00AB4F3A" w:rsidRDefault="002A7EC8" w:rsidP="00AB4F3A">
            <w:pPr>
              <w:rPr>
                <w:sz w:val="16"/>
                <w:szCs w:val="16"/>
              </w:rPr>
            </w:pPr>
            <w:r w:rsidRPr="00AB4F3A">
              <w:rPr>
                <w:rFonts w:ascii="Calibri" w:hAnsi="Calibri" w:cs="Calibri"/>
                <w:color w:val="000000"/>
                <w:sz w:val="16"/>
                <w:szCs w:val="16"/>
              </w:rPr>
              <w:t>0</w:t>
            </w:r>
          </w:p>
        </w:tc>
        <w:tc>
          <w:tcPr>
            <w:tcW w:w="761" w:type="dxa"/>
            <w:vAlign w:val="bottom"/>
          </w:tcPr>
          <w:p w14:paraId="2EF50498" w14:textId="722E5989" w:rsidR="002A7EC8" w:rsidRPr="00AB4F3A" w:rsidRDefault="002A7EC8" w:rsidP="00AB4F3A">
            <w:pPr>
              <w:rPr>
                <w:sz w:val="16"/>
                <w:szCs w:val="16"/>
              </w:rPr>
            </w:pPr>
            <w:r w:rsidRPr="00AB4F3A">
              <w:rPr>
                <w:rFonts w:ascii="Calibri" w:hAnsi="Calibri" w:cs="Calibri"/>
                <w:color w:val="000000"/>
                <w:sz w:val="16"/>
                <w:szCs w:val="16"/>
              </w:rPr>
              <w:t>0</w:t>
            </w:r>
          </w:p>
        </w:tc>
        <w:tc>
          <w:tcPr>
            <w:tcW w:w="1142" w:type="dxa"/>
            <w:vAlign w:val="bottom"/>
          </w:tcPr>
          <w:p w14:paraId="7DC7E2CD" w14:textId="31869C0A" w:rsidR="002A7EC8" w:rsidRPr="00AB4F3A" w:rsidRDefault="002A7EC8" w:rsidP="00AB4F3A">
            <w:pPr>
              <w:rPr>
                <w:sz w:val="16"/>
                <w:szCs w:val="16"/>
              </w:rPr>
            </w:pPr>
            <w:r w:rsidRPr="00AB4F3A">
              <w:rPr>
                <w:rFonts w:ascii="Calibri" w:hAnsi="Calibri" w:cs="Calibri"/>
                <w:color w:val="000000"/>
                <w:sz w:val="16"/>
                <w:szCs w:val="16"/>
              </w:rPr>
              <w:t>0</w:t>
            </w:r>
          </w:p>
        </w:tc>
        <w:tc>
          <w:tcPr>
            <w:tcW w:w="1114" w:type="dxa"/>
            <w:vAlign w:val="bottom"/>
          </w:tcPr>
          <w:p w14:paraId="7854CCC1" w14:textId="141D0A45" w:rsidR="002A7EC8" w:rsidRPr="00AB4F3A" w:rsidRDefault="002A7EC8" w:rsidP="00AB4F3A">
            <w:pPr>
              <w:rPr>
                <w:sz w:val="16"/>
                <w:szCs w:val="16"/>
              </w:rPr>
            </w:pPr>
            <w:r w:rsidRPr="00AB4F3A">
              <w:rPr>
                <w:rFonts w:ascii="Calibri" w:hAnsi="Calibri" w:cs="Calibri"/>
                <w:color w:val="000000"/>
                <w:sz w:val="16"/>
                <w:szCs w:val="16"/>
              </w:rPr>
              <w:t>0.000476</w:t>
            </w:r>
          </w:p>
        </w:tc>
        <w:tc>
          <w:tcPr>
            <w:tcW w:w="1114" w:type="dxa"/>
            <w:vAlign w:val="bottom"/>
          </w:tcPr>
          <w:p w14:paraId="683FF2BC" w14:textId="391FBC5A" w:rsidR="002A7EC8" w:rsidRPr="00AB4F3A" w:rsidRDefault="002A7EC8" w:rsidP="00AB4F3A">
            <w:pPr>
              <w:rPr>
                <w:sz w:val="16"/>
                <w:szCs w:val="16"/>
              </w:rPr>
            </w:pPr>
            <w:r w:rsidRPr="00AB4F3A">
              <w:rPr>
                <w:rFonts w:ascii="Calibri" w:hAnsi="Calibri" w:cs="Calibri"/>
                <w:color w:val="000000"/>
                <w:sz w:val="16"/>
                <w:szCs w:val="16"/>
              </w:rPr>
              <w:t>0</w:t>
            </w:r>
          </w:p>
        </w:tc>
        <w:tc>
          <w:tcPr>
            <w:tcW w:w="976" w:type="dxa"/>
            <w:vAlign w:val="bottom"/>
          </w:tcPr>
          <w:p w14:paraId="7850026A" w14:textId="1189A6E2" w:rsidR="002A7EC8" w:rsidRPr="00AB4F3A" w:rsidRDefault="002A7EC8" w:rsidP="00AB4F3A">
            <w:pPr>
              <w:rPr>
                <w:sz w:val="16"/>
                <w:szCs w:val="16"/>
              </w:rPr>
            </w:pPr>
            <w:r w:rsidRPr="00AB4F3A">
              <w:rPr>
                <w:rFonts w:ascii="Calibri" w:hAnsi="Calibri" w:cs="Calibri"/>
                <w:color w:val="000000"/>
                <w:sz w:val="16"/>
                <w:szCs w:val="16"/>
              </w:rPr>
              <w:t>662.4151</w:t>
            </w:r>
          </w:p>
        </w:tc>
        <w:tc>
          <w:tcPr>
            <w:tcW w:w="1067" w:type="dxa"/>
            <w:vAlign w:val="bottom"/>
          </w:tcPr>
          <w:p w14:paraId="3079A0D5" w14:textId="68D3EBF0" w:rsidR="002A7EC8" w:rsidRPr="00AB4F3A" w:rsidRDefault="002A7EC8" w:rsidP="00AB4F3A">
            <w:pPr>
              <w:rPr>
                <w:sz w:val="16"/>
                <w:szCs w:val="16"/>
              </w:rPr>
            </w:pPr>
            <w:r w:rsidRPr="00AB4F3A">
              <w:rPr>
                <w:rFonts w:ascii="Calibri" w:hAnsi="Calibri" w:cs="Calibri"/>
                <w:color w:val="000000"/>
                <w:sz w:val="16"/>
                <w:szCs w:val="16"/>
              </w:rPr>
              <w:t>Low</w:t>
            </w:r>
          </w:p>
        </w:tc>
      </w:tr>
      <w:tr w:rsidR="002A7EC8" w14:paraId="4CFF8A9C" w14:textId="77777777" w:rsidTr="002A7EC8">
        <w:tc>
          <w:tcPr>
            <w:tcW w:w="729" w:type="dxa"/>
            <w:vAlign w:val="bottom"/>
          </w:tcPr>
          <w:p w14:paraId="61F5C016" w14:textId="250F4D1A" w:rsidR="002A7EC8" w:rsidRPr="00AB4F3A" w:rsidRDefault="002A7EC8" w:rsidP="00AB4F3A">
            <w:pPr>
              <w:rPr>
                <w:sz w:val="16"/>
                <w:szCs w:val="16"/>
              </w:rPr>
            </w:pPr>
            <w:r w:rsidRPr="00AB4F3A">
              <w:rPr>
                <w:rFonts w:ascii="Calibri" w:hAnsi="Calibri" w:cs="Calibri"/>
                <w:color w:val="000000"/>
                <w:sz w:val="16"/>
                <w:szCs w:val="16"/>
              </w:rPr>
              <w:t>KD-2</w:t>
            </w:r>
          </w:p>
        </w:tc>
        <w:tc>
          <w:tcPr>
            <w:tcW w:w="663" w:type="dxa"/>
            <w:vAlign w:val="bottom"/>
          </w:tcPr>
          <w:p w14:paraId="2BD70454" w14:textId="570D9C09" w:rsidR="002A7EC8" w:rsidRPr="00AB4F3A" w:rsidRDefault="002A7EC8" w:rsidP="00AB4F3A">
            <w:pPr>
              <w:rPr>
                <w:sz w:val="16"/>
                <w:szCs w:val="16"/>
              </w:rPr>
            </w:pPr>
            <w:r w:rsidRPr="00AB4F3A">
              <w:rPr>
                <w:rFonts w:ascii="Calibri" w:hAnsi="Calibri" w:cs="Calibri"/>
                <w:color w:val="000000"/>
                <w:sz w:val="16"/>
                <w:szCs w:val="16"/>
              </w:rPr>
              <w:t>0.001</w:t>
            </w:r>
          </w:p>
        </w:tc>
        <w:tc>
          <w:tcPr>
            <w:tcW w:w="651" w:type="dxa"/>
            <w:vAlign w:val="bottom"/>
          </w:tcPr>
          <w:p w14:paraId="72CDD96A" w14:textId="4027EAF3" w:rsidR="002A7EC8" w:rsidRPr="00AB4F3A" w:rsidRDefault="002A7EC8" w:rsidP="00AB4F3A">
            <w:pPr>
              <w:rPr>
                <w:sz w:val="16"/>
                <w:szCs w:val="16"/>
              </w:rPr>
            </w:pPr>
            <w:r w:rsidRPr="00AB4F3A">
              <w:rPr>
                <w:rFonts w:ascii="Calibri" w:hAnsi="Calibri" w:cs="Calibri"/>
                <w:color w:val="000000"/>
                <w:sz w:val="16"/>
                <w:szCs w:val="16"/>
              </w:rPr>
              <w:t>0.1</w:t>
            </w:r>
          </w:p>
        </w:tc>
        <w:tc>
          <w:tcPr>
            <w:tcW w:w="662" w:type="dxa"/>
            <w:vAlign w:val="bottom"/>
          </w:tcPr>
          <w:p w14:paraId="5E1A9B9C" w14:textId="566D3269" w:rsidR="002A7EC8" w:rsidRPr="00AB4F3A" w:rsidRDefault="002A7EC8" w:rsidP="00AB4F3A">
            <w:pPr>
              <w:rPr>
                <w:sz w:val="16"/>
                <w:szCs w:val="16"/>
              </w:rPr>
            </w:pPr>
            <w:r w:rsidRPr="00AB4F3A">
              <w:rPr>
                <w:rFonts w:ascii="Calibri" w:hAnsi="Calibri" w:cs="Calibri"/>
                <w:color w:val="000000"/>
                <w:sz w:val="16"/>
                <w:szCs w:val="16"/>
              </w:rPr>
              <w:t>0.0445</w:t>
            </w:r>
          </w:p>
        </w:tc>
        <w:tc>
          <w:tcPr>
            <w:tcW w:w="756" w:type="dxa"/>
            <w:vAlign w:val="bottom"/>
          </w:tcPr>
          <w:p w14:paraId="3DD0A349" w14:textId="3633C095" w:rsidR="002A7EC8" w:rsidRPr="00AB4F3A" w:rsidRDefault="002A7EC8" w:rsidP="00AB4F3A">
            <w:pPr>
              <w:rPr>
                <w:sz w:val="16"/>
                <w:szCs w:val="16"/>
              </w:rPr>
            </w:pPr>
            <w:r w:rsidRPr="00AB4F3A">
              <w:rPr>
                <w:rFonts w:ascii="Calibri" w:hAnsi="Calibri" w:cs="Calibri"/>
                <w:color w:val="000000"/>
                <w:sz w:val="16"/>
                <w:szCs w:val="16"/>
              </w:rPr>
              <w:t>0.001</w:t>
            </w:r>
          </w:p>
        </w:tc>
        <w:tc>
          <w:tcPr>
            <w:tcW w:w="1251" w:type="dxa"/>
            <w:vAlign w:val="bottom"/>
          </w:tcPr>
          <w:p w14:paraId="08150BC7" w14:textId="7A6FF72E" w:rsidR="002A7EC8" w:rsidRPr="00AB4F3A" w:rsidRDefault="002A7EC8" w:rsidP="00AB4F3A">
            <w:pPr>
              <w:rPr>
                <w:sz w:val="16"/>
                <w:szCs w:val="16"/>
              </w:rPr>
            </w:pPr>
            <w:r w:rsidRPr="00AB4F3A">
              <w:rPr>
                <w:rFonts w:ascii="Calibri" w:hAnsi="Calibri" w:cs="Calibri"/>
                <w:color w:val="000000"/>
                <w:sz w:val="16"/>
                <w:szCs w:val="16"/>
              </w:rPr>
              <w:t>0.001</w:t>
            </w:r>
          </w:p>
        </w:tc>
        <w:tc>
          <w:tcPr>
            <w:tcW w:w="1076" w:type="dxa"/>
            <w:vAlign w:val="bottom"/>
          </w:tcPr>
          <w:p w14:paraId="2A71861E" w14:textId="346AA4DC" w:rsidR="002A7EC8" w:rsidRPr="00AB4F3A" w:rsidRDefault="002A7EC8" w:rsidP="00AB4F3A">
            <w:pPr>
              <w:rPr>
                <w:sz w:val="16"/>
                <w:szCs w:val="16"/>
              </w:rPr>
            </w:pPr>
            <w:r w:rsidRPr="00AB4F3A">
              <w:rPr>
                <w:rFonts w:ascii="Calibri" w:hAnsi="Calibri" w:cs="Calibri"/>
                <w:color w:val="000000"/>
                <w:sz w:val="16"/>
                <w:szCs w:val="16"/>
              </w:rPr>
              <w:t>0</w:t>
            </w:r>
          </w:p>
        </w:tc>
        <w:tc>
          <w:tcPr>
            <w:tcW w:w="761" w:type="dxa"/>
            <w:vAlign w:val="bottom"/>
          </w:tcPr>
          <w:p w14:paraId="603308E9" w14:textId="7A435D37" w:rsidR="002A7EC8" w:rsidRPr="00AB4F3A" w:rsidRDefault="002A7EC8" w:rsidP="00AB4F3A">
            <w:pPr>
              <w:rPr>
                <w:sz w:val="16"/>
                <w:szCs w:val="16"/>
              </w:rPr>
            </w:pPr>
            <w:r w:rsidRPr="00AB4F3A">
              <w:rPr>
                <w:rFonts w:ascii="Calibri" w:hAnsi="Calibri" w:cs="Calibri"/>
                <w:color w:val="000000"/>
                <w:sz w:val="16"/>
                <w:szCs w:val="16"/>
              </w:rPr>
              <w:t>0</w:t>
            </w:r>
          </w:p>
        </w:tc>
        <w:tc>
          <w:tcPr>
            <w:tcW w:w="1142" w:type="dxa"/>
            <w:vAlign w:val="bottom"/>
          </w:tcPr>
          <w:p w14:paraId="3FDB5F19" w14:textId="37024272" w:rsidR="002A7EC8" w:rsidRPr="00AB4F3A" w:rsidRDefault="002A7EC8" w:rsidP="00AB4F3A">
            <w:pPr>
              <w:rPr>
                <w:sz w:val="16"/>
                <w:szCs w:val="16"/>
              </w:rPr>
            </w:pPr>
            <w:r w:rsidRPr="00AB4F3A">
              <w:rPr>
                <w:rFonts w:ascii="Calibri" w:hAnsi="Calibri" w:cs="Calibri"/>
                <w:color w:val="000000"/>
                <w:sz w:val="16"/>
                <w:szCs w:val="16"/>
              </w:rPr>
              <w:t>0.000714</w:t>
            </w:r>
          </w:p>
        </w:tc>
        <w:tc>
          <w:tcPr>
            <w:tcW w:w="1114" w:type="dxa"/>
            <w:vAlign w:val="bottom"/>
          </w:tcPr>
          <w:p w14:paraId="5DDC1B2C" w14:textId="6CBBD94A" w:rsidR="002A7EC8" w:rsidRPr="00AB4F3A" w:rsidRDefault="002A7EC8" w:rsidP="00AB4F3A">
            <w:pPr>
              <w:rPr>
                <w:sz w:val="16"/>
                <w:szCs w:val="16"/>
              </w:rPr>
            </w:pPr>
            <w:r w:rsidRPr="00AB4F3A">
              <w:rPr>
                <w:rFonts w:ascii="Calibri" w:hAnsi="Calibri" w:cs="Calibri"/>
                <w:color w:val="000000"/>
                <w:sz w:val="16"/>
                <w:szCs w:val="16"/>
              </w:rPr>
              <w:t>0.001905</w:t>
            </w:r>
          </w:p>
        </w:tc>
        <w:tc>
          <w:tcPr>
            <w:tcW w:w="1114" w:type="dxa"/>
            <w:vAlign w:val="bottom"/>
          </w:tcPr>
          <w:p w14:paraId="600B3FB3" w14:textId="7D8BEFD4" w:rsidR="002A7EC8" w:rsidRPr="00AB4F3A" w:rsidRDefault="002A7EC8" w:rsidP="00AB4F3A">
            <w:pPr>
              <w:rPr>
                <w:sz w:val="16"/>
                <w:szCs w:val="16"/>
              </w:rPr>
            </w:pPr>
            <w:r w:rsidRPr="00AB4F3A">
              <w:rPr>
                <w:rFonts w:ascii="Calibri" w:hAnsi="Calibri" w:cs="Calibri"/>
                <w:color w:val="000000"/>
                <w:sz w:val="16"/>
                <w:szCs w:val="16"/>
              </w:rPr>
              <w:t>0</w:t>
            </w:r>
          </w:p>
        </w:tc>
        <w:tc>
          <w:tcPr>
            <w:tcW w:w="976" w:type="dxa"/>
            <w:vAlign w:val="bottom"/>
          </w:tcPr>
          <w:p w14:paraId="2A979244" w14:textId="7C7C9345" w:rsidR="002A7EC8" w:rsidRPr="00AB4F3A" w:rsidRDefault="002A7EC8" w:rsidP="00AB4F3A">
            <w:pPr>
              <w:rPr>
                <w:sz w:val="16"/>
                <w:szCs w:val="16"/>
              </w:rPr>
            </w:pPr>
            <w:r w:rsidRPr="00AB4F3A">
              <w:rPr>
                <w:rFonts w:ascii="Calibri" w:hAnsi="Calibri" w:cs="Calibri"/>
                <w:color w:val="000000"/>
                <w:sz w:val="16"/>
                <w:szCs w:val="16"/>
              </w:rPr>
              <w:t>720.5484</w:t>
            </w:r>
          </w:p>
        </w:tc>
        <w:tc>
          <w:tcPr>
            <w:tcW w:w="1067" w:type="dxa"/>
            <w:vAlign w:val="bottom"/>
          </w:tcPr>
          <w:p w14:paraId="13D3052F" w14:textId="522AB6A0" w:rsidR="002A7EC8" w:rsidRPr="00AB4F3A" w:rsidRDefault="002A7EC8" w:rsidP="00AB4F3A">
            <w:pPr>
              <w:rPr>
                <w:sz w:val="16"/>
                <w:szCs w:val="16"/>
              </w:rPr>
            </w:pPr>
            <w:r w:rsidRPr="00AB4F3A">
              <w:rPr>
                <w:rFonts w:ascii="Calibri" w:hAnsi="Calibri" w:cs="Calibri"/>
                <w:color w:val="000000"/>
                <w:sz w:val="16"/>
                <w:szCs w:val="16"/>
              </w:rPr>
              <w:t>Low</w:t>
            </w:r>
          </w:p>
        </w:tc>
      </w:tr>
      <w:tr w:rsidR="002A7EC8" w14:paraId="0FAC9480" w14:textId="77777777" w:rsidTr="002A7EC8">
        <w:tc>
          <w:tcPr>
            <w:tcW w:w="729" w:type="dxa"/>
            <w:vAlign w:val="bottom"/>
          </w:tcPr>
          <w:p w14:paraId="027559D1" w14:textId="4BACFC01" w:rsidR="002A7EC8" w:rsidRPr="00AB4F3A" w:rsidRDefault="002A7EC8" w:rsidP="00AB4F3A">
            <w:pPr>
              <w:rPr>
                <w:sz w:val="16"/>
                <w:szCs w:val="16"/>
              </w:rPr>
            </w:pPr>
            <w:r w:rsidRPr="00AB4F3A">
              <w:rPr>
                <w:rFonts w:ascii="Calibri" w:hAnsi="Calibri" w:cs="Calibri"/>
                <w:color w:val="000000"/>
                <w:sz w:val="16"/>
                <w:szCs w:val="16"/>
              </w:rPr>
              <w:t>MS-1</w:t>
            </w:r>
          </w:p>
        </w:tc>
        <w:tc>
          <w:tcPr>
            <w:tcW w:w="663" w:type="dxa"/>
            <w:vAlign w:val="bottom"/>
          </w:tcPr>
          <w:p w14:paraId="6B0363EA" w14:textId="464C9113" w:rsidR="002A7EC8" w:rsidRPr="00AB4F3A" w:rsidRDefault="002A7EC8" w:rsidP="00AB4F3A">
            <w:pPr>
              <w:rPr>
                <w:sz w:val="16"/>
                <w:szCs w:val="16"/>
              </w:rPr>
            </w:pPr>
            <w:r w:rsidRPr="00AB4F3A">
              <w:rPr>
                <w:rFonts w:ascii="Calibri" w:hAnsi="Calibri" w:cs="Calibri"/>
                <w:color w:val="000000"/>
                <w:sz w:val="16"/>
                <w:szCs w:val="16"/>
              </w:rPr>
              <w:t>0.001</w:t>
            </w:r>
          </w:p>
        </w:tc>
        <w:tc>
          <w:tcPr>
            <w:tcW w:w="651" w:type="dxa"/>
            <w:vAlign w:val="bottom"/>
          </w:tcPr>
          <w:p w14:paraId="7C1D02AA" w14:textId="02665029" w:rsidR="002A7EC8" w:rsidRPr="00AB4F3A" w:rsidRDefault="002A7EC8" w:rsidP="00AB4F3A">
            <w:pPr>
              <w:rPr>
                <w:sz w:val="16"/>
                <w:szCs w:val="16"/>
              </w:rPr>
            </w:pPr>
            <w:r w:rsidRPr="00AB4F3A">
              <w:rPr>
                <w:rFonts w:ascii="Calibri" w:hAnsi="Calibri" w:cs="Calibri"/>
                <w:color w:val="000000"/>
                <w:sz w:val="16"/>
                <w:szCs w:val="16"/>
              </w:rPr>
              <w:t>0.09</w:t>
            </w:r>
          </w:p>
        </w:tc>
        <w:tc>
          <w:tcPr>
            <w:tcW w:w="662" w:type="dxa"/>
            <w:vAlign w:val="bottom"/>
          </w:tcPr>
          <w:p w14:paraId="7FFC31DC" w14:textId="2A1DE899" w:rsidR="002A7EC8" w:rsidRPr="00AB4F3A" w:rsidRDefault="002A7EC8" w:rsidP="00AB4F3A">
            <w:pPr>
              <w:rPr>
                <w:sz w:val="16"/>
                <w:szCs w:val="16"/>
              </w:rPr>
            </w:pPr>
            <w:r w:rsidRPr="00AB4F3A">
              <w:rPr>
                <w:rFonts w:ascii="Calibri" w:hAnsi="Calibri" w:cs="Calibri"/>
                <w:color w:val="000000"/>
                <w:sz w:val="16"/>
                <w:szCs w:val="16"/>
              </w:rPr>
              <w:t>0.061</w:t>
            </w:r>
          </w:p>
        </w:tc>
        <w:tc>
          <w:tcPr>
            <w:tcW w:w="756" w:type="dxa"/>
            <w:vAlign w:val="bottom"/>
          </w:tcPr>
          <w:p w14:paraId="0911B9BD" w14:textId="5870F5CC" w:rsidR="002A7EC8" w:rsidRPr="00AB4F3A" w:rsidRDefault="002A7EC8" w:rsidP="00AB4F3A">
            <w:pPr>
              <w:rPr>
                <w:sz w:val="16"/>
                <w:szCs w:val="16"/>
              </w:rPr>
            </w:pPr>
            <w:r w:rsidRPr="00AB4F3A">
              <w:rPr>
                <w:rFonts w:ascii="Calibri" w:hAnsi="Calibri" w:cs="Calibri"/>
                <w:color w:val="000000"/>
                <w:sz w:val="16"/>
                <w:szCs w:val="16"/>
              </w:rPr>
              <w:t>0.064</w:t>
            </w:r>
          </w:p>
        </w:tc>
        <w:tc>
          <w:tcPr>
            <w:tcW w:w="1251" w:type="dxa"/>
            <w:vAlign w:val="bottom"/>
          </w:tcPr>
          <w:p w14:paraId="080F4208" w14:textId="00927725" w:rsidR="002A7EC8" w:rsidRPr="00AB4F3A" w:rsidRDefault="002A7EC8" w:rsidP="00AB4F3A">
            <w:pPr>
              <w:rPr>
                <w:sz w:val="16"/>
                <w:szCs w:val="16"/>
              </w:rPr>
            </w:pPr>
            <w:r w:rsidRPr="00AB4F3A">
              <w:rPr>
                <w:rFonts w:ascii="Calibri" w:hAnsi="Calibri" w:cs="Calibri"/>
                <w:color w:val="000000"/>
                <w:sz w:val="16"/>
                <w:szCs w:val="16"/>
              </w:rPr>
              <w:t>0.035</w:t>
            </w:r>
          </w:p>
        </w:tc>
        <w:tc>
          <w:tcPr>
            <w:tcW w:w="1076" w:type="dxa"/>
            <w:vAlign w:val="bottom"/>
          </w:tcPr>
          <w:p w14:paraId="4C64F37D" w14:textId="0DF1665D" w:rsidR="002A7EC8" w:rsidRPr="00AB4F3A" w:rsidRDefault="002A7EC8" w:rsidP="00AB4F3A">
            <w:pPr>
              <w:rPr>
                <w:sz w:val="16"/>
                <w:szCs w:val="16"/>
              </w:rPr>
            </w:pPr>
            <w:r w:rsidRPr="00AB4F3A">
              <w:rPr>
                <w:rFonts w:ascii="Calibri" w:hAnsi="Calibri" w:cs="Calibri"/>
                <w:color w:val="000000"/>
                <w:sz w:val="16"/>
                <w:szCs w:val="16"/>
              </w:rPr>
              <w:t>0.015</w:t>
            </w:r>
          </w:p>
        </w:tc>
        <w:tc>
          <w:tcPr>
            <w:tcW w:w="761" w:type="dxa"/>
            <w:vAlign w:val="bottom"/>
          </w:tcPr>
          <w:p w14:paraId="57DDE04B" w14:textId="00F0BFCD" w:rsidR="002A7EC8" w:rsidRPr="00AB4F3A" w:rsidRDefault="002A7EC8" w:rsidP="00AB4F3A">
            <w:pPr>
              <w:rPr>
                <w:sz w:val="16"/>
                <w:szCs w:val="16"/>
              </w:rPr>
            </w:pPr>
            <w:r w:rsidRPr="00AB4F3A">
              <w:rPr>
                <w:rFonts w:ascii="Calibri" w:hAnsi="Calibri" w:cs="Calibri"/>
                <w:color w:val="000000"/>
                <w:sz w:val="16"/>
                <w:szCs w:val="16"/>
              </w:rPr>
              <w:t>0</w:t>
            </w:r>
          </w:p>
        </w:tc>
        <w:tc>
          <w:tcPr>
            <w:tcW w:w="1142" w:type="dxa"/>
            <w:vAlign w:val="bottom"/>
          </w:tcPr>
          <w:p w14:paraId="753C1137" w14:textId="68C0AC6A" w:rsidR="002A7EC8" w:rsidRPr="00AB4F3A" w:rsidRDefault="002A7EC8" w:rsidP="00AB4F3A">
            <w:pPr>
              <w:rPr>
                <w:sz w:val="16"/>
                <w:szCs w:val="16"/>
              </w:rPr>
            </w:pPr>
            <w:r w:rsidRPr="00AB4F3A">
              <w:rPr>
                <w:rFonts w:ascii="Calibri" w:hAnsi="Calibri" w:cs="Calibri"/>
                <w:color w:val="000000"/>
                <w:sz w:val="16"/>
                <w:szCs w:val="16"/>
              </w:rPr>
              <w:t>0</w:t>
            </w:r>
          </w:p>
        </w:tc>
        <w:tc>
          <w:tcPr>
            <w:tcW w:w="1114" w:type="dxa"/>
            <w:vAlign w:val="bottom"/>
          </w:tcPr>
          <w:p w14:paraId="1C6D73E1" w14:textId="42A35AF7" w:rsidR="002A7EC8" w:rsidRPr="00AB4F3A" w:rsidRDefault="002A7EC8" w:rsidP="00AB4F3A">
            <w:pPr>
              <w:rPr>
                <w:sz w:val="16"/>
                <w:szCs w:val="16"/>
              </w:rPr>
            </w:pPr>
            <w:r w:rsidRPr="00AB4F3A">
              <w:rPr>
                <w:rFonts w:ascii="Calibri" w:hAnsi="Calibri" w:cs="Calibri"/>
                <w:color w:val="000000"/>
                <w:sz w:val="16"/>
                <w:szCs w:val="16"/>
              </w:rPr>
              <w:t>0.000238</w:t>
            </w:r>
          </w:p>
        </w:tc>
        <w:tc>
          <w:tcPr>
            <w:tcW w:w="1114" w:type="dxa"/>
            <w:vAlign w:val="bottom"/>
          </w:tcPr>
          <w:p w14:paraId="2E032CD2" w14:textId="0FE58442" w:rsidR="002A7EC8" w:rsidRPr="00AB4F3A" w:rsidRDefault="002A7EC8" w:rsidP="00AB4F3A">
            <w:pPr>
              <w:rPr>
                <w:sz w:val="16"/>
                <w:szCs w:val="16"/>
              </w:rPr>
            </w:pPr>
            <w:r w:rsidRPr="00AB4F3A">
              <w:rPr>
                <w:rFonts w:ascii="Calibri" w:hAnsi="Calibri" w:cs="Calibri"/>
                <w:color w:val="000000"/>
                <w:sz w:val="16"/>
                <w:szCs w:val="16"/>
              </w:rPr>
              <w:t>0</w:t>
            </w:r>
          </w:p>
        </w:tc>
        <w:tc>
          <w:tcPr>
            <w:tcW w:w="976" w:type="dxa"/>
            <w:vAlign w:val="bottom"/>
          </w:tcPr>
          <w:p w14:paraId="4ADB42F7" w14:textId="730F993C" w:rsidR="002A7EC8" w:rsidRPr="00AB4F3A" w:rsidRDefault="002A7EC8" w:rsidP="00AB4F3A">
            <w:pPr>
              <w:rPr>
                <w:sz w:val="16"/>
                <w:szCs w:val="16"/>
              </w:rPr>
            </w:pPr>
            <w:r w:rsidRPr="00AB4F3A">
              <w:rPr>
                <w:rFonts w:ascii="Calibri" w:hAnsi="Calibri" w:cs="Calibri"/>
                <w:color w:val="000000"/>
                <w:sz w:val="16"/>
                <w:szCs w:val="16"/>
              </w:rPr>
              <w:t>903.6733</w:t>
            </w:r>
          </w:p>
        </w:tc>
        <w:tc>
          <w:tcPr>
            <w:tcW w:w="1067" w:type="dxa"/>
            <w:vAlign w:val="bottom"/>
          </w:tcPr>
          <w:p w14:paraId="58A4CCEE" w14:textId="38769B04" w:rsidR="002A7EC8" w:rsidRPr="00AB4F3A" w:rsidRDefault="002A7EC8" w:rsidP="00AB4F3A">
            <w:pPr>
              <w:rPr>
                <w:sz w:val="16"/>
                <w:szCs w:val="16"/>
              </w:rPr>
            </w:pPr>
            <w:r w:rsidRPr="00AB4F3A">
              <w:rPr>
                <w:rFonts w:ascii="Calibri" w:hAnsi="Calibri" w:cs="Calibri"/>
                <w:color w:val="000000"/>
                <w:sz w:val="16"/>
                <w:szCs w:val="16"/>
              </w:rPr>
              <w:t>Low</w:t>
            </w:r>
          </w:p>
        </w:tc>
      </w:tr>
      <w:tr w:rsidR="002A7EC8" w14:paraId="5435F82B" w14:textId="77777777" w:rsidTr="002A7EC8">
        <w:tc>
          <w:tcPr>
            <w:tcW w:w="729" w:type="dxa"/>
            <w:vAlign w:val="bottom"/>
          </w:tcPr>
          <w:p w14:paraId="6AC9A274" w14:textId="3925CAFC" w:rsidR="002A7EC8" w:rsidRPr="00AB4F3A" w:rsidRDefault="002A7EC8" w:rsidP="00AB4F3A">
            <w:pPr>
              <w:rPr>
                <w:sz w:val="16"/>
                <w:szCs w:val="16"/>
              </w:rPr>
            </w:pPr>
            <w:r w:rsidRPr="00AB4F3A">
              <w:rPr>
                <w:rFonts w:ascii="Calibri" w:hAnsi="Calibri" w:cs="Calibri"/>
                <w:color w:val="000000"/>
                <w:sz w:val="16"/>
                <w:szCs w:val="16"/>
              </w:rPr>
              <w:t>SM-1</w:t>
            </w:r>
          </w:p>
        </w:tc>
        <w:tc>
          <w:tcPr>
            <w:tcW w:w="663" w:type="dxa"/>
            <w:vAlign w:val="bottom"/>
          </w:tcPr>
          <w:p w14:paraId="546A1F92" w14:textId="79E8F9EA" w:rsidR="002A7EC8" w:rsidRPr="00AB4F3A" w:rsidRDefault="002A7EC8" w:rsidP="00AB4F3A">
            <w:pPr>
              <w:rPr>
                <w:sz w:val="16"/>
                <w:szCs w:val="16"/>
              </w:rPr>
            </w:pPr>
            <w:r w:rsidRPr="00AB4F3A">
              <w:rPr>
                <w:rFonts w:ascii="Calibri" w:hAnsi="Calibri" w:cs="Calibri"/>
                <w:color w:val="000000"/>
                <w:sz w:val="16"/>
                <w:szCs w:val="16"/>
              </w:rPr>
              <w:t>0.001</w:t>
            </w:r>
          </w:p>
        </w:tc>
        <w:tc>
          <w:tcPr>
            <w:tcW w:w="651" w:type="dxa"/>
            <w:vAlign w:val="bottom"/>
          </w:tcPr>
          <w:p w14:paraId="0649FF61" w14:textId="79C87413" w:rsidR="002A7EC8" w:rsidRPr="00AB4F3A" w:rsidRDefault="002A7EC8" w:rsidP="00AB4F3A">
            <w:pPr>
              <w:rPr>
                <w:sz w:val="16"/>
                <w:szCs w:val="16"/>
              </w:rPr>
            </w:pPr>
            <w:r w:rsidRPr="00AB4F3A">
              <w:rPr>
                <w:rFonts w:ascii="Calibri" w:hAnsi="Calibri" w:cs="Calibri"/>
                <w:color w:val="000000"/>
                <w:sz w:val="16"/>
                <w:szCs w:val="16"/>
              </w:rPr>
              <w:t>0.085</w:t>
            </w:r>
          </w:p>
        </w:tc>
        <w:tc>
          <w:tcPr>
            <w:tcW w:w="662" w:type="dxa"/>
            <w:vAlign w:val="bottom"/>
          </w:tcPr>
          <w:p w14:paraId="5FD6EFD2" w14:textId="1A19F6AA" w:rsidR="002A7EC8" w:rsidRPr="00AB4F3A" w:rsidRDefault="002A7EC8" w:rsidP="00AB4F3A">
            <w:pPr>
              <w:rPr>
                <w:sz w:val="16"/>
                <w:szCs w:val="16"/>
              </w:rPr>
            </w:pPr>
            <w:r w:rsidRPr="00AB4F3A">
              <w:rPr>
                <w:rFonts w:ascii="Calibri" w:hAnsi="Calibri" w:cs="Calibri"/>
                <w:color w:val="000000"/>
                <w:sz w:val="16"/>
                <w:szCs w:val="16"/>
              </w:rPr>
              <w:t>0.1475</w:t>
            </w:r>
          </w:p>
        </w:tc>
        <w:tc>
          <w:tcPr>
            <w:tcW w:w="756" w:type="dxa"/>
            <w:vAlign w:val="bottom"/>
          </w:tcPr>
          <w:p w14:paraId="53BB4559" w14:textId="711891AD" w:rsidR="002A7EC8" w:rsidRPr="00AB4F3A" w:rsidRDefault="002A7EC8" w:rsidP="00AB4F3A">
            <w:pPr>
              <w:rPr>
                <w:sz w:val="16"/>
                <w:szCs w:val="16"/>
              </w:rPr>
            </w:pPr>
            <w:r w:rsidRPr="00AB4F3A">
              <w:rPr>
                <w:rFonts w:ascii="Calibri" w:hAnsi="Calibri" w:cs="Calibri"/>
                <w:color w:val="000000"/>
                <w:sz w:val="16"/>
                <w:szCs w:val="16"/>
              </w:rPr>
              <w:t>0.042</w:t>
            </w:r>
          </w:p>
        </w:tc>
        <w:tc>
          <w:tcPr>
            <w:tcW w:w="1251" w:type="dxa"/>
            <w:vAlign w:val="bottom"/>
          </w:tcPr>
          <w:p w14:paraId="52603D0D" w14:textId="56998358" w:rsidR="002A7EC8" w:rsidRPr="00AB4F3A" w:rsidRDefault="002A7EC8" w:rsidP="00AB4F3A">
            <w:pPr>
              <w:rPr>
                <w:sz w:val="16"/>
                <w:szCs w:val="16"/>
              </w:rPr>
            </w:pPr>
            <w:r w:rsidRPr="00AB4F3A">
              <w:rPr>
                <w:rFonts w:ascii="Calibri" w:hAnsi="Calibri" w:cs="Calibri"/>
                <w:color w:val="000000"/>
                <w:sz w:val="16"/>
                <w:szCs w:val="16"/>
              </w:rPr>
              <w:t>0.012</w:t>
            </w:r>
          </w:p>
        </w:tc>
        <w:tc>
          <w:tcPr>
            <w:tcW w:w="1076" w:type="dxa"/>
            <w:vAlign w:val="bottom"/>
          </w:tcPr>
          <w:p w14:paraId="5112EDC5" w14:textId="5A50BD94" w:rsidR="002A7EC8" w:rsidRPr="00AB4F3A" w:rsidRDefault="002A7EC8" w:rsidP="00AB4F3A">
            <w:pPr>
              <w:rPr>
                <w:sz w:val="16"/>
                <w:szCs w:val="16"/>
              </w:rPr>
            </w:pPr>
            <w:r w:rsidRPr="00AB4F3A">
              <w:rPr>
                <w:rFonts w:ascii="Calibri" w:hAnsi="Calibri" w:cs="Calibri"/>
                <w:color w:val="000000"/>
                <w:sz w:val="16"/>
                <w:szCs w:val="16"/>
              </w:rPr>
              <w:t>0.005</w:t>
            </w:r>
          </w:p>
        </w:tc>
        <w:tc>
          <w:tcPr>
            <w:tcW w:w="761" w:type="dxa"/>
            <w:vAlign w:val="bottom"/>
          </w:tcPr>
          <w:p w14:paraId="5E38746F" w14:textId="6685C535" w:rsidR="002A7EC8" w:rsidRPr="00AB4F3A" w:rsidRDefault="002A7EC8" w:rsidP="00AB4F3A">
            <w:pPr>
              <w:rPr>
                <w:sz w:val="16"/>
                <w:szCs w:val="16"/>
              </w:rPr>
            </w:pPr>
            <w:r w:rsidRPr="00AB4F3A">
              <w:rPr>
                <w:rFonts w:ascii="Calibri" w:hAnsi="Calibri" w:cs="Calibri"/>
                <w:color w:val="000000"/>
                <w:sz w:val="16"/>
                <w:szCs w:val="16"/>
              </w:rPr>
              <w:t>0</w:t>
            </w:r>
          </w:p>
        </w:tc>
        <w:tc>
          <w:tcPr>
            <w:tcW w:w="1142" w:type="dxa"/>
            <w:vAlign w:val="bottom"/>
          </w:tcPr>
          <w:p w14:paraId="0A13F254" w14:textId="48776581" w:rsidR="002A7EC8" w:rsidRPr="00AB4F3A" w:rsidRDefault="002A7EC8" w:rsidP="00AB4F3A">
            <w:pPr>
              <w:rPr>
                <w:sz w:val="16"/>
                <w:szCs w:val="16"/>
              </w:rPr>
            </w:pPr>
            <w:r w:rsidRPr="00AB4F3A">
              <w:rPr>
                <w:rFonts w:ascii="Calibri" w:hAnsi="Calibri" w:cs="Calibri"/>
                <w:color w:val="000000"/>
                <w:sz w:val="16"/>
                <w:szCs w:val="16"/>
              </w:rPr>
              <w:t>0</w:t>
            </w:r>
          </w:p>
        </w:tc>
        <w:tc>
          <w:tcPr>
            <w:tcW w:w="1114" w:type="dxa"/>
            <w:vAlign w:val="bottom"/>
          </w:tcPr>
          <w:p w14:paraId="3A443AE3" w14:textId="277DEE64" w:rsidR="002A7EC8" w:rsidRPr="00AB4F3A" w:rsidRDefault="002A7EC8" w:rsidP="00AB4F3A">
            <w:pPr>
              <w:rPr>
                <w:sz w:val="16"/>
                <w:szCs w:val="16"/>
              </w:rPr>
            </w:pPr>
            <w:r w:rsidRPr="00AB4F3A">
              <w:rPr>
                <w:rFonts w:ascii="Calibri" w:hAnsi="Calibri" w:cs="Calibri"/>
                <w:color w:val="000000"/>
                <w:sz w:val="16"/>
                <w:szCs w:val="16"/>
              </w:rPr>
              <w:t>0.001667</w:t>
            </w:r>
          </w:p>
        </w:tc>
        <w:tc>
          <w:tcPr>
            <w:tcW w:w="1114" w:type="dxa"/>
            <w:vAlign w:val="bottom"/>
          </w:tcPr>
          <w:p w14:paraId="6693DD0C" w14:textId="252F34B7" w:rsidR="002A7EC8" w:rsidRPr="00AB4F3A" w:rsidRDefault="002A7EC8" w:rsidP="00AB4F3A">
            <w:pPr>
              <w:rPr>
                <w:sz w:val="16"/>
                <w:szCs w:val="16"/>
              </w:rPr>
            </w:pPr>
            <w:r w:rsidRPr="00AB4F3A">
              <w:rPr>
                <w:rFonts w:ascii="Calibri" w:hAnsi="Calibri" w:cs="Calibri"/>
                <w:color w:val="000000"/>
                <w:sz w:val="16"/>
                <w:szCs w:val="16"/>
              </w:rPr>
              <w:t>0</w:t>
            </w:r>
          </w:p>
        </w:tc>
        <w:tc>
          <w:tcPr>
            <w:tcW w:w="976" w:type="dxa"/>
            <w:vAlign w:val="bottom"/>
          </w:tcPr>
          <w:p w14:paraId="5193F33E" w14:textId="1F0627C6" w:rsidR="002A7EC8" w:rsidRPr="00AB4F3A" w:rsidRDefault="002A7EC8" w:rsidP="00AB4F3A">
            <w:pPr>
              <w:rPr>
                <w:sz w:val="16"/>
                <w:szCs w:val="16"/>
              </w:rPr>
            </w:pPr>
            <w:r w:rsidRPr="00AB4F3A">
              <w:rPr>
                <w:rFonts w:ascii="Calibri" w:hAnsi="Calibri" w:cs="Calibri"/>
                <w:color w:val="000000"/>
                <w:sz w:val="16"/>
                <w:szCs w:val="16"/>
              </w:rPr>
              <w:t>2146.218</w:t>
            </w:r>
          </w:p>
        </w:tc>
        <w:tc>
          <w:tcPr>
            <w:tcW w:w="1067" w:type="dxa"/>
            <w:vAlign w:val="bottom"/>
          </w:tcPr>
          <w:p w14:paraId="33E78237" w14:textId="4A30A1DC" w:rsidR="002A7EC8" w:rsidRPr="00AB4F3A" w:rsidRDefault="002A7EC8" w:rsidP="00AB4F3A">
            <w:pPr>
              <w:rPr>
                <w:sz w:val="16"/>
                <w:szCs w:val="16"/>
              </w:rPr>
            </w:pPr>
            <w:r w:rsidRPr="00AB4F3A">
              <w:rPr>
                <w:rFonts w:ascii="Calibri" w:hAnsi="Calibri" w:cs="Calibri"/>
                <w:color w:val="000000"/>
                <w:sz w:val="16"/>
                <w:szCs w:val="16"/>
              </w:rPr>
              <w:t>Mod</w:t>
            </w:r>
          </w:p>
        </w:tc>
      </w:tr>
      <w:tr w:rsidR="002A7EC8" w14:paraId="1C45C438" w14:textId="77777777" w:rsidTr="002A7EC8">
        <w:tc>
          <w:tcPr>
            <w:tcW w:w="729" w:type="dxa"/>
            <w:vAlign w:val="bottom"/>
          </w:tcPr>
          <w:p w14:paraId="357E5C91" w14:textId="46BE40F9" w:rsidR="002A7EC8" w:rsidRPr="00AB4F3A" w:rsidRDefault="002A7EC8" w:rsidP="00AB4F3A">
            <w:pPr>
              <w:rPr>
                <w:sz w:val="16"/>
                <w:szCs w:val="16"/>
              </w:rPr>
            </w:pPr>
            <w:r w:rsidRPr="00AB4F3A">
              <w:rPr>
                <w:rFonts w:ascii="Calibri" w:hAnsi="Calibri" w:cs="Calibri"/>
                <w:color w:val="000000"/>
                <w:sz w:val="16"/>
                <w:szCs w:val="16"/>
              </w:rPr>
              <w:t>LI-1</w:t>
            </w:r>
          </w:p>
        </w:tc>
        <w:tc>
          <w:tcPr>
            <w:tcW w:w="663" w:type="dxa"/>
            <w:vAlign w:val="bottom"/>
          </w:tcPr>
          <w:p w14:paraId="4BB20370" w14:textId="0BCF7850" w:rsidR="002A7EC8" w:rsidRPr="00AB4F3A" w:rsidRDefault="002A7EC8" w:rsidP="00AB4F3A">
            <w:pPr>
              <w:rPr>
                <w:sz w:val="16"/>
                <w:szCs w:val="16"/>
              </w:rPr>
            </w:pPr>
            <w:r w:rsidRPr="00AB4F3A">
              <w:rPr>
                <w:rFonts w:ascii="Calibri" w:hAnsi="Calibri" w:cs="Calibri"/>
                <w:color w:val="000000"/>
                <w:sz w:val="16"/>
                <w:szCs w:val="16"/>
              </w:rPr>
              <w:t>0.004</w:t>
            </w:r>
          </w:p>
        </w:tc>
        <w:tc>
          <w:tcPr>
            <w:tcW w:w="651" w:type="dxa"/>
            <w:vAlign w:val="bottom"/>
          </w:tcPr>
          <w:p w14:paraId="073AB496" w14:textId="31473F19" w:rsidR="002A7EC8" w:rsidRPr="00AB4F3A" w:rsidRDefault="002A7EC8" w:rsidP="00AB4F3A">
            <w:pPr>
              <w:rPr>
                <w:sz w:val="16"/>
                <w:szCs w:val="16"/>
              </w:rPr>
            </w:pPr>
            <w:r w:rsidRPr="00AB4F3A">
              <w:rPr>
                <w:rFonts w:ascii="Calibri" w:hAnsi="Calibri" w:cs="Calibri"/>
                <w:color w:val="000000"/>
                <w:sz w:val="16"/>
                <w:szCs w:val="16"/>
              </w:rPr>
              <w:t>0.08</w:t>
            </w:r>
          </w:p>
        </w:tc>
        <w:tc>
          <w:tcPr>
            <w:tcW w:w="662" w:type="dxa"/>
            <w:vAlign w:val="bottom"/>
          </w:tcPr>
          <w:p w14:paraId="722E8A3F" w14:textId="154C781A" w:rsidR="002A7EC8" w:rsidRPr="00AB4F3A" w:rsidRDefault="002A7EC8" w:rsidP="00AB4F3A">
            <w:pPr>
              <w:rPr>
                <w:sz w:val="16"/>
                <w:szCs w:val="16"/>
              </w:rPr>
            </w:pPr>
            <w:r w:rsidRPr="00AB4F3A">
              <w:rPr>
                <w:rFonts w:ascii="Calibri" w:hAnsi="Calibri" w:cs="Calibri"/>
                <w:color w:val="000000"/>
                <w:sz w:val="16"/>
                <w:szCs w:val="16"/>
              </w:rPr>
              <w:t>0.0385</w:t>
            </w:r>
          </w:p>
        </w:tc>
        <w:tc>
          <w:tcPr>
            <w:tcW w:w="756" w:type="dxa"/>
            <w:vAlign w:val="bottom"/>
          </w:tcPr>
          <w:p w14:paraId="7E7A9615" w14:textId="31A84501" w:rsidR="002A7EC8" w:rsidRPr="00AB4F3A" w:rsidRDefault="002A7EC8" w:rsidP="00AB4F3A">
            <w:pPr>
              <w:rPr>
                <w:sz w:val="16"/>
                <w:szCs w:val="16"/>
              </w:rPr>
            </w:pPr>
            <w:r w:rsidRPr="00AB4F3A">
              <w:rPr>
                <w:rFonts w:ascii="Calibri" w:hAnsi="Calibri" w:cs="Calibri"/>
                <w:color w:val="000000"/>
                <w:sz w:val="16"/>
                <w:szCs w:val="16"/>
              </w:rPr>
              <w:t>0.05</w:t>
            </w:r>
          </w:p>
        </w:tc>
        <w:tc>
          <w:tcPr>
            <w:tcW w:w="1251" w:type="dxa"/>
            <w:vAlign w:val="bottom"/>
          </w:tcPr>
          <w:p w14:paraId="3FDCA5EE" w14:textId="1F6BFCC0" w:rsidR="002A7EC8" w:rsidRPr="00AB4F3A" w:rsidRDefault="002A7EC8" w:rsidP="00AB4F3A">
            <w:pPr>
              <w:rPr>
                <w:sz w:val="16"/>
                <w:szCs w:val="16"/>
              </w:rPr>
            </w:pPr>
            <w:r w:rsidRPr="00AB4F3A">
              <w:rPr>
                <w:rFonts w:ascii="Calibri" w:hAnsi="Calibri" w:cs="Calibri"/>
                <w:color w:val="000000"/>
                <w:sz w:val="16"/>
                <w:szCs w:val="16"/>
              </w:rPr>
              <w:t>0.04</w:t>
            </w:r>
          </w:p>
        </w:tc>
        <w:tc>
          <w:tcPr>
            <w:tcW w:w="1076" w:type="dxa"/>
            <w:vAlign w:val="bottom"/>
          </w:tcPr>
          <w:p w14:paraId="0ED67082" w14:textId="0CCC0CDF" w:rsidR="002A7EC8" w:rsidRPr="00AB4F3A" w:rsidRDefault="002A7EC8" w:rsidP="00AB4F3A">
            <w:pPr>
              <w:rPr>
                <w:sz w:val="16"/>
                <w:szCs w:val="16"/>
              </w:rPr>
            </w:pPr>
            <w:r w:rsidRPr="00AB4F3A">
              <w:rPr>
                <w:rFonts w:ascii="Calibri" w:hAnsi="Calibri" w:cs="Calibri"/>
                <w:color w:val="000000"/>
                <w:sz w:val="16"/>
                <w:szCs w:val="16"/>
              </w:rPr>
              <w:t>0.006</w:t>
            </w:r>
          </w:p>
        </w:tc>
        <w:tc>
          <w:tcPr>
            <w:tcW w:w="761" w:type="dxa"/>
            <w:vAlign w:val="bottom"/>
          </w:tcPr>
          <w:p w14:paraId="53A6E4EC" w14:textId="0B16868E" w:rsidR="002A7EC8" w:rsidRPr="00AB4F3A" w:rsidRDefault="002A7EC8" w:rsidP="00AB4F3A">
            <w:pPr>
              <w:rPr>
                <w:sz w:val="16"/>
                <w:szCs w:val="16"/>
              </w:rPr>
            </w:pPr>
            <w:r w:rsidRPr="00AB4F3A">
              <w:rPr>
                <w:rFonts w:ascii="Calibri" w:hAnsi="Calibri" w:cs="Calibri"/>
                <w:color w:val="000000"/>
                <w:sz w:val="16"/>
                <w:szCs w:val="16"/>
              </w:rPr>
              <w:t>0.002</w:t>
            </w:r>
          </w:p>
        </w:tc>
        <w:tc>
          <w:tcPr>
            <w:tcW w:w="1142" w:type="dxa"/>
            <w:vAlign w:val="bottom"/>
          </w:tcPr>
          <w:p w14:paraId="2364A121" w14:textId="51749A6A" w:rsidR="002A7EC8" w:rsidRPr="00AB4F3A" w:rsidRDefault="002A7EC8" w:rsidP="00AB4F3A">
            <w:pPr>
              <w:rPr>
                <w:sz w:val="16"/>
                <w:szCs w:val="16"/>
              </w:rPr>
            </w:pPr>
            <w:r w:rsidRPr="00AB4F3A">
              <w:rPr>
                <w:rFonts w:ascii="Calibri" w:hAnsi="Calibri" w:cs="Calibri"/>
                <w:color w:val="000000"/>
                <w:sz w:val="16"/>
                <w:szCs w:val="16"/>
              </w:rPr>
              <w:t>0.00381</w:t>
            </w:r>
          </w:p>
        </w:tc>
        <w:tc>
          <w:tcPr>
            <w:tcW w:w="1114" w:type="dxa"/>
            <w:vAlign w:val="bottom"/>
          </w:tcPr>
          <w:p w14:paraId="668635F1" w14:textId="0154B8D7" w:rsidR="002A7EC8" w:rsidRPr="00AB4F3A" w:rsidRDefault="002A7EC8" w:rsidP="00AB4F3A">
            <w:pPr>
              <w:rPr>
                <w:sz w:val="16"/>
                <w:szCs w:val="16"/>
              </w:rPr>
            </w:pPr>
            <w:r w:rsidRPr="00AB4F3A">
              <w:rPr>
                <w:rFonts w:ascii="Calibri" w:hAnsi="Calibri" w:cs="Calibri"/>
                <w:color w:val="000000"/>
                <w:sz w:val="16"/>
                <w:szCs w:val="16"/>
              </w:rPr>
              <w:t>0.000238</w:t>
            </w:r>
          </w:p>
        </w:tc>
        <w:tc>
          <w:tcPr>
            <w:tcW w:w="1114" w:type="dxa"/>
            <w:vAlign w:val="bottom"/>
          </w:tcPr>
          <w:p w14:paraId="45D05F47" w14:textId="2A43CBE6" w:rsidR="002A7EC8" w:rsidRPr="00AB4F3A" w:rsidRDefault="002A7EC8" w:rsidP="00AB4F3A">
            <w:pPr>
              <w:rPr>
                <w:sz w:val="16"/>
                <w:szCs w:val="16"/>
              </w:rPr>
            </w:pPr>
            <w:r w:rsidRPr="00AB4F3A">
              <w:rPr>
                <w:rFonts w:ascii="Calibri" w:hAnsi="Calibri" w:cs="Calibri"/>
                <w:color w:val="000000"/>
                <w:sz w:val="16"/>
                <w:szCs w:val="16"/>
              </w:rPr>
              <w:t>0.000714</w:t>
            </w:r>
          </w:p>
        </w:tc>
        <w:tc>
          <w:tcPr>
            <w:tcW w:w="976" w:type="dxa"/>
            <w:vAlign w:val="bottom"/>
          </w:tcPr>
          <w:p w14:paraId="65E402E1" w14:textId="05F20E73" w:rsidR="002A7EC8" w:rsidRPr="00AB4F3A" w:rsidRDefault="002A7EC8" w:rsidP="00AB4F3A">
            <w:pPr>
              <w:rPr>
                <w:sz w:val="16"/>
                <w:szCs w:val="16"/>
              </w:rPr>
            </w:pPr>
            <w:r w:rsidRPr="00AB4F3A">
              <w:rPr>
                <w:rFonts w:ascii="Calibri" w:hAnsi="Calibri" w:cs="Calibri"/>
                <w:color w:val="000000"/>
                <w:sz w:val="16"/>
                <w:szCs w:val="16"/>
              </w:rPr>
              <w:t>5403.209</w:t>
            </w:r>
          </w:p>
        </w:tc>
        <w:tc>
          <w:tcPr>
            <w:tcW w:w="1067" w:type="dxa"/>
            <w:vAlign w:val="bottom"/>
          </w:tcPr>
          <w:p w14:paraId="774F54A4" w14:textId="3221133A" w:rsidR="002A7EC8" w:rsidRPr="00AB4F3A" w:rsidRDefault="002A7EC8" w:rsidP="00AB4F3A">
            <w:pPr>
              <w:rPr>
                <w:sz w:val="16"/>
                <w:szCs w:val="16"/>
              </w:rPr>
            </w:pPr>
            <w:r w:rsidRPr="00AB4F3A">
              <w:rPr>
                <w:rFonts w:ascii="Calibri" w:hAnsi="Calibri" w:cs="Calibri"/>
                <w:color w:val="000000"/>
                <w:sz w:val="16"/>
                <w:szCs w:val="16"/>
              </w:rPr>
              <w:t>High</w:t>
            </w:r>
          </w:p>
        </w:tc>
      </w:tr>
      <w:tr w:rsidR="002A7EC8" w14:paraId="23EE7A33" w14:textId="77777777" w:rsidTr="002A7EC8">
        <w:tc>
          <w:tcPr>
            <w:tcW w:w="729" w:type="dxa"/>
            <w:vAlign w:val="bottom"/>
          </w:tcPr>
          <w:p w14:paraId="3B854CA5" w14:textId="39EB782B" w:rsidR="002A7EC8" w:rsidRPr="00AB4F3A" w:rsidRDefault="002A7EC8" w:rsidP="00AB4F3A">
            <w:pPr>
              <w:rPr>
                <w:sz w:val="16"/>
                <w:szCs w:val="16"/>
              </w:rPr>
            </w:pPr>
            <w:r w:rsidRPr="00AB4F3A">
              <w:rPr>
                <w:rFonts w:ascii="Calibri" w:hAnsi="Calibri" w:cs="Calibri"/>
                <w:color w:val="000000"/>
                <w:sz w:val="16"/>
                <w:szCs w:val="16"/>
              </w:rPr>
              <w:t>LI-2</w:t>
            </w:r>
          </w:p>
        </w:tc>
        <w:tc>
          <w:tcPr>
            <w:tcW w:w="663" w:type="dxa"/>
            <w:vAlign w:val="bottom"/>
          </w:tcPr>
          <w:p w14:paraId="03DA278B" w14:textId="196DCE85" w:rsidR="002A7EC8" w:rsidRPr="00AB4F3A" w:rsidRDefault="002A7EC8" w:rsidP="00AB4F3A">
            <w:pPr>
              <w:rPr>
                <w:sz w:val="16"/>
                <w:szCs w:val="16"/>
              </w:rPr>
            </w:pPr>
            <w:r w:rsidRPr="00AB4F3A">
              <w:rPr>
                <w:rFonts w:ascii="Calibri" w:hAnsi="Calibri" w:cs="Calibri"/>
                <w:color w:val="000000"/>
                <w:sz w:val="16"/>
                <w:szCs w:val="16"/>
              </w:rPr>
              <w:t>0.091</w:t>
            </w:r>
          </w:p>
        </w:tc>
        <w:tc>
          <w:tcPr>
            <w:tcW w:w="651" w:type="dxa"/>
            <w:vAlign w:val="bottom"/>
          </w:tcPr>
          <w:p w14:paraId="632BAB8D" w14:textId="24988BA6" w:rsidR="002A7EC8" w:rsidRPr="00AB4F3A" w:rsidRDefault="002A7EC8" w:rsidP="00AB4F3A">
            <w:pPr>
              <w:rPr>
                <w:sz w:val="16"/>
                <w:szCs w:val="16"/>
              </w:rPr>
            </w:pPr>
            <w:r w:rsidRPr="00AB4F3A">
              <w:rPr>
                <w:rFonts w:ascii="Calibri" w:hAnsi="Calibri" w:cs="Calibri"/>
                <w:color w:val="000000"/>
                <w:sz w:val="16"/>
                <w:szCs w:val="16"/>
              </w:rPr>
              <w:t>0.095</w:t>
            </w:r>
          </w:p>
        </w:tc>
        <w:tc>
          <w:tcPr>
            <w:tcW w:w="662" w:type="dxa"/>
            <w:vAlign w:val="bottom"/>
          </w:tcPr>
          <w:p w14:paraId="1D6138EF" w14:textId="0B323626" w:rsidR="002A7EC8" w:rsidRPr="00AB4F3A" w:rsidRDefault="002A7EC8" w:rsidP="00AB4F3A">
            <w:pPr>
              <w:rPr>
                <w:sz w:val="16"/>
                <w:szCs w:val="16"/>
              </w:rPr>
            </w:pPr>
            <w:r w:rsidRPr="00AB4F3A">
              <w:rPr>
                <w:rFonts w:ascii="Calibri" w:hAnsi="Calibri" w:cs="Calibri"/>
                <w:color w:val="000000"/>
                <w:sz w:val="16"/>
                <w:szCs w:val="16"/>
              </w:rPr>
              <w:t>0.0775</w:t>
            </w:r>
          </w:p>
        </w:tc>
        <w:tc>
          <w:tcPr>
            <w:tcW w:w="756" w:type="dxa"/>
            <w:vAlign w:val="bottom"/>
          </w:tcPr>
          <w:p w14:paraId="35D1F434" w14:textId="2054174A" w:rsidR="002A7EC8" w:rsidRPr="00AB4F3A" w:rsidRDefault="002A7EC8" w:rsidP="00AB4F3A">
            <w:pPr>
              <w:rPr>
                <w:sz w:val="16"/>
                <w:szCs w:val="16"/>
              </w:rPr>
            </w:pPr>
            <w:r w:rsidRPr="00AB4F3A">
              <w:rPr>
                <w:rFonts w:ascii="Calibri" w:hAnsi="Calibri" w:cs="Calibri"/>
                <w:color w:val="000000"/>
                <w:sz w:val="16"/>
                <w:szCs w:val="16"/>
              </w:rPr>
              <w:t>0.001</w:t>
            </w:r>
          </w:p>
        </w:tc>
        <w:tc>
          <w:tcPr>
            <w:tcW w:w="1251" w:type="dxa"/>
            <w:vAlign w:val="bottom"/>
          </w:tcPr>
          <w:p w14:paraId="52923E64" w14:textId="550E304C" w:rsidR="002A7EC8" w:rsidRPr="00AB4F3A" w:rsidRDefault="002A7EC8" w:rsidP="00AB4F3A">
            <w:pPr>
              <w:rPr>
                <w:sz w:val="16"/>
                <w:szCs w:val="16"/>
              </w:rPr>
            </w:pPr>
            <w:r w:rsidRPr="00AB4F3A">
              <w:rPr>
                <w:rFonts w:ascii="Calibri" w:hAnsi="Calibri" w:cs="Calibri"/>
                <w:color w:val="000000"/>
                <w:sz w:val="16"/>
                <w:szCs w:val="16"/>
              </w:rPr>
              <w:t>0.007</w:t>
            </w:r>
          </w:p>
        </w:tc>
        <w:tc>
          <w:tcPr>
            <w:tcW w:w="1076" w:type="dxa"/>
            <w:vAlign w:val="bottom"/>
          </w:tcPr>
          <w:p w14:paraId="4F705174" w14:textId="1C5FB937" w:rsidR="002A7EC8" w:rsidRPr="00AB4F3A" w:rsidRDefault="002A7EC8" w:rsidP="00AB4F3A">
            <w:pPr>
              <w:rPr>
                <w:sz w:val="16"/>
                <w:szCs w:val="16"/>
              </w:rPr>
            </w:pPr>
            <w:r w:rsidRPr="00AB4F3A">
              <w:rPr>
                <w:rFonts w:ascii="Calibri" w:hAnsi="Calibri" w:cs="Calibri"/>
                <w:color w:val="000000"/>
                <w:sz w:val="16"/>
                <w:szCs w:val="16"/>
              </w:rPr>
              <w:t>0</w:t>
            </w:r>
          </w:p>
        </w:tc>
        <w:tc>
          <w:tcPr>
            <w:tcW w:w="761" w:type="dxa"/>
            <w:vAlign w:val="bottom"/>
          </w:tcPr>
          <w:p w14:paraId="22F1A1CA" w14:textId="1F513226" w:rsidR="002A7EC8" w:rsidRPr="00AB4F3A" w:rsidRDefault="002A7EC8" w:rsidP="00AB4F3A">
            <w:pPr>
              <w:rPr>
                <w:sz w:val="16"/>
                <w:szCs w:val="16"/>
              </w:rPr>
            </w:pPr>
            <w:r w:rsidRPr="00AB4F3A">
              <w:rPr>
                <w:rFonts w:ascii="Calibri" w:hAnsi="Calibri" w:cs="Calibri"/>
                <w:color w:val="000000"/>
                <w:sz w:val="16"/>
                <w:szCs w:val="16"/>
              </w:rPr>
              <w:t>0</w:t>
            </w:r>
          </w:p>
        </w:tc>
        <w:tc>
          <w:tcPr>
            <w:tcW w:w="1142" w:type="dxa"/>
            <w:vAlign w:val="bottom"/>
          </w:tcPr>
          <w:p w14:paraId="4F30D372" w14:textId="0323A6AF" w:rsidR="002A7EC8" w:rsidRPr="00AB4F3A" w:rsidRDefault="002A7EC8" w:rsidP="00AB4F3A">
            <w:pPr>
              <w:rPr>
                <w:sz w:val="16"/>
                <w:szCs w:val="16"/>
              </w:rPr>
            </w:pPr>
            <w:r w:rsidRPr="00AB4F3A">
              <w:rPr>
                <w:rFonts w:ascii="Calibri" w:hAnsi="Calibri" w:cs="Calibri"/>
                <w:color w:val="000000"/>
                <w:sz w:val="16"/>
                <w:szCs w:val="16"/>
              </w:rPr>
              <w:t>0.001429</w:t>
            </w:r>
          </w:p>
        </w:tc>
        <w:tc>
          <w:tcPr>
            <w:tcW w:w="1114" w:type="dxa"/>
            <w:vAlign w:val="bottom"/>
          </w:tcPr>
          <w:p w14:paraId="1F2C8D0A" w14:textId="09BE4385" w:rsidR="002A7EC8" w:rsidRPr="00AB4F3A" w:rsidRDefault="002A7EC8" w:rsidP="00AB4F3A">
            <w:pPr>
              <w:rPr>
                <w:sz w:val="16"/>
                <w:szCs w:val="16"/>
              </w:rPr>
            </w:pPr>
            <w:r w:rsidRPr="00AB4F3A">
              <w:rPr>
                <w:rFonts w:ascii="Calibri" w:hAnsi="Calibri" w:cs="Calibri"/>
                <w:color w:val="000000"/>
                <w:sz w:val="16"/>
                <w:szCs w:val="16"/>
              </w:rPr>
              <w:t>0.00119</w:t>
            </w:r>
          </w:p>
        </w:tc>
        <w:tc>
          <w:tcPr>
            <w:tcW w:w="1114" w:type="dxa"/>
            <w:vAlign w:val="bottom"/>
          </w:tcPr>
          <w:p w14:paraId="0B2B7D32" w14:textId="633104C8" w:rsidR="002A7EC8" w:rsidRPr="00AB4F3A" w:rsidRDefault="002A7EC8" w:rsidP="00AB4F3A">
            <w:pPr>
              <w:rPr>
                <w:sz w:val="16"/>
                <w:szCs w:val="16"/>
              </w:rPr>
            </w:pPr>
            <w:r w:rsidRPr="00AB4F3A">
              <w:rPr>
                <w:rFonts w:ascii="Calibri" w:hAnsi="Calibri" w:cs="Calibri"/>
                <w:color w:val="000000"/>
                <w:sz w:val="16"/>
                <w:szCs w:val="16"/>
              </w:rPr>
              <w:t>0</w:t>
            </w:r>
          </w:p>
        </w:tc>
        <w:tc>
          <w:tcPr>
            <w:tcW w:w="976" w:type="dxa"/>
            <w:vAlign w:val="bottom"/>
          </w:tcPr>
          <w:p w14:paraId="1E6EA25C" w14:textId="6A9157B8" w:rsidR="002A7EC8" w:rsidRPr="00AB4F3A" w:rsidRDefault="002A7EC8" w:rsidP="00AB4F3A">
            <w:pPr>
              <w:rPr>
                <w:sz w:val="16"/>
                <w:szCs w:val="16"/>
              </w:rPr>
            </w:pPr>
            <w:r w:rsidRPr="00AB4F3A">
              <w:rPr>
                <w:rFonts w:ascii="Calibri" w:hAnsi="Calibri" w:cs="Calibri"/>
                <w:color w:val="000000"/>
                <w:sz w:val="16"/>
                <w:szCs w:val="16"/>
              </w:rPr>
              <w:t>14792.51</w:t>
            </w:r>
          </w:p>
        </w:tc>
        <w:tc>
          <w:tcPr>
            <w:tcW w:w="1067" w:type="dxa"/>
            <w:vAlign w:val="bottom"/>
          </w:tcPr>
          <w:p w14:paraId="155769EF" w14:textId="64DF0E0D" w:rsidR="002A7EC8" w:rsidRPr="00AB4F3A" w:rsidRDefault="002A7EC8" w:rsidP="00AB4F3A">
            <w:pPr>
              <w:rPr>
                <w:sz w:val="16"/>
                <w:szCs w:val="16"/>
              </w:rPr>
            </w:pPr>
            <w:r w:rsidRPr="00AB4F3A">
              <w:rPr>
                <w:rFonts w:ascii="Calibri" w:hAnsi="Calibri" w:cs="Calibri"/>
                <w:color w:val="000000"/>
                <w:sz w:val="16"/>
                <w:szCs w:val="16"/>
              </w:rPr>
              <w:t>High</w:t>
            </w:r>
          </w:p>
        </w:tc>
      </w:tr>
      <w:tr w:rsidR="002A7EC8" w14:paraId="67D2C427" w14:textId="77777777" w:rsidTr="002A7EC8">
        <w:tc>
          <w:tcPr>
            <w:tcW w:w="729" w:type="dxa"/>
            <w:vAlign w:val="bottom"/>
          </w:tcPr>
          <w:p w14:paraId="0ED2B22C" w14:textId="5C2AEB41" w:rsidR="002A7EC8" w:rsidRPr="00AB4F3A" w:rsidRDefault="002A7EC8" w:rsidP="00AB4F3A">
            <w:pPr>
              <w:rPr>
                <w:sz w:val="16"/>
                <w:szCs w:val="16"/>
              </w:rPr>
            </w:pPr>
            <w:r w:rsidRPr="00AB4F3A">
              <w:rPr>
                <w:rFonts w:ascii="Calibri" w:hAnsi="Calibri" w:cs="Calibri"/>
                <w:color w:val="000000"/>
                <w:sz w:val="16"/>
                <w:szCs w:val="16"/>
              </w:rPr>
              <w:t>LI-3</w:t>
            </w:r>
          </w:p>
        </w:tc>
        <w:tc>
          <w:tcPr>
            <w:tcW w:w="663" w:type="dxa"/>
            <w:vAlign w:val="bottom"/>
          </w:tcPr>
          <w:p w14:paraId="440A0BF0" w14:textId="758FF0FB" w:rsidR="002A7EC8" w:rsidRPr="00AB4F3A" w:rsidRDefault="002A7EC8" w:rsidP="00AB4F3A">
            <w:pPr>
              <w:rPr>
                <w:sz w:val="16"/>
                <w:szCs w:val="16"/>
              </w:rPr>
            </w:pPr>
            <w:r w:rsidRPr="00AB4F3A">
              <w:rPr>
                <w:rFonts w:ascii="Calibri" w:hAnsi="Calibri" w:cs="Calibri"/>
                <w:color w:val="000000"/>
                <w:sz w:val="16"/>
                <w:szCs w:val="16"/>
              </w:rPr>
              <w:t>0.0035</w:t>
            </w:r>
          </w:p>
        </w:tc>
        <w:tc>
          <w:tcPr>
            <w:tcW w:w="651" w:type="dxa"/>
            <w:vAlign w:val="bottom"/>
          </w:tcPr>
          <w:p w14:paraId="5078DABE" w14:textId="2E1CBB41" w:rsidR="002A7EC8" w:rsidRPr="00AB4F3A" w:rsidRDefault="002A7EC8" w:rsidP="00AB4F3A">
            <w:pPr>
              <w:rPr>
                <w:sz w:val="16"/>
                <w:szCs w:val="16"/>
              </w:rPr>
            </w:pPr>
            <w:r w:rsidRPr="00AB4F3A">
              <w:rPr>
                <w:rFonts w:ascii="Calibri" w:hAnsi="Calibri" w:cs="Calibri"/>
                <w:color w:val="000000"/>
                <w:sz w:val="16"/>
                <w:szCs w:val="16"/>
              </w:rPr>
              <w:t>0.08</w:t>
            </w:r>
          </w:p>
        </w:tc>
        <w:tc>
          <w:tcPr>
            <w:tcW w:w="662" w:type="dxa"/>
            <w:vAlign w:val="bottom"/>
          </w:tcPr>
          <w:p w14:paraId="476C7BB9" w14:textId="1F488003" w:rsidR="002A7EC8" w:rsidRPr="00AB4F3A" w:rsidRDefault="002A7EC8" w:rsidP="00AB4F3A">
            <w:pPr>
              <w:rPr>
                <w:sz w:val="16"/>
                <w:szCs w:val="16"/>
              </w:rPr>
            </w:pPr>
            <w:r w:rsidRPr="00AB4F3A">
              <w:rPr>
                <w:rFonts w:ascii="Calibri" w:hAnsi="Calibri" w:cs="Calibri"/>
                <w:color w:val="000000"/>
                <w:sz w:val="16"/>
                <w:szCs w:val="16"/>
              </w:rPr>
              <w:t>0.077</w:t>
            </w:r>
          </w:p>
        </w:tc>
        <w:tc>
          <w:tcPr>
            <w:tcW w:w="756" w:type="dxa"/>
            <w:vAlign w:val="bottom"/>
          </w:tcPr>
          <w:p w14:paraId="27D333BD" w14:textId="3B63ACEF" w:rsidR="002A7EC8" w:rsidRPr="00AB4F3A" w:rsidRDefault="002A7EC8" w:rsidP="00AB4F3A">
            <w:pPr>
              <w:rPr>
                <w:sz w:val="16"/>
                <w:szCs w:val="16"/>
              </w:rPr>
            </w:pPr>
            <w:r w:rsidRPr="00AB4F3A">
              <w:rPr>
                <w:rFonts w:ascii="Calibri" w:hAnsi="Calibri" w:cs="Calibri"/>
                <w:color w:val="000000"/>
                <w:sz w:val="16"/>
                <w:szCs w:val="16"/>
              </w:rPr>
              <w:t>0.027</w:t>
            </w:r>
          </w:p>
        </w:tc>
        <w:tc>
          <w:tcPr>
            <w:tcW w:w="1251" w:type="dxa"/>
            <w:vAlign w:val="bottom"/>
          </w:tcPr>
          <w:p w14:paraId="6C7490BB" w14:textId="79EE2F5A" w:rsidR="002A7EC8" w:rsidRPr="00AB4F3A" w:rsidRDefault="002A7EC8" w:rsidP="00AB4F3A">
            <w:pPr>
              <w:rPr>
                <w:sz w:val="16"/>
                <w:szCs w:val="16"/>
              </w:rPr>
            </w:pPr>
            <w:r w:rsidRPr="00AB4F3A">
              <w:rPr>
                <w:rFonts w:ascii="Calibri" w:hAnsi="Calibri" w:cs="Calibri"/>
                <w:color w:val="000000"/>
                <w:sz w:val="16"/>
                <w:szCs w:val="16"/>
              </w:rPr>
              <w:t>0.002</w:t>
            </w:r>
          </w:p>
        </w:tc>
        <w:tc>
          <w:tcPr>
            <w:tcW w:w="1076" w:type="dxa"/>
            <w:vAlign w:val="bottom"/>
          </w:tcPr>
          <w:p w14:paraId="4EE1432E" w14:textId="419B8A6E" w:rsidR="002A7EC8" w:rsidRPr="00AB4F3A" w:rsidRDefault="002A7EC8" w:rsidP="00AB4F3A">
            <w:pPr>
              <w:rPr>
                <w:sz w:val="16"/>
                <w:szCs w:val="16"/>
              </w:rPr>
            </w:pPr>
            <w:r w:rsidRPr="00AB4F3A">
              <w:rPr>
                <w:rFonts w:ascii="Calibri" w:hAnsi="Calibri" w:cs="Calibri"/>
                <w:color w:val="000000"/>
                <w:sz w:val="16"/>
                <w:szCs w:val="16"/>
              </w:rPr>
              <w:t>0.002</w:t>
            </w:r>
          </w:p>
        </w:tc>
        <w:tc>
          <w:tcPr>
            <w:tcW w:w="761" w:type="dxa"/>
            <w:vAlign w:val="bottom"/>
          </w:tcPr>
          <w:p w14:paraId="32DB0F42" w14:textId="071A65D2" w:rsidR="002A7EC8" w:rsidRPr="00AB4F3A" w:rsidRDefault="002A7EC8" w:rsidP="00AB4F3A">
            <w:pPr>
              <w:rPr>
                <w:sz w:val="16"/>
                <w:szCs w:val="16"/>
              </w:rPr>
            </w:pPr>
            <w:r w:rsidRPr="00AB4F3A">
              <w:rPr>
                <w:rFonts w:ascii="Calibri" w:hAnsi="Calibri" w:cs="Calibri"/>
                <w:color w:val="000000"/>
                <w:sz w:val="16"/>
                <w:szCs w:val="16"/>
              </w:rPr>
              <w:t>0.003</w:t>
            </w:r>
          </w:p>
        </w:tc>
        <w:tc>
          <w:tcPr>
            <w:tcW w:w="1142" w:type="dxa"/>
            <w:vAlign w:val="bottom"/>
          </w:tcPr>
          <w:p w14:paraId="28D9D2C4" w14:textId="74FEB012" w:rsidR="002A7EC8" w:rsidRPr="00AB4F3A" w:rsidRDefault="002A7EC8" w:rsidP="00AB4F3A">
            <w:pPr>
              <w:rPr>
                <w:sz w:val="16"/>
                <w:szCs w:val="16"/>
              </w:rPr>
            </w:pPr>
            <w:r w:rsidRPr="00AB4F3A">
              <w:rPr>
                <w:rFonts w:ascii="Calibri" w:hAnsi="Calibri" w:cs="Calibri"/>
                <w:color w:val="000000"/>
                <w:sz w:val="16"/>
                <w:szCs w:val="16"/>
              </w:rPr>
              <w:t>0.000476</w:t>
            </w:r>
          </w:p>
        </w:tc>
        <w:tc>
          <w:tcPr>
            <w:tcW w:w="1114" w:type="dxa"/>
            <w:vAlign w:val="bottom"/>
          </w:tcPr>
          <w:p w14:paraId="47777E52" w14:textId="69B589F0" w:rsidR="002A7EC8" w:rsidRPr="00AB4F3A" w:rsidRDefault="002A7EC8" w:rsidP="00AB4F3A">
            <w:pPr>
              <w:rPr>
                <w:sz w:val="16"/>
                <w:szCs w:val="16"/>
              </w:rPr>
            </w:pPr>
            <w:r w:rsidRPr="00AB4F3A">
              <w:rPr>
                <w:rFonts w:ascii="Calibri" w:hAnsi="Calibri" w:cs="Calibri"/>
                <w:color w:val="000000"/>
                <w:sz w:val="16"/>
                <w:szCs w:val="16"/>
              </w:rPr>
              <w:t>0</w:t>
            </w:r>
          </w:p>
        </w:tc>
        <w:tc>
          <w:tcPr>
            <w:tcW w:w="1114" w:type="dxa"/>
            <w:vAlign w:val="bottom"/>
          </w:tcPr>
          <w:p w14:paraId="4E35F6D1" w14:textId="7479AF80" w:rsidR="002A7EC8" w:rsidRPr="00AB4F3A" w:rsidRDefault="002A7EC8" w:rsidP="00AB4F3A">
            <w:pPr>
              <w:rPr>
                <w:sz w:val="16"/>
                <w:szCs w:val="16"/>
              </w:rPr>
            </w:pPr>
            <w:r w:rsidRPr="00AB4F3A">
              <w:rPr>
                <w:rFonts w:ascii="Calibri" w:hAnsi="Calibri" w:cs="Calibri"/>
                <w:color w:val="000000"/>
                <w:sz w:val="16"/>
                <w:szCs w:val="16"/>
              </w:rPr>
              <w:t>0.000714</w:t>
            </w:r>
          </w:p>
        </w:tc>
        <w:tc>
          <w:tcPr>
            <w:tcW w:w="976" w:type="dxa"/>
            <w:vAlign w:val="bottom"/>
          </w:tcPr>
          <w:p w14:paraId="074A8067" w14:textId="7B4EB03E" w:rsidR="002A7EC8" w:rsidRPr="00AB4F3A" w:rsidRDefault="002A7EC8" w:rsidP="00AB4F3A">
            <w:pPr>
              <w:rPr>
                <w:sz w:val="16"/>
                <w:szCs w:val="16"/>
              </w:rPr>
            </w:pPr>
            <w:r w:rsidRPr="00AB4F3A">
              <w:rPr>
                <w:rFonts w:ascii="Calibri" w:hAnsi="Calibri" w:cs="Calibri"/>
                <w:color w:val="000000"/>
                <w:sz w:val="16"/>
                <w:szCs w:val="16"/>
              </w:rPr>
              <w:t>29511.73</w:t>
            </w:r>
          </w:p>
        </w:tc>
        <w:tc>
          <w:tcPr>
            <w:tcW w:w="1067" w:type="dxa"/>
            <w:vAlign w:val="bottom"/>
          </w:tcPr>
          <w:p w14:paraId="502CA60A" w14:textId="14CC2659" w:rsidR="002A7EC8" w:rsidRPr="00AB4F3A" w:rsidRDefault="002A7EC8" w:rsidP="00AB4F3A">
            <w:pPr>
              <w:rPr>
                <w:sz w:val="16"/>
                <w:szCs w:val="16"/>
              </w:rPr>
            </w:pPr>
            <w:r w:rsidRPr="00AB4F3A">
              <w:rPr>
                <w:rFonts w:ascii="Calibri" w:hAnsi="Calibri" w:cs="Calibri"/>
                <w:color w:val="000000"/>
                <w:sz w:val="16"/>
                <w:szCs w:val="16"/>
              </w:rPr>
              <w:t>High</w:t>
            </w:r>
          </w:p>
        </w:tc>
      </w:tr>
      <w:tr w:rsidR="002A7EC8" w14:paraId="30B21F54" w14:textId="77777777" w:rsidTr="002A7EC8">
        <w:tc>
          <w:tcPr>
            <w:tcW w:w="729" w:type="dxa"/>
            <w:vAlign w:val="bottom"/>
          </w:tcPr>
          <w:p w14:paraId="1BBBE915" w14:textId="76E7E67E" w:rsidR="002A7EC8" w:rsidRPr="00AB4F3A" w:rsidRDefault="002A7EC8" w:rsidP="00AB4F3A">
            <w:pPr>
              <w:rPr>
                <w:sz w:val="16"/>
                <w:szCs w:val="16"/>
              </w:rPr>
            </w:pPr>
            <w:r w:rsidRPr="00AB4F3A">
              <w:rPr>
                <w:rFonts w:ascii="Calibri" w:hAnsi="Calibri" w:cs="Calibri"/>
                <w:color w:val="000000"/>
                <w:sz w:val="16"/>
                <w:szCs w:val="16"/>
              </w:rPr>
              <w:t>EM-1</w:t>
            </w:r>
          </w:p>
        </w:tc>
        <w:tc>
          <w:tcPr>
            <w:tcW w:w="663" w:type="dxa"/>
            <w:vAlign w:val="bottom"/>
          </w:tcPr>
          <w:p w14:paraId="12E98719" w14:textId="39825886" w:rsidR="002A7EC8" w:rsidRPr="00AB4F3A" w:rsidRDefault="002A7EC8" w:rsidP="00AB4F3A">
            <w:pPr>
              <w:rPr>
                <w:sz w:val="16"/>
                <w:szCs w:val="16"/>
              </w:rPr>
            </w:pPr>
            <w:r w:rsidRPr="00AB4F3A">
              <w:rPr>
                <w:rFonts w:ascii="Calibri" w:hAnsi="Calibri" w:cs="Calibri"/>
                <w:color w:val="000000"/>
                <w:sz w:val="16"/>
                <w:szCs w:val="16"/>
              </w:rPr>
              <w:t>0.1125</w:t>
            </w:r>
          </w:p>
        </w:tc>
        <w:tc>
          <w:tcPr>
            <w:tcW w:w="651" w:type="dxa"/>
            <w:vAlign w:val="bottom"/>
          </w:tcPr>
          <w:p w14:paraId="23F093F7" w14:textId="588AE41F" w:rsidR="002A7EC8" w:rsidRPr="00AB4F3A" w:rsidRDefault="002A7EC8" w:rsidP="00AB4F3A">
            <w:pPr>
              <w:rPr>
                <w:sz w:val="16"/>
                <w:szCs w:val="16"/>
              </w:rPr>
            </w:pPr>
            <w:r w:rsidRPr="00AB4F3A">
              <w:rPr>
                <w:rFonts w:ascii="Calibri" w:hAnsi="Calibri" w:cs="Calibri"/>
                <w:color w:val="000000"/>
                <w:sz w:val="16"/>
                <w:szCs w:val="16"/>
              </w:rPr>
              <w:t>0.185</w:t>
            </w:r>
          </w:p>
        </w:tc>
        <w:tc>
          <w:tcPr>
            <w:tcW w:w="662" w:type="dxa"/>
            <w:vAlign w:val="bottom"/>
          </w:tcPr>
          <w:p w14:paraId="5F6921F3" w14:textId="635E5220" w:rsidR="002A7EC8" w:rsidRPr="00AB4F3A" w:rsidRDefault="002A7EC8" w:rsidP="00AB4F3A">
            <w:pPr>
              <w:rPr>
                <w:sz w:val="16"/>
                <w:szCs w:val="16"/>
              </w:rPr>
            </w:pPr>
            <w:r w:rsidRPr="00AB4F3A">
              <w:rPr>
                <w:rFonts w:ascii="Calibri" w:hAnsi="Calibri" w:cs="Calibri"/>
                <w:color w:val="000000"/>
                <w:sz w:val="16"/>
                <w:szCs w:val="16"/>
              </w:rPr>
              <w:t>0.092</w:t>
            </w:r>
          </w:p>
        </w:tc>
        <w:tc>
          <w:tcPr>
            <w:tcW w:w="756" w:type="dxa"/>
            <w:vAlign w:val="bottom"/>
          </w:tcPr>
          <w:p w14:paraId="5F486275" w14:textId="34817FCD" w:rsidR="002A7EC8" w:rsidRPr="00AB4F3A" w:rsidRDefault="002A7EC8" w:rsidP="00AB4F3A">
            <w:pPr>
              <w:rPr>
                <w:sz w:val="16"/>
                <w:szCs w:val="16"/>
              </w:rPr>
            </w:pPr>
            <w:r w:rsidRPr="00AB4F3A">
              <w:rPr>
                <w:rFonts w:ascii="Calibri" w:hAnsi="Calibri" w:cs="Calibri"/>
                <w:color w:val="000000"/>
                <w:sz w:val="16"/>
                <w:szCs w:val="16"/>
              </w:rPr>
              <w:t>0.029</w:t>
            </w:r>
          </w:p>
        </w:tc>
        <w:tc>
          <w:tcPr>
            <w:tcW w:w="1251" w:type="dxa"/>
            <w:vAlign w:val="bottom"/>
          </w:tcPr>
          <w:p w14:paraId="76F61404" w14:textId="67109DB5" w:rsidR="002A7EC8" w:rsidRPr="00AB4F3A" w:rsidRDefault="002A7EC8" w:rsidP="00AB4F3A">
            <w:pPr>
              <w:rPr>
                <w:sz w:val="16"/>
                <w:szCs w:val="16"/>
              </w:rPr>
            </w:pPr>
            <w:r w:rsidRPr="00AB4F3A">
              <w:rPr>
                <w:rFonts w:ascii="Calibri" w:hAnsi="Calibri" w:cs="Calibri"/>
                <w:color w:val="000000"/>
                <w:sz w:val="16"/>
                <w:szCs w:val="16"/>
              </w:rPr>
              <w:t>0.014</w:t>
            </w:r>
          </w:p>
        </w:tc>
        <w:tc>
          <w:tcPr>
            <w:tcW w:w="1076" w:type="dxa"/>
            <w:vAlign w:val="bottom"/>
          </w:tcPr>
          <w:p w14:paraId="596AE4C6" w14:textId="037F187A" w:rsidR="002A7EC8" w:rsidRPr="00AB4F3A" w:rsidRDefault="002A7EC8" w:rsidP="00AB4F3A">
            <w:pPr>
              <w:rPr>
                <w:sz w:val="16"/>
                <w:szCs w:val="16"/>
              </w:rPr>
            </w:pPr>
            <w:r w:rsidRPr="00AB4F3A">
              <w:rPr>
                <w:rFonts w:ascii="Calibri" w:hAnsi="Calibri" w:cs="Calibri"/>
                <w:color w:val="000000"/>
                <w:sz w:val="16"/>
                <w:szCs w:val="16"/>
              </w:rPr>
              <w:t>0.002</w:t>
            </w:r>
          </w:p>
        </w:tc>
        <w:tc>
          <w:tcPr>
            <w:tcW w:w="761" w:type="dxa"/>
            <w:vAlign w:val="bottom"/>
          </w:tcPr>
          <w:p w14:paraId="74D75B90" w14:textId="3DDAAD21" w:rsidR="002A7EC8" w:rsidRPr="00AB4F3A" w:rsidRDefault="002A7EC8" w:rsidP="00AB4F3A">
            <w:pPr>
              <w:rPr>
                <w:sz w:val="16"/>
                <w:szCs w:val="16"/>
              </w:rPr>
            </w:pPr>
            <w:r w:rsidRPr="00AB4F3A">
              <w:rPr>
                <w:rFonts w:ascii="Calibri" w:hAnsi="Calibri" w:cs="Calibri"/>
                <w:color w:val="000000"/>
                <w:sz w:val="16"/>
                <w:szCs w:val="16"/>
              </w:rPr>
              <w:t>0</w:t>
            </w:r>
          </w:p>
        </w:tc>
        <w:tc>
          <w:tcPr>
            <w:tcW w:w="1142" w:type="dxa"/>
            <w:vAlign w:val="bottom"/>
          </w:tcPr>
          <w:p w14:paraId="39C56713" w14:textId="280283C7" w:rsidR="002A7EC8" w:rsidRPr="00AB4F3A" w:rsidRDefault="002A7EC8" w:rsidP="00AB4F3A">
            <w:pPr>
              <w:rPr>
                <w:sz w:val="16"/>
                <w:szCs w:val="16"/>
              </w:rPr>
            </w:pPr>
            <w:r w:rsidRPr="00AB4F3A">
              <w:rPr>
                <w:rFonts w:ascii="Calibri" w:hAnsi="Calibri" w:cs="Calibri"/>
                <w:color w:val="000000"/>
                <w:sz w:val="16"/>
                <w:szCs w:val="16"/>
              </w:rPr>
              <w:t>0</w:t>
            </w:r>
          </w:p>
        </w:tc>
        <w:tc>
          <w:tcPr>
            <w:tcW w:w="1114" w:type="dxa"/>
            <w:vAlign w:val="bottom"/>
          </w:tcPr>
          <w:p w14:paraId="6510290E" w14:textId="03863C8B" w:rsidR="002A7EC8" w:rsidRPr="00AB4F3A" w:rsidRDefault="002A7EC8" w:rsidP="00AB4F3A">
            <w:pPr>
              <w:rPr>
                <w:sz w:val="16"/>
                <w:szCs w:val="16"/>
              </w:rPr>
            </w:pPr>
            <w:r w:rsidRPr="00AB4F3A">
              <w:rPr>
                <w:rFonts w:ascii="Calibri" w:hAnsi="Calibri" w:cs="Calibri"/>
                <w:color w:val="000000"/>
                <w:sz w:val="16"/>
                <w:szCs w:val="16"/>
              </w:rPr>
              <w:t>0.000238</w:t>
            </w:r>
          </w:p>
        </w:tc>
        <w:tc>
          <w:tcPr>
            <w:tcW w:w="1114" w:type="dxa"/>
            <w:vAlign w:val="bottom"/>
          </w:tcPr>
          <w:p w14:paraId="3803E02B" w14:textId="4FCD4C67" w:rsidR="002A7EC8" w:rsidRPr="00AB4F3A" w:rsidRDefault="002A7EC8" w:rsidP="00AB4F3A">
            <w:pPr>
              <w:rPr>
                <w:sz w:val="16"/>
                <w:szCs w:val="16"/>
              </w:rPr>
            </w:pPr>
            <w:r w:rsidRPr="00AB4F3A">
              <w:rPr>
                <w:rFonts w:ascii="Calibri" w:hAnsi="Calibri" w:cs="Calibri"/>
                <w:color w:val="000000"/>
                <w:sz w:val="16"/>
                <w:szCs w:val="16"/>
              </w:rPr>
              <w:t>0</w:t>
            </w:r>
          </w:p>
        </w:tc>
        <w:tc>
          <w:tcPr>
            <w:tcW w:w="976" w:type="dxa"/>
            <w:vAlign w:val="bottom"/>
          </w:tcPr>
          <w:p w14:paraId="07BBA28C" w14:textId="11F8F632" w:rsidR="002A7EC8" w:rsidRPr="00AB4F3A" w:rsidRDefault="002A7EC8" w:rsidP="00AB4F3A">
            <w:pPr>
              <w:rPr>
                <w:sz w:val="16"/>
                <w:szCs w:val="16"/>
              </w:rPr>
            </w:pPr>
            <w:r w:rsidRPr="00AB4F3A">
              <w:rPr>
                <w:rFonts w:ascii="Calibri" w:hAnsi="Calibri" w:cs="Calibri"/>
                <w:color w:val="000000"/>
                <w:sz w:val="16"/>
                <w:szCs w:val="16"/>
              </w:rPr>
              <w:t>3389.949</w:t>
            </w:r>
          </w:p>
        </w:tc>
        <w:tc>
          <w:tcPr>
            <w:tcW w:w="1067" w:type="dxa"/>
            <w:vAlign w:val="bottom"/>
          </w:tcPr>
          <w:p w14:paraId="44578EEE" w14:textId="1709896C" w:rsidR="002A7EC8" w:rsidRPr="00AB4F3A" w:rsidRDefault="002A7EC8" w:rsidP="00AB4F3A">
            <w:pPr>
              <w:rPr>
                <w:sz w:val="16"/>
                <w:szCs w:val="16"/>
              </w:rPr>
            </w:pPr>
            <w:r w:rsidRPr="00AB4F3A">
              <w:rPr>
                <w:rFonts w:ascii="Calibri" w:hAnsi="Calibri" w:cs="Calibri"/>
                <w:color w:val="000000"/>
                <w:sz w:val="16"/>
                <w:szCs w:val="16"/>
              </w:rPr>
              <w:t>High</w:t>
            </w:r>
          </w:p>
        </w:tc>
      </w:tr>
      <w:tr w:rsidR="002A7EC8" w14:paraId="54DADE0F" w14:textId="77777777" w:rsidTr="002A7EC8">
        <w:tc>
          <w:tcPr>
            <w:tcW w:w="729" w:type="dxa"/>
            <w:vAlign w:val="bottom"/>
          </w:tcPr>
          <w:p w14:paraId="3C689E27" w14:textId="63E9C2FB" w:rsidR="002A7EC8" w:rsidRPr="00AB4F3A" w:rsidRDefault="002A7EC8" w:rsidP="00AB4F3A">
            <w:pPr>
              <w:rPr>
                <w:sz w:val="16"/>
                <w:szCs w:val="16"/>
              </w:rPr>
            </w:pPr>
            <w:r w:rsidRPr="00AB4F3A">
              <w:rPr>
                <w:rFonts w:ascii="Calibri" w:hAnsi="Calibri" w:cs="Calibri"/>
                <w:color w:val="000000"/>
                <w:sz w:val="16"/>
                <w:szCs w:val="16"/>
              </w:rPr>
              <w:t>OS-2</w:t>
            </w:r>
          </w:p>
        </w:tc>
        <w:tc>
          <w:tcPr>
            <w:tcW w:w="663" w:type="dxa"/>
            <w:vAlign w:val="bottom"/>
          </w:tcPr>
          <w:p w14:paraId="14880055" w14:textId="19EA13B8" w:rsidR="002A7EC8" w:rsidRPr="00AB4F3A" w:rsidRDefault="002A7EC8" w:rsidP="00AB4F3A">
            <w:pPr>
              <w:rPr>
                <w:sz w:val="16"/>
                <w:szCs w:val="16"/>
              </w:rPr>
            </w:pPr>
            <w:r w:rsidRPr="00AB4F3A">
              <w:rPr>
                <w:rFonts w:ascii="Calibri" w:hAnsi="Calibri" w:cs="Calibri"/>
                <w:color w:val="000000"/>
                <w:sz w:val="16"/>
                <w:szCs w:val="16"/>
              </w:rPr>
              <w:t>0.001</w:t>
            </w:r>
          </w:p>
        </w:tc>
        <w:tc>
          <w:tcPr>
            <w:tcW w:w="651" w:type="dxa"/>
            <w:vAlign w:val="bottom"/>
          </w:tcPr>
          <w:p w14:paraId="40817F44" w14:textId="440328F9" w:rsidR="002A7EC8" w:rsidRPr="00AB4F3A" w:rsidRDefault="002A7EC8" w:rsidP="00AB4F3A">
            <w:pPr>
              <w:rPr>
                <w:sz w:val="16"/>
                <w:szCs w:val="16"/>
              </w:rPr>
            </w:pPr>
            <w:r w:rsidRPr="00AB4F3A">
              <w:rPr>
                <w:rFonts w:ascii="Calibri" w:hAnsi="Calibri" w:cs="Calibri"/>
                <w:color w:val="000000"/>
                <w:sz w:val="16"/>
                <w:szCs w:val="16"/>
              </w:rPr>
              <w:t>0.08</w:t>
            </w:r>
          </w:p>
        </w:tc>
        <w:tc>
          <w:tcPr>
            <w:tcW w:w="662" w:type="dxa"/>
            <w:vAlign w:val="bottom"/>
          </w:tcPr>
          <w:p w14:paraId="42FC2AFF" w14:textId="4847BBF6" w:rsidR="002A7EC8" w:rsidRPr="00AB4F3A" w:rsidRDefault="002A7EC8" w:rsidP="00AB4F3A">
            <w:pPr>
              <w:rPr>
                <w:sz w:val="16"/>
                <w:szCs w:val="16"/>
              </w:rPr>
            </w:pPr>
            <w:r w:rsidRPr="00AB4F3A">
              <w:rPr>
                <w:rFonts w:ascii="Calibri" w:hAnsi="Calibri" w:cs="Calibri"/>
                <w:color w:val="000000"/>
                <w:sz w:val="16"/>
                <w:szCs w:val="16"/>
              </w:rPr>
              <w:t>0.078</w:t>
            </w:r>
          </w:p>
        </w:tc>
        <w:tc>
          <w:tcPr>
            <w:tcW w:w="756" w:type="dxa"/>
            <w:vAlign w:val="bottom"/>
          </w:tcPr>
          <w:p w14:paraId="5F0A4390" w14:textId="0302AE9A" w:rsidR="002A7EC8" w:rsidRPr="00AB4F3A" w:rsidRDefault="002A7EC8" w:rsidP="00AB4F3A">
            <w:pPr>
              <w:rPr>
                <w:sz w:val="16"/>
                <w:szCs w:val="16"/>
              </w:rPr>
            </w:pPr>
            <w:r w:rsidRPr="00AB4F3A">
              <w:rPr>
                <w:rFonts w:ascii="Calibri" w:hAnsi="Calibri" w:cs="Calibri"/>
                <w:color w:val="000000"/>
                <w:sz w:val="16"/>
                <w:szCs w:val="16"/>
              </w:rPr>
              <w:t>0.033</w:t>
            </w:r>
          </w:p>
        </w:tc>
        <w:tc>
          <w:tcPr>
            <w:tcW w:w="1251" w:type="dxa"/>
            <w:vAlign w:val="bottom"/>
          </w:tcPr>
          <w:p w14:paraId="27CEDDBB" w14:textId="18F10272" w:rsidR="002A7EC8" w:rsidRPr="00AB4F3A" w:rsidRDefault="002A7EC8" w:rsidP="00AB4F3A">
            <w:pPr>
              <w:rPr>
                <w:sz w:val="16"/>
                <w:szCs w:val="16"/>
              </w:rPr>
            </w:pPr>
            <w:r w:rsidRPr="00AB4F3A">
              <w:rPr>
                <w:rFonts w:ascii="Calibri" w:hAnsi="Calibri" w:cs="Calibri"/>
                <w:color w:val="000000"/>
                <w:sz w:val="16"/>
                <w:szCs w:val="16"/>
              </w:rPr>
              <w:t>0.001</w:t>
            </w:r>
          </w:p>
        </w:tc>
        <w:tc>
          <w:tcPr>
            <w:tcW w:w="1076" w:type="dxa"/>
            <w:vAlign w:val="bottom"/>
          </w:tcPr>
          <w:p w14:paraId="461D106C" w14:textId="70F7813E" w:rsidR="002A7EC8" w:rsidRPr="00AB4F3A" w:rsidRDefault="002A7EC8" w:rsidP="00AB4F3A">
            <w:pPr>
              <w:rPr>
                <w:sz w:val="16"/>
                <w:szCs w:val="16"/>
              </w:rPr>
            </w:pPr>
            <w:r w:rsidRPr="00AB4F3A">
              <w:rPr>
                <w:rFonts w:ascii="Calibri" w:hAnsi="Calibri" w:cs="Calibri"/>
                <w:color w:val="000000"/>
                <w:sz w:val="16"/>
                <w:szCs w:val="16"/>
              </w:rPr>
              <w:t>0.004</w:t>
            </w:r>
          </w:p>
        </w:tc>
        <w:tc>
          <w:tcPr>
            <w:tcW w:w="761" w:type="dxa"/>
            <w:vAlign w:val="bottom"/>
          </w:tcPr>
          <w:p w14:paraId="640BCFA1" w14:textId="62261059" w:rsidR="002A7EC8" w:rsidRPr="00AB4F3A" w:rsidRDefault="002A7EC8" w:rsidP="00AB4F3A">
            <w:pPr>
              <w:rPr>
                <w:sz w:val="16"/>
                <w:szCs w:val="16"/>
              </w:rPr>
            </w:pPr>
            <w:r w:rsidRPr="00AB4F3A">
              <w:rPr>
                <w:rFonts w:ascii="Calibri" w:hAnsi="Calibri" w:cs="Calibri"/>
                <w:color w:val="000000"/>
                <w:sz w:val="16"/>
                <w:szCs w:val="16"/>
              </w:rPr>
              <w:t>0.003</w:t>
            </w:r>
          </w:p>
        </w:tc>
        <w:tc>
          <w:tcPr>
            <w:tcW w:w="1142" w:type="dxa"/>
            <w:vAlign w:val="bottom"/>
          </w:tcPr>
          <w:p w14:paraId="2FE9E592" w14:textId="7115E1E5" w:rsidR="002A7EC8" w:rsidRPr="00AB4F3A" w:rsidRDefault="002A7EC8" w:rsidP="00AB4F3A">
            <w:pPr>
              <w:rPr>
                <w:sz w:val="16"/>
                <w:szCs w:val="16"/>
              </w:rPr>
            </w:pPr>
            <w:r w:rsidRPr="00AB4F3A">
              <w:rPr>
                <w:rFonts w:ascii="Calibri" w:hAnsi="Calibri" w:cs="Calibri"/>
                <w:color w:val="000000"/>
                <w:sz w:val="16"/>
                <w:szCs w:val="16"/>
              </w:rPr>
              <w:t>0.000238</w:t>
            </w:r>
          </w:p>
        </w:tc>
        <w:tc>
          <w:tcPr>
            <w:tcW w:w="1114" w:type="dxa"/>
            <w:vAlign w:val="bottom"/>
          </w:tcPr>
          <w:p w14:paraId="3B18D76C" w14:textId="6F87FCDC" w:rsidR="002A7EC8" w:rsidRPr="00AB4F3A" w:rsidRDefault="002A7EC8" w:rsidP="00AB4F3A">
            <w:pPr>
              <w:rPr>
                <w:sz w:val="16"/>
                <w:szCs w:val="16"/>
              </w:rPr>
            </w:pPr>
            <w:r w:rsidRPr="00AB4F3A">
              <w:rPr>
                <w:rFonts w:ascii="Calibri" w:hAnsi="Calibri" w:cs="Calibri"/>
                <w:color w:val="000000"/>
                <w:sz w:val="16"/>
                <w:szCs w:val="16"/>
              </w:rPr>
              <w:t>0.001905</w:t>
            </w:r>
          </w:p>
        </w:tc>
        <w:tc>
          <w:tcPr>
            <w:tcW w:w="1114" w:type="dxa"/>
            <w:vAlign w:val="bottom"/>
          </w:tcPr>
          <w:p w14:paraId="430D2BB7" w14:textId="4EFC68B3" w:rsidR="002A7EC8" w:rsidRPr="00AB4F3A" w:rsidRDefault="002A7EC8" w:rsidP="00AB4F3A">
            <w:pPr>
              <w:rPr>
                <w:sz w:val="16"/>
                <w:szCs w:val="16"/>
              </w:rPr>
            </w:pPr>
            <w:r w:rsidRPr="00AB4F3A">
              <w:rPr>
                <w:rFonts w:ascii="Calibri" w:hAnsi="Calibri" w:cs="Calibri"/>
                <w:color w:val="000000"/>
                <w:sz w:val="16"/>
                <w:szCs w:val="16"/>
              </w:rPr>
              <w:t>0</w:t>
            </w:r>
          </w:p>
        </w:tc>
        <w:tc>
          <w:tcPr>
            <w:tcW w:w="976" w:type="dxa"/>
            <w:vAlign w:val="bottom"/>
          </w:tcPr>
          <w:p w14:paraId="6B52F161" w14:textId="444980B5" w:rsidR="002A7EC8" w:rsidRPr="00AB4F3A" w:rsidRDefault="002A7EC8" w:rsidP="00AB4F3A">
            <w:pPr>
              <w:rPr>
                <w:sz w:val="16"/>
                <w:szCs w:val="16"/>
              </w:rPr>
            </w:pPr>
            <w:r w:rsidRPr="00AB4F3A">
              <w:rPr>
                <w:rFonts w:ascii="Calibri" w:hAnsi="Calibri" w:cs="Calibri"/>
                <w:color w:val="000000"/>
                <w:sz w:val="16"/>
                <w:szCs w:val="16"/>
              </w:rPr>
              <w:t>4340</w:t>
            </w:r>
          </w:p>
        </w:tc>
        <w:tc>
          <w:tcPr>
            <w:tcW w:w="1067" w:type="dxa"/>
            <w:vAlign w:val="bottom"/>
          </w:tcPr>
          <w:p w14:paraId="680317A3" w14:textId="52DB65E3" w:rsidR="002A7EC8" w:rsidRPr="00AB4F3A" w:rsidRDefault="002A7EC8" w:rsidP="00AB4F3A">
            <w:pPr>
              <w:rPr>
                <w:sz w:val="16"/>
                <w:szCs w:val="16"/>
              </w:rPr>
            </w:pPr>
            <w:r w:rsidRPr="00AB4F3A">
              <w:rPr>
                <w:rFonts w:ascii="Calibri" w:hAnsi="Calibri" w:cs="Calibri"/>
                <w:color w:val="000000"/>
                <w:sz w:val="16"/>
                <w:szCs w:val="16"/>
              </w:rPr>
              <w:t>High</w:t>
            </w:r>
          </w:p>
        </w:tc>
      </w:tr>
      <w:tr w:rsidR="002A7EC8" w14:paraId="7D16E44D" w14:textId="77777777" w:rsidTr="002A7EC8">
        <w:tc>
          <w:tcPr>
            <w:tcW w:w="729" w:type="dxa"/>
            <w:vAlign w:val="bottom"/>
          </w:tcPr>
          <w:p w14:paraId="6B85BD7D" w14:textId="45E08FE7" w:rsidR="002A7EC8" w:rsidRPr="00AB4F3A" w:rsidRDefault="002A7EC8" w:rsidP="00AB4F3A">
            <w:pPr>
              <w:rPr>
                <w:sz w:val="16"/>
                <w:szCs w:val="16"/>
              </w:rPr>
            </w:pPr>
            <w:r w:rsidRPr="00AB4F3A">
              <w:rPr>
                <w:rFonts w:ascii="Calibri" w:hAnsi="Calibri" w:cs="Calibri"/>
                <w:color w:val="000000"/>
                <w:sz w:val="16"/>
                <w:szCs w:val="16"/>
              </w:rPr>
              <w:t>OS-3</w:t>
            </w:r>
          </w:p>
        </w:tc>
        <w:tc>
          <w:tcPr>
            <w:tcW w:w="663" w:type="dxa"/>
            <w:vAlign w:val="bottom"/>
          </w:tcPr>
          <w:p w14:paraId="04C34EAA" w14:textId="52FD73F9" w:rsidR="002A7EC8" w:rsidRPr="00AB4F3A" w:rsidRDefault="002A7EC8" w:rsidP="00AB4F3A">
            <w:pPr>
              <w:rPr>
                <w:sz w:val="16"/>
                <w:szCs w:val="16"/>
              </w:rPr>
            </w:pPr>
            <w:r w:rsidRPr="00AB4F3A">
              <w:rPr>
                <w:rFonts w:ascii="Calibri" w:hAnsi="Calibri" w:cs="Calibri"/>
                <w:color w:val="000000"/>
                <w:sz w:val="16"/>
                <w:szCs w:val="16"/>
              </w:rPr>
              <w:t>0.001</w:t>
            </w:r>
          </w:p>
        </w:tc>
        <w:tc>
          <w:tcPr>
            <w:tcW w:w="651" w:type="dxa"/>
            <w:vAlign w:val="bottom"/>
          </w:tcPr>
          <w:p w14:paraId="53AD72C0" w14:textId="6056F63D" w:rsidR="002A7EC8" w:rsidRPr="00AB4F3A" w:rsidRDefault="002A7EC8" w:rsidP="00AB4F3A">
            <w:pPr>
              <w:rPr>
                <w:sz w:val="16"/>
                <w:szCs w:val="16"/>
              </w:rPr>
            </w:pPr>
            <w:r w:rsidRPr="00AB4F3A">
              <w:rPr>
                <w:rFonts w:ascii="Calibri" w:hAnsi="Calibri" w:cs="Calibri"/>
                <w:color w:val="000000"/>
                <w:sz w:val="16"/>
                <w:szCs w:val="16"/>
              </w:rPr>
              <w:t>0.08</w:t>
            </w:r>
          </w:p>
        </w:tc>
        <w:tc>
          <w:tcPr>
            <w:tcW w:w="662" w:type="dxa"/>
            <w:vAlign w:val="bottom"/>
          </w:tcPr>
          <w:p w14:paraId="401802EC" w14:textId="033179C0" w:rsidR="002A7EC8" w:rsidRPr="00AB4F3A" w:rsidRDefault="002A7EC8" w:rsidP="00AB4F3A">
            <w:pPr>
              <w:rPr>
                <w:sz w:val="16"/>
                <w:szCs w:val="16"/>
              </w:rPr>
            </w:pPr>
            <w:r w:rsidRPr="00AB4F3A">
              <w:rPr>
                <w:rFonts w:ascii="Calibri" w:hAnsi="Calibri" w:cs="Calibri"/>
                <w:color w:val="000000"/>
                <w:sz w:val="16"/>
                <w:szCs w:val="16"/>
              </w:rPr>
              <w:t>0.0795</w:t>
            </w:r>
          </w:p>
        </w:tc>
        <w:tc>
          <w:tcPr>
            <w:tcW w:w="756" w:type="dxa"/>
            <w:vAlign w:val="bottom"/>
          </w:tcPr>
          <w:p w14:paraId="7434E309" w14:textId="1C186A55" w:rsidR="002A7EC8" w:rsidRPr="00AB4F3A" w:rsidRDefault="002A7EC8" w:rsidP="00AB4F3A">
            <w:pPr>
              <w:rPr>
                <w:sz w:val="16"/>
                <w:szCs w:val="16"/>
              </w:rPr>
            </w:pPr>
            <w:r w:rsidRPr="00AB4F3A">
              <w:rPr>
                <w:rFonts w:ascii="Calibri" w:hAnsi="Calibri" w:cs="Calibri"/>
                <w:color w:val="000000"/>
                <w:sz w:val="16"/>
                <w:szCs w:val="16"/>
              </w:rPr>
              <w:t>0.001</w:t>
            </w:r>
          </w:p>
        </w:tc>
        <w:tc>
          <w:tcPr>
            <w:tcW w:w="1251" w:type="dxa"/>
            <w:vAlign w:val="bottom"/>
          </w:tcPr>
          <w:p w14:paraId="2BF6BF2A" w14:textId="6FB3FF78" w:rsidR="002A7EC8" w:rsidRPr="00AB4F3A" w:rsidRDefault="002A7EC8" w:rsidP="00AB4F3A">
            <w:pPr>
              <w:rPr>
                <w:sz w:val="16"/>
                <w:szCs w:val="16"/>
              </w:rPr>
            </w:pPr>
            <w:r w:rsidRPr="00AB4F3A">
              <w:rPr>
                <w:rFonts w:ascii="Calibri" w:hAnsi="Calibri" w:cs="Calibri"/>
                <w:color w:val="000000"/>
                <w:sz w:val="16"/>
                <w:szCs w:val="16"/>
              </w:rPr>
              <w:t>0.001</w:t>
            </w:r>
          </w:p>
        </w:tc>
        <w:tc>
          <w:tcPr>
            <w:tcW w:w="1076" w:type="dxa"/>
            <w:vAlign w:val="bottom"/>
          </w:tcPr>
          <w:p w14:paraId="34108181" w14:textId="675C7F19" w:rsidR="002A7EC8" w:rsidRPr="00AB4F3A" w:rsidRDefault="002A7EC8" w:rsidP="00AB4F3A">
            <w:pPr>
              <w:rPr>
                <w:sz w:val="16"/>
                <w:szCs w:val="16"/>
              </w:rPr>
            </w:pPr>
            <w:r w:rsidRPr="00AB4F3A">
              <w:rPr>
                <w:rFonts w:ascii="Calibri" w:hAnsi="Calibri" w:cs="Calibri"/>
                <w:color w:val="000000"/>
                <w:sz w:val="16"/>
                <w:szCs w:val="16"/>
              </w:rPr>
              <w:t>0</w:t>
            </w:r>
          </w:p>
        </w:tc>
        <w:tc>
          <w:tcPr>
            <w:tcW w:w="761" w:type="dxa"/>
            <w:vAlign w:val="bottom"/>
          </w:tcPr>
          <w:p w14:paraId="78450422" w14:textId="6284E07C" w:rsidR="002A7EC8" w:rsidRPr="00AB4F3A" w:rsidRDefault="002A7EC8" w:rsidP="00AB4F3A">
            <w:pPr>
              <w:rPr>
                <w:sz w:val="16"/>
                <w:szCs w:val="16"/>
              </w:rPr>
            </w:pPr>
            <w:r w:rsidRPr="00AB4F3A">
              <w:rPr>
                <w:rFonts w:ascii="Calibri" w:hAnsi="Calibri" w:cs="Calibri"/>
                <w:color w:val="000000"/>
                <w:sz w:val="16"/>
                <w:szCs w:val="16"/>
              </w:rPr>
              <w:t>0</w:t>
            </w:r>
          </w:p>
        </w:tc>
        <w:tc>
          <w:tcPr>
            <w:tcW w:w="1142" w:type="dxa"/>
            <w:vAlign w:val="bottom"/>
          </w:tcPr>
          <w:p w14:paraId="7B32DA51" w14:textId="36172FD1" w:rsidR="002A7EC8" w:rsidRPr="00AB4F3A" w:rsidRDefault="002A7EC8" w:rsidP="00AB4F3A">
            <w:pPr>
              <w:rPr>
                <w:sz w:val="16"/>
                <w:szCs w:val="16"/>
              </w:rPr>
            </w:pPr>
            <w:r w:rsidRPr="00AB4F3A">
              <w:rPr>
                <w:rFonts w:ascii="Calibri" w:hAnsi="Calibri" w:cs="Calibri"/>
                <w:color w:val="000000"/>
                <w:sz w:val="16"/>
                <w:szCs w:val="16"/>
              </w:rPr>
              <w:t>0</w:t>
            </w:r>
          </w:p>
        </w:tc>
        <w:tc>
          <w:tcPr>
            <w:tcW w:w="1114" w:type="dxa"/>
            <w:vAlign w:val="bottom"/>
          </w:tcPr>
          <w:p w14:paraId="68EE5181" w14:textId="32922A29" w:rsidR="002A7EC8" w:rsidRPr="00AB4F3A" w:rsidRDefault="002A7EC8" w:rsidP="00AB4F3A">
            <w:pPr>
              <w:rPr>
                <w:sz w:val="16"/>
                <w:szCs w:val="16"/>
              </w:rPr>
            </w:pPr>
            <w:r w:rsidRPr="00AB4F3A">
              <w:rPr>
                <w:rFonts w:ascii="Calibri" w:hAnsi="Calibri" w:cs="Calibri"/>
                <w:color w:val="000000"/>
                <w:sz w:val="16"/>
                <w:szCs w:val="16"/>
              </w:rPr>
              <w:t>0.002143</w:t>
            </w:r>
          </w:p>
        </w:tc>
        <w:tc>
          <w:tcPr>
            <w:tcW w:w="1114" w:type="dxa"/>
            <w:vAlign w:val="bottom"/>
          </w:tcPr>
          <w:p w14:paraId="19B9BA47" w14:textId="2C683A71" w:rsidR="002A7EC8" w:rsidRPr="00AB4F3A" w:rsidRDefault="002A7EC8" w:rsidP="00AB4F3A">
            <w:pPr>
              <w:rPr>
                <w:sz w:val="16"/>
                <w:szCs w:val="16"/>
              </w:rPr>
            </w:pPr>
            <w:r w:rsidRPr="00AB4F3A">
              <w:rPr>
                <w:rFonts w:ascii="Calibri" w:hAnsi="Calibri" w:cs="Calibri"/>
                <w:color w:val="000000"/>
                <w:sz w:val="16"/>
                <w:szCs w:val="16"/>
              </w:rPr>
              <w:t>0</w:t>
            </w:r>
          </w:p>
        </w:tc>
        <w:tc>
          <w:tcPr>
            <w:tcW w:w="976" w:type="dxa"/>
            <w:vAlign w:val="bottom"/>
          </w:tcPr>
          <w:p w14:paraId="052BE54D" w14:textId="3596C8D5" w:rsidR="002A7EC8" w:rsidRPr="00AB4F3A" w:rsidRDefault="002A7EC8" w:rsidP="00AB4F3A">
            <w:pPr>
              <w:rPr>
                <w:sz w:val="16"/>
                <w:szCs w:val="16"/>
              </w:rPr>
            </w:pPr>
            <w:r w:rsidRPr="00AB4F3A">
              <w:rPr>
                <w:rFonts w:ascii="Calibri" w:hAnsi="Calibri" w:cs="Calibri"/>
                <w:color w:val="000000"/>
                <w:sz w:val="16"/>
                <w:szCs w:val="16"/>
              </w:rPr>
              <w:t>1221.424</w:t>
            </w:r>
          </w:p>
        </w:tc>
        <w:tc>
          <w:tcPr>
            <w:tcW w:w="1067" w:type="dxa"/>
            <w:vAlign w:val="bottom"/>
          </w:tcPr>
          <w:p w14:paraId="00087499" w14:textId="74A36DAA" w:rsidR="002A7EC8" w:rsidRPr="00AB4F3A" w:rsidRDefault="002A7EC8" w:rsidP="00AB4F3A">
            <w:pPr>
              <w:rPr>
                <w:sz w:val="16"/>
                <w:szCs w:val="16"/>
              </w:rPr>
            </w:pPr>
            <w:r w:rsidRPr="00AB4F3A">
              <w:rPr>
                <w:rFonts w:ascii="Calibri" w:hAnsi="Calibri" w:cs="Calibri"/>
                <w:color w:val="000000"/>
                <w:sz w:val="16"/>
                <w:szCs w:val="16"/>
              </w:rPr>
              <w:t>Mod</w:t>
            </w:r>
          </w:p>
        </w:tc>
      </w:tr>
    </w:tbl>
    <w:p w14:paraId="09548CD0" w14:textId="77777777" w:rsidR="002A7EC8" w:rsidRDefault="002A7EC8"/>
    <w:p w14:paraId="32826187" w14:textId="77777777" w:rsidR="002A7EC8" w:rsidRDefault="002A7EC8">
      <w:r>
        <w:br w:type="page"/>
      </w:r>
    </w:p>
    <w:p w14:paraId="609B1E9E" w14:textId="77777777" w:rsidR="002A7EC8" w:rsidRDefault="002A7EC8">
      <w:pPr>
        <w:rPr>
          <w:rFonts w:ascii="Times New Roman" w:eastAsia="Times New Roman" w:hAnsi="Times New Roman" w:cs="Times New Roman"/>
          <w:sz w:val="24"/>
          <w:szCs w:val="24"/>
        </w:rPr>
        <w:sectPr w:rsidR="002A7EC8" w:rsidSect="002405CF">
          <w:pgSz w:w="12240" w:h="15840"/>
          <w:pgMar w:top="1440" w:right="1440" w:bottom="1440" w:left="1440" w:header="720" w:footer="720" w:gutter="0"/>
          <w:lnNumType w:countBy="1" w:restart="continuous"/>
          <w:pgNumType w:start="1"/>
          <w:cols w:space="720"/>
          <w:docGrid w:linePitch="299"/>
        </w:sectPr>
      </w:pPr>
    </w:p>
    <w:p w14:paraId="5F5066BC" w14:textId="4262BA8A" w:rsidR="00715D55" w:rsidRDefault="005855F7">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4DF918BC" wp14:editId="268BF056">
            <wp:extent cx="5194300" cy="822325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94300" cy="8223250"/>
                    </a:xfrm>
                    <a:prstGeom prst="rect">
                      <a:avLst/>
                    </a:prstGeom>
                    <a:noFill/>
                    <a:ln>
                      <a:noFill/>
                    </a:ln>
                  </pic:spPr>
                </pic:pic>
              </a:graphicData>
            </a:graphic>
          </wp:inline>
        </w:drawing>
      </w:r>
    </w:p>
    <w:p w14:paraId="2A821124" w14:textId="05BDD8FE" w:rsidR="00715D55" w:rsidRDefault="00E01811">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Figure 3</w:t>
      </w:r>
      <w:r w:rsidR="00D8535D">
        <w:rPr>
          <w:rFonts w:ascii="Times New Roman" w:eastAsia="Times New Roman" w:hAnsi="Times New Roman" w:cs="Times New Roman"/>
          <w:sz w:val="24"/>
          <w:szCs w:val="24"/>
        </w:rPr>
        <w:t xml:space="preserve">: Linear models of total PPCP concentrations (A), </w:t>
      </w:r>
      <w:ins w:id="429" w:author="Meyer, Michael Frederick" w:date="2020-08-25T17:14:00Z">
        <w:r w:rsidR="00216A09">
          <w:rPr>
            <w:rFonts w:ascii="Times New Roman" w:eastAsia="Times New Roman" w:hAnsi="Times New Roman" w:cs="Times New Roman"/>
            <w:sz w:val="24"/>
            <w:szCs w:val="24"/>
          </w:rPr>
          <w:t>δ15</w:t>
        </w:r>
        <w:proofErr w:type="gramStart"/>
        <w:r w:rsidR="00216A09">
          <w:rPr>
            <w:rFonts w:ascii="Times New Roman" w:eastAsia="Times New Roman" w:hAnsi="Times New Roman" w:cs="Times New Roman"/>
            <w:sz w:val="24"/>
            <w:szCs w:val="24"/>
          </w:rPr>
          <w:t xml:space="preserve">N </w:t>
        </w:r>
      </w:ins>
      <w:r w:rsidR="00D8535D">
        <w:rPr>
          <w:rFonts w:ascii="Times New Roman" w:eastAsia="Times New Roman" w:hAnsi="Times New Roman" w:cs="Times New Roman"/>
          <w:sz w:val="24"/>
          <w:szCs w:val="24"/>
        </w:rPr>
        <w:t xml:space="preserve"> (</w:t>
      </w:r>
      <w:proofErr w:type="gramEnd"/>
      <w:r w:rsidR="00D8535D">
        <w:rPr>
          <w:rFonts w:ascii="Times New Roman" w:eastAsia="Times New Roman" w:hAnsi="Times New Roman" w:cs="Times New Roman"/>
          <w:sz w:val="24"/>
          <w:szCs w:val="24"/>
        </w:rPr>
        <w:t xml:space="preserve">B), phosphorus (C), Chlorophyll a (D), Nitrate (E), Total Microplastics (F), Ammonium (G), and Microplastic Density (H) regressed against log-transformed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Total PPCP concentrations (A), </w:t>
      </w:r>
      <w:r w:rsidR="00216A09">
        <w:rPr>
          <w:rFonts w:ascii="Times New Roman" w:eastAsia="Times New Roman" w:hAnsi="Times New Roman" w:cs="Times New Roman"/>
          <w:sz w:val="24"/>
          <w:szCs w:val="24"/>
        </w:rPr>
        <w:t>δ15N</w:t>
      </w:r>
      <w:r w:rsidR="00216A09" w:rsidRPr="00216A09" w:rsidDel="00216A09">
        <w:rPr>
          <w:rFonts w:ascii="Times New Roman" w:eastAsia="Times New Roman" w:hAnsi="Times New Roman" w:cs="Times New Roman"/>
          <w:sz w:val="24"/>
          <w:szCs w:val="24"/>
          <w:highlight w:val="yellow"/>
        </w:rPr>
        <w:t xml:space="preserve"> </w:t>
      </w:r>
      <w:r w:rsidR="00D8535D">
        <w:rPr>
          <w:rFonts w:ascii="Times New Roman" w:eastAsia="Times New Roman" w:hAnsi="Times New Roman" w:cs="Times New Roman"/>
          <w:sz w:val="24"/>
          <w:szCs w:val="24"/>
        </w:rPr>
        <w:t xml:space="preserve">(B), and phosphorus (C) produced significant models. Chlorophyll a (D), Nitrate (E), Total Microplastics (F), Ammonium (G), and Microplastic Density (H) did not produce significant models. </w:t>
      </w:r>
      <w:r w:rsidR="00D8535D">
        <w:br w:type="page"/>
      </w:r>
    </w:p>
    <w:p w14:paraId="5AD8598F" w14:textId="0A0327A5" w:rsidR="00715D55" w:rsidRDefault="005855F7">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622F74C3" wp14:editId="27CE781D">
            <wp:extent cx="5943600" cy="2971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38F0A7BB" w14:textId="77777777" w:rsidR="00715D55" w:rsidRDefault="00715D55">
      <w:pPr>
        <w:rPr>
          <w:rFonts w:ascii="Times New Roman" w:eastAsia="Times New Roman" w:hAnsi="Times New Roman" w:cs="Times New Roman"/>
          <w:sz w:val="24"/>
          <w:szCs w:val="24"/>
        </w:rPr>
      </w:pPr>
    </w:p>
    <w:p w14:paraId="035F702D" w14:textId="2EA28886"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3: Periphyton abundance NMDS with </w:t>
      </w:r>
      <w:r w:rsidR="007A705A">
        <w:rPr>
          <w:rFonts w:ascii="Times New Roman" w:eastAsia="Times New Roman" w:hAnsi="Times New Roman" w:cs="Times New Roman"/>
          <w:sz w:val="24"/>
          <w:szCs w:val="24"/>
        </w:rPr>
        <w:t>B</w:t>
      </w:r>
      <w:r>
        <w:rPr>
          <w:rFonts w:ascii="Times New Roman" w:eastAsia="Times New Roman" w:hAnsi="Times New Roman" w:cs="Times New Roman"/>
          <w:sz w:val="24"/>
          <w:szCs w:val="24"/>
        </w:rPr>
        <w:t>ray-</w:t>
      </w:r>
      <w:r w:rsidR="007A705A">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urtis dissimilarity. Labels are sized by log10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and colored by sites with high (purple), moderate (pink), and low (orange)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values. </w:t>
      </w:r>
      <w:bookmarkStart w:id="430" w:name="_GoBack"/>
      <w:moveToRangeStart w:id="431" w:author="Meyer, Michael Frederick" w:date="2020-08-17T14:42:00Z" w:name="move48567758"/>
      <w:moveTo w:id="432" w:author="Meyer, Michael Frederick" w:date="2020-08-17T14:42:00Z">
        <w:r w:rsidR="00966966">
          <w:rPr>
            <w:rFonts w:ascii="Times New Roman" w:eastAsia="Times New Roman" w:hAnsi="Times New Roman" w:cs="Times New Roman"/>
            <w:sz w:val="24"/>
            <w:szCs w:val="24"/>
          </w:rPr>
          <w:t>Sites with a higher IDW population value tended to be more associated with filamentous algal groupings</w:t>
        </w:r>
      </w:moveTo>
      <w:ins w:id="433" w:author="Meyer, Michael Frederick" w:date="2020-08-17T14:42:00Z">
        <w:r w:rsidR="00966966">
          <w:rPr>
            <w:rFonts w:ascii="Times New Roman" w:eastAsia="Times New Roman" w:hAnsi="Times New Roman" w:cs="Times New Roman"/>
            <w:sz w:val="24"/>
            <w:szCs w:val="24"/>
          </w:rPr>
          <w:t xml:space="preserve"> and separate from sites with</w:t>
        </w:r>
      </w:ins>
      <w:ins w:id="434" w:author="Meyer, Michael Frederick" w:date="2020-08-17T14:43:00Z">
        <w:r w:rsidR="00966966">
          <w:rPr>
            <w:rFonts w:ascii="Times New Roman" w:eastAsia="Times New Roman" w:hAnsi="Times New Roman" w:cs="Times New Roman"/>
            <w:sz w:val="24"/>
            <w:szCs w:val="24"/>
          </w:rPr>
          <w:t xml:space="preserve"> </w:t>
        </w:r>
      </w:ins>
      <w:moveTo w:id="435" w:author="Meyer, Michael Frederick" w:date="2020-08-17T14:42:00Z">
        <w:del w:id="436" w:author="Meyer, Michael Frederick" w:date="2020-08-17T14:42:00Z">
          <w:r w:rsidR="00966966" w:rsidDel="00966966">
            <w:rPr>
              <w:rFonts w:ascii="Times New Roman" w:eastAsia="Times New Roman" w:hAnsi="Times New Roman" w:cs="Times New Roman"/>
              <w:sz w:val="24"/>
              <w:szCs w:val="24"/>
            </w:rPr>
            <w:delText xml:space="preserve">, whereas </w:delText>
          </w:r>
        </w:del>
        <w:r w:rsidR="00966966">
          <w:rPr>
            <w:rFonts w:ascii="Times New Roman" w:eastAsia="Times New Roman" w:hAnsi="Times New Roman" w:cs="Times New Roman"/>
            <w:sz w:val="24"/>
            <w:szCs w:val="24"/>
          </w:rPr>
          <w:t xml:space="preserve">moderate and low </w:t>
        </w:r>
      </w:moveTo>
      <w:ins w:id="437" w:author="Meyer, Michael Frederick" w:date="2020-08-17T14:42:00Z">
        <w:r w:rsidR="00966966">
          <w:rPr>
            <w:rFonts w:ascii="Times New Roman" w:eastAsia="Times New Roman" w:hAnsi="Times New Roman" w:cs="Times New Roman"/>
            <w:sz w:val="24"/>
            <w:szCs w:val="24"/>
          </w:rPr>
          <w:t xml:space="preserve">IDW population </w:t>
        </w:r>
      </w:ins>
      <w:moveTo w:id="438" w:author="Meyer, Michael Frederick" w:date="2020-08-17T14:42:00Z">
        <w:r w:rsidR="00966966">
          <w:rPr>
            <w:rFonts w:ascii="Times New Roman" w:eastAsia="Times New Roman" w:hAnsi="Times New Roman" w:cs="Times New Roman"/>
            <w:sz w:val="24"/>
            <w:szCs w:val="24"/>
          </w:rPr>
          <w:t>values</w:t>
        </w:r>
      </w:moveTo>
      <w:ins w:id="439" w:author="Meyer, Michael Frederick" w:date="2020-08-17T14:43:00Z">
        <w:r w:rsidR="00966966">
          <w:rPr>
            <w:rFonts w:ascii="Times New Roman" w:eastAsia="Times New Roman" w:hAnsi="Times New Roman" w:cs="Times New Roman"/>
            <w:sz w:val="24"/>
            <w:szCs w:val="24"/>
          </w:rPr>
          <w:t>, which</w:t>
        </w:r>
      </w:ins>
      <w:moveTo w:id="440" w:author="Meyer, Michael Frederick" w:date="2020-08-17T14:42:00Z">
        <w:r w:rsidR="00966966">
          <w:rPr>
            <w:rFonts w:ascii="Times New Roman" w:eastAsia="Times New Roman" w:hAnsi="Times New Roman" w:cs="Times New Roman"/>
            <w:sz w:val="24"/>
            <w:szCs w:val="24"/>
          </w:rPr>
          <w:t xml:space="preserve"> were more associated with diatom abundance.</w:t>
        </w:r>
      </w:moveTo>
      <w:bookmarkEnd w:id="430"/>
      <w:moveToRangeEnd w:id="431"/>
      <w:ins w:id="441" w:author="Meyer, Michael Frederick" w:date="2020-08-17T14:42:00Z">
        <w:r w:rsidR="00966966">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 xml:space="preserve">PERMANOVA confirmed the three groups to be significantly different (p = 0.023). </w:t>
      </w:r>
      <w:moveFromRangeStart w:id="442" w:author="Meyer, Michael Frederick" w:date="2020-08-17T14:42:00Z" w:name="move48567758"/>
      <w:moveFrom w:id="443" w:author="Meyer, Michael Frederick" w:date="2020-08-17T14:42:00Z">
        <w:r w:rsidDel="00966966">
          <w:rPr>
            <w:rFonts w:ascii="Times New Roman" w:eastAsia="Times New Roman" w:hAnsi="Times New Roman" w:cs="Times New Roman"/>
            <w:sz w:val="24"/>
            <w:szCs w:val="24"/>
          </w:rPr>
          <w:t xml:space="preserve">Sites with a higher </w:t>
        </w:r>
        <w:r w:rsidR="00B63560" w:rsidDel="00966966">
          <w:rPr>
            <w:rFonts w:ascii="Times New Roman" w:eastAsia="Times New Roman" w:hAnsi="Times New Roman" w:cs="Times New Roman"/>
            <w:sz w:val="24"/>
            <w:szCs w:val="24"/>
          </w:rPr>
          <w:t>IDW</w:t>
        </w:r>
        <w:r w:rsidDel="00966966">
          <w:rPr>
            <w:rFonts w:ascii="Times New Roman" w:eastAsia="Times New Roman" w:hAnsi="Times New Roman" w:cs="Times New Roman"/>
            <w:sz w:val="24"/>
            <w:szCs w:val="24"/>
          </w:rPr>
          <w:t xml:space="preserve"> population value tended to be more associated with filamentous algal groupings, whereas moderate and low values were more associated with diatom abundance.</w:t>
        </w:r>
      </w:moveFrom>
      <w:moveFromRangeEnd w:id="442"/>
      <w:r>
        <w:br w:type="page"/>
      </w:r>
    </w:p>
    <w:p w14:paraId="7F5F2D82" w14:textId="6ED3FC1D" w:rsidR="00715D55" w:rsidRDefault="00E55C6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6179C9B4" wp14:editId="4270720C">
            <wp:extent cx="5943600" cy="2971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0161D927" w14:textId="77777777" w:rsidR="00715D55" w:rsidRDefault="00715D55">
      <w:pPr>
        <w:rPr>
          <w:rFonts w:ascii="Times New Roman" w:eastAsia="Times New Roman" w:hAnsi="Times New Roman" w:cs="Times New Roman"/>
          <w:sz w:val="24"/>
          <w:szCs w:val="24"/>
        </w:rPr>
      </w:pPr>
    </w:p>
    <w:p w14:paraId="21D469A3" w14:textId="2BCE337C" w:rsidR="00715D55" w:rsidRDefault="00E01811">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5</w:t>
      </w:r>
      <w:r w:rsidR="00D8535D">
        <w:rPr>
          <w:rFonts w:ascii="Times New Roman" w:eastAsia="Times New Roman" w:hAnsi="Times New Roman" w:cs="Times New Roman"/>
          <w:sz w:val="24"/>
          <w:szCs w:val="24"/>
        </w:rPr>
        <w:t xml:space="preserve">: Macroinvertebrate abundance NMDS with </w:t>
      </w:r>
      <w:r w:rsidR="007A705A">
        <w:rPr>
          <w:rFonts w:ascii="Times New Roman" w:eastAsia="Times New Roman" w:hAnsi="Times New Roman" w:cs="Times New Roman"/>
          <w:sz w:val="24"/>
          <w:szCs w:val="24"/>
        </w:rPr>
        <w:t>B</w:t>
      </w:r>
      <w:r w:rsidR="00D8535D">
        <w:rPr>
          <w:rFonts w:ascii="Times New Roman" w:eastAsia="Times New Roman" w:hAnsi="Times New Roman" w:cs="Times New Roman"/>
          <w:sz w:val="24"/>
          <w:szCs w:val="24"/>
        </w:rPr>
        <w:t>ray-</w:t>
      </w:r>
      <w:r w:rsidR="007A705A">
        <w:rPr>
          <w:rFonts w:ascii="Times New Roman" w:eastAsia="Times New Roman" w:hAnsi="Times New Roman" w:cs="Times New Roman"/>
          <w:sz w:val="24"/>
          <w:szCs w:val="24"/>
        </w:rPr>
        <w:t>C</w:t>
      </w:r>
      <w:r w:rsidR="00D8535D">
        <w:rPr>
          <w:rFonts w:ascii="Times New Roman" w:eastAsia="Times New Roman" w:hAnsi="Times New Roman" w:cs="Times New Roman"/>
          <w:sz w:val="24"/>
          <w:szCs w:val="24"/>
        </w:rPr>
        <w:t xml:space="preserve">urtis dissimilarity. Sampling location labels are sized by log-transformed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with major groups including low (orange), moderate (pink), and high (purple)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PERMANOVA confirmed the three groups to be significantly different (p = 0.002). Sites with a higher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values tended to be associated with amphipod and leech taxa (see Table 2), whereas sites with lesser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values were more associated with increased </w:t>
      </w:r>
      <w:proofErr w:type="spellStart"/>
      <w:r w:rsidR="00D8535D">
        <w:rPr>
          <w:rFonts w:ascii="Times New Roman" w:eastAsia="Times New Roman" w:hAnsi="Times New Roman" w:cs="Times New Roman"/>
          <w:sz w:val="24"/>
          <w:szCs w:val="24"/>
        </w:rPr>
        <w:t>mollusc</w:t>
      </w:r>
      <w:proofErr w:type="spellEnd"/>
      <w:r w:rsidR="00D8535D">
        <w:rPr>
          <w:rFonts w:ascii="Times New Roman" w:eastAsia="Times New Roman" w:hAnsi="Times New Roman" w:cs="Times New Roman"/>
          <w:sz w:val="24"/>
          <w:szCs w:val="24"/>
        </w:rPr>
        <w:t xml:space="preserve"> abundance (see Table 2).</w:t>
      </w:r>
      <w:r w:rsidR="00D8535D">
        <w:br w:type="page"/>
      </w:r>
    </w:p>
    <w:p w14:paraId="6CE55C18" w14:textId="77777777" w:rsidR="00715D55" w:rsidRDefault="00D8535D">
      <w:pPr>
        <w:rPr>
          <w:rFonts w:ascii="Times New Roman" w:eastAsia="Times New Roman" w:hAnsi="Times New Roman" w:cs="Times New Roman"/>
          <w:sz w:val="24"/>
          <w:szCs w:val="24"/>
        </w:rPr>
      </w:pPr>
      <w:commentRangeStart w:id="444"/>
      <w:r>
        <w:rPr>
          <w:rFonts w:ascii="Times New Roman" w:eastAsia="Times New Roman" w:hAnsi="Times New Roman" w:cs="Times New Roman"/>
          <w:noProof/>
          <w:sz w:val="24"/>
          <w:szCs w:val="24"/>
          <w:lang w:val="en-US"/>
        </w:rPr>
        <w:lastRenderedPageBreak/>
        <w:drawing>
          <wp:inline distT="114300" distB="114300" distL="114300" distR="114300" wp14:anchorId="2AB1F0D9" wp14:editId="07717C8B">
            <wp:extent cx="5943600" cy="39624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943600" cy="3962400"/>
                    </a:xfrm>
                    <a:prstGeom prst="rect">
                      <a:avLst/>
                    </a:prstGeom>
                    <a:ln/>
                  </pic:spPr>
                </pic:pic>
              </a:graphicData>
            </a:graphic>
          </wp:inline>
        </w:drawing>
      </w:r>
      <w:commentRangeEnd w:id="444"/>
      <w:r w:rsidR="007C0E13">
        <w:rPr>
          <w:rStyle w:val="CommentReference"/>
        </w:rPr>
        <w:commentReference w:id="444"/>
      </w:r>
    </w:p>
    <w:p w14:paraId="360AEDCE" w14:textId="77777777" w:rsidR="00715D55" w:rsidRDefault="00715D55">
      <w:pPr>
        <w:rPr>
          <w:rFonts w:ascii="Times New Roman" w:eastAsia="Times New Roman" w:hAnsi="Times New Roman" w:cs="Times New Roman"/>
          <w:sz w:val="24"/>
          <w:szCs w:val="24"/>
        </w:rPr>
      </w:pPr>
    </w:p>
    <w:p w14:paraId="5C51DB6A" w14:textId="237767CE" w:rsidR="00715D55" w:rsidRDefault="00E01811">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6</w:t>
      </w:r>
      <w:r w:rsidR="00D8535D">
        <w:rPr>
          <w:rFonts w:ascii="Times New Roman" w:eastAsia="Times New Roman" w:hAnsi="Times New Roman" w:cs="Times New Roman"/>
          <w:sz w:val="24"/>
          <w:szCs w:val="24"/>
        </w:rPr>
        <w:t xml:space="preserve">: Biplot of mean and standard </w:t>
      </w:r>
      <w:r w:rsidR="00D8535D" w:rsidRPr="00CB5903">
        <w:rPr>
          <w:rFonts w:ascii="Times New Roman" w:eastAsia="Times New Roman" w:hAnsi="Times New Roman" w:cs="Times New Roman"/>
          <w:sz w:val="24"/>
          <w:szCs w:val="24"/>
        </w:rPr>
        <w:t xml:space="preserve">deviation </w:t>
      </w:r>
      <w:r w:rsidR="00CB5903" w:rsidRPr="00CB5903">
        <w:rPr>
          <w:rFonts w:ascii="Times New Roman" w:eastAsia="Times New Roman" w:hAnsi="Times New Roman" w:cs="Times New Roman"/>
          <w:color w:val="212121"/>
          <w:sz w:val="24"/>
          <w:szCs w:val="24"/>
        </w:rPr>
        <w:t>δ13C</w:t>
      </w:r>
      <w:r w:rsidR="00CB5903" w:rsidRPr="00CB5903" w:rsidDel="00CB5903">
        <w:rPr>
          <w:rFonts w:ascii="Times New Roman" w:eastAsia="Times New Roman" w:hAnsi="Times New Roman" w:cs="Times New Roman"/>
          <w:sz w:val="24"/>
          <w:szCs w:val="24"/>
        </w:rPr>
        <w:t xml:space="preserve"> </w:t>
      </w:r>
      <w:r w:rsidR="00D8535D" w:rsidRPr="00CB5903">
        <w:rPr>
          <w:rFonts w:ascii="Times New Roman" w:eastAsia="Times New Roman" w:hAnsi="Times New Roman" w:cs="Times New Roman"/>
          <w:sz w:val="24"/>
          <w:szCs w:val="24"/>
        </w:rPr>
        <w:t xml:space="preserve">and </w:t>
      </w:r>
      <w:r w:rsidR="00966966" w:rsidRPr="00CB5903">
        <w:rPr>
          <w:rFonts w:ascii="Times New Roman" w:eastAsia="Times New Roman" w:hAnsi="Times New Roman" w:cs="Times New Roman"/>
          <w:color w:val="212121"/>
          <w:sz w:val="24"/>
          <w:szCs w:val="24"/>
        </w:rPr>
        <w:t>δ15N</w:t>
      </w:r>
      <w:r w:rsidR="00D8535D" w:rsidRPr="00CB5903">
        <w:rPr>
          <w:rFonts w:ascii="Times New Roman" w:eastAsia="Times New Roman" w:hAnsi="Times New Roman" w:cs="Times New Roman"/>
          <w:sz w:val="24"/>
          <w:szCs w:val="24"/>
        </w:rPr>
        <w:t xml:space="preserve"> stable isotope values for littoral amphipods and periphyton, grouped by categorical </w:t>
      </w:r>
      <w:r w:rsidR="00B63560" w:rsidRPr="00CB5903">
        <w:rPr>
          <w:rFonts w:ascii="Times New Roman" w:eastAsia="Times New Roman" w:hAnsi="Times New Roman" w:cs="Times New Roman"/>
          <w:sz w:val="24"/>
          <w:szCs w:val="24"/>
        </w:rPr>
        <w:t>IDW</w:t>
      </w:r>
      <w:r w:rsidR="00D8535D" w:rsidRPr="00CB5903">
        <w:rPr>
          <w:rFonts w:ascii="Times New Roman" w:eastAsia="Times New Roman" w:hAnsi="Times New Roman" w:cs="Times New Roman"/>
          <w:sz w:val="24"/>
          <w:szCs w:val="24"/>
        </w:rPr>
        <w:t xml:space="preserve"> population (Table 3). In general, periphyton did not differ in </w:t>
      </w:r>
      <w:r w:rsidR="00966966" w:rsidRPr="00CB5903">
        <w:rPr>
          <w:rFonts w:ascii="Times New Roman" w:eastAsia="Times New Roman" w:hAnsi="Times New Roman" w:cs="Times New Roman"/>
          <w:color w:val="212121"/>
          <w:sz w:val="24"/>
          <w:szCs w:val="24"/>
        </w:rPr>
        <w:t>δ</w:t>
      </w:r>
      <w:r w:rsidR="00CB5903" w:rsidRPr="00CB5903">
        <w:rPr>
          <w:rFonts w:ascii="Times New Roman" w:eastAsia="Times New Roman" w:hAnsi="Times New Roman" w:cs="Times New Roman"/>
          <w:color w:val="212121"/>
          <w:sz w:val="24"/>
          <w:szCs w:val="24"/>
        </w:rPr>
        <w:t>13C</w:t>
      </w:r>
      <w:r w:rsidR="00D8535D" w:rsidRPr="00CB5903">
        <w:rPr>
          <w:rFonts w:ascii="Times New Roman" w:eastAsia="Times New Roman" w:hAnsi="Times New Roman" w:cs="Times New Roman"/>
          <w:sz w:val="24"/>
          <w:szCs w:val="24"/>
        </w:rPr>
        <w:t xml:space="preserve"> or </w:t>
      </w:r>
      <w:r w:rsidR="00966966" w:rsidRPr="00CB5903">
        <w:rPr>
          <w:rFonts w:ascii="Times New Roman" w:eastAsia="Times New Roman" w:hAnsi="Times New Roman" w:cs="Times New Roman"/>
          <w:color w:val="212121"/>
          <w:sz w:val="24"/>
          <w:szCs w:val="24"/>
        </w:rPr>
        <w:t>δ15N</w:t>
      </w:r>
      <w:r w:rsidR="00D8535D" w:rsidRPr="00CB5903">
        <w:rPr>
          <w:rFonts w:ascii="Times New Roman" w:eastAsia="Times New Roman" w:hAnsi="Times New Roman" w:cs="Times New Roman"/>
          <w:sz w:val="24"/>
          <w:szCs w:val="24"/>
        </w:rPr>
        <w:t xml:space="preserve"> signatures with incr</w:t>
      </w:r>
      <w:r w:rsidR="00D8535D">
        <w:rPr>
          <w:rFonts w:ascii="Times New Roman" w:eastAsia="Times New Roman" w:hAnsi="Times New Roman" w:cs="Times New Roman"/>
          <w:sz w:val="24"/>
          <w:szCs w:val="24"/>
        </w:rPr>
        <w:t xml:space="preserve">easing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whereas </w:t>
      </w:r>
      <w:proofErr w:type="spellStart"/>
      <w:r w:rsidR="00D8535D">
        <w:rPr>
          <w:rFonts w:ascii="Times New Roman" w:eastAsia="Times New Roman" w:hAnsi="Times New Roman" w:cs="Times New Roman"/>
          <w:i/>
          <w:sz w:val="24"/>
          <w:szCs w:val="24"/>
        </w:rPr>
        <w:t>Eulimnogammarus</w:t>
      </w:r>
      <w:proofErr w:type="spellEnd"/>
      <w:r w:rsidR="00D8535D">
        <w:rPr>
          <w:rFonts w:ascii="Times New Roman" w:eastAsia="Times New Roman" w:hAnsi="Times New Roman" w:cs="Times New Roman"/>
          <w:i/>
          <w:sz w:val="24"/>
          <w:szCs w:val="24"/>
        </w:rPr>
        <w:t xml:space="preserve"> </w:t>
      </w:r>
      <w:r w:rsidR="00D8535D">
        <w:rPr>
          <w:rFonts w:ascii="Times New Roman" w:eastAsia="Times New Roman" w:hAnsi="Times New Roman" w:cs="Times New Roman"/>
          <w:sz w:val="24"/>
          <w:szCs w:val="24"/>
        </w:rPr>
        <w:t>amphipods increased</w:t>
      </w:r>
      <w:r w:rsidR="005731EE">
        <w:rPr>
          <w:rFonts w:ascii="Times New Roman" w:eastAsia="Times New Roman" w:hAnsi="Times New Roman" w:cs="Times New Roman"/>
          <w:sz w:val="24"/>
          <w:szCs w:val="24"/>
        </w:rPr>
        <w:t xml:space="preserve"> in</w:t>
      </w:r>
      <w:r w:rsidR="00D8535D">
        <w:rPr>
          <w:rFonts w:ascii="Times New Roman" w:eastAsia="Times New Roman" w:hAnsi="Times New Roman" w:cs="Times New Roman"/>
          <w:sz w:val="24"/>
          <w:szCs w:val="24"/>
        </w:rPr>
        <w:t xml:space="preserve"> </w:t>
      </w:r>
      <w:r w:rsidR="00966966">
        <w:rPr>
          <w:rFonts w:ascii="Times New Roman" w:eastAsia="Times New Roman" w:hAnsi="Times New Roman" w:cs="Times New Roman"/>
          <w:color w:val="212121"/>
          <w:sz w:val="24"/>
          <w:szCs w:val="24"/>
          <w:highlight w:val="white"/>
        </w:rPr>
        <w:t>δ15N</w:t>
      </w:r>
      <w:r w:rsidR="00D8535D">
        <w:rPr>
          <w:rFonts w:ascii="Times New Roman" w:eastAsia="Times New Roman" w:hAnsi="Times New Roman" w:cs="Times New Roman"/>
          <w:sz w:val="24"/>
          <w:szCs w:val="24"/>
        </w:rPr>
        <w:t xml:space="preserve"> signatures with increasing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w:t>
      </w:r>
      <w:proofErr w:type="spellStart"/>
      <w:r w:rsidR="00D8535D">
        <w:rPr>
          <w:rFonts w:ascii="Times New Roman" w:eastAsia="Times New Roman" w:hAnsi="Times New Roman" w:cs="Times New Roman"/>
          <w:i/>
          <w:sz w:val="24"/>
          <w:szCs w:val="24"/>
        </w:rPr>
        <w:t>Pallasea</w:t>
      </w:r>
      <w:proofErr w:type="spellEnd"/>
      <w:r w:rsidR="00D8535D">
        <w:rPr>
          <w:rFonts w:ascii="Times New Roman" w:eastAsia="Times New Roman" w:hAnsi="Times New Roman" w:cs="Times New Roman"/>
          <w:sz w:val="24"/>
          <w:szCs w:val="24"/>
        </w:rPr>
        <w:t xml:space="preserve"> signatures differed from </w:t>
      </w:r>
      <w:proofErr w:type="spellStart"/>
      <w:r w:rsidR="00D8535D">
        <w:rPr>
          <w:rFonts w:ascii="Times New Roman" w:eastAsia="Times New Roman" w:hAnsi="Times New Roman" w:cs="Times New Roman"/>
          <w:i/>
          <w:sz w:val="24"/>
          <w:szCs w:val="24"/>
        </w:rPr>
        <w:t>Eulimnogammarus</w:t>
      </w:r>
      <w:proofErr w:type="spellEnd"/>
      <w:r w:rsidR="00D8535D">
        <w:rPr>
          <w:rFonts w:ascii="Times New Roman" w:eastAsia="Times New Roman" w:hAnsi="Times New Roman" w:cs="Times New Roman"/>
          <w:sz w:val="24"/>
          <w:szCs w:val="24"/>
        </w:rPr>
        <w:t xml:space="preserve"> most likely because </w:t>
      </w:r>
      <w:proofErr w:type="spellStart"/>
      <w:r w:rsidR="00D8535D" w:rsidRPr="00CB5903">
        <w:rPr>
          <w:rFonts w:ascii="Times New Roman" w:eastAsia="Times New Roman" w:hAnsi="Times New Roman" w:cs="Times New Roman"/>
          <w:i/>
          <w:iCs/>
          <w:sz w:val="24"/>
          <w:szCs w:val="24"/>
        </w:rPr>
        <w:t>Pallasea</w:t>
      </w:r>
      <w:proofErr w:type="spellEnd"/>
      <w:r w:rsidR="00D8535D">
        <w:rPr>
          <w:rFonts w:ascii="Times New Roman" w:eastAsia="Times New Roman" w:hAnsi="Times New Roman" w:cs="Times New Roman"/>
          <w:sz w:val="24"/>
          <w:szCs w:val="24"/>
        </w:rPr>
        <w:t xml:space="preserve"> tends to remain in the nearshore area, whereas </w:t>
      </w:r>
      <w:proofErr w:type="spellStart"/>
      <w:r w:rsidR="00D8535D">
        <w:rPr>
          <w:rFonts w:ascii="Times New Roman" w:eastAsia="Times New Roman" w:hAnsi="Times New Roman" w:cs="Times New Roman"/>
          <w:i/>
          <w:sz w:val="24"/>
          <w:szCs w:val="24"/>
        </w:rPr>
        <w:t>Eulimnogammarus</w:t>
      </w:r>
      <w:proofErr w:type="spellEnd"/>
      <w:r w:rsidR="00D8535D">
        <w:rPr>
          <w:rFonts w:ascii="Times New Roman" w:eastAsia="Times New Roman" w:hAnsi="Times New Roman" w:cs="Times New Roman"/>
          <w:sz w:val="24"/>
          <w:szCs w:val="24"/>
        </w:rPr>
        <w:t xml:space="preserve"> will regularly migrate </w:t>
      </w:r>
      <w:r w:rsidR="005731EE">
        <w:rPr>
          <w:rFonts w:ascii="Times New Roman" w:eastAsia="Times New Roman" w:hAnsi="Times New Roman" w:cs="Times New Roman"/>
          <w:sz w:val="24"/>
          <w:szCs w:val="24"/>
        </w:rPr>
        <w:t xml:space="preserve">to </w:t>
      </w:r>
      <w:r w:rsidR="00D8535D">
        <w:rPr>
          <w:rFonts w:ascii="Times New Roman" w:eastAsia="Times New Roman" w:hAnsi="Times New Roman" w:cs="Times New Roman"/>
          <w:sz w:val="24"/>
          <w:szCs w:val="24"/>
        </w:rPr>
        <w:t>deeper zones (</w:t>
      </w:r>
      <w:proofErr w:type="spellStart"/>
      <w:r w:rsidR="00D8535D">
        <w:rPr>
          <w:rFonts w:ascii="Times New Roman" w:eastAsia="Times New Roman" w:hAnsi="Times New Roman" w:cs="Times New Roman"/>
          <w:sz w:val="24"/>
          <w:szCs w:val="24"/>
        </w:rPr>
        <w:t>Taakhteev</w:t>
      </w:r>
      <w:proofErr w:type="spellEnd"/>
      <w:r w:rsidR="00D8535D">
        <w:rPr>
          <w:rFonts w:ascii="Times New Roman" w:eastAsia="Times New Roman" w:hAnsi="Times New Roman" w:cs="Times New Roman"/>
          <w:sz w:val="24"/>
          <w:szCs w:val="24"/>
        </w:rPr>
        <w:t xml:space="preserve"> &amp; </w:t>
      </w:r>
      <w:proofErr w:type="spellStart"/>
      <w:r w:rsidR="00D8535D">
        <w:rPr>
          <w:rFonts w:ascii="Times New Roman" w:eastAsia="Times New Roman" w:hAnsi="Times New Roman" w:cs="Times New Roman"/>
          <w:sz w:val="24"/>
          <w:szCs w:val="24"/>
        </w:rPr>
        <w:t>Didorenko</w:t>
      </w:r>
      <w:proofErr w:type="spellEnd"/>
      <w:r w:rsidR="00D8535D">
        <w:rPr>
          <w:rFonts w:ascii="Times New Roman" w:eastAsia="Times New Roman" w:hAnsi="Times New Roman" w:cs="Times New Roman"/>
          <w:sz w:val="24"/>
          <w:szCs w:val="24"/>
        </w:rPr>
        <w:t xml:space="preserve">, 2015). </w:t>
      </w:r>
      <w:r w:rsidR="00D8535D">
        <w:br w:type="page"/>
      </w:r>
    </w:p>
    <w:p w14:paraId="4B5B5AB5" w14:textId="44C74778" w:rsidR="00715D55" w:rsidRDefault="002B431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C0D9352" wp14:editId="061A424A">
            <wp:extent cx="5943600"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pcp_fa_plo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0AB3AC7F" w14:textId="77777777" w:rsidR="00715D55" w:rsidRDefault="00715D55">
      <w:pPr>
        <w:rPr>
          <w:rFonts w:ascii="Times New Roman" w:eastAsia="Times New Roman" w:hAnsi="Times New Roman" w:cs="Times New Roman"/>
          <w:sz w:val="24"/>
          <w:szCs w:val="24"/>
        </w:rPr>
      </w:pPr>
    </w:p>
    <w:p w14:paraId="4F7210E8" w14:textId="6F8CDD53" w:rsidR="00E55C6C"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E01811">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Ratio of 18:3ω3 and 18:4ω3 relative to 20:5ω3 and 20:6ω3 as a function of log -transformed total PPCP concentrations. The fatty acids 18:3ω3, 18:4ω3, 20:5ω3 and 20:6ω3 are all essential fatty acids (EFAs), which are prone to accumulate in organisms and mainly synthesized in primary producers. Because 18:3ω3 and 18:4ω3 are mainly found in filamentous algae whereas 20:5ω3 and 20:6ω3 tend to be associated with diatoms, our ratio also serves as a </w:t>
      </w:r>
      <w:proofErr w:type="spellStart"/>
      <w:proofErr w:type="gramStart"/>
      <w:r>
        <w:rPr>
          <w:rFonts w:ascii="Times New Roman" w:eastAsia="Times New Roman" w:hAnsi="Times New Roman" w:cs="Times New Roman"/>
          <w:sz w:val="24"/>
          <w:szCs w:val="24"/>
        </w:rPr>
        <w:t>filamentous:diatom</w:t>
      </w:r>
      <w:proofErr w:type="spellEnd"/>
      <w:proofErr w:type="gramEnd"/>
      <w:r>
        <w:rPr>
          <w:rFonts w:ascii="Times New Roman" w:eastAsia="Times New Roman" w:hAnsi="Times New Roman" w:cs="Times New Roman"/>
          <w:sz w:val="24"/>
          <w:szCs w:val="24"/>
        </w:rPr>
        <w:t xml:space="preserve"> indicator. Periphyton ratios tend to increase with increasing total PPCP concentration, which corroborates our periphyton community abundance results (p = 0.05; </w:t>
      </w:r>
      <w:r w:rsidR="00E01811">
        <w:rPr>
          <w:rFonts w:ascii="Times New Roman" w:eastAsia="Times New Roman" w:hAnsi="Times New Roman" w:cs="Times New Roman"/>
          <w:sz w:val="24"/>
          <w:szCs w:val="24"/>
        </w:rPr>
        <w:t>Figure 4</w:t>
      </w:r>
      <w:r>
        <w:rPr>
          <w:rFonts w:ascii="Times New Roman" w:eastAsia="Times New Roman" w:hAnsi="Times New Roman" w:cs="Times New Roman"/>
          <w:sz w:val="24"/>
          <w:szCs w:val="24"/>
        </w:rPr>
        <w:t>). Grazing amphipod ratios, however, remain relatively constant over a range of PPCP concentrations</w:t>
      </w:r>
      <w:ins w:id="445" w:author="Meyer, Michael Frederick" w:date="2020-08-11T17:59:00Z">
        <w:r w:rsidR="00A82CD7">
          <w:rPr>
            <w:rFonts w:ascii="Times New Roman" w:eastAsia="Times New Roman" w:hAnsi="Times New Roman" w:cs="Times New Roman"/>
            <w:sz w:val="24"/>
            <w:szCs w:val="24"/>
          </w:rPr>
          <w:t>.</w:t>
        </w:r>
      </w:ins>
      <w:del w:id="446" w:author="Meyer, Michael Frederick" w:date="2020-08-11T17:59:00Z">
        <w:r w:rsidDel="00A82CD7">
          <w:rPr>
            <w:rFonts w:ascii="Times New Roman" w:eastAsia="Times New Roman" w:hAnsi="Times New Roman" w:cs="Times New Roman"/>
            <w:sz w:val="24"/>
            <w:szCs w:val="24"/>
          </w:rPr>
          <w:delText>, implying two potential causes. First, amphipods could be selectively grazing to maintain a consistent ratio across sewage gradients. This potential cause would also imply that certain periphyton taxa, especially diatoms, would be experiencing increased grazing pressure at higher sewage concentrations. Second, amphipods could graze on filamentous algae and then expend their own energy to upgrade 18:3ω3 and 18:4ω3 to 20:5ω3 and 20:6ω3. In both of these scenarios, amphipods are able to maintain EFAs that are beneficial to living in cold environments despite necessary energetic trade-offs for remaining in areas with higher sewage concentrations.</w:delText>
        </w:r>
      </w:del>
      <w:r>
        <w:rPr>
          <w:rFonts w:ascii="Times New Roman" w:eastAsia="Times New Roman" w:hAnsi="Times New Roman" w:cs="Times New Roman"/>
          <w:sz w:val="24"/>
          <w:szCs w:val="24"/>
        </w:rPr>
        <w:t xml:space="preserve"> </w:t>
      </w:r>
    </w:p>
    <w:p w14:paraId="11983F4D" w14:textId="77777777" w:rsidR="00E55C6C" w:rsidRDefault="00E55C6C">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B8BA78B" w14:textId="77777777" w:rsidR="00E55C6C" w:rsidRDefault="00E55C6C">
      <w:r>
        <w:rPr>
          <w:noProof/>
          <w:lang w:val="en-US"/>
        </w:rPr>
        <w:lastRenderedPageBreak/>
        <w:drawing>
          <wp:inline distT="0" distB="0" distL="0" distR="0" wp14:anchorId="05B2A2BA" wp14:editId="7F5F3B35">
            <wp:extent cx="5943600" cy="23774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eams_combined_plot.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p>
    <w:p w14:paraId="34129311" w14:textId="77777777" w:rsidR="00E55C6C" w:rsidRDefault="00E55C6C"/>
    <w:p w14:paraId="29ED3657" w14:textId="28584783" w:rsidR="00715D55" w:rsidRPr="0073707F" w:rsidRDefault="00E55C6C">
      <w:pPr>
        <w:rPr>
          <w:rFonts w:ascii="Times New Roman" w:eastAsia="Times New Roman" w:hAnsi="Times New Roman" w:cs="Times New Roman"/>
          <w:sz w:val="24"/>
          <w:szCs w:val="24"/>
        </w:rPr>
      </w:pPr>
      <w:r w:rsidRPr="0073707F">
        <w:rPr>
          <w:rFonts w:ascii="Times New Roman" w:hAnsi="Times New Roman" w:cs="Times New Roman"/>
          <w:sz w:val="24"/>
          <w:szCs w:val="24"/>
        </w:rPr>
        <w:t xml:space="preserve">Figure S1: WSS for increasing number of clusters for periphyton (A) and invertebrate (B) community data. In the case of periphyton data, WSS decreases most markedly with three clusters, whereas invertebrate community abundance is best described by two clusters. </w:t>
      </w:r>
      <w:r w:rsidR="00D8535D" w:rsidRPr="0073707F">
        <w:rPr>
          <w:rFonts w:ascii="Times New Roman" w:hAnsi="Times New Roman" w:cs="Times New Roman"/>
          <w:sz w:val="24"/>
          <w:szCs w:val="24"/>
        </w:rPr>
        <w:br w:type="page"/>
      </w:r>
    </w:p>
    <w:p w14:paraId="0C4A75E9" w14:textId="052D07FB" w:rsidR="00715D55" w:rsidRDefault="009C78FF">
      <w:pPr>
        <w:rPr>
          <w:rFonts w:ascii="Times New Roman" w:eastAsia="Times New Roman" w:hAnsi="Times New Roman" w:cs="Times New Roman"/>
          <w:sz w:val="24"/>
          <w:szCs w:val="24"/>
        </w:rPr>
      </w:pPr>
      <w:r>
        <w:rPr>
          <w:noProof/>
          <w:sz w:val="18"/>
          <w:szCs w:val="18"/>
          <w:lang w:val="en-US"/>
        </w:rPr>
        <w:lastRenderedPageBreak/>
        <w:drawing>
          <wp:inline distT="0" distB="0" distL="0" distR="0" wp14:anchorId="2B97E208" wp14:editId="64622F49">
            <wp:extent cx="5943600" cy="4953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ll_species_all_FA.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p>
    <w:p w14:paraId="1F9A1801" w14:textId="77777777" w:rsidR="00715D55" w:rsidRDefault="00715D55">
      <w:pPr>
        <w:rPr>
          <w:rFonts w:ascii="Times New Roman" w:eastAsia="Times New Roman" w:hAnsi="Times New Roman" w:cs="Times New Roman"/>
          <w:sz w:val="24"/>
          <w:szCs w:val="24"/>
        </w:rPr>
      </w:pPr>
    </w:p>
    <w:p w14:paraId="7597A637" w14:textId="0BAE4EDF"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S</w:t>
      </w:r>
      <w:r w:rsidR="00E55C6C">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NMDS with </w:t>
      </w:r>
      <w:r w:rsidR="00553A61">
        <w:rPr>
          <w:rFonts w:ascii="Times New Roman" w:eastAsia="Times New Roman" w:hAnsi="Times New Roman" w:cs="Times New Roman"/>
          <w:sz w:val="24"/>
          <w:szCs w:val="24"/>
        </w:rPr>
        <w:t>B</w:t>
      </w:r>
      <w:r>
        <w:rPr>
          <w:rFonts w:ascii="Times New Roman" w:eastAsia="Times New Roman" w:hAnsi="Times New Roman" w:cs="Times New Roman"/>
          <w:sz w:val="24"/>
          <w:szCs w:val="24"/>
        </w:rPr>
        <w:t>ray-</w:t>
      </w:r>
      <w:r w:rsidR="00553A61">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urtis dissimilarity of proportional fatty acid compositions for each macroinvertebrate and primary producer collected. </w:t>
      </w:r>
      <w:proofErr w:type="spellStart"/>
      <w:r w:rsidR="005068F3" w:rsidRPr="005068F3">
        <w:rPr>
          <w:rFonts w:ascii="Times New Roman" w:eastAsia="Times New Roman" w:hAnsi="Times New Roman" w:cs="Times New Roman"/>
          <w:i/>
          <w:sz w:val="24"/>
          <w:szCs w:val="24"/>
        </w:rPr>
        <w:t>Eulimnogammarus</w:t>
      </w:r>
      <w:proofErr w:type="spellEnd"/>
      <w:r w:rsidR="005068F3">
        <w:rPr>
          <w:rFonts w:ascii="Times New Roman" w:eastAsia="Times New Roman" w:hAnsi="Times New Roman" w:cs="Times New Roman"/>
          <w:sz w:val="24"/>
          <w:szCs w:val="24"/>
        </w:rPr>
        <w:t xml:space="preserve"> and </w:t>
      </w:r>
      <w:proofErr w:type="spellStart"/>
      <w:r w:rsidR="005068F3" w:rsidRPr="005068F3">
        <w:rPr>
          <w:rFonts w:ascii="Times New Roman" w:eastAsia="Times New Roman" w:hAnsi="Times New Roman" w:cs="Times New Roman"/>
          <w:i/>
          <w:sz w:val="24"/>
          <w:szCs w:val="24"/>
        </w:rPr>
        <w:t>Pallasea</w:t>
      </w:r>
      <w:proofErr w:type="spellEnd"/>
      <w:r w:rsidR="005068F3">
        <w:rPr>
          <w:rFonts w:ascii="Times New Roman" w:eastAsia="Times New Roman" w:hAnsi="Times New Roman" w:cs="Times New Roman"/>
          <w:sz w:val="24"/>
          <w:szCs w:val="24"/>
        </w:rPr>
        <w:t xml:space="preserve"> are endemic amphipod genera. </w:t>
      </w:r>
      <w:proofErr w:type="spellStart"/>
      <w:r w:rsidR="005068F3" w:rsidRPr="005068F3">
        <w:rPr>
          <w:rFonts w:ascii="Times New Roman" w:eastAsia="Times New Roman" w:hAnsi="Times New Roman" w:cs="Times New Roman"/>
          <w:i/>
          <w:sz w:val="24"/>
          <w:szCs w:val="24"/>
        </w:rPr>
        <w:t>Drapa</w:t>
      </w:r>
      <w:proofErr w:type="spellEnd"/>
      <w:r w:rsidR="005068F3">
        <w:rPr>
          <w:rFonts w:ascii="Times New Roman" w:eastAsia="Times New Roman" w:hAnsi="Times New Roman" w:cs="Times New Roman"/>
          <w:sz w:val="24"/>
          <w:szCs w:val="24"/>
        </w:rPr>
        <w:t xml:space="preserve"> </w:t>
      </w:r>
      <w:r w:rsidR="009D5F26">
        <w:rPr>
          <w:rFonts w:ascii="Times New Roman" w:eastAsia="Times New Roman" w:hAnsi="Times New Roman" w:cs="Times New Roman"/>
          <w:sz w:val="24"/>
          <w:szCs w:val="24"/>
        </w:rPr>
        <w:t>are</w:t>
      </w:r>
      <w:r w:rsidR="005068F3">
        <w:rPr>
          <w:rFonts w:ascii="Times New Roman" w:eastAsia="Times New Roman" w:hAnsi="Times New Roman" w:cs="Times New Roman"/>
          <w:sz w:val="24"/>
          <w:szCs w:val="24"/>
        </w:rPr>
        <w:t xml:space="preserve"> endemic filamentous alga</w:t>
      </w:r>
      <w:r w:rsidR="009D5F26">
        <w:rPr>
          <w:rFonts w:ascii="Times New Roman" w:eastAsia="Times New Roman" w:hAnsi="Times New Roman" w:cs="Times New Roman"/>
          <w:sz w:val="24"/>
          <w:szCs w:val="24"/>
        </w:rPr>
        <w:t>e</w:t>
      </w:r>
      <w:r w:rsidR="00553A61">
        <w:rPr>
          <w:rFonts w:ascii="Times New Roman" w:eastAsia="Times New Roman" w:hAnsi="Times New Roman" w:cs="Times New Roman"/>
          <w:sz w:val="24"/>
          <w:szCs w:val="24"/>
        </w:rPr>
        <w:t xml:space="preserve"> </w:t>
      </w:r>
      <w:r w:rsidR="009D5F26">
        <w:rPr>
          <w:rFonts w:ascii="Times New Roman" w:eastAsia="Times New Roman" w:hAnsi="Times New Roman" w:cs="Times New Roman"/>
          <w:sz w:val="24"/>
          <w:szCs w:val="24"/>
        </w:rPr>
        <w:t>that are large and form</w:t>
      </w:r>
      <w:r w:rsidR="00553A61">
        <w:rPr>
          <w:rFonts w:ascii="Times New Roman" w:eastAsia="Times New Roman" w:hAnsi="Times New Roman" w:cs="Times New Roman"/>
          <w:sz w:val="24"/>
          <w:szCs w:val="24"/>
        </w:rPr>
        <w:t xml:space="preserve"> very dense mats easily collected where it occurs</w:t>
      </w:r>
      <w:r w:rsidR="005068F3">
        <w:rPr>
          <w:rFonts w:ascii="Times New Roman" w:eastAsia="Times New Roman" w:hAnsi="Times New Roman" w:cs="Times New Roman"/>
          <w:sz w:val="24"/>
          <w:szCs w:val="24"/>
        </w:rPr>
        <w:t xml:space="preserve">. </w:t>
      </w:r>
      <w:proofErr w:type="spellStart"/>
      <w:r w:rsidR="006D2328">
        <w:rPr>
          <w:rFonts w:ascii="Times New Roman" w:eastAsia="Times New Roman" w:hAnsi="Times New Roman" w:cs="Times New Roman"/>
          <w:i/>
          <w:sz w:val="24"/>
          <w:szCs w:val="24"/>
        </w:rPr>
        <w:t>Drapa</w:t>
      </w:r>
      <w:proofErr w:type="spellEnd"/>
      <w:r w:rsidR="006D2328">
        <w:rPr>
          <w:rFonts w:ascii="Times New Roman" w:eastAsia="Times New Roman" w:hAnsi="Times New Roman" w:cs="Times New Roman"/>
          <w:i/>
          <w:sz w:val="24"/>
          <w:szCs w:val="24"/>
        </w:rPr>
        <w:t xml:space="preserve"> </w:t>
      </w:r>
      <w:r w:rsidR="006D2328">
        <w:rPr>
          <w:rFonts w:ascii="Times New Roman" w:eastAsia="Times New Roman" w:hAnsi="Times New Roman" w:cs="Times New Roman"/>
          <w:sz w:val="24"/>
          <w:szCs w:val="24"/>
        </w:rPr>
        <w:t xml:space="preserve">occurred in large, visible colonies, allowing us to sample and analyze just the </w:t>
      </w:r>
      <w:proofErr w:type="spellStart"/>
      <w:r w:rsidR="006D2328">
        <w:rPr>
          <w:rFonts w:ascii="Times New Roman" w:eastAsia="Times New Roman" w:hAnsi="Times New Roman" w:cs="Times New Roman"/>
          <w:i/>
          <w:sz w:val="24"/>
          <w:szCs w:val="24"/>
        </w:rPr>
        <w:t>Drapa</w:t>
      </w:r>
      <w:proofErr w:type="spellEnd"/>
      <w:r w:rsidR="006D2328">
        <w:rPr>
          <w:rFonts w:ascii="Times New Roman" w:eastAsia="Times New Roman" w:hAnsi="Times New Roman" w:cs="Times New Roman"/>
          <w:i/>
          <w:sz w:val="24"/>
          <w:szCs w:val="24"/>
        </w:rPr>
        <w:t xml:space="preserve"> </w:t>
      </w:r>
      <w:r w:rsidR="006D2328">
        <w:rPr>
          <w:rFonts w:ascii="Times New Roman" w:eastAsia="Times New Roman" w:hAnsi="Times New Roman" w:cs="Times New Roman"/>
          <w:sz w:val="24"/>
          <w:szCs w:val="24"/>
        </w:rPr>
        <w:t xml:space="preserve">fatty acids. Because </w:t>
      </w:r>
      <w:proofErr w:type="spellStart"/>
      <w:r w:rsidR="006D2328">
        <w:rPr>
          <w:rFonts w:ascii="Times New Roman" w:eastAsia="Times New Roman" w:hAnsi="Times New Roman" w:cs="Times New Roman"/>
          <w:i/>
          <w:sz w:val="24"/>
          <w:szCs w:val="24"/>
        </w:rPr>
        <w:t>Drapa</w:t>
      </w:r>
      <w:proofErr w:type="spellEnd"/>
      <w:r w:rsidR="006D2328">
        <w:rPr>
          <w:rFonts w:ascii="Times New Roman" w:eastAsia="Times New Roman" w:hAnsi="Times New Roman" w:cs="Times New Roman"/>
          <w:i/>
          <w:sz w:val="24"/>
          <w:szCs w:val="24"/>
        </w:rPr>
        <w:t xml:space="preserve"> </w:t>
      </w:r>
      <w:r w:rsidR="006D2328">
        <w:rPr>
          <w:rFonts w:ascii="Times New Roman" w:eastAsia="Times New Roman" w:hAnsi="Times New Roman" w:cs="Times New Roman"/>
          <w:sz w:val="24"/>
          <w:szCs w:val="24"/>
        </w:rPr>
        <w:t xml:space="preserve">fatty acids </w:t>
      </w:r>
      <w:r w:rsidR="000318B7">
        <w:rPr>
          <w:rFonts w:ascii="Times New Roman" w:eastAsia="Times New Roman" w:hAnsi="Times New Roman" w:cs="Times New Roman"/>
          <w:sz w:val="24"/>
          <w:szCs w:val="24"/>
        </w:rPr>
        <w:t>were dominated by 18:3ω3 more so than periphyton, they formed their own cluster.</w:t>
      </w:r>
      <w:r w:rsidR="006D2328">
        <w:rPr>
          <w:rFonts w:ascii="Times New Roman" w:eastAsia="Times New Roman" w:hAnsi="Times New Roman" w:cs="Times New Roman"/>
          <w:sz w:val="24"/>
          <w:szCs w:val="24"/>
        </w:rPr>
        <w:t xml:space="preserve"> </w:t>
      </w:r>
      <w:r w:rsidR="005068F3">
        <w:rPr>
          <w:rFonts w:ascii="Times New Roman" w:eastAsia="Times New Roman" w:hAnsi="Times New Roman" w:cs="Times New Roman"/>
          <w:sz w:val="24"/>
          <w:szCs w:val="24"/>
        </w:rPr>
        <w:t xml:space="preserve">Snails were not identified to species prior to fatty acid analysis. </w:t>
      </w:r>
      <w:r>
        <w:rPr>
          <w:rFonts w:ascii="Times New Roman" w:eastAsia="Times New Roman" w:hAnsi="Times New Roman" w:cs="Times New Roman"/>
          <w:sz w:val="24"/>
          <w:szCs w:val="24"/>
        </w:rPr>
        <w:t xml:space="preserve">Interspecific variation in fatty acid composition tended to be larger than intraspecific variation, implying that fatty acid signatures were largely species-specific and not environmentally driven. </w:t>
      </w:r>
      <w:r>
        <w:br w:type="page"/>
      </w:r>
    </w:p>
    <w:p w14:paraId="55D0939A" w14:textId="27BEC6B0" w:rsidR="00715D55" w:rsidRDefault="002C2D2B">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5CD90635" wp14:editId="24F71FA6">
            <wp:extent cx="5943600" cy="4953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l_species_Essential_FA.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p>
    <w:p w14:paraId="556303B1" w14:textId="21F0073D"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S</w:t>
      </w:r>
      <w:r w:rsidR="00E55C6C">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w:t>
      </w:r>
      <w:r w:rsidR="000318B7">
        <w:rPr>
          <w:rFonts w:ascii="Times New Roman" w:eastAsia="Times New Roman" w:hAnsi="Times New Roman" w:cs="Times New Roman"/>
          <w:sz w:val="24"/>
          <w:szCs w:val="24"/>
        </w:rPr>
        <w:t xml:space="preserve">NMDS with Bray-Curtis dissimilarity of proportional biologically essential fatty acid compositions for each macroinvertebrate and primary producer collected. </w:t>
      </w:r>
      <w:proofErr w:type="spellStart"/>
      <w:r w:rsidR="000318B7" w:rsidRPr="005068F3">
        <w:rPr>
          <w:rFonts w:ascii="Times New Roman" w:eastAsia="Times New Roman" w:hAnsi="Times New Roman" w:cs="Times New Roman"/>
          <w:i/>
          <w:sz w:val="24"/>
          <w:szCs w:val="24"/>
        </w:rPr>
        <w:t>Eulimnogammarus</w:t>
      </w:r>
      <w:proofErr w:type="spellEnd"/>
      <w:r w:rsidR="000318B7">
        <w:rPr>
          <w:rFonts w:ascii="Times New Roman" w:eastAsia="Times New Roman" w:hAnsi="Times New Roman" w:cs="Times New Roman"/>
          <w:sz w:val="24"/>
          <w:szCs w:val="24"/>
        </w:rPr>
        <w:t xml:space="preserve"> and </w:t>
      </w:r>
      <w:proofErr w:type="spellStart"/>
      <w:r w:rsidR="000318B7" w:rsidRPr="005068F3">
        <w:rPr>
          <w:rFonts w:ascii="Times New Roman" w:eastAsia="Times New Roman" w:hAnsi="Times New Roman" w:cs="Times New Roman"/>
          <w:i/>
          <w:sz w:val="24"/>
          <w:szCs w:val="24"/>
        </w:rPr>
        <w:t>Pallasea</w:t>
      </w:r>
      <w:proofErr w:type="spellEnd"/>
      <w:r w:rsidR="000318B7">
        <w:rPr>
          <w:rFonts w:ascii="Times New Roman" w:eastAsia="Times New Roman" w:hAnsi="Times New Roman" w:cs="Times New Roman"/>
          <w:sz w:val="24"/>
          <w:szCs w:val="24"/>
        </w:rPr>
        <w:t xml:space="preserve"> are endemic amphipod genera. </w:t>
      </w:r>
      <w:proofErr w:type="spellStart"/>
      <w:r w:rsidR="000318B7" w:rsidRPr="005068F3">
        <w:rPr>
          <w:rFonts w:ascii="Times New Roman" w:eastAsia="Times New Roman" w:hAnsi="Times New Roman" w:cs="Times New Roman"/>
          <w:i/>
          <w:sz w:val="24"/>
          <w:szCs w:val="24"/>
        </w:rPr>
        <w:t>Drapa</w:t>
      </w:r>
      <w:proofErr w:type="spellEnd"/>
      <w:r w:rsidR="000318B7">
        <w:rPr>
          <w:rFonts w:ascii="Times New Roman" w:eastAsia="Times New Roman" w:hAnsi="Times New Roman" w:cs="Times New Roman"/>
          <w:sz w:val="24"/>
          <w:szCs w:val="24"/>
        </w:rPr>
        <w:t xml:space="preserve"> are endemic filamentous algae that are large and form very dense mats easily collected where it occurs. </w:t>
      </w:r>
      <w:proofErr w:type="spellStart"/>
      <w:r w:rsidR="000318B7">
        <w:rPr>
          <w:rFonts w:ascii="Times New Roman" w:eastAsia="Times New Roman" w:hAnsi="Times New Roman" w:cs="Times New Roman"/>
          <w:i/>
          <w:sz w:val="24"/>
          <w:szCs w:val="24"/>
        </w:rPr>
        <w:t>Drapa</w:t>
      </w:r>
      <w:proofErr w:type="spellEnd"/>
      <w:r w:rsidR="000318B7">
        <w:rPr>
          <w:rFonts w:ascii="Times New Roman" w:eastAsia="Times New Roman" w:hAnsi="Times New Roman" w:cs="Times New Roman"/>
          <w:i/>
          <w:sz w:val="24"/>
          <w:szCs w:val="24"/>
        </w:rPr>
        <w:t xml:space="preserve"> </w:t>
      </w:r>
      <w:r w:rsidR="000318B7">
        <w:rPr>
          <w:rFonts w:ascii="Times New Roman" w:eastAsia="Times New Roman" w:hAnsi="Times New Roman" w:cs="Times New Roman"/>
          <w:sz w:val="24"/>
          <w:szCs w:val="24"/>
        </w:rPr>
        <w:t xml:space="preserve">occurred in large, visible colonies, allowing us to sample and analyze just the </w:t>
      </w:r>
      <w:proofErr w:type="spellStart"/>
      <w:r w:rsidR="000318B7">
        <w:rPr>
          <w:rFonts w:ascii="Times New Roman" w:eastAsia="Times New Roman" w:hAnsi="Times New Roman" w:cs="Times New Roman"/>
          <w:i/>
          <w:sz w:val="24"/>
          <w:szCs w:val="24"/>
        </w:rPr>
        <w:t>Drapa</w:t>
      </w:r>
      <w:proofErr w:type="spellEnd"/>
      <w:r w:rsidR="000318B7">
        <w:rPr>
          <w:rFonts w:ascii="Times New Roman" w:eastAsia="Times New Roman" w:hAnsi="Times New Roman" w:cs="Times New Roman"/>
          <w:i/>
          <w:sz w:val="24"/>
          <w:szCs w:val="24"/>
        </w:rPr>
        <w:t xml:space="preserve"> </w:t>
      </w:r>
      <w:r w:rsidR="000318B7">
        <w:rPr>
          <w:rFonts w:ascii="Times New Roman" w:eastAsia="Times New Roman" w:hAnsi="Times New Roman" w:cs="Times New Roman"/>
          <w:sz w:val="24"/>
          <w:szCs w:val="24"/>
        </w:rPr>
        <w:t xml:space="preserve">fatty acids. Because </w:t>
      </w:r>
      <w:proofErr w:type="spellStart"/>
      <w:r w:rsidR="000318B7">
        <w:rPr>
          <w:rFonts w:ascii="Times New Roman" w:eastAsia="Times New Roman" w:hAnsi="Times New Roman" w:cs="Times New Roman"/>
          <w:i/>
          <w:sz w:val="24"/>
          <w:szCs w:val="24"/>
        </w:rPr>
        <w:t>Drapa</w:t>
      </w:r>
      <w:proofErr w:type="spellEnd"/>
      <w:r w:rsidR="000318B7">
        <w:rPr>
          <w:rFonts w:ascii="Times New Roman" w:eastAsia="Times New Roman" w:hAnsi="Times New Roman" w:cs="Times New Roman"/>
          <w:i/>
          <w:sz w:val="24"/>
          <w:szCs w:val="24"/>
        </w:rPr>
        <w:t xml:space="preserve"> </w:t>
      </w:r>
      <w:r w:rsidR="000318B7">
        <w:rPr>
          <w:rFonts w:ascii="Times New Roman" w:eastAsia="Times New Roman" w:hAnsi="Times New Roman" w:cs="Times New Roman"/>
          <w:sz w:val="24"/>
          <w:szCs w:val="24"/>
        </w:rPr>
        <w:t>fatty acids were dominated by 18:3ω3 more so than periphyton, they formed their own cluster. Snails were not identified to species prior to fatty acid analysis. Interspecific variation in fatty acid composition tended to be larger than intraspecific variation, implying that fatty acid signatures were largely species-specific and not environmentally driven.</w:t>
      </w:r>
    </w:p>
    <w:sectPr w:rsidR="00715D55" w:rsidSect="002A7EC8">
      <w:pgSz w:w="12240" w:h="15840"/>
      <w:pgMar w:top="1440" w:right="1440" w:bottom="1440" w:left="1440" w:header="720" w:footer="720" w:gutter="0"/>
      <w:lnNumType w:countBy="1" w:restart="continuous"/>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Ted" w:date="2020-07-14T10:16:00Z" w:initials="T">
    <w:p w14:paraId="07B4222A" w14:textId="1110E843" w:rsidR="00BD67AB" w:rsidRDefault="00BD67AB">
      <w:pPr>
        <w:pStyle w:val="CommentText"/>
      </w:pPr>
      <w:r>
        <w:rPr>
          <w:rStyle w:val="CommentReference"/>
        </w:rPr>
        <w:annotationRef/>
      </w:r>
      <w:r>
        <w:t>This sentence needs some thought. A bit awkward as written.</w:t>
      </w:r>
    </w:p>
  </w:comment>
  <w:comment w:id="14" w:author="Ted" w:date="2020-07-14T10:21:00Z" w:initials="T">
    <w:p w14:paraId="0431A54B" w14:textId="6A809E9D" w:rsidR="00BD67AB" w:rsidRDefault="00BD67AB">
      <w:pPr>
        <w:pStyle w:val="CommentText"/>
      </w:pPr>
      <w:r>
        <w:rPr>
          <w:rStyle w:val="CommentReference"/>
        </w:rPr>
        <w:annotationRef/>
      </w:r>
      <w:r>
        <w:t xml:space="preserve">Consider stating what to purpose of this study is in one statement. Right </w:t>
      </w:r>
      <w:proofErr w:type="gramStart"/>
      <w:r>
        <w:t>now</w:t>
      </w:r>
      <w:proofErr w:type="gramEnd"/>
      <w:r>
        <w:t xml:space="preserve"> this info is dispersed between two different sentences.</w:t>
      </w:r>
    </w:p>
  </w:comment>
  <w:comment w:id="87" w:author="Ted" w:date="2020-07-14T10:58:00Z" w:initials="T">
    <w:p w14:paraId="0E0B3AA5" w14:textId="4135E054" w:rsidR="00BD67AB" w:rsidRDefault="00BD67AB">
      <w:pPr>
        <w:pStyle w:val="CommentText"/>
      </w:pPr>
      <w:r>
        <w:rPr>
          <w:rStyle w:val="CommentReference"/>
        </w:rPr>
        <w:annotationRef/>
      </w:r>
      <w:r>
        <w:t xml:space="preserve">A bit awkward. Consider rephrasing. </w:t>
      </w:r>
    </w:p>
  </w:comment>
  <w:comment w:id="94" w:author="Ted" w:date="2020-07-14T11:01:00Z" w:initials="T">
    <w:p w14:paraId="58D3475E" w14:textId="3DE3835C" w:rsidR="00BD67AB" w:rsidRDefault="00BD67AB">
      <w:pPr>
        <w:pStyle w:val="CommentText"/>
      </w:pPr>
      <w:r>
        <w:rPr>
          <w:rStyle w:val="CommentReference"/>
        </w:rPr>
        <w:annotationRef/>
      </w:r>
      <w:r>
        <w:t>I think this can be substantially condensed here and instead addressed in detail in the discussion section.</w:t>
      </w:r>
    </w:p>
  </w:comment>
  <w:comment w:id="120" w:author="Ted" w:date="2020-07-14T11:12:00Z" w:initials="T">
    <w:p w14:paraId="0E5A47FF" w14:textId="307F0F1A" w:rsidR="00BD67AB" w:rsidRDefault="00BD67AB">
      <w:pPr>
        <w:pStyle w:val="CommentText"/>
      </w:pPr>
      <w:r>
        <w:rPr>
          <w:rStyle w:val="CommentReference"/>
        </w:rPr>
        <w:annotationRef/>
      </w:r>
      <w:r>
        <w:t>Very awkward sentence; rephrase</w:t>
      </w:r>
    </w:p>
  </w:comment>
  <w:comment w:id="152" w:author="Ted" w:date="2020-07-14T13:09:00Z" w:initials="T">
    <w:p w14:paraId="5DEFF386" w14:textId="173AF008" w:rsidR="00BD67AB" w:rsidRDefault="00BD67AB">
      <w:pPr>
        <w:pStyle w:val="CommentText"/>
      </w:pPr>
      <w:r>
        <w:rPr>
          <w:rStyle w:val="CommentReference"/>
        </w:rPr>
        <w:annotationRef/>
      </w:r>
      <w:r>
        <w:t>Did we not filter samples prior to analysis? NO3/ NH4 is usually done on filtered samples.</w:t>
      </w:r>
    </w:p>
  </w:comment>
  <w:comment w:id="153" w:author="Meyer, Michael Frederick" w:date="2020-07-28T15:43:00Z" w:initials="MMF">
    <w:p w14:paraId="18F762D1" w14:textId="30CA70B9" w:rsidR="00BD67AB" w:rsidRDefault="00BD67AB">
      <w:pPr>
        <w:pStyle w:val="CommentText"/>
      </w:pPr>
      <w:r>
        <w:rPr>
          <w:rStyle w:val="CommentReference"/>
        </w:rPr>
        <w:annotationRef/>
      </w:r>
      <w:r>
        <w:t xml:space="preserve">We did not. </w:t>
      </w:r>
      <w:proofErr w:type="spellStart"/>
      <w:r>
        <w:t>Pastukohov’s</w:t>
      </w:r>
      <w:proofErr w:type="spellEnd"/>
      <w:r>
        <w:t xml:space="preserve"> lab might have…</w:t>
      </w:r>
    </w:p>
  </w:comment>
  <w:comment w:id="154" w:author="Meyer, Michael Frederick" w:date="2020-08-12T12:10:00Z" w:initials="MMF">
    <w:p w14:paraId="2A4E089E" w14:textId="52399FC5" w:rsidR="00BD67AB" w:rsidRDefault="00BD67AB">
      <w:pPr>
        <w:pStyle w:val="CommentText"/>
      </w:pPr>
      <w:r>
        <w:rPr>
          <w:rStyle w:val="CommentReference"/>
        </w:rPr>
        <w:annotationRef/>
      </w:r>
      <w:r w:rsidR="00B126B2">
        <w:t xml:space="preserve">Amended to include potential error from not filtering prior to freezing. </w:t>
      </w:r>
    </w:p>
  </w:comment>
  <w:comment w:id="210" w:author="Ted" w:date="2020-07-14T14:41:00Z" w:initials="T">
    <w:p w14:paraId="7D078740" w14:textId="05DA0E51" w:rsidR="00BD67AB" w:rsidRDefault="00BD67AB">
      <w:pPr>
        <w:pStyle w:val="CommentText"/>
      </w:pPr>
      <w:r>
        <w:rPr>
          <w:rStyle w:val="CommentReference"/>
        </w:rPr>
        <w:annotationRef/>
      </w:r>
      <w:r>
        <w:t>This section needs to be tightened.</w:t>
      </w:r>
    </w:p>
  </w:comment>
  <w:comment w:id="266" w:author="Ted" w:date="2020-07-14T14:55:00Z" w:initials="T">
    <w:p w14:paraId="3F7B22E3" w14:textId="670E6CA7" w:rsidR="00BD67AB" w:rsidRDefault="00BD67AB">
      <w:pPr>
        <w:pStyle w:val="CommentText"/>
      </w:pPr>
      <w:r>
        <w:rPr>
          <w:rStyle w:val="CommentReference"/>
        </w:rPr>
        <w:annotationRef/>
      </w:r>
      <w:r>
        <w:t>Condense/ break up this sentence.</w:t>
      </w:r>
    </w:p>
  </w:comment>
  <w:comment w:id="270" w:author="Ted" w:date="2020-07-14T15:22:00Z" w:initials="T">
    <w:p w14:paraId="02BA3A55" w14:textId="37CDD55F" w:rsidR="00BD67AB" w:rsidRDefault="00BD67AB">
      <w:pPr>
        <w:pStyle w:val="CommentText"/>
      </w:pPr>
      <w:r>
        <w:rPr>
          <w:rStyle w:val="CommentReference"/>
        </w:rPr>
        <w:annotationRef/>
      </w:r>
      <w:r>
        <w:t xml:space="preserve">Summarize the finding (you saw less </w:t>
      </w:r>
      <w:proofErr w:type="spellStart"/>
      <w:r>
        <w:t>molluscs</w:t>
      </w:r>
      <w:proofErr w:type="spellEnd"/>
      <w:r>
        <w:t xml:space="preserve"> at impacted sites? How strong was the effect?)</w:t>
      </w:r>
    </w:p>
  </w:comment>
  <w:comment w:id="287" w:author="Ted" w:date="2020-07-14T15:34:00Z" w:initials="T">
    <w:p w14:paraId="6A85680E" w14:textId="6C6711BE" w:rsidR="00BD67AB" w:rsidRDefault="00BD67AB">
      <w:pPr>
        <w:pStyle w:val="CommentText"/>
      </w:pPr>
      <w:r>
        <w:rPr>
          <w:rStyle w:val="CommentReference"/>
        </w:rPr>
        <w:annotationRef/>
      </w:r>
      <w:r>
        <w:t>Not really. You did not measure nutrient concentrations in sewage, not did you detect a (significant) nutrient signal associated with human impact.</w:t>
      </w:r>
    </w:p>
  </w:comment>
  <w:comment w:id="288" w:author="Ted" w:date="2020-07-14T15:37:00Z" w:initials="T">
    <w:p w14:paraId="17C466BD" w14:textId="30204C0E" w:rsidR="00BD67AB" w:rsidRDefault="00BD67AB">
      <w:pPr>
        <w:pStyle w:val="CommentText"/>
      </w:pPr>
      <w:r>
        <w:rPr>
          <w:rStyle w:val="CommentReference"/>
        </w:rPr>
        <w:annotationRef/>
      </w:r>
      <w:r>
        <w:t>Complicated, long sentences. I suggest rephrasing.</w:t>
      </w:r>
    </w:p>
  </w:comment>
  <w:comment w:id="318" w:author="Ted" w:date="2020-07-14T15:42:00Z" w:initials="T">
    <w:p w14:paraId="35CAF275" w14:textId="6BA780DF" w:rsidR="00BD67AB" w:rsidRDefault="00BD67AB">
      <w:pPr>
        <w:pStyle w:val="CommentText"/>
      </w:pPr>
      <w:r>
        <w:rPr>
          <w:rStyle w:val="CommentReference"/>
        </w:rPr>
        <w:annotationRef/>
      </w:r>
      <w:r>
        <w:t xml:space="preserve">Needs some thought. </w:t>
      </w:r>
    </w:p>
  </w:comment>
  <w:comment w:id="444" w:author="Meyer, Michael Frederick" w:date="2020-08-12T12:35:00Z" w:initials="MMF">
    <w:p w14:paraId="1024BCBB" w14:textId="4DBAB2C9" w:rsidR="00BD67AB" w:rsidRDefault="00BD67AB">
      <w:pPr>
        <w:pStyle w:val="CommentText"/>
      </w:pPr>
      <w:r>
        <w:rPr>
          <w:rStyle w:val="CommentReference"/>
        </w:rPr>
        <w:annotationRef/>
      </w:r>
      <w:r>
        <w:t>Change to delta and get rid of % sign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7B4222A" w15:done="0"/>
  <w15:commentEx w15:paraId="0431A54B" w15:done="0"/>
  <w15:commentEx w15:paraId="0E0B3AA5" w15:done="0"/>
  <w15:commentEx w15:paraId="58D3475E" w15:done="0"/>
  <w15:commentEx w15:paraId="0E5A47FF" w15:done="0"/>
  <w15:commentEx w15:paraId="5DEFF386" w15:done="0"/>
  <w15:commentEx w15:paraId="18F762D1" w15:paraIdParent="5DEFF386" w15:done="0"/>
  <w15:commentEx w15:paraId="2A4E089E" w15:paraIdParent="5DEFF386" w15:done="0"/>
  <w15:commentEx w15:paraId="7D078740" w15:done="0"/>
  <w15:commentEx w15:paraId="3F7B22E3" w15:done="0"/>
  <w15:commentEx w15:paraId="02BA3A55" w15:done="0"/>
  <w15:commentEx w15:paraId="6A85680E" w15:done="0"/>
  <w15:commentEx w15:paraId="17C466BD" w15:done="0"/>
  <w15:commentEx w15:paraId="35CAF275" w15:done="0"/>
  <w15:commentEx w15:paraId="1024BCB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B807FC" w16cex:dateUtc="2020-07-14T15:31:00Z"/>
  <w16cex:commentExtensible w16cex:durableId="22B8048D" w16cex:dateUtc="2020-07-14T15:16:00Z"/>
  <w16cex:commentExtensible w16cex:durableId="22B8058E" w16cex:dateUtc="2020-07-14T15:21:00Z"/>
  <w16cex:commentExtensible w16cex:durableId="22B80650" w16cex:dateUtc="2020-07-14T15:24:00Z"/>
  <w16cex:commentExtensible w16cex:durableId="22B80862" w16cex:dateUtc="2020-07-14T15:33:00Z"/>
  <w16cex:commentExtensible w16cex:durableId="22B808FB" w16cex:dateUtc="2020-07-14T15:35:00Z"/>
  <w16cex:commentExtensible w16cex:durableId="22B80A26" w16cex:dateUtc="2020-07-14T15:40:00Z"/>
  <w16cex:commentExtensible w16cex:durableId="22B80A06" w16cex:dateUtc="2020-07-14T15:40:00Z"/>
  <w16cex:commentExtensible w16cex:durableId="22B80A92" w16cex:dateUtc="2020-07-14T15:42:00Z"/>
  <w16cex:commentExtensible w16cex:durableId="22B80BBB" w16cex:dateUtc="2020-07-14T15:47:00Z"/>
  <w16cex:commentExtensible w16cex:durableId="22B80C3A" w16cex:dateUtc="2020-07-14T15:49:00Z"/>
  <w16cex:commentExtensible w16cex:durableId="22B80CAC" w16cex:dateUtc="2020-07-14T15:51:00Z"/>
  <w16cex:commentExtensible w16cex:durableId="22B80D61" w16cex:dateUtc="2020-07-14T15:54:00Z"/>
  <w16cex:commentExtensible w16cex:durableId="22B80D83" w16cex:dateUtc="2020-07-14T15:54:00Z"/>
  <w16cex:commentExtensible w16cex:durableId="22B80EAD" w16cex:dateUtc="2020-07-14T15:59:00Z"/>
  <w16cex:commentExtensible w16cex:durableId="22B80E61" w16cex:dateUtc="2020-07-14T15:58:00Z"/>
  <w16cex:commentExtensible w16cex:durableId="22B80EFE" w16cex:dateUtc="2020-07-14T16:01:00Z"/>
  <w16cex:commentExtensible w16cex:durableId="22B80FE9" w16cex:dateUtc="2020-07-14T16:05:00Z"/>
  <w16cex:commentExtensible w16cex:durableId="22B8102E" w16cex:dateUtc="2020-07-14T16:06:00Z"/>
  <w16cex:commentExtensible w16cex:durableId="22B81139" w16cex:dateUtc="2020-07-14T16:10:00Z"/>
  <w16cex:commentExtensible w16cex:durableId="22B81180" w16cex:dateUtc="2020-07-14T16:12:00Z"/>
  <w16cex:commentExtensible w16cex:durableId="22B811B7" w16cex:dateUtc="2020-07-14T16:12:00Z"/>
  <w16cex:commentExtensible w16cex:durableId="22B81216" w16cex:dateUtc="2020-07-14T16:14:00Z"/>
  <w16cex:commentExtensible w16cex:durableId="22B81298" w16cex:dateUtc="2020-07-14T16:16:00Z"/>
  <w16cex:commentExtensible w16cex:durableId="22B8154B" w16cex:dateUtc="2020-07-14T16:28:00Z"/>
  <w16cex:commentExtensible w16cex:durableId="22B815D7" w16cex:dateUtc="2020-07-14T16:30:00Z"/>
  <w16cex:commentExtensible w16cex:durableId="22B81649" w16cex:dateUtc="2020-07-14T16:32:00Z"/>
  <w16cex:commentExtensible w16cex:durableId="22B816AE" w16cex:dateUtc="2020-07-14T16:34:00Z"/>
  <w16cex:commentExtensible w16cex:durableId="22B817AF" w16cex:dateUtc="2020-07-14T16:38:00Z"/>
  <w16cex:commentExtensible w16cex:durableId="22B817F7" w16cex:dateUtc="2020-07-14T16:39:00Z"/>
  <w16cex:commentExtensible w16cex:durableId="22B81AF4" w16cex:dateUtc="2020-07-14T16:52:00Z"/>
  <w16cex:commentExtensible w16cex:durableId="22B81A34" w16cex:dateUtc="2020-07-14T16:49:00Z"/>
  <w16cex:commentExtensible w16cex:durableId="22B82D04" w16cex:dateUtc="2020-07-14T18:09:00Z"/>
  <w16cex:commentExtensible w16cex:durableId="22B82788" w16cex:dateUtc="2020-07-14T17:46:00Z"/>
  <w16cex:commentExtensible w16cex:durableId="22B8271B" w16cex:dateUtc="2020-07-14T17:44:00Z"/>
  <w16cex:commentExtensible w16cex:durableId="22B826CA" w16cex:dateUtc="2020-07-14T17:42:00Z"/>
  <w16cex:commentExtensible w16cex:durableId="22B82776" w16cex:dateUtc="2020-07-14T17:45:00Z"/>
  <w16cex:commentExtensible w16cex:durableId="22B81D34" w16cex:dateUtc="2020-07-14T17:01:00Z"/>
  <w16cex:commentExtensible w16cex:durableId="22B82EF5" w16cex:dateUtc="2020-07-14T18:17:00Z"/>
  <w16cex:commentExtensible w16cex:durableId="22B8301C" w16cex:dateUtc="2020-07-14T18:22:00Z"/>
  <w16cex:commentExtensible w16cex:durableId="22B83189" w16cex:dateUtc="2020-07-14T18:28:00Z"/>
  <w16cex:commentExtensible w16cex:durableId="22B831FE" w16cex:dateUtc="2020-07-14T18:30:00Z"/>
  <w16cex:commentExtensible w16cex:durableId="22B83294" w16cex:dateUtc="2020-07-14T18:33:00Z"/>
  <w16cex:commentExtensible w16cex:durableId="22B83362" w16cex:dateUtc="2020-07-14T18:36:00Z"/>
  <w16cex:commentExtensible w16cex:durableId="22B83442" w16cex:dateUtc="2020-07-14T18:40:00Z"/>
  <w16cex:commentExtensible w16cex:durableId="22B8347A" w16cex:dateUtc="2020-07-14T18:41:00Z"/>
  <w16cex:commentExtensible w16cex:durableId="22B834B3" w16cex:dateUtc="2020-07-14T18:42:00Z"/>
  <w16cex:commentExtensible w16cex:durableId="22B83835" w16cex:dateUtc="2020-07-14T18:57:00Z"/>
  <w16cex:commentExtensible w16cex:durableId="22B83AED" w16cex:dateUtc="2020-07-14T19:08:00Z"/>
  <w16cex:commentExtensible w16cex:durableId="22B8590E" w16cex:dateUtc="2020-07-14T21:17:00Z"/>
  <w16cex:commentExtensible w16cex:durableId="22B83BF7" w16cex:dateUtc="2020-07-14T19:13:00Z"/>
  <w16cex:commentExtensible w16cex:durableId="22B84094" w16cex:dateUtc="2020-07-14T19:32:00Z"/>
  <w16cex:commentExtensible w16cex:durableId="22B84104" w16cex:dateUtc="2020-07-14T19:34:00Z"/>
  <w16cex:commentExtensible w16cex:durableId="22B8416A" w16cex:dateUtc="2020-07-14T19:36:00Z"/>
  <w16cex:commentExtensible w16cex:durableId="22B841BC" w16cex:dateUtc="2020-07-14T19:37:00Z"/>
  <w16cex:commentExtensible w16cex:durableId="22B8422D" w16cex:dateUtc="2020-07-14T19:39:00Z"/>
  <w16cex:commentExtensible w16cex:durableId="22B842B6" w16cex:dateUtc="2020-07-14T19:41:00Z"/>
  <w16cex:commentExtensible w16cex:durableId="22B842AA" w16cex:dateUtc="2020-07-14T19:41:00Z"/>
  <w16cex:commentExtensible w16cex:durableId="22B84331" w16cex:dateUtc="2020-07-14T19:44:00Z"/>
  <w16cex:commentExtensible w16cex:durableId="22B843D0" w16cex:dateUtc="2020-07-14T19:46:00Z"/>
  <w16cex:commentExtensible w16cex:durableId="22B84454" w16cex:dateUtc="2020-07-14T19:48:00Z"/>
  <w16cex:commentExtensible w16cex:durableId="22B843FE" w16cex:dateUtc="2020-07-14T19:47:00Z"/>
  <w16cex:commentExtensible w16cex:durableId="22B844A5" w16cex:dateUtc="2020-07-14T19:50:00Z"/>
  <w16cex:commentExtensible w16cex:durableId="22B8452B" w16cex:dateUtc="2020-07-14T19:52:00Z"/>
  <w16cex:commentExtensible w16cex:durableId="22B844D1" w16cex:dateUtc="2020-07-14T19:50:00Z"/>
  <w16cex:commentExtensible w16cex:durableId="22B844F9" w16cex:dateUtc="2020-07-14T19:51:00Z"/>
  <w16cex:commentExtensible w16cex:durableId="22B845E4" w16cex:dateUtc="2020-07-14T19:55:00Z"/>
  <w16cex:commentExtensible w16cex:durableId="22B84602" w16cex:dateUtc="2020-07-14T19:56:00Z"/>
  <w16cex:commentExtensible w16cex:durableId="22B84649" w16cex:dateUtc="2020-07-14T19:57:00Z"/>
  <w16cex:commentExtensible w16cex:durableId="22B84676" w16cex:dateUtc="2020-07-14T19:57:00Z"/>
  <w16cex:commentExtensible w16cex:durableId="22B84C45" w16cex:dateUtc="2020-07-14T20:22:00Z"/>
  <w16cex:commentExtensible w16cex:durableId="22B84D32" w16cex:dateUtc="2020-07-14T20:26:00Z"/>
  <w16cex:commentExtensible w16cex:durableId="22B84BD1" w16cex:dateUtc="2020-07-14T20:20:00Z"/>
  <w16cex:commentExtensible w16cex:durableId="22B84DF4" w16cex:dateUtc="2020-07-14T20:29:00Z"/>
  <w16cex:commentExtensible w16cex:durableId="22B84E1B" w16cex:dateUtc="2020-07-14T20:30:00Z"/>
  <w16cex:commentExtensible w16cex:durableId="22B84E97" w16cex:dateUtc="2020-07-14T20:32:00Z"/>
  <w16cex:commentExtensible w16cex:durableId="22B84F18" w16cex:dateUtc="2020-07-14T20:34:00Z"/>
  <w16cex:commentExtensible w16cex:durableId="22B84F4C" w16cex:dateUtc="2020-07-14T20:35:00Z"/>
  <w16cex:commentExtensible w16cex:durableId="22B84FAE" w16cex:dateUtc="2020-07-14T20:37:00Z"/>
  <w16cex:commentExtensible w16cex:durableId="22B84FC3" w16cex:dateUtc="2020-07-14T20:37:00Z"/>
  <w16cex:commentExtensible w16cex:durableId="22B84FE1" w16cex:dateUtc="2020-07-14T20:38:00Z"/>
  <w16cex:commentExtensible w16cex:durableId="22B84FFC" w16cex:dateUtc="2020-07-14T20:38:00Z"/>
  <w16cex:commentExtensible w16cex:durableId="22B8505A" w16cex:dateUtc="2020-07-14T20:40:00Z"/>
  <w16cex:commentExtensible w16cex:durableId="22B85076" w16cex:dateUtc="2020-07-14T20:40:00Z"/>
  <w16cex:commentExtensible w16cex:durableId="22B850CC" w16cex:dateUtc="2020-07-14T20:42:00Z"/>
  <w16cex:commentExtensible w16cex:durableId="22B85133" w16cex:dateUtc="2020-07-14T20:43:00Z"/>
  <w16cex:commentExtensible w16cex:durableId="22B8515E" w16cex:dateUtc="2020-07-14T20:44:00Z"/>
  <w16cex:commentExtensible w16cex:durableId="22B81C3F" w16cex:dateUtc="2020-07-14T16:57:00Z"/>
  <w16cex:commentExtensible w16cex:durableId="22B8518B" w16cex:dateUtc="2020-07-14T20:45:00Z"/>
  <w16cex:commentExtensible w16cex:durableId="22B8521F" w16cex:dateUtc="2020-07-14T20:47:00Z"/>
  <w16cex:commentExtensible w16cex:durableId="22B85233" w16cex:dateUtc="2020-07-14T20:48:00Z"/>
  <w16cex:commentExtensible w16cex:durableId="22B851F3" w16cex:dateUtc="2020-07-14T20: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7B4222A" w16cid:durableId="22B8048D"/>
  <w16cid:commentId w16cid:paraId="0431A54B" w16cid:durableId="22B8058E"/>
  <w16cid:commentId w16cid:paraId="0E0B3AA5" w16cid:durableId="22B80E61"/>
  <w16cid:commentId w16cid:paraId="58D3475E" w16cid:durableId="22B80EFE"/>
  <w16cid:commentId w16cid:paraId="0E5A47FF" w16cid:durableId="22B811B7"/>
  <w16cid:commentId w16cid:paraId="5DEFF386" w16cid:durableId="22B82D04"/>
  <w16cid:commentId w16cid:paraId="18F762D1" w16cid:durableId="22CAC632"/>
  <w16cid:commentId w16cid:paraId="2A4E089E" w16cid:durableId="22DE5AA8"/>
  <w16cid:commentId w16cid:paraId="7D078740" w16cid:durableId="22B842AA"/>
  <w16cid:commentId w16cid:paraId="3F7B22E3" w16cid:durableId="22B845E4"/>
  <w16cid:commentId w16cid:paraId="02BA3A55" w16cid:durableId="22B84C45"/>
  <w16cid:commentId w16cid:paraId="6A85680E" w16cid:durableId="22B84F18"/>
  <w16cid:commentId w16cid:paraId="17C466BD" w16cid:durableId="22B84FC3"/>
  <w16cid:commentId w16cid:paraId="35CAF275" w16cid:durableId="22B850CC"/>
  <w16cid:commentId w16cid:paraId="1024BCBB" w16cid:durableId="22DE609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A179C9"/>
    <w:multiLevelType w:val="hybridMultilevel"/>
    <w:tmpl w:val="1ABACBAE"/>
    <w:lvl w:ilvl="0" w:tplc="0B0ADB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1D47945"/>
    <w:multiLevelType w:val="hybridMultilevel"/>
    <w:tmpl w:val="238649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eyer, Michael Frederick">
    <w15:presenceInfo w15:providerId="AD" w15:userId="S-1-5-21-861567501-115176313-682003330-3860430"/>
  </w15:person>
  <w15:person w15:author="Ted">
    <w15:presenceInfo w15:providerId="None" w15:userId="Te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5D55"/>
    <w:rsid w:val="00004C3C"/>
    <w:rsid w:val="000068A0"/>
    <w:rsid w:val="0001150B"/>
    <w:rsid w:val="000307DE"/>
    <w:rsid w:val="00030898"/>
    <w:rsid w:val="000318B7"/>
    <w:rsid w:val="00036CEC"/>
    <w:rsid w:val="00051082"/>
    <w:rsid w:val="0005526C"/>
    <w:rsid w:val="00060EB5"/>
    <w:rsid w:val="000718B9"/>
    <w:rsid w:val="000803B9"/>
    <w:rsid w:val="0008134F"/>
    <w:rsid w:val="00090369"/>
    <w:rsid w:val="0009268E"/>
    <w:rsid w:val="00092E59"/>
    <w:rsid w:val="00094852"/>
    <w:rsid w:val="000A1879"/>
    <w:rsid w:val="000A2580"/>
    <w:rsid w:val="000A6AE5"/>
    <w:rsid w:val="000B4975"/>
    <w:rsid w:val="000B5308"/>
    <w:rsid w:val="000B5B9E"/>
    <w:rsid w:val="000C2C76"/>
    <w:rsid w:val="000C5619"/>
    <w:rsid w:val="000C62EC"/>
    <w:rsid w:val="000D0804"/>
    <w:rsid w:val="000D4AC4"/>
    <w:rsid w:val="000D6577"/>
    <w:rsid w:val="000E056C"/>
    <w:rsid w:val="000E5A9F"/>
    <w:rsid w:val="000E7380"/>
    <w:rsid w:val="000F223A"/>
    <w:rsid w:val="000F2398"/>
    <w:rsid w:val="000F601A"/>
    <w:rsid w:val="000F7A09"/>
    <w:rsid w:val="00105FCD"/>
    <w:rsid w:val="00106752"/>
    <w:rsid w:val="00110977"/>
    <w:rsid w:val="00113126"/>
    <w:rsid w:val="0011485F"/>
    <w:rsid w:val="00115FCB"/>
    <w:rsid w:val="0011768D"/>
    <w:rsid w:val="00123693"/>
    <w:rsid w:val="001249C1"/>
    <w:rsid w:val="00131BD0"/>
    <w:rsid w:val="0014730F"/>
    <w:rsid w:val="00147D1A"/>
    <w:rsid w:val="00150E6F"/>
    <w:rsid w:val="00154ABA"/>
    <w:rsid w:val="00155633"/>
    <w:rsid w:val="001742BF"/>
    <w:rsid w:val="00180C02"/>
    <w:rsid w:val="001906A8"/>
    <w:rsid w:val="001910E2"/>
    <w:rsid w:val="00191128"/>
    <w:rsid w:val="00191B6C"/>
    <w:rsid w:val="00191FD0"/>
    <w:rsid w:val="001936D1"/>
    <w:rsid w:val="00195B09"/>
    <w:rsid w:val="00197C8D"/>
    <w:rsid w:val="001A1BBB"/>
    <w:rsid w:val="001A726E"/>
    <w:rsid w:val="001A7B89"/>
    <w:rsid w:val="001B3EB7"/>
    <w:rsid w:val="001B6B08"/>
    <w:rsid w:val="001B7B02"/>
    <w:rsid w:val="001C6CA2"/>
    <w:rsid w:val="001C70B0"/>
    <w:rsid w:val="001D454C"/>
    <w:rsid w:val="001E1889"/>
    <w:rsid w:val="001E2084"/>
    <w:rsid w:val="001E2F92"/>
    <w:rsid w:val="001E6425"/>
    <w:rsid w:val="001F0393"/>
    <w:rsid w:val="001F7017"/>
    <w:rsid w:val="00205279"/>
    <w:rsid w:val="002075AA"/>
    <w:rsid w:val="00216A09"/>
    <w:rsid w:val="002211DD"/>
    <w:rsid w:val="00222599"/>
    <w:rsid w:val="00222A8A"/>
    <w:rsid w:val="002249CB"/>
    <w:rsid w:val="00224E1E"/>
    <w:rsid w:val="00225EC8"/>
    <w:rsid w:val="002309D1"/>
    <w:rsid w:val="002313BC"/>
    <w:rsid w:val="00232F99"/>
    <w:rsid w:val="00233CA3"/>
    <w:rsid w:val="00236731"/>
    <w:rsid w:val="00236ED5"/>
    <w:rsid w:val="002405CF"/>
    <w:rsid w:val="002424DE"/>
    <w:rsid w:val="00250FD8"/>
    <w:rsid w:val="00252F80"/>
    <w:rsid w:val="00263FB9"/>
    <w:rsid w:val="002703B2"/>
    <w:rsid w:val="00274B1A"/>
    <w:rsid w:val="002849B1"/>
    <w:rsid w:val="0028782C"/>
    <w:rsid w:val="00287F90"/>
    <w:rsid w:val="00292741"/>
    <w:rsid w:val="002A02BE"/>
    <w:rsid w:val="002A7EC8"/>
    <w:rsid w:val="002B00A3"/>
    <w:rsid w:val="002B4310"/>
    <w:rsid w:val="002C1737"/>
    <w:rsid w:val="002C2D2B"/>
    <w:rsid w:val="002C5913"/>
    <w:rsid w:val="002D1941"/>
    <w:rsid w:val="002E06DD"/>
    <w:rsid w:val="002E1A4B"/>
    <w:rsid w:val="002E6D0A"/>
    <w:rsid w:val="002F1C07"/>
    <w:rsid w:val="00324C64"/>
    <w:rsid w:val="00337791"/>
    <w:rsid w:val="003507D9"/>
    <w:rsid w:val="00357863"/>
    <w:rsid w:val="00357C12"/>
    <w:rsid w:val="00360757"/>
    <w:rsid w:val="00363613"/>
    <w:rsid w:val="00370B28"/>
    <w:rsid w:val="00373E7B"/>
    <w:rsid w:val="00375241"/>
    <w:rsid w:val="00381463"/>
    <w:rsid w:val="00383BCD"/>
    <w:rsid w:val="00394A8C"/>
    <w:rsid w:val="003952A3"/>
    <w:rsid w:val="003968BB"/>
    <w:rsid w:val="00397F08"/>
    <w:rsid w:val="003A3B7A"/>
    <w:rsid w:val="003C6606"/>
    <w:rsid w:val="003C75C7"/>
    <w:rsid w:val="003D0265"/>
    <w:rsid w:val="003E20DA"/>
    <w:rsid w:val="003E64B9"/>
    <w:rsid w:val="004003EB"/>
    <w:rsid w:val="00412374"/>
    <w:rsid w:val="00414172"/>
    <w:rsid w:val="00433DB6"/>
    <w:rsid w:val="00434F66"/>
    <w:rsid w:val="004361D1"/>
    <w:rsid w:val="00440246"/>
    <w:rsid w:val="0044127F"/>
    <w:rsid w:val="00443249"/>
    <w:rsid w:val="00446481"/>
    <w:rsid w:val="004514AB"/>
    <w:rsid w:val="004528BA"/>
    <w:rsid w:val="004542F0"/>
    <w:rsid w:val="0045518D"/>
    <w:rsid w:val="00456A8D"/>
    <w:rsid w:val="004668F9"/>
    <w:rsid w:val="00467C66"/>
    <w:rsid w:val="00481314"/>
    <w:rsid w:val="004820BA"/>
    <w:rsid w:val="0048361D"/>
    <w:rsid w:val="00485A2C"/>
    <w:rsid w:val="00491178"/>
    <w:rsid w:val="004943CA"/>
    <w:rsid w:val="00494B20"/>
    <w:rsid w:val="0049543D"/>
    <w:rsid w:val="00497A12"/>
    <w:rsid w:val="004A1C07"/>
    <w:rsid w:val="004A5D54"/>
    <w:rsid w:val="004A728E"/>
    <w:rsid w:val="004B3908"/>
    <w:rsid w:val="004B4081"/>
    <w:rsid w:val="004B5E84"/>
    <w:rsid w:val="004B79EC"/>
    <w:rsid w:val="004C08C3"/>
    <w:rsid w:val="004C1747"/>
    <w:rsid w:val="004D4D41"/>
    <w:rsid w:val="004E481A"/>
    <w:rsid w:val="004F577D"/>
    <w:rsid w:val="005068F3"/>
    <w:rsid w:val="0050757D"/>
    <w:rsid w:val="00512766"/>
    <w:rsid w:val="00514479"/>
    <w:rsid w:val="00525154"/>
    <w:rsid w:val="005308B4"/>
    <w:rsid w:val="00532522"/>
    <w:rsid w:val="00536BE1"/>
    <w:rsid w:val="0054796C"/>
    <w:rsid w:val="00553A61"/>
    <w:rsid w:val="00555EF1"/>
    <w:rsid w:val="00557610"/>
    <w:rsid w:val="00557916"/>
    <w:rsid w:val="005613D8"/>
    <w:rsid w:val="00563BF6"/>
    <w:rsid w:val="0056418A"/>
    <w:rsid w:val="005731EE"/>
    <w:rsid w:val="00574762"/>
    <w:rsid w:val="005823A4"/>
    <w:rsid w:val="005855F7"/>
    <w:rsid w:val="00585EED"/>
    <w:rsid w:val="00587BE1"/>
    <w:rsid w:val="0059652C"/>
    <w:rsid w:val="00597E12"/>
    <w:rsid w:val="005A573D"/>
    <w:rsid w:val="005A6C99"/>
    <w:rsid w:val="005B13CC"/>
    <w:rsid w:val="005B362F"/>
    <w:rsid w:val="005C1322"/>
    <w:rsid w:val="005C4AD8"/>
    <w:rsid w:val="005D3D2A"/>
    <w:rsid w:val="005D772B"/>
    <w:rsid w:val="005F0ECE"/>
    <w:rsid w:val="005F4343"/>
    <w:rsid w:val="005F618B"/>
    <w:rsid w:val="005F6342"/>
    <w:rsid w:val="005F6DEA"/>
    <w:rsid w:val="005F7A18"/>
    <w:rsid w:val="00612D36"/>
    <w:rsid w:val="00623BA2"/>
    <w:rsid w:val="006256FC"/>
    <w:rsid w:val="00626543"/>
    <w:rsid w:val="006265CB"/>
    <w:rsid w:val="006279BC"/>
    <w:rsid w:val="006300F4"/>
    <w:rsid w:val="00641CE6"/>
    <w:rsid w:val="00641D70"/>
    <w:rsid w:val="00644808"/>
    <w:rsid w:val="00645829"/>
    <w:rsid w:val="00650752"/>
    <w:rsid w:val="00651D3A"/>
    <w:rsid w:val="006563E3"/>
    <w:rsid w:val="00672B30"/>
    <w:rsid w:val="00673CE2"/>
    <w:rsid w:val="00674197"/>
    <w:rsid w:val="006752D5"/>
    <w:rsid w:val="006821CF"/>
    <w:rsid w:val="00685120"/>
    <w:rsid w:val="00685D80"/>
    <w:rsid w:val="00690E7D"/>
    <w:rsid w:val="006A6955"/>
    <w:rsid w:val="006A7A61"/>
    <w:rsid w:val="006B1D2B"/>
    <w:rsid w:val="006B3ABE"/>
    <w:rsid w:val="006B4A02"/>
    <w:rsid w:val="006C5249"/>
    <w:rsid w:val="006C6420"/>
    <w:rsid w:val="006D1C9C"/>
    <w:rsid w:val="006D2328"/>
    <w:rsid w:val="006D26E7"/>
    <w:rsid w:val="006D35AC"/>
    <w:rsid w:val="006D4FBA"/>
    <w:rsid w:val="006D5521"/>
    <w:rsid w:val="006E0A52"/>
    <w:rsid w:val="006E42C8"/>
    <w:rsid w:val="006E5C66"/>
    <w:rsid w:val="006F1DAD"/>
    <w:rsid w:val="006F5F57"/>
    <w:rsid w:val="00705FFE"/>
    <w:rsid w:val="00715D55"/>
    <w:rsid w:val="007273EE"/>
    <w:rsid w:val="00732999"/>
    <w:rsid w:val="0073707F"/>
    <w:rsid w:val="00746AD3"/>
    <w:rsid w:val="0075343E"/>
    <w:rsid w:val="007546C9"/>
    <w:rsid w:val="00754A6A"/>
    <w:rsid w:val="00765F65"/>
    <w:rsid w:val="007722BA"/>
    <w:rsid w:val="00777C14"/>
    <w:rsid w:val="00777F34"/>
    <w:rsid w:val="00784575"/>
    <w:rsid w:val="0078508F"/>
    <w:rsid w:val="007911B2"/>
    <w:rsid w:val="00794B9B"/>
    <w:rsid w:val="00795293"/>
    <w:rsid w:val="00795613"/>
    <w:rsid w:val="007A0023"/>
    <w:rsid w:val="007A705A"/>
    <w:rsid w:val="007C0E13"/>
    <w:rsid w:val="007C5810"/>
    <w:rsid w:val="007D2FF3"/>
    <w:rsid w:val="007D3AD5"/>
    <w:rsid w:val="007E0747"/>
    <w:rsid w:val="007E0849"/>
    <w:rsid w:val="007E2F25"/>
    <w:rsid w:val="007E6282"/>
    <w:rsid w:val="007F226F"/>
    <w:rsid w:val="007F5F4A"/>
    <w:rsid w:val="00801579"/>
    <w:rsid w:val="00811F9F"/>
    <w:rsid w:val="0081388E"/>
    <w:rsid w:val="0081508A"/>
    <w:rsid w:val="00833288"/>
    <w:rsid w:val="00833C11"/>
    <w:rsid w:val="008363E4"/>
    <w:rsid w:val="00846A5C"/>
    <w:rsid w:val="00854325"/>
    <w:rsid w:val="00874EDD"/>
    <w:rsid w:val="00877064"/>
    <w:rsid w:val="00885BA6"/>
    <w:rsid w:val="0088780A"/>
    <w:rsid w:val="008A000A"/>
    <w:rsid w:val="008A0AF9"/>
    <w:rsid w:val="008A18BF"/>
    <w:rsid w:val="008A299A"/>
    <w:rsid w:val="008A4734"/>
    <w:rsid w:val="008A4A9B"/>
    <w:rsid w:val="008A5647"/>
    <w:rsid w:val="008A5804"/>
    <w:rsid w:val="008A7669"/>
    <w:rsid w:val="008B16F2"/>
    <w:rsid w:val="008B2526"/>
    <w:rsid w:val="008C64AE"/>
    <w:rsid w:val="008C6721"/>
    <w:rsid w:val="008D6D41"/>
    <w:rsid w:val="008E397A"/>
    <w:rsid w:val="008E5D3D"/>
    <w:rsid w:val="008E7730"/>
    <w:rsid w:val="008F41D6"/>
    <w:rsid w:val="009007E8"/>
    <w:rsid w:val="00902608"/>
    <w:rsid w:val="00905270"/>
    <w:rsid w:val="0091395E"/>
    <w:rsid w:val="009168F5"/>
    <w:rsid w:val="00920A8F"/>
    <w:rsid w:val="00926704"/>
    <w:rsid w:val="00947C9E"/>
    <w:rsid w:val="00956343"/>
    <w:rsid w:val="009654BD"/>
    <w:rsid w:val="00965CCB"/>
    <w:rsid w:val="00966966"/>
    <w:rsid w:val="00970A1D"/>
    <w:rsid w:val="009712DF"/>
    <w:rsid w:val="00975B4C"/>
    <w:rsid w:val="00986022"/>
    <w:rsid w:val="009A2585"/>
    <w:rsid w:val="009A58CC"/>
    <w:rsid w:val="009A6AFC"/>
    <w:rsid w:val="009A7491"/>
    <w:rsid w:val="009B13E0"/>
    <w:rsid w:val="009B2C39"/>
    <w:rsid w:val="009B7513"/>
    <w:rsid w:val="009C3612"/>
    <w:rsid w:val="009C5FB5"/>
    <w:rsid w:val="009C6B78"/>
    <w:rsid w:val="009C78FF"/>
    <w:rsid w:val="009D0DDD"/>
    <w:rsid w:val="009D5F26"/>
    <w:rsid w:val="009D6A53"/>
    <w:rsid w:val="009F0747"/>
    <w:rsid w:val="009F1393"/>
    <w:rsid w:val="009F4AEC"/>
    <w:rsid w:val="009F5340"/>
    <w:rsid w:val="009F5671"/>
    <w:rsid w:val="00A011BB"/>
    <w:rsid w:val="00A02873"/>
    <w:rsid w:val="00A10D0E"/>
    <w:rsid w:val="00A21CA4"/>
    <w:rsid w:val="00A22275"/>
    <w:rsid w:val="00A254FA"/>
    <w:rsid w:val="00A41CC6"/>
    <w:rsid w:val="00A42BBE"/>
    <w:rsid w:val="00A454D8"/>
    <w:rsid w:val="00A6440C"/>
    <w:rsid w:val="00A825BE"/>
    <w:rsid w:val="00A82CD7"/>
    <w:rsid w:val="00A87BAC"/>
    <w:rsid w:val="00A91AE6"/>
    <w:rsid w:val="00A92B32"/>
    <w:rsid w:val="00A9628E"/>
    <w:rsid w:val="00A97705"/>
    <w:rsid w:val="00AA1384"/>
    <w:rsid w:val="00AB2601"/>
    <w:rsid w:val="00AB4F3A"/>
    <w:rsid w:val="00AB7989"/>
    <w:rsid w:val="00AC75E6"/>
    <w:rsid w:val="00AE06B7"/>
    <w:rsid w:val="00AE6372"/>
    <w:rsid w:val="00AF0312"/>
    <w:rsid w:val="00AF3F6E"/>
    <w:rsid w:val="00AF6212"/>
    <w:rsid w:val="00B0098D"/>
    <w:rsid w:val="00B025E9"/>
    <w:rsid w:val="00B05791"/>
    <w:rsid w:val="00B07246"/>
    <w:rsid w:val="00B11017"/>
    <w:rsid w:val="00B126B2"/>
    <w:rsid w:val="00B14EA0"/>
    <w:rsid w:val="00B15F86"/>
    <w:rsid w:val="00B1679D"/>
    <w:rsid w:val="00B2468C"/>
    <w:rsid w:val="00B24F30"/>
    <w:rsid w:val="00B37098"/>
    <w:rsid w:val="00B417BC"/>
    <w:rsid w:val="00B55E36"/>
    <w:rsid w:val="00B63560"/>
    <w:rsid w:val="00B64BB7"/>
    <w:rsid w:val="00B6634A"/>
    <w:rsid w:val="00B66C34"/>
    <w:rsid w:val="00B70844"/>
    <w:rsid w:val="00B718D2"/>
    <w:rsid w:val="00B72507"/>
    <w:rsid w:val="00B7339C"/>
    <w:rsid w:val="00B77BC2"/>
    <w:rsid w:val="00B803E2"/>
    <w:rsid w:val="00B9280F"/>
    <w:rsid w:val="00B97CFE"/>
    <w:rsid w:val="00BB6989"/>
    <w:rsid w:val="00BC1A91"/>
    <w:rsid w:val="00BC24F4"/>
    <w:rsid w:val="00BD0B70"/>
    <w:rsid w:val="00BD3210"/>
    <w:rsid w:val="00BD46C3"/>
    <w:rsid w:val="00BD67AB"/>
    <w:rsid w:val="00BE06D7"/>
    <w:rsid w:val="00BE27F7"/>
    <w:rsid w:val="00BE6A63"/>
    <w:rsid w:val="00BF09EC"/>
    <w:rsid w:val="00BF3FFC"/>
    <w:rsid w:val="00C03D31"/>
    <w:rsid w:val="00C053B8"/>
    <w:rsid w:val="00C131EF"/>
    <w:rsid w:val="00C239E7"/>
    <w:rsid w:val="00C2668C"/>
    <w:rsid w:val="00C30C70"/>
    <w:rsid w:val="00C33FF9"/>
    <w:rsid w:val="00C345FA"/>
    <w:rsid w:val="00C34AFE"/>
    <w:rsid w:val="00C34B80"/>
    <w:rsid w:val="00C44829"/>
    <w:rsid w:val="00C451C6"/>
    <w:rsid w:val="00C52786"/>
    <w:rsid w:val="00C53DAE"/>
    <w:rsid w:val="00C62CCF"/>
    <w:rsid w:val="00C815A8"/>
    <w:rsid w:val="00C842B9"/>
    <w:rsid w:val="00C872C8"/>
    <w:rsid w:val="00C93C7A"/>
    <w:rsid w:val="00C95266"/>
    <w:rsid w:val="00C96C19"/>
    <w:rsid w:val="00CA6980"/>
    <w:rsid w:val="00CA7C4B"/>
    <w:rsid w:val="00CB3C43"/>
    <w:rsid w:val="00CB5903"/>
    <w:rsid w:val="00CC0781"/>
    <w:rsid w:val="00CC0FCC"/>
    <w:rsid w:val="00CC139B"/>
    <w:rsid w:val="00CC1B62"/>
    <w:rsid w:val="00CE567A"/>
    <w:rsid w:val="00CF1762"/>
    <w:rsid w:val="00CF2299"/>
    <w:rsid w:val="00CF3363"/>
    <w:rsid w:val="00D05946"/>
    <w:rsid w:val="00D0773C"/>
    <w:rsid w:val="00D13058"/>
    <w:rsid w:val="00D20ACE"/>
    <w:rsid w:val="00D216F1"/>
    <w:rsid w:val="00D22D4D"/>
    <w:rsid w:val="00D242CB"/>
    <w:rsid w:val="00D2684E"/>
    <w:rsid w:val="00D271DE"/>
    <w:rsid w:val="00D34995"/>
    <w:rsid w:val="00D37BB9"/>
    <w:rsid w:val="00D401B9"/>
    <w:rsid w:val="00D438C7"/>
    <w:rsid w:val="00D52D89"/>
    <w:rsid w:val="00D53E5C"/>
    <w:rsid w:val="00D631E0"/>
    <w:rsid w:val="00D63D31"/>
    <w:rsid w:val="00D71D8A"/>
    <w:rsid w:val="00D72E69"/>
    <w:rsid w:val="00D74EE9"/>
    <w:rsid w:val="00D77EA1"/>
    <w:rsid w:val="00D80F94"/>
    <w:rsid w:val="00D81354"/>
    <w:rsid w:val="00D8535D"/>
    <w:rsid w:val="00D96D3B"/>
    <w:rsid w:val="00DA2137"/>
    <w:rsid w:val="00DA7075"/>
    <w:rsid w:val="00DB467B"/>
    <w:rsid w:val="00DC6FEA"/>
    <w:rsid w:val="00DC7777"/>
    <w:rsid w:val="00DD46CA"/>
    <w:rsid w:val="00DD6A3F"/>
    <w:rsid w:val="00DE0012"/>
    <w:rsid w:val="00DF07BD"/>
    <w:rsid w:val="00DF6425"/>
    <w:rsid w:val="00DF77C2"/>
    <w:rsid w:val="00DF7AD2"/>
    <w:rsid w:val="00E01811"/>
    <w:rsid w:val="00E04A92"/>
    <w:rsid w:val="00E04D43"/>
    <w:rsid w:val="00E11A7E"/>
    <w:rsid w:val="00E17B5F"/>
    <w:rsid w:val="00E42EE1"/>
    <w:rsid w:val="00E45EB1"/>
    <w:rsid w:val="00E479B7"/>
    <w:rsid w:val="00E55C6C"/>
    <w:rsid w:val="00E57A4D"/>
    <w:rsid w:val="00E61E5E"/>
    <w:rsid w:val="00E63B3C"/>
    <w:rsid w:val="00E676C1"/>
    <w:rsid w:val="00E72E55"/>
    <w:rsid w:val="00E76385"/>
    <w:rsid w:val="00E82AB8"/>
    <w:rsid w:val="00E8665D"/>
    <w:rsid w:val="00E86FF8"/>
    <w:rsid w:val="00E9349B"/>
    <w:rsid w:val="00E93AB8"/>
    <w:rsid w:val="00E97A2F"/>
    <w:rsid w:val="00EA5EAE"/>
    <w:rsid w:val="00EA681C"/>
    <w:rsid w:val="00EC3D3F"/>
    <w:rsid w:val="00EC59E6"/>
    <w:rsid w:val="00ED3AB0"/>
    <w:rsid w:val="00ED3EE8"/>
    <w:rsid w:val="00ED7A0F"/>
    <w:rsid w:val="00EE3ABB"/>
    <w:rsid w:val="00EE4058"/>
    <w:rsid w:val="00EE40C5"/>
    <w:rsid w:val="00EE52D2"/>
    <w:rsid w:val="00EE5D2F"/>
    <w:rsid w:val="00EF22B5"/>
    <w:rsid w:val="00EF4024"/>
    <w:rsid w:val="00EF7A40"/>
    <w:rsid w:val="00F01527"/>
    <w:rsid w:val="00F059BD"/>
    <w:rsid w:val="00F0668B"/>
    <w:rsid w:val="00F0768F"/>
    <w:rsid w:val="00F07CCB"/>
    <w:rsid w:val="00F23BF5"/>
    <w:rsid w:val="00F25311"/>
    <w:rsid w:val="00F34A1E"/>
    <w:rsid w:val="00F34ED2"/>
    <w:rsid w:val="00F36B8F"/>
    <w:rsid w:val="00F5144C"/>
    <w:rsid w:val="00F536BA"/>
    <w:rsid w:val="00F622F3"/>
    <w:rsid w:val="00F62B41"/>
    <w:rsid w:val="00F731DF"/>
    <w:rsid w:val="00F743C8"/>
    <w:rsid w:val="00F95006"/>
    <w:rsid w:val="00F979A0"/>
    <w:rsid w:val="00FA07C4"/>
    <w:rsid w:val="00FA24DC"/>
    <w:rsid w:val="00FA2CB7"/>
    <w:rsid w:val="00FA6158"/>
    <w:rsid w:val="00FB13BF"/>
    <w:rsid w:val="00FB2BAF"/>
    <w:rsid w:val="00FC3707"/>
    <w:rsid w:val="00FC5D9D"/>
    <w:rsid w:val="00FC7BD4"/>
    <w:rsid w:val="00FD2D7A"/>
    <w:rsid w:val="00FD39D2"/>
    <w:rsid w:val="00FE35CB"/>
    <w:rsid w:val="00FE671D"/>
    <w:rsid w:val="00FF225E"/>
    <w:rsid w:val="00FF22D1"/>
    <w:rsid w:val="00FF3A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73810"/>
  <w15:docId w15:val="{F48A3044-3BFE-428D-950D-F01D9CFEC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4"/>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D438C7"/>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438C7"/>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D438C7"/>
    <w:rPr>
      <w:b/>
      <w:bCs/>
      <w:sz w:val="20"/>
      <w:szCs w:val="20"/>
    </w:rPr>
  </w:style>
  <w:style w:type="character" w:customStyle="1" w:styleId="CommentSubjectChar">
    <w:name w:val="Comment Subject Char"/>
    <w:basedOn w:val="CommentTextChar"/>
    <w:link w:val="CommentSubject"/>
    <w:uiPriority w:val="99"/>
    <w:semiHidden/>
    <w:rsid w:val="00D438C7"/>
    <w:rPr>
      <w:b/>
      <w:bCs/>
      <w:sz w:val="20"/>
      <w:szCs w:val="20"/>
    </w:rPr>
  </w:style>
  <w:style w:type="paragraph" w:styleId="Bibliography">
    <w:name w:val="Bibliography"/>
    <w:basedOn w:val="Normal"/>
    <w:next w:val="Normal"/>
    <w:uiPriority w:val="37"/>
    <w:unhideWhenUsed/>
    <w:rsid w:val="00B417BC"/>
    <w:pPr>
      <w:spacing w:line="480" w:lineRule="auto"/>
      <w:ind w:left="720" w:hanging="720"/>
    </w:pPr>
  </w:style>
  <w:style w:type="character" w:styleId="LineNumber">
    <w:name w:val="line number"/>
    <w:basedOn w:val="DefaultParagraphFont"/>
    <w:uiPriority w:val="99"/>
    <w:semiHidden/>
    <w:unhideWhenUsed/>
    <w:rsid w:val="00CE567A"/>
  </w:style>
  <w:style w:type="paragraph" w:styleId="Revision">
    <w:name w:val="Revision"/>
    <w:hidden/>
    <w:uiPriority w:val="99"/>
    <w:semiHidden/>
    <w:rsid w:val="00CC139B"/>
    <w:pPr>
      <w:spacing w:line="240" w:lineRule="auto"/>
    </w:pPr>
  </w:style>
  <w:style w:type="paragraph" w:styleId="ListParagraph">
    <w:name w:val="List Paragraph"/>
    <w:basedOn w:val="Normal"/>
    <w:uiPriority w:val="34"/>
    <w:qFormat/>
    <w:rsid w:val="00357863"/>
    <w:pPr>
      <w:ind w:left="720"/>
      <w:contextualSpacing/>
    </w:pPr>
  </w:style>
  <w:style w:type="character" w:styleId="Hyperlink">
    <w:name w:val="Hyperlink"/>
    <w:basedOn w:val="DefaultParagraphFont"/>
    <w:uiPriority w:val="99"/>
    <w:semiHidden/>
    <w:unhideWhenUsed/>
    <w:rsid w:val="00E76385"/>
    <w:rPr>
      <w:color w:val="0000FF"/>
      <w:u w:val="single"/>
    </w:rPr>
  </w:style>
  <w:style w:type="table" w:styleId="TableGrid">
    <w:name w:val="Table Grid"/>
    <w:basedOn w:val="TableNormal"/>
    <w:uiPriority w:val="39"/>
    <w:rsid w:val="00AB4F3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623BA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1005646">
      <w:bodyDiv w:val="1"/>
      <w:marLeft w:val="0"/>
      <w:marRight w:val="0"/>
      <w:marTop w:val="0"/>
      <w:marBottom w:val="0"/>
      <w:divBdr>
        <w:top w:val="none" w:sz="0" w:space="0" w:color="auto"/>
        <w:left w:val="none" w:sz="0" w:space="0" w:color="auto"/>
        <w:bottom w:val="none" w:sz="0" w:space="0" w:color="auto"/>
        <w:right w:val="none" w:sz="0" w:space="0" w:color="auto"/>
      </w:divBdr>
    </w:div>
    <w:div w:id="1145468504">
      <w:bodyDiv w:val="1"/>
      <w:marLeft w:val="0"/>
      <w:marRight w:val="0"/>
      <w:marTop w:val="0"/>
      <w:marBottom w:val="0"/>
      <w:divBdr>
        <w:top w:val="none" w:sz="0" w:space="0" w:color="auto"/>
        <w:left w:val="none" w:sz="0" w:space="0" w:color="auto"/>
        <w:bottom w:val="none" w:sz="0" w:space="0" w:color="auto"/>
        <w:right w:val="none" w:sz="0" w:space="0" w:color="auto"/>
      </w:divBdr>
    </w:div>
    <w:div w:id="1366179286">
      <w:bodyDiv w:val="1"/>
      <w:marLeft w:val="0"/>
      <w:marRight w:val="0"/>
      <w:marTop w:val="0"/>
      <w:marBottom w:val="0"/>
      <w:divBdr>
        <w:top w:val="none" w:sz="0" w:space="0" w:color="auto"/>
        <w:left w:val="none" w:sz="0" w:space="0" w:color="auto"/>
        <w:bottom w:val="none" w:sz="0" w:space="0" w:color="auto"/>
        <w:right w:val="none" w:sz="0" w:space="0" w:color="auto"/>
      </w:divBdr>
    </w:div>
    <w:div w:id="1779257659">
      <w:bodyDiv w:val="1"/>
      <w:marLeft w:val="0"/>
      <w:marRight w:val="0"/>
      <w:marTop w:val="0"/>
      <w:marBottom w:val="0"/>
      <w:divBdr>
        <w:top w:val="none" w:sz="0" w:space="0" w:color="auto"/>
        <w:left w:val="none" w:sz="0" w:space="0" w:color="auto"/>
        <w:bottom w:val="none" w:sz="0" w:space="0" w:color="auto"/>
        <w:right w:val="none" w:sz="0" w:space="0" w:color="auto"/>
      </w:divBdr>
    </w:div>
    <w:div w:id="1946575820">
      <w:bodyDiv w:val="1"/>
      <w:marLeft w:val="0"/>
      <w:marRight w:val="0"/>
      <w:marTop w:val="0"/>
      <w:marBottom w:val="0"/>
      <w:divBdr>
        <w:top w:val="none" w:sz="0" w:space="0" w:color="auto"/>
        <w:left w:val="none" w:sz="0" w:space="0" w:color="auto"/>
        <w:bottom w:val="none" w:sz="0" w:space="0" w:color="auto"/>
        <w:right w:val="none" w:sz="0" w:space="0" w:color="auto"/>
      </w:divBdr>
    </w:div>
    <w:div w:id="20408101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A422F1-4D7C-44DC-9F74-4A420C5781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9900</TotalTime>
  <Pages>45</Pages>
  <Words>45177</Words>
  <Characters>257514</Characters>
  <Application>Microsoft Office Word</Application>
  <DocSecurity>0</DocSecurity>
  <Lines>2145</Lines>
  <Paragraphs>604</Paragraphs>
  <ScaleCrop>false</ScaleCrop>
  <HeadingPairs>
    <vt:vector size="2" baseType="variant">
      <vt:variant>
        <vt:lpstr>Title</vt:lpstr>
      </vt:variant>
      <vt:variant>
        <vt:i4>1</vt:i4>
      </vt:variant>
    </vt:vector>
  </HeadingPairs>
  <TitlesOfParts>
    <vt:vector size="1" baseType="lpstr">
      <vt:lpstr/>
    </vt:vector>
  </TitlesOfParts>
  <Company>University of Minnesota</Company>
  <LinksUpToDate>false</LinksUpToDate>
  <CharactersWithSpaces>302087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Meyer, Michael Frederick</dc:creator>
  <cp:keywords/>
  <dc:description/>
  <cp:lastModifiedBy>Meyer, Michael Frederick</cp:lastModifiedBy>
  <cp:revision>18</cp:revision>
  <cp:lastPrinted>2020-08-18T01:53:00Z</cp:lastPrinted>
  <dcterms:created xsi:type="dcterms:W3CDTF">2020-07-28T23:21:00Z</dcterms:created>
  <dcterms:modified xsi:type="dcterms:W3CDTF">2020-08-26T00:15:00Z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zotero-version="5.0.81"&gt;&lt;session id="FOlytnjl"/&gt;&lt;style id="http://www.zotero.org/styles/limnology-and-oceanography" hasBibliography="1" bibliographyStyleHasBeenSet="1"/&gt;&lt;prefs&gt;&lt;pref name="fieldType" value="Field"/&gt;&lt;pref name="dontAs</vt:lpwstr>
  </property>
  <property fmtid="{D5CDD505-2E9C-101B-9397-08002B2CF9AE}" pid="3" name="ZOTERO_PREF_2">
    <vt:lpwstr>kDelayCitationUpdates" value="true"/&gt;&lt;/prefs&gt;&lt;/data&gt;</vt:lpwstr>
  </property>
</Properties>
</file>