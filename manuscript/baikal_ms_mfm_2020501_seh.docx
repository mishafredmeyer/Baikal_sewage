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35835A8" w:rsidR="00715D55" w:rsidRDefault="00D8535D">
      <w:pPr>
        <w:rPr>
          <w:b/>
        </w:rPr>
      </w:pPr>
      <w:r>
        <w:rPr>
          <w:b/>
        </w:rPr>
        <w:lastRenderedPageBreak/>
        <w:t>Abstract (2</w:t>
      </w:r>
      <w:r w:rsidR="0073707F">
        <w:rPr>
          <w:b/>
        </w:rPr>
        <w:t>4</w:t>
      </w:r>
      <w:r w:rsidR="00F536BA">
        <w:rPr>
          <w:b/>
        </w:rPr>
        <w:t>7</w:t>
      </w:r>
      <w:r>
        <w:rPr>
          <w:b/>
        </w:rPr>
        <w:t>/250 words)</w:t>
      </w:r>
    </w:p>
    <w:p w14:paraId="6365BCF6" w14:textId="77777777" w:rsidR="00715D55" w:rsidRDefault="00715D55"/>
    <w:p w14:paraId="510F10FE" w14:textId="2B029502"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106752">
        <w:rPr>
          <w:rFonts w:ascii="Times New Roman" w:eastAsia="Times New Roman" w:hAnsi="Times New Roman" w:cs="Times New Roman"/>
          <w:sz w:val="24"/>
          <w:szCs w:val="24"/>
          <w:highlight w:val="white"/>
        </w:rPr>
        <w:t xml:space="preserve">communities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w:t>
      </w:r>
      <w:r w:rsidR="00106752">
        <w:rPr>
          <w:rFonts w:ascii="Times New Roman" w:eastAsia="Times New Roman" w:hAnsi="Times New Roman" w:cs="Times New Roman"/>
          <w:sz w:val="24"/>
          <w:szCs w:val="24"/>
          <w:highlight w:val="white"/>
        </w:rPr>
        <w:t xml:space="preserve">determine </w:t>
      </w:r>
      <w:r w:rsidR="00D8535D">
        <w:rPr>
          <w:rFonts w:ascii="Times New Roman" w:eastAsia="Times New Roman" w:hAnsi="Times New Roman" w:cs="Times New Roman"/>
          <w:sz w:val="24"/>
          <w:szCs w:val="24"/>
          <w:highlight w:val="white"/>
        </w:rPr>
        <w:t xml:space="preserve">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w:t>
      </w:r>
      <w:r w:rsidR="00363613">
        <w:rPr>
          <w:rFonts w:ascii="Times New Roman" w:eastAsia="Times New Roman" w:hAnsi="Times New Roman" w:cs="Times New Roman"/>
          <w:sz w:val="24"/>
          <w:szCs w:val="24"/>
          <w:highlight w:val="white"/>
        </w:rPr>
        <w:t>14</w:t>
      </w:r>
      <w:r w:rsidR="00587BE1">
        <w:rPr>
          <w:rFonts w:ascii="Times New Roman" w:eastAsia="Times New Roman" w:hAnsi="Times New Roman" w:cs="Times New Roman"/>
          <w:sz w:val="24"/>
          <w:szCs w:val="24"/>
          <w:highlight w:val="white"/>
        </w:rPr>
        <w:t xml:space="preserve"> </w:t>
      </w:r>
      <w:r w:rsidR="00AF0312">
        <w:rPr>
          <w:rFonts w:ascii="Times New Roman" w:eastAsia="Times New Roman" w:hAnsi="Times New Roman" w:cs="Times New Roman"/>
          <w:sz w:val="24"/>
          <w:szCs w:val="24"/>
          <w:highlight w:val="white"/>
        </w:rPr>
        <w:t xml:space="preserve">littoral </w:t>
      </w:r>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in tandem with </w:t>
      </w:r>
      <w:commentRangeStart w:id="1"/>
      <w:r w:rsidR="00D8535D">
        <w:rPr>
          <w:rFonts w:ascii="Times New Roman" w:eastAsia="Times New Roman" w:hAnsi="Times New Roman" w:cs="Times New Roman"/>
          <w:sz w:val="24"/>
          <w:szCs w:val="24"/>
          <w:highlight w:val="white"/>
        </w:rPr>
        <w:t xml:space="preserve">developing </w:t>
      </w:r>
      <w:commentRangeEnd w:id="1"/>
      <w:r w:rsidR="00106752">
        <w:rPr>
          <w:rStyle w:val="CommentReference"/>
        </w:rPr>
        <w:commentReference w:id="1"/>
      </w:r>
      <w:r w:rsidR="00D8535D">
        <w:rPr>
          <w:rFonts w:ascii="Times New Roman" w:eastAsia="Times New Roman" w:hAnsi="Times New Roman" w:cs="Times New Roman"/>
          <w:sz w:val="24"/>
          <w:szCs w:val="24"/>
          <w:highlight w:val="white"/>
        </w:rPr>
        <w:t>wastewater management</w:t>
      </w:r>
      <w:r w:rsidR="002249CB">
        <w:rPr>
          <w:rFonts w:ascii="Times New Roman" w:eastAsia="Times New Roman" w:hAnsi="Times New Roman" w:cs="Times New Roman"/>
          <w:sz w:val="24"/>
          <w:szCs w:val="24"/>
          <w:highlight w:val="white"/>
        </w:rPr>
        <w:t xml:space="preserve"> 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6C972F54"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4B4F0601"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pollutants consistently associated with human activity, such as 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w:t>
      </w:r>
      <w:r w:rsidR="009A6AFC" w:rsidRPr="00D52D89">
        <w:rPr>
          <w:rFonts w:ascii="Times New Roman" w:hAnsi="Times New Roman" w:cs="Times New Roman"/>
          <w:sz w:val="24"/>
        </w:rPr>
        <w:lastRenderedPageBreak/>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w:t>
      </w:r>
      <w:proofErr w:type="spellStart"/>
      <w:r w:rsidR="006E42C8" w:rsidRPr="00D52D89">
        <w:rPr>
          <w:rFonts w:ascii="Times New Roman" w:hAnsi="Times New Roman" w:cs="Times New Roman"/>
          <w:sz w:val="24"/>
        </w:rPr>
        <w:t>Kolpin</w:t>
      </w:r>
      <w:proofErr w:type="spellEnd"/>
      <w:r w:rsidR="006E42C8" w:rsidRPr="00D52D89">
        <w:rPr>
          <w:rFonts w:ascii="Times New Roman" w:hAnsi="Times New Roman" w:cs="Times New Roman"/>
          <w:sz w:val="24"/>
        </w:rPr>
        <w:t xml:space="preserve">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w:t>
      </w:r>
      <w:r w:rsidR="00BD0B70">
        <w:rPr>
          <w:rFonts w:ascii="Times New Roman" w:eastAsia="Times New Roman" w:hAnsi="Times New Roman" w:cs="Times New Roman"/>
          <w:sz w:val="24"/>
          <w:szCs w:val="24"/>
        </w:rPr>
        <w:t xml:space="preserve">be used to infer </w:t>
      </w:r>
      <w:r w:rsidR="00E86FF8">
        <w:rPr>
          <w:rFonts w:ascii="Times New Roman" w:eastAsia="Times New Roman" w:hAnsi="Times New Roman" w:cs="Times New Roman"/>
          <w:sz w:val="24"/>
          <w:szCs w:val="24"/>
        </w:rPr>
        <w:t xml:space="preserve">duration as well as spatial extent of sewage pollution within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1FA91C3C"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frequently are seen first nearshore among 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identity and abundance</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consumer guilds.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0B7EC9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w:t>
      </w:r>
      <w:r>
        <w:rPr>
          <w:rFonts w:ascii="Times New Roman" w:eastAsia="Times New Roman" w:hAnsi="Times New Roman" w:cs="Times New Roman"/>
          <w:sz w:val="24"/>
          <w:szCs w:val="24"/>
        </w:rPr>
        <w:lastRenderedPageBreak/>
        <w:t xml:space="preserve">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3C501A23"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345FA">
        <w:rPr>
          <w:rFonts w:ascii="Times New Roman" w:eastAsia="Times New Roman" w:hAnsi="Times New Roman" w:cs="Times New Roman"/>
          <w:sz w:val="24"/>
          <w:szCs w:val="24"/>
        </w:rPr>
        <w:t xml:space="preserve">recent </w:t>
      </w:r>
      <w:r>
        <w:rPr>
          <w:rFonts w:ascii="Times New Roman" w:eastAsia="Times New Roman" w:hAnsi="Times New Roman" w:cs="Times New Roman"/>
          <w:sz w:val="24"/>
          <w:szCs w:val="24"/>
        </w:rPr>
        <w:t>changes in Baikal’s nearshore periphyton communities</w:t>
      </w:r>
      <w:r w:rsidR="00357863">
        <w:rPr>
          <w:rFonts w:ascii="Times New Roman" w:eastAsia="Times New Roman" w:hAnsi="Times New Roman" w:cs="Times New Roman"/>
          <w:sz w:val="24"/>
          <w:szCs w:val="24"/>
        </w:rPr>
        <w:t xml:space="preserve"> near lakeside settlements</w:t>
      </w:r>
      <w:r w:rsidR="00D8535D">
        <w:rPr>
          <w:rFonts w:ascii="Times New Roman" w:eastAsia="Times New Roman" w:hAnsi="Times New Roman" w:cs="Times New Roman"/>
          <w:sz w:val="24"/>
          <w:szCs w:val="24"/>
        </w:rPr>
        <w:t xml:space="preserve">, </w:t>
      </w:r>
      <w:commentRangeStart w:id="2"/>
      <w:r w:rsidR="0078508F">
        <w:rPr>
          <w:rFonts w:ascii="Times New Roman" w:eastAsia="Times New Roman" w:hAnsi="Times New Roman" w:cs="Times New Roman"/>
          <w:sz w:val="24"/>
          <w:szCs w:val="24"/>
        </w:rPr>
        <w:t xml:space="preserve">the goal of our study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926704">
        <w:rPr>
          <w:rFonts w:ascii="Times New Roman" w:eastAsia="Times New Roman" w:hAnsi="Times New Roman" w:cs="Times New Roman"/>
          <w:sz w:val="24"/>
          <w:szCs w:val="24"/>
        </w:rPr>
        <w:t>food web</w:t>
      </w:r>
      <w:r w:rsidR="0078508F">
        <w:rPr>
          <w:rFonts w:ascii="Times New Roman" w:eastAsia="Times New Roman" w:hAnsi="Times New Roman" w:cs="Times New Roman"/>
          <w:sz w:val="24"/>
          <w:szCs w:val="24"/>
        </w:rPr>
        <w:t xml:space="preserve"> </w:t>
      </w:r>
      <w:r w:rsidR="00926704">
        <w:rPr>
          <w:rFonts w:ascii="Times New Roman" w:eastAsia="Times New Roman" w:hAnsi="Times New Roman" w:cs="Times New Roman"/>
          <w:sz w:val="24"/>
          <w:szCs w:val="24"/>
        </w:rPr>
        <w:t>s</w:t>
      </w:r>
      <w:r w:rsidR="0078508F">
        <w:rPr>
          <w:rFonts w:ascii="Times New Roman" w:eastAsia="Times New Roman" w:hAnsi="Times New Roman" w:cs="Times New Roman"/>
          <w:sz w:val="24"/>
          <w:szCs w:val="24"/>
        </w:rPr>
        <w:t>tructure</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commentRangeEnd w:id="2"/>
      <w:r w:rsidR="00C345FA">
        <w:rPr>
          <w:rStyle w:val="CommentReference"/>
        </w:rPr>
        <w:commentReference w:id="2"/>
      </w:r>
      <w:r w:rsidR="00926704">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Having evolved under ultra-oligotrophic conditions, </w:t>
      </w:r>
      <w:r w:rsidR="00D8535D">
        <w:rPr>
          <w:rFonts w:ascii="Times New Roman" w:eastAsia="Times New Roman" w:hAnsi="Times New Roman" w:cs="Times New Roman"/>
          <w:sz w:val="24"/>
          <w:szCs w:val="24"/>
        </w:rPr>
        <w:t xml:space="preserve">Baikal’s biota present excellent opportunity to study how nearshore communities respond to </w:t>
      </w:r>
      <w:r w:rsidR="0078508F">
        <w:rPr>
          <w:rFonts w:ascii="Times New Roman" w:eastAsia="Times New Roman" w:hAnsi="Times New Roman" w:cs="Times New Roman"/>
          <w:sz w:val="24"/>
          <w:szCs w:val="24"/>
        </w:rPr>
        <w:t>nutrient addition</w:t>
      </w:r>
      <w:r w:rsidR="00D8535D">
        <w:rPr>
          <w:rFonts w:ascii="Times New Roman" w:eastAsia="Times New Roman" w:hAnsi="Times New Roman" w:cs="Times New Roman"/>
          <w:sz w:val="24"/>
          <w:szCs w:val="24"/>
        </w:rPr>
        <w:t xml:space="preserve">. Even though Lake Baikal’s remoteness and high volume </w:t>
      </w:r>
      <w:r w:rsidR="0078508F">
        <w:rPr>
          <w:rFonts w:ascii="Times New Roman" w:eastAsia="Times New Roman" w:hAnsi="Times New Roman" w:cs="Times New Roman"/>
          <w:sz w:val="24"/>
          <w:szCs w:val="24"/>
        </w:rPr>
        <w:t>may</w:t>
      </w:r>
      <w:r w:rsidR="00D8535D">
        <w:rPr>
          <w:rFonts w:ascii="Times New Roman" w:eastAsia="Times New Roman" w:hAnsi="Times New Roman" w:cs="Times New Roman"/>
          <w:sz w:val="24"/>
          <w:szCs w:val="24"/>
        </w:rPr>
        <w:t xml:space="preserve"> mitigate risks of sewage pollution</w:t>
      </w:r>
      <w:r w:rsidR="00443249">
        <w:rPr>
          <w:rFonts w:ascii="Times New Roman" w:eastAsia="Times New Roman" w:hAnsi="Times New Roman" w:cs="Times New Roman"/>
          <w:sz w:val="24"/>
          <w:szCs w:val="24"/>
        </w:rPr>
        <w:t xml:space="preserve"> to the pelagic</w:t>
      </w:r>
      <w:r w:rsidR="00C345FA">
        <w:rPr>
          <w:rFonts w:ascii="Times New Roman" w:eastAsia="Times New Roman" w:hAnsi="Times New Roman" w:cs="Times New Roman"/>
          <w:sz w:val="24"/>
          <w:szCs w:val="24"/>
        </w:rPr>
        <w:t xml:space="preserve"> environment</w:t>
      </w:r>
      <w:r w:rsidR="00D8535D">
        <w:rPr>
          <w:rFonts w:ascii="Times New Roman" w:eastAsia="Times New Roman" w:hAnsi="Times New Roman" w:cs="Times New Roman"/>
          <w:sz w:val="24"/>
          <w:szCs w:val="24"/>
        </w:rPr>
        <w:t>, nearshore biotic communiti</w:t>
      </w:r>
      <w:r>
        <w:rPr>
          <w:rFonts w:ascii="Times New Roman" w:eastAsia="Times New Roman" w:hAnsi="Times New Roman" w:cs="Times New Roman"/>
          <w:sz w:val="24"/>
          <w:szCs w:val="24"/>
        </w:rPr>
        <w:t xml:space="preserve">es </w:t>
      </w:r>
      <w:r w:rsidR="00C345FA">
        <w:rPr>
          <w:rFonts w:ascii="Times New Roman" w:eastAsia="Times New Roman" w:hAnsi="Times New Roman" w:cs="Times New Roman"/>
          <w:sz w:val="24"/>
          <w:szCs w:val="24"/>
        </w:rPr>
        <w:t>are likely</w:t>
      </w:r>
      <w:r>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exposed</w:t>
      </w:r>
      <w:r>
        <w:rPr>
          <w:rFonts w:ascii="Times New Roman" w:eastAsia="Times New Roman" w:hAnsi="Times New Roman" w:cs="Times New Roman"/>
          <w:sz w:val="24"/>
          <w:szCs w:val="24"/>
        </w:rPr>
        <w:t xml:space="preserve"> </w:t>
      </w:r>
      <w:r w:rsidR="00443249">
        <w:rPr>
          <w:rFonts w:ascii="Times New Roman" w:eastAsia="Times New Roman" w:hAnsi="Times New Roman" w:cs="Times New Roman"/>
          <w:sz w:val="24"/>
          <w:szCs w:val="24"/>
        </w:rPr>
        <w:t>to</w:t>
      </w:r>
      <w:r w:rsidR="00D8535D">
        <w:rPr>
          <w:rFonts w:ascii="Times New Roman" w:eastAsia="Times New Roman" w:hAnsi="Times New Roman" w:cs="Times New Roman"/>
          <w:sz w:val="24"/>
          <w:szCs w:val="24"/>
        </w:rPr>
        <w:t xml:space="preserve"> pollutants </w:t>
      </w:r>
      <w:r w:rsidR="00443249">
        <w:rPr>
          <w:rFonts w:ascii="Times New Roman" w:eastAsia="Times New Roman" w:hAnsi="Times New Roman" w:cs="Times New Roman"/>
          <w:sz w:val="24"/>
          <w:szCs w:val="24"/>
        </w:rPr>
        <w:t>entering</w:t>
      </w:r>
      <w:r w:rsidR="00D8535D">
        <w:rPr>
          <w:rFonts w:ascii="Times New Roman" w:eastAsia="Times New Roman" w:hAnsi="Times New Roman" w:cs="Times New Roman"/>
          <w:sz w:val="24"/>
          <w:szCs w:val="24"/>
        </w:rPr>
        <w:t xml:space="preserve"> the lake</w:t>
      </w:r>
      <w:r w:rsidR="00443249">
        <w:rPr>
          <w:rFonts w:ascii="Times New Roman" w:eastAsia="Times New Roman" w:hAnsi="Times New Roman" w:cs="Times New Roman"/>
          <w:sz w:val="24"/>
          <w:szCs w:val="24"/>
        </w:rPr>
        <w:t xml:space="preserve"> from lakeside development</w:t>
      </w:r>
      <w:r w:rsidR="00D853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O</w:t>
      </w:r>
      <w:r w:rsidR="00357863">
        <w:rPr>
          <w:rFonts w:ascii="Times New Roman" w:eastAsia="Times New Roman" w:hAnsi="Times New Roman" w:cs="Times New Roman"/>
          <w:sz w:val="24"/>
          <w:szCs w:val="24"/>
        </w:rPr>
        <w:t>ur overarching goal can be divided into three main objectives:</w:t>
      </w:r>
    </w:p>
    <w:p w14:paraId="6A3CCAEE" w14:textId="0048C570"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6130623F"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w:t>
      </w:r>
    </w:p>
    <w:p w14:paraId="7BCA5B63" w14:textId="26AB10F1"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 xml:space="preserve">e hypothesized that (1) sewage indicators, such as PPCP concentrations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dietary tracers such as stable isotopes and fatty acids</w:t>
      </w:r>
      <w:r w:rsidR="00D8535D" w:rsidRPr="00357863">
        <w:rPr>
          <w:rFonts w:ascii="Times New Roman" w:eastAsia="Times New Roman" w:hAnsi="Times New Roman" w:cs="Times New Roman"/>
          <w:sz w:val="24"/>
          <w:szCs w:val="24"/>
        </w:rPr>
        <w:t>. 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change</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29596997"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commentRangeStart w:id="3"/>
      <w:commentRangeStart w:id="4"/>
      <w:r w:rsidR="007E6282">
        <w:rPr>
          <w:rFonts w:ascii="Times New Roman" w:eastAsia="Times New Roman" w:hAnsi="Times New Roman" w:cs="Times New Roman"/>
          <w:sz w:val="24"/>
          <w:szCs w:val="24"/>
        </w:rPr>
        <w:t>)</w:t>
      </w:r>
      <w:del w:id="5" w:author="Hampton, Stephanie" w:date="2020-05-30T09:05:00Z">
        <w:r w:rsidR="007E6282" w:rsidDel="000D4AC4">
          <w:rPr>
            <w:rFonts w:ascii="Times New Roman" w:eastAsia="Times New Roman" w:hAnsi="Times New Roman" w:cs="Times New Roman"/>
            <w:sz w:val="24"/>
            <w:szCs w:val="24"/>
          </w:rPr>
          <w:delText xml:space="preserve"> to “undeveloped” (along the built-up waterfront of Listvyanka</w:delText>
        </w:r>
      </w:del>
      <w:commentRangeEnd w:id="3"/>
      <w:r w:rsidR="000D4AC4">
        <w:rPr>
          <w:rStyle w:val="CommentReference"/>
        </w:rPr>
        <w:commentReference w:id="3"/>
      </w:r>
      <w:commentRangeEnd w:id="4"/>
      <w:r w:rsidR="00DF7AD2">
        <w:rPr>
          <w:rStyle w:val="CommentReference"/>
        </w:rPr>
        <w:commentReference w:id="4"/>
      </w:r>
      <w:del w:id="6" w:author="Hampton, Stephanie" w:date="2020-05-30T09:05:00Z">
        <w:r w:rsidR="007E6282" w:rsidDel="000D4AC4">
          <w:rPr>
            <w:rFonts w:ascii="Times New Roman" w:eastAsia="Times New Roman" w:hAnsi="Times New Roman" w:cs="Times New Roman"/>
            <w:sz w:val="24"/>
            <w:szCs w:val="24"/>
          </w:rPr>
          <w:delText>)</w:delText>
        </w:r>
      </w:del>
      <w:r w:rsidR="007E6282">
        <w:rPr>
          <w:rFonts w:ascii="Times New Roman" w:eastAsia="Times New Roman" w:hAnsi="Times New Roman" w:cs="Times New Roman"/>
          <w:sz w:val="24"/>
          <w:szCs w:val="24"/>
        </w:rPr>
        <w:t xml:space="preserve">. Pelagic sites were located 2 to 5 km offshore from each of the developed sites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the same depth (~1.25 m) and therefore the sampling locations sometimes differed in their distance from shore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1D10A748"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commentRangeStart w:id="7"/>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w:t>
      </w:r>
      <w:commentRangeEnd w:id="7"/>
      <w:r w:rsidR="009F5671">
        <w:rPr>
          <w:rStyle w:val="CommentReference"/>
        </w:rPr>
        <w:commentReference w:id="7"/>
      </w:r>
      <w:r w:rsidR="00D8535D">
        <w:rPr>
          <w:rFonts w:ascii="Times New Roman" w:eastAsia="Times New Roman" w:hAnsi="Times New Roman" w:cs="Times New Roman"/>
          <w:sz w:val="24"/>
          <w:szCs w:val="24"/>
        </w:rPr>
        <w:t xml:space="preserve">et al., 2016).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2A2684A0" w:rsidR="00AE6372" w:rsidRDefault="00926704"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sampling location</w:t>
      </w:r>
      <w:r w:rsidR="00E42E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r w:rsidR="00191FD0">
        <w:rPr>
          <w:rFonts w:ascii="Times New Roman" w:eastAsia="Times New Roman" w:hAnsi="Times New Roman" w:cs="Times New Roman"/>
          <w:sz w:val="24"/>
          <w:szCs w:val="24"/>
        </w:rPr>
        <w:t xml:space="preserve"> to compress </w:t>
      </w:r>
      <w:r w:rsidR="000D4AC4">
        <w:rPr>
          <w:rFonts w:ascii="Times New Roman" w:eastAsia="Times New Roman" w:hAnsi="Times New Roman" w:cs="Times New Roman"/>
          <w:sz w:val="24"/>
          <w:szCs w:val="24"/>
        </w:rPr>
        <w:t xml:space="preserve">into a single metric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This 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w:t>
      </w:r>
      <w:commentRangeStart w:id="8"/>
      <w:commentRangeStart w:id="9"/>
      <w:r w:rsidR="00BC1A91">
        <w:rPr>
          <w:rFonts w:ascii="Times New Roman" w:eastAsia="Times New Roman" w:hAnsi="Times New Roman" w:cs="Times New Roman"/>
          <w:sz w:val="24"/>
          <w:szCs w:val="24"/>
        </w:rPr>
        <w:t>lake</w:t>
      </w:r>
      <w:commentRangeEnd w:id="8"/>
      <w:r w:rsidR="00986022">
        <w:rPr>
          <w:rStyle w:val="CommentReference"/>
        </w:rPr>
        <w:commentReference w:id="8"/>
      </w:r>
      <w:commentRangeEnd w:id="9"/>
      <w:r w:rsidR="002F1C07">
        <w:rPr>
          <w:rStyle w:val="CommentReference"/>
        </w:rPr>
        <w:commentReference w:id="9"/>
      </w:r>
      <w:del w:id="10" w:author="Hampton, Stephanie" w:date="2020-05-30T09:15:00Z">
        <w:r w:rsidR="00BC1A91" w:rsidDel="00B97CFE">
          <w:rPr>
            <w:rFonts w:ascii="Times New Roman" w:eastAsia="Times New Roman" w:hAnsi="Times New Roman" w:cs="Times New Roman"/>
            <w:sz w:val="24"/>
            <w:szCs w:val="24"/>
          </w:rPr>
          <w:delText xml:space="preserve"> as PPCPs </w:delText>
        </w:r>
        <w:r w:rsidR="004943CA" w:rsidDel="00B97CFE">
          <w:rPr>
            <w:rFonts w:ascii="Times New Roman" w:eastAsia="Times New Roman" w:hAnsi="Times New Roman" w:cs="Times New Roman"/>
            <w:sz w:val="24"/>
            <w:szCs w:val="24"/>
          </w:rPr>
          <w:delText>(</w:delText>
        </w:r>
        <w:r w:rsidR="004943CA" w:rsidRPr="004943CA" w:rsidDel="00B97CFE">
          <w:rPr>
            <w:rFonts w:ascii="Times New Roman" w:eastAsia="Times New Roman" w:hAnsi="Times New Roman" w:cs="Times New Roman"/>
            <w:sz w:val="24"/>
            <w:szCs w:val="24"/>
          </w:rPr>
          <w:delText>Karnjanapiboonwong</w:delText>
        </w:r>
        <w:r w:rsidR="004943CA" w:rsidDel="00B97CFE">
          <w:rPr>
            <w:rFonts w:ascii="Times New Roman" w:eastAsia="Times New Roman" w:hAnsi="Times New Roman" w:cs="Times New Roman"/>
            <w:sz w:val="24"/>
            <w:szCs w:val="24"/>
          </w:rPr>
          <w:delText xml:space="preserve"> et al., 2010) </w:delText>
        </w:r>
        <w:r w:rsidR="00BC1A91" w:rsidDel="00B97CFE">
          <w:rPr>
            <w:rFonts w:ascii="Times New Roman" w:eastAsia="Times New Roman" w:hAnsi="Times New Roman" w:cs="Times New Roman"/>
            <w:sz w:val="24"/>
            <w:szCs w:val="24"/>
          </w:rPr>
          <w:delText xml:space="preserve">and nutrients </w:delText>
        </w:r>
        <w:r w:rsidR="004943CA" w:rsidDel="00B97CFE">
          <w:rPr>
            <w:rFonts w:ascii="Times New Roman" w:eastAsia="Times New Roman" w:hAnsi="Times New Roman" w:cs="Times New Roman"/>
            <w:sz w:val="24"/>
            <w:szCs w:val="24"/>
          </w:rPr>
          <w:delText xml:space="preserve">(de Vries, 1972) can </w:delText>
        </w:r>
        <w:r w:rsidR="00147D1A" w:rsidDel="00B97CFE">
          <w:rPr>
            <w:rFonts w:ascii="Times New Roman" w:eastAsia="Times New Roman" w:hAnsi="Times New Roman" w:cs="Times New Roman"/>
            <w:sz w:val="24"/>
            <w:szCs w:val="24"/>
          </w:rPr>
          <w:delText>are</w:delText>
        </w:r>
        <w:r w:rsidR="004943CA" w:rsidDel="00B97CFE">
          <w:rPr>
            <w:rFonts w:ascii="Times New Roman" w:eastAsia="Times New Roman" w:hAnsi="Times New Roman" w:cs="Times New Roman"/>
            <w:sz w:val="24"/>
            <w:szCs w:val="24"/>
          </w:rPr>
          <w:delText xml:space="preserve"> removed via the soil matrix</w:delText>
        </w:r>
      </w:del>
      <w:r w:rsidR="00BC1A9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 Acknowledging that nearshore PPCP concentrations were likely positively proportional to a developed location’s shoreline length, we scale a developed sites population density by its shoreline length. </w:t>
      </w:r>
    </w:p>
    <w:p w14:paraId="5E86A23E" w14:textId="77777777" w:rsidR="00147D1A" w:rsidRDefault="00147D1A" w:rsidP="00147D1A">
      <w:pPr>
        <w:rPr>
          <w:rFonts w:ascii="Times New Roman" w:eastAsia="Times New Roman" w:hAnsi="Times New Roman" w:cs="Times New Roman"/>
          <w:sz w:val="24"/>
          <w:szCs w:val="24"/>
        </w:rPr>
      </w:pPr>
    </w:p>
    <w:p w14:paraId="6C5C6B8A" w14:textId="2E1D864D" w:rsidR="00715D55"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within Google Earth</w:t>
      </w:r>
      <w:r w:rsidR="001249C1">
        <w:rPr>
          <w:rFonts w:ascii="Times New Roman" w:eastAsia="Times New Roman" w:hAnsi="Times New Roman" w:cs="Times New Roman"/>
          <w:sz w:val="24"/>
          <w:szCs w:val="24"/>
        </w:rPr>
        <w:t xml:space="preserve"> (citation??)</w:t>
      </w:r>
      <w:r w:rsidR="006B4A02">
        <w:rPr>
          <w:rFonts w:ascii="Times New Roman" w:eastAsia="Times New Roman" w:hAnsi="Times New Roman" w:cs="Times New Roman"/>
          <w:sz w:val="24"/>
          <w:szCs w:val="24"/>
        </w:rPr>
        <w:t>.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Fourth, we joined point locations for each sampling site with the spatial polygons so as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r w:rsidR="00D8535D" w:rsidRPr="002F1C07">
        <w:rPr>
          <w:rFonts w:ascii="Times New Roman" w:eastAsia="Times New Roman" w:hAnsi="Times New Roman" w:cs="Times New Roman"/>
          <w:i/>
          <w:sz w:val="24"/>
          <w:szCs w:val="24"/>
        </w:rPr>
        <w:t>I</w:t>
      </w:r>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locations</w:t>
      </w:r>
      <w:r w:rsidR="002E06DD" w:rsidRPr="002F1C07">
        <w:rPr>
          <w:rFonts w:ascii="Times New Roman" w:eastAsia="Times New Roman" w:hAnsi="Times New Roman" w:cs="Times New Roman"/>
          <w:i/>
          <w:sz w:val="24"/>
          <w:szCs w:val="24"/>
        </w:rPr>
        <w:t xml:space="preserve"> </w:t>
      </w:r>
      <w:r w:rsidR="00D8535D"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w:t>
      </w:r>
      <w:r w:rsidR="00D8535D" w:rsidRPr="002F1C07">
        <w:rPr>
          <w:rFonts w:ascii="Times New Roman" w:eastAsia="Times New Roman" w:hAnsi="Times New Roman" w:cs="Times New Roman"/>
          <w:i/>
          <w:sz w:val="24"/>
          <w:szCs w:val="24"/>
        </w:rPr>
        <w:t xml:space="preserve"> P</w:t>
      </w:r>
      <w:r w:rsidR="00D8535D">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A</w:t>
      </w:r>
      <w:r w:rsidR="00D8535D">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 xml:space="preserve">L </w:t>
      </w:r>
      <w:r w:rsidR="00D8535D">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rPr>
        <w:t xml:space="preserve">, and </w:t>
      </w:r>
      <w:r w:rsidR="00D8535D" w:rsidRPr="002F1C07">
        <w:rPr>
          <w:rFonts w:ascii="Times New Roman" w:eastAsia="Times New Roman" w:hAnsi="Times New Roman" w:cs="Times New Roman"/>
          <w:i/>
          <w:sz w:val="24"/>
          <w:szCs w:val="24"/>
        </w:rPr>
        <w:t>D</w:t>
      </w:r>
      <w:r w:rsidR="00D8535D">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thus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commentRangeStart w:id="11"/>
      <w:commentRangeStart w:id="12"/>
      <w:r>
        <w:rPr>
          <w:rFonts w:ascii="Times New Roman" w:eastAsia="Times New Roman" w:hAnsi="Times New Roman" w:cs="Times New Roman"/>
          <w:sz w:val="24"/>
          <w:szCs w:val="24"/>
        </w:rPr>
        <w:t>Concentrations are reported in mg/L.</w:t>
      </w:r>
      <w:commentRangeEnd w:id="11"/>
      <w:r w:rsidR="00FE671D">
        <w:rPr>
          <w:rStyle w:val="CommentReference"/>
        </w:rPr>
        <w:commentReference w:id="11"/>
      </w:r>
      <w:commentRangeEnd w:id="12"/>
      <w:r w:rsidR="00EF22B5">
        <w:rPr>
          <w:rStyle w:val="CommentReference"/>
        </w:rPr>
        <w:commentReference w:id="12"/>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2E2CE4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samples 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w:t>
      </w:r>
      <w:commentRangeStart w:id="13"/>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13"/>
      <w:r w:rsidR="00FE671D">
        <w:rPr>
          <w:rStyle w:val="CommentReference"/>
        </w:rPr>
        <w:commentReference w:id="13"/>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w:t>
      </w:r>
      <w:r>
        <w:rPr>
          <w:rFonts w:ascii="Times New Roman" w:eastAsia="Times New Roman" w:hAnsi="Times New Roman" w:cs="Times New Roman"/>
          <w:sz w:val="24"/>
          <w:szCs w:val="24"/>
        </w:rPr>
        <w:lastRenderedPageBreak/>
        <w:t xml:space="preserve">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29FC4A0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772AACD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3D0FE4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3699855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well 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del w:id="14" w:author="Hampton, Stephanie" w:date="2020-05-30T09:35:00Z">
        <w:r w:rsidR="00446481" w:rsidDel="00C44829">
          <w:rPr>
            <w:rFonts w:ascii="Times New Roman" w:eastAsia="Times New Roman" w:hAnsi="Times New Roman" w:cs="Times New Roman"/>
            <w:sz w:val="24"/>
            <w:szCs w:val="24"/>
          </w:rPr>
          <w:delText xml:space="preserve"> </w:delText>
        </w:r>
        <w:commentRangeStart w:id="15"/>
        <w:r w:rsidR="00446481" w:rsidDel="00C44829">
          <w:rPr>
            <w:rFonts w:ascii="Times New Roman" w:eastAsia="Times New Roman" w:hAnsi="Times New Roman" w:cs="Times New Roman"/>
            <w:sz w:val="24"/>
            <w:szCs w:val="24"/>
          </w:rPr>
          <w:delText xml:space="preserve">To create a characteristic invertebrate taxonomic count, we averaged invertebrate counts for each site.  </w:delText>
        </w:r>
      </w:del>
      <w:commentRangeEnd w:id="15"/>
      <w:r w:rsidR="002C5913">
        <w:rPr>
          <w:rStyle w:val="CommentReference"/>
        </w:rPr>
        <w:commentReference w:id="15"/>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70696D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7962567E"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ins w:id="16" w:author="Meyer, Michael Frederick" w:date="2020-06-04T11:00:00Z">
        <w:r w:rsidR="002C5913">
          <w:rPr>
            <w:rFonts w:ascii="Times New Roman" w:eastAsia="Times New Roman" w:hAnsi="Times New Roman" w:cs="Times New Roman"/>
            <w:sz w:val="24"/>
            <w:szCs w:val="24"/>
          </w:rPr>
          <w:t>replicates where averaged</w:t>
        </w:r>
      </w:ins>
      <w:ins w:id="17" w:author="Meyer, Michael Frederick" w:date="2020-06-04T11:01:00Z">
        <w:r w:rsidR="002C5913">
          <w:rPr>
            <w:rFonts w:ascii="Times New Roman" w:eastAsia="Times New Roman" w:hAnsi="Times New Roman" w:cs="Times New Roman"/>
            <w:sz w:val="24"/>
            <w:szCs w:val="24"/>
          </w:rPr>
          <w:t>,</w:t>
        </w:r>
      </w:ins>
      <w:ins w:id="18" w:author="Meyer, Michael Frederick" w:date="2020-06-04T11:00:00Z">
        <w:r w:rsidR="002C5913">
          <w:rPr>
            <w:rFonts w:ascii="Times New Roman" w:eastAsia="Times New Roman" w:hAnsi="Times New Roman" w:cs="Times New Roman"/>
            <w:sz w:val="24"/>
            <w:szCs w:val="24"/>
          </w:rPr>
          <w:t xml:space="preserve"> and </w:t>
        </w:r>
      </w:ins>
      <w:r w:rsidR="00D05946">
        <w:rPr>
          <w:rFonts w:ascii="Times New Roman" w:eastAsia="Times New Roman" w:hAnsi="Times New Roman" w:cs="Times New Roman"/>
          <w:sz w:val="24"/>
          <w:szCs w:val="24"/>
        </w:rPr>
        <w:t xml:space="preserve">taxonomic groups representing less </w:t>
      </w:r>
      <w:r w:rsidR="00D05946">
        <w:rPr>
          <w:rFonts w:ascii="Times New Roman" w:eastAsia="Times New Roman" w:hAnsi="Times New Roman" w:cs="Times New Roman"/>
          <w:sz w:val="24"/>
          <w:szCs w:val="24"/>
        </w:rPr>
        <w:lastRenderedPageBreak/>
        <w:t xml:space="preserve">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Periphyton community compositions were calculated as relative 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ins w:id="19" w:author="Meyer, Michael Frederick" w:date="2020-06-04T11:07:00Z">
        <w:r w:rsidR="00FF3A56">
          <w:rPr>
            <w:rFonts w:ascii="Times New Roman" w:eastAsia="Times New Roman" w:hAnsi="Times New Roman" w:cs="Times New Roman"/>
            <w:sz w:val="24"/>
            <w:szCs w:val="24"/>
          </w:rPr>
          <w:t>, for which</w:t>
        </w:r>
      </w:ins>
      <w:del w:id="20" w:author="Meyer, Michael Frederick" w:date="2020-06-04T11:07:00Z">
        <w:r w:rsidR="00B37098" w:rsidDel="00FF3A56">
          <w:rPr>
            <w:rFonts w:ascii="Times New Roman" w:eastAsia="Times New Roman" w:hAnsi="Times New Roman" w:cs="Times New Roman"/>
            <w:sz w:val="24"/>
            <w:szCs w:val="24"/>
          </w:rPr>
          <w:delText>.</w:delText>
        </w:r>
      </w:del>
      <w:r w:rsidR="00B37098">
        <w:rPr>
          <w:rFonts w:ascii="Times New Roman" w:eastAsia="Times New Roman" w:hAnsi="Times New Roman" w:cs="Times New Roman"/>
          <w:sz w:val="24"/>
          <w:szCs w:val="24"/>
        </w:rPr>
        <w:t xml:space="preserve"> </w:t>
      </w:r>
      <w:del w:id="21" w:author="Meyer, Michael Frederick" w:date="2020-06-04T11:07:00Z">
        <w:r w:rsidR="00B37098" w:rsidDel="00FF3A56">
          <w:rPr>
            <w:rFonts w:ascii="Times New Roman" w:eastAsia="Times New Roman" w:hAnsi="Times New Roman" w:cs="Times New Roman"/>
            <w:sz w:val="24"/>
            <w:szCs w:val="24"/>
          </w:rPr>
          <w:delText xml:space="preserve">This method allowed us to determine if two or three clusters could be used to describe the data, where two clusters </w:delText>
        </w:r>
      </w:del>
      <w:del w:id="22" w:author="Meyer, Michael Frederick" w:date="2020-06-04T11:02:00Z">
        <w:r w:rsidR="00B37098" w:rsidDel="002C5913">
          <w:rPr>
            <w:rFonts w:ascii="Times New Roman" w:eastAsia="Times New Roman" w:hAnsi="Times New Roman" w:cs="Times New Roman"/>
            <w:sz w:val="24"/>
            <w:szCs w:val="24"/>
          </w:rPr>
          <w:delText xml:space="preserve">consisted of </w:delText>
        </w:r>
      </w:del>
      <w:del w:id="23" w:author="Meyer, Michael Frederick" w:date="2020-06-04T11:07:00Z">
        <w:r w:rsidR="00B37098" w:rsidDel="00FF3A56">
          <w:rPr>
            <w:rFonts w:ascii="Times New Roman" w:eastAsia="Times New Roman" w:hAnsi="Times New Roman" w:cs="Times New Roman"/>
            <w:sz w:val="24"/>
            <w:szCs w:val="24"/>
          </w:rPr>
          <w:delText xml:space="preserve">low/moderate </w:delText>
        </w:r>
      </w:del>
      <w:del w:id="24" w:author="Meyer, Michael Frederick" w:date="2020-06-04T11:02:00Z">
        <w:r w:rsidR="00B37098" w:rsidDel="002C5913">
          <w:rPr>
            <w:rFonts w:ascii="Times New Roman" w:eastAsia="Times New Roman" w:hAnsi="Times New Roman" w:cs="Times New Roman"/>
            <w:sz w:val="24"/>
            <w:szCs w:val="24"/>
          </w:rPr>
          <w:delText>PPCP concentrations or IDW</w:delText>
        </w:r>
      </w:del>
      <w:del w:id="25" w:author="Meyer, Michael Frederick" w:date="2020-06-04T11:07:00Z">
        <w:r w:rsidR="00B37098" w:rsidDel="00FF3A56">
          <w:rPr>
            <w:rFonts w:ascii="Times New Roman" w:eastAsia="Times New Roman" w:hAnsi="Times New Roman" w:cs="Times New Roman"/>
            <w:sz w:val="24"/>
            <w:szCs w:val="24"/>
          </w:rPr>
          <w:delText xml:space="preserve"> population and three </w:delText>
        </w:r>
        <w:r w:rsidR="00205279" w:rsidDel="00FF3A56">
          <w:rPr>
            <w:rFonts w:ascii="Times New Roman" w:eastAsia="Times New Roman" w:hAnsi="Times New Roman" w:cs="Times New Roman"/>
            <w:sz w:val="24"/>
            <w:szCs w:val="24"/>
          </w:rPr>
          <w:delText xml:space="preserve">clusters </w:delText>
        </w:r>
      </w:del>
      <w:del w:id="26" w:author="Meyer, Michael Frederick" w:date="2020-06-04T11:03:00Z">
        <w:r w:rsidR="00B37098" w:rsidDel="002C5913">
          <w:rPr>
            <w:rFonts w:ascii="Times New Roman" w:eastAsia="Times New Roman" w:hAnsi="Times New Roman" w:cs="Times New Roman"/>
            <w:sz w:val="24"/>
            <w:szCs w:val="24"/>
          </w:rPr>
          <w:delText>cons</w:delText>
        </w:r>
        <w:r w:rsidR="00205279" w:rsidDel="002C5913">
          <w:rPr>
            <w:rFonts w:ascii="Times New Roman" w:eastAsia="Times New Roman" w:hAnsi="Times New Roman" w:cs="Times New Roman"/>
            <w:sz w:val="24"/>
            <w:szCs w:val="24"/>
          </w:rPr>
          <w:delText>tituted</w:delText>
        </w:r>
        <w:r w:rsidR="00B37098" w:rsidDel="002C5913">
          <w:rPr>
            <w:rFonts w:ascii="Times New Roman" w:eastAsia="Times New Roman" w:hAnsi="Times New Roman" w:cs="Times New Roman"/>
            <w:sz w:val="24"/>
            <w:szCs w:val="24"/>
          </w:rPr>
          <w:delText xml:space="preserve"> </w:delText>
        </w:r>
      </w:del>
      <w:del w:id="27" w:author="Meyer, Michael Frederick" w:date="2020-06-04T11:07:00Z">
        <w:r w:rsidR="00B37098" w:rsidDel="00FF3A56">
          <w:rPr>
            <w:rFonts w:ascii="Times New Roman" w:eastAsia="Times New Roman" w:hAnsi="Times New Roman" w:cs="Times New Roman"/>
            <w:sz w:val="24"/>
            <w:szCs w:val="24"/>
          </w:rPr>
          <w:delText xml:space="preserve">low, moderate, and high </w:delText>
        </w:r>
      </w:del>
      <w:del w:id="28" w:author="Meyer, Michael Frederick" w:date="2020-06-04T11:02:00Z">
        <w:r w:rsidR="00B37098" w:rsidDel="002C5913">
          <w:rPr>
            <w:rFonts w:ascii="Times New Roman" w:eastAsia="Times New Roman" w:hAnsi="Times New Roman" w:cs="Times New Roman"/>
            <w:sz w:val="24"/>
            <w:szCs w:val="24"/>
          </w:rPr>
          <w:delText xml:space="preserve">PPCP concentrations or </w:delText>
        </w:r>
      </w:del>
      <w:del w:id="29" w:author="Meyer, Michael Frederick" w:date="2020-06-04T11:07:00Z">
        <w:r w:rsidR="00B37098" w:rsidDel="00FF3A56">
          <w:rPr>
            <w:rFonts w:ascii="Times New Roman" w:eastAsia="Times New Roman" w:hAnsi="Times New Roman" w:cs="Times New Roman"/>
            <w:sz w:val="24"/>
            <w:szCs w:val="24"/>
          </w:rPr>
          <w:delText xml:space="preserve">IDW population. </w:delText>
        </w:r>
      </w:del>
      <w:del w:id="30" w:author="Meyer, Michael Frederick" w:date="2020-06-04T11:08:00Z">
        <w:r w:rsidR="00AB7989" w:rsidDel="00FF3A56">
          <w:rPr>
            <w:rFonts w:ascii="Times New Roman" w:eastAsia="Times New Roman" w:hAnsi="Times New Roman" w:cs="Times New Roman"/>
            <w:sz w:val="24"/>
            <w:szCs w:val="24"/>
          </w:rPr>
          <w:delText>W</w:delText>
        </w:r>
      </w:del>
      <w:ins w:id="31" w:author="Meyer, Michael Frederick" w:date="2020-06-04T11:08:00Z">
        <w:r w:rsidR="00FF3A56">
          <w:rPr>
            <w:rFonts w:ascii="Times New Roman" w:eastAsia="Times New Roman" w:hAnsi="Times New Roman" w:cs="Times New Roman"/>
            <w:sz w:val="24"/>
            <w:szCs w:val="24"/>
          </w:rPr>
          <w:t>w</w:t>
        </w:r>
      </w:ins>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del w:id="32" w:author="Meyer, Michael Frederick" w:date="2020-06-04T11:08:00Z">
        <w:r w:rsidR="00AB7989" w:rsidDel="00FF3A56">
          <w:rPr>
            <w:rFonts w:ascii="Times New Roman" w:eastAsia="Times New Roman" w:hAnsi="Times New Roman" w:cs="Times New Roman"/>
            <w:sz w:val="24"/>
            <w:szCs w:val="24"/>
          </w:rPr>
          <w:delText>then</w:delText>
        </w:r>
        <w:r w:rsidR="00B66C34" w:rsidDel="00FF3A56">
          <w:rPr>
            <w:rFonts w:ascii="Times New Roman" w:eastAsia="Times New Roman" w:hAnsi="Times New Roman" w:cs="Times New Roman"/>
            <w:sz w:val="24"/>
            <w:szCs w:val="24"/>
          </w:rPr>
          <w:delText xml:space="preserve"> </w:delText>
        </w:r>
      </w:del>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proofErr w:type="spellStart"/>
      <w:r w:rsidR="000C5619">
        <w:rPr>
          <w:rFonts w:ascii="Times New Roman" w:eastAsia="Times New Roman" w:hAnsi="Times New Roman" w:cs="Times New Roman"/>
          <w:sz w:val="24"/>
          <w:szCs w:val="24"/>
        </w:rPr>
        <w:t>Legnedre</w:t>
      </w:r>
      <w:proofErr w:type="spellEnd"/>
      <w:r w:rsidR="000C5619">
        <w:rPr>
          <w:rFonts w:ascii="Times New Roman" w:eastAsia="Times New Roman" w:hAnsi="Times New Roman" w:cs="Times New Roman"/>
          <w:sz w:val="24"/>
          <w:szCs w:val="24"/>
        </w:rPr>
        <w:t xml:space="preserve"> &amp; Legendre, 2012)</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 xml:space="preserve">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2C38993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515CC35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Figure 2),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265661B3"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(Figure 3).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higher</w:t>
      </w:r>
      <w:proofErr w:type="spellEnd"/>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0088BA3C"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9117EC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5).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56F3F69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EA76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Figure 6)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2AB9FBEA"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191FD0">
        <w:rPr>
          <w:rFonts w:ascii="Times New Roman" w:eastAsia="Times New Roman" w:hAnsi="Times New Roman" w:cs="Times New Roman"/>
          <w:sz w:val="24"/>
          <w:szCs w:val="24"/>
        </w:rPr>
        <w:t xml:space="preserve">suggestions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though,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w:t>
      </w:r>
      <w:del w:id="33" w:author="Meyer, Michael Frederick" w:date="2020-06-04T12:31:00Z">
        <w:r w:rsidR="00CC0FCC" w:rsidDel="00765F65">
          <w:rPr>
            <w:rFonts w:ascii="Times New Roman" w:eastAsia="Times New Roman" w:hAnsi="Times New Roman" w:cs="Times New Roman"/>
            <w:sz w:val="24"/>
            <w:szCs w:val="24"/>
          </w:rPr>
          <w:delText>holistic perspective</w:delText>
        </w:r>
        <w:r w:rsidR="00205279" w:rsidDel="00765F65">
          <w:rPr>
            <w:rFonts w:ascii="Times New Roman" w:eastAsia="Times New Roman" w:hAnsi="Times New Roman" w:cs="Times New Roman"/>
            <w:sz w:val="24"/>
            <w:szCs w:val="24"/>
          </w:rPr>
          <w:delText xml:space="preserve"> of ecological consequences</w:delText>
        </w:r>
      </w:del>
      <w:ins w:id="34" w:author="Meyer, Michael Frederick" w:date="2020-06-04T12:31:00Z">
        <w:r w:rsidR="00765F65">
          <w:rPr>
            <w:rFonts w:ascii="Times New Roman" w:eastAsia="Times New Roman" w:hAnsi="Times New Roman" w:cs="Times New Roman"/>
            <w:sz w:val="24"/>
            <w:szCs w:val="24"/>
          </w:rPr>
          <w:t xml:space="preserve">direct, quantitative </w:t>
        </w:r>
      </w:ins>
      <w:ins w:id="35" w:author="Meyer, Michael Frederick" w:date="2020-06-04T12:32:00Z">
        <w:r w:rsidR="00765F65">
          <w:rPr>
            <w:rFonts w:ascii="Times New Roman" w:eastAsia="Times New Roman" w:hAnsi="Times New Roman" w:cs="Times New Roman"/>
            <w:sz w:val="24"/>
            <w:szCs w:val="24"/>
          </w:rPr>
          <w:t>relationships</w:t>
        </w:r>
      </w:ins>
      <w:ins w:id="36" w:author="Meyer, Michael Frederick" w:date="2020-06-04T12:31:00Z">
        <w:r w:rsidR="00765F65">
          <w:rPr>
            <w:rFonts w:ascii="Times New Roman" w:eastAsia="Times New Roman" w:hAnsi="Times New Roman" w:cs="Times New Roman"/>
            <w:sz w:val="24"/>
            <w:szCs w:val="24"/>
          </w:rPr>
          <w:t xml:space="preserve"> between human </w:t>
        </w:r>
      </w:ins>
      <w:ins w:id="37" w:author="Meyer, Michael Frederick" w:date="2020-06-04T12:32:00Z">
        <w:r w:rsidR="00765F65">
          <w:rPr>
            <w:rFonts w:ascii="Times New Roman" w:eastAsia="Times New Roman" w:hAnsi="Times New Roman" w:cs="Times New Roman"/>
            <w:sz w:val="24"/>
            <w:szCs w:val="24"/>
          </w:rPr>
          <w:t>development and ecological responses</w:t>
        </w:r>
      </w:ins>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2F9158F2"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w:t>
      </w:r>
      <w:r w:rsidR="002C1737">
        <w:rPr>
          <w:rFonts w:ascii="Times New Roman" w:eastAsia="Times New Roman" w:hAnsi="Times New Roman" w:cs="Times New Roman"/>
          <w:sz w:val="24"/>
          <w:szCs w:val="24"/>
        </w:rPr>
        <w:t xml:space="preserve">The use of nutrients alone as indicators would not reveal sewage pollution. </w:t>
      </w:r>
      <w:r w:rsidR="000E7380">
        <w:rPr>
          <w:rFonts w:ascii="Times New Roman" w:eastAsia="Times New Roman" w:hAnsi="Times New Roman" w:cs="Times New Roman"/>
          <w:sz w:val="24"/>
          <w:szCs w:val="24"/>
        </w:rPr>
        <w:t>Perhaps most significantly for Lake Baikal, m</w:t>
      </w:r>
      <w:r w:rsidR="00FC5D9D">
        <w:rPr>
          <w:rFonts w:ascii="Times New Roman" w:eastAsia="Times New Roman" w:hAnsi="Times New Roman" w:cs="Times New Roman"/>
          <w:sz w:val="24"/>
          <w:szCs w:val="24"/>
        </w:rPr>
        <w:t xml:space="preserve">elting permafrost </w:t>
      </w:r>
      <w:r w:rsidR="00D53E5C">
        <w:rPr>
          <w:rFonts w:ascii="Times New Roman" w:eastAsia="Times New Roman" w:hAnsi="Times New Roman" w:cs="Times New Roman"/>
          <w:sz w:val="24"/>
          <w:szCs w:val="24"/>
        </w:rPr>
        <w:t xml:space="preserve">within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r w:rsidR="000E7380">
        <w:rPr>
          <w:rFonts w:ascii="Times New Roman" w:eastAsia="Times New Roman" w:hAnsi="Times New Roman" w:cs="Times New Roman"/>
          <w:sz w:val="24"/>
          <w:szCs w:val="24"/>
        </w:rPr>
        <w:t xml:space="preserve">that of </w:t>
      </w:r>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commentRangeStart w:id="38"/>
      <w:r w:rsidR="000E7380">
        <w:rPr>
          <w:rFonts w:ascii="Times New Roman" w:eastAsia="Times New Roman" w:hAnsi="Times New Roman" w:cs="Times New Roman"/>
          <w:sz w:val="24"/>
          <w:szCs w:val="24"/>
        </w:rPr>
        <w:t xml:space="preserve">Nutrients also can be contributed by </w:t>
      </w:r>
      <w:del w:id="39" w:author="Meyer, Michael Frederick" w:date="2020-06-04T12:33:00Z">
        <w:r w:rsidR="000E7380" w:rsidDel="00765F65">
          <w:rPr>
            <w:rFonts w:ascii="Times New Roman" w:eastAsia="Times New Roman" w:hAnsi="Times New Roman" w:cs="Times New Roman"/>
            <w:sz w:val="24"/>
            <w:szCs w:val="24"/>
          </w:rPr>
          <w:delText>xxx… and xxx…</w:delText>
        </w:r>
      </w:del>
      <w:ins w:id="40" w:author="Meyer, Michael Frederick" w:date="2020-06-04T12:33:00Z">
        <w:r w:rsidR="00765F65">
          <w:rPr>
            <w:rFonts w:ascii="Times New Roman" w:eastAsia="Times New Roman" w:hAnsi="Times New Roman" w:cs="Times New Roman"/>
            <w:sz w:val="24"/>
            <w:szCs w:val="24"/>
          </w:rPr>
          <w:t>agriculture (Powers et al., 2016), atmospher</w:t>
        </w:r>
      </w:ins>
      <w:ins w:id="41" w:author="Meyer, Michael Frederick" w:date="2020-06-04T12:34:00Z">
        <w:r w:rsidR="00765F65">
          <w:rPr>
            <w:rFonts w:ascii="Times New Roman" w:eastAsia="Times New Roman" w:hAnsi="Times New Roman" w:cs="Times New Roman"/>
            <w:sz w:val="24"/>
            <w:szCs w:val="24"/>
          </w:rPr>
          <w:t xml:space="preserve">ic deposition </w:t>
        </w:r>
      </w:ins>
      <w:ins w:id="42" w:author="Meyer, Michael Frederick" w:date="2020-06-04T12:40:00Z">
        <w:r w:rsidR="00765F65">
          <w:rPr>
            <w:rFonts w:ascii="Times New Roman" w:eastAsia="Times New Roman" w:hAnsi="Times New Roman" w:cs="Times New Roman"/>
            <w:sz w:val="24"/>
            <w:szCs w:val="24"/>
          </w:rPr>
          <w:t>of nitrogen (Galloway et al., 2004) and phosphorus (Stoddard et al., 2016)</w:t>
        </w:r>
      </w:ins>
      <w:ins w:id="43" w:author="Meyer, Michael Frederick" w:date="2020-06-04T12:34:00Z">
        <w:r w:rsidR="00765F65">
          <w:rPr>
            <w:rFonts w:ascii="Times New Roman" w:eastAsia="Times New Roman" w:hAnsi="Times New Roman" w:cs="Times New Roman"/>
            <w:sz w:val="24"/>
            <w:szCs w:val="24"/>
          </w:rPr>
          <w:t xml:space="preserve">, </w:t>
        </w:r>
      </w:ins>
      <w:ins w:id="44" w:author="Meyer, Michael Frederick" w:date="2020-06-04T12:40:00Z">
        <w:r w:rsidR="00765F65">
          <w:rPr>
            <w:rFonts w:ascii="Times New Roman" w:eastAsia="Times New Roman" w:hAnsi="Times New Roman" w:cs="Times New Roman"/>
            <w:sz w:val="24"/>
            <w:szCs w:val="24"/>
          </w:rPr>
          <w:t>as well as changing te</w:t>
        </w:r>
      </w:ins>
      <w:ins w:id="45" w:author="Meyer, Michael Frederick" w:date="2020-06-04T12:41:00Z">
        <w:r w:rsidR="00765F65">
          <w:rPr>
            <w:rFonts w:ascii="Times New Roman" w:eastAsia="Times New Roman" w:hAnsi="Times New Roman" w:cs="Times New Roman"/>
            <w:sz w:val="24"/>
            <w:szCs w:val="24"/>
          </w:rPr>
          <w:t>rrestrial plant communities (Moran et al., 2012).</w:t>
        </w:r>
      </w:ins>
      <w:ins w:id="46" w:author="Meyer, Michael Frederick" w:date="2020-06-04T12:34:00Z">
        <w:r w:rsidR="00765F65">
          <w:rPr>
            <w:rFonts w:ascii="Times New Roman" w:eastAsia="Times New Roman" w:hAnsi="Times New Roman" w:cs="Times New Roman"/>
            <w:sz w:val="24"/>
            <w:szCs w:val="24"/>
          </w:rPr>
          <w:t xml:space="preserve"> </w:t>
        </w:r>
      </w:ins>
      <w:r w:rsidR="000E7380">
        <w:rPr>
          <w:rFonts w:ascii="Times New Roman" w:eastAsia="Times New Roman" w:hAnsi="Times New Roman" w:cs="Times New Roman"/>
          <w:sz w:val="24"/>
          <w:szCs w:val="24"/>
        </w:rPr>
        <w:t xml:space="preserve"> </w:t>
      </w:r>
      <w:ins w:id="47" w:author="Meyer, Michael Frederick" w:date="2020-06-04T12:41:00Z">
        <w:r w:rsidR="00765F65">
          <w:rPr>
            <w:rFonts w:ascii="Times New Roman" w:eastAsia="Times New Roman" w:hAnsi="Times New Roman" w:cs="Times New Roman"/>
            <w:sz w:val="24"/>
            <w:szCs w:val="24"/>
          </w:rPr>
          <w:t>T</w:t>
        </w:r>
      </w:ins>
      <w:del w:id="48" w:author="Meyer, Michael Frederick" w:date="2020-06-04T12:41:00Z">
        <w:r w:rsidR="000E7380" w:rsidDel="00765F65">
          <w:rPr>
            <w:rFonts w:ascii="Times New Roman" w:eastAsia="Times New Roman" w:hAnsi="Times New Roman" w:cs="Times New Roman"/>
            <w:sz w:val="24"/>
            <w:szCs w:val="24"/>
          </w:rPr>
          <w:delText>t</w:delText>
        </w:r>
      </w:del>
      <w:r w:rsidR="000E7380">
        <w:rPr>
          <w:rFonts w:ascii="Times New Roman" w:eastAsia="Times New Roman" w:hAnsi="Times New Roman" w:cs="Times New Roman"/>
          <w:sz w:val="24"/>
          <w:szCs w:val="24"/>
        </w:rPr>
        <w:t>o the best of our knowledge</w:t>
      </w:r>
      <w:ins w:id="49" w:author="Meyer, Michael Frederick" w:date="2020-06-04T12:41:00Z">
        <w:r w:rsidR="00765F65">
          <w:rPr>
            <w:rFonts w:ascii="Times New Roman" w:eastAsia="Times New Roman" w:hAnsi="Times New Roman" w:cs="Times New Roman"/>
            <w:sz w:val="24"/>
            <w:szCs w:val="24"/>
          </w:rPr>
          <w:t>,</w:t>
        </w:r>
      </w:ins>
      <w:r w:rsidR="000E7380">
        <w:rPr>
          <w:rFonts w:ascii="Times New Roman" w:eastAsia="Times New Roman" w:hAnsi="Times New Roman" w:cs="Times New Roman"/>
          <w:sz w:val="24"/>
          <w:szCs w:val="24"/>
        </w:rPr>
        <w:t xml:space="preserve"> these are not yet major factors in the Baikal watershed, relative to sewage </w:t>
      </w:r>
      <w:ins w:id="50" w:author="Meyer, Michael Frederick" w:date="2020-06-04T12:41:00Z">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proofErr w:type="spellStart"/>
        <w:r w:rsidR="00765F65">
          <w:rPr>
            <w:rFonts w:ascii="Times New Roman" w:eastAsia="Times New Roman" w:hAnsi="Times New Roman" w:cs="Times New Roman"/>
            <w:sz w:val="24"/>
            <w:szCs w:val="24"/>
          </w:rPr>
          <w:t>Ozersky</w:t>
        </w:r>
        <w:proofErr w:type="spellEnd"/>
        <w:r w:rsidR="00765F65">
          <w:rPr>
            <w:rFonts w:ascii="Times New Roman" w:eastAsia="Times New Roman" w:hAnsi="Times New Roman" w:cs="Times New Roman"/>
            <w:sz w:val="24"/>
            <w:szCs w:val="24"/>
          </w:rPr>
          <w:t xml:space="preserve"> et al., 2018) </w:t>
        </w:r>
      </w:ins>
      <w:r w:rsidR="000E7380">
        <w:rPr>
          <w:rFonts w:ascii="Times New Roman" w:eastAsia="Times New Roman" w:hAnsi="Times New Roman" w:cs="Times New Roman"/>
          <w:sz w:val="24"/>
          <w:szCs w:val="24"/>
        </w:rPr>
        <w:t>and permafrost melt</w:t>
      </w:r>
      <w:ins w:id="51" w:author="Meyer, Michael Frederick" w:date="2020-06-04T12:42:00Z">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ins>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commentRangeEnd w:id="38"/>
      <w:r w:rsidR="000E7380">
        <w:rPr>
          <w:rStyle w:val="CommentReference"/>
        </w:rPr>
        <w:commentReference w:id="38"/>
      </w:r>
      <w:ins w:id="52" w:author="Meyer, Michael Frederick" w:date="2020-06-04T11:10:00Z">
        <w:r w:rsidR="00FF3A56" w:rsidDel="00FF3A56">
          <w:rPr>
            <w:rFonts w:ascii="Times New Roman" w:eastAsia="Times New Roman" w:hAnsi="Times New Roman" w:cs="Times New Roman"/>
            <w:sz w:val="24"/>
            <w:szCs w:val="24"/>
          </w:rPr>
          <w:t xml:space="preserve"> </w:t>
        </w:r>
      </w:ins>
    </w:p>
    <w:p w14:paraId="21A6D87B" w14:textId="334EADB2" w:rsidR="00685D80" w:rsidRDefault="00685D80" w:rsidP="00383BCD">
      <w:pPr>
        <w:rPr>
          <w:rFonts w:ascii="Times New Roman" w:eastAsia="Times New Roman" w:hAnsi="Times New Roman" w:cs="Times New Roman"/>
          <w:sz w:val="24"/>
          <w:szCs w:val="24"/>
        </w:rPr>
      </w:pPr>
    </w:p>
    <w:p w14:paraId="323AA011" w14:textId="2137F8FC" w:rsidR="00224E1E" w:rsidRDefault="009007E8"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the authors’ knowledge, this study is the first to detect PPCPs within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Our </w:t>
      </w:r>
      <w:r w:rsidR="00BE27F7">
        <w:rPr>
          <w:rFonts w:ascii="Times New Roman" w:eastAsia="Times New Roman" w:hAnsi="Times New Roman" w:cs="Times New Roman"/>
          <w:sz w:val="24"/>
          <w:szCs w:val="24"/>
        </w:rPr>
        <w:t>data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demonstrate that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224E1E">
        <w:rPr>
          <w:rFonts w:ascii="Times New Roman" w:eastAsia="Times New Roman" w:hAnsi="Times New Roman" w:cs="Times New Roman"/>
          <w:sz w:val="24"/>
          <w:szCs w:val="24"/>
        </w:rPr>
        <w:t>are present</w:t>
      </w:r>
      <w:r w:rsidR="00FE35CB">
        <w:rPr>
          <w:rFonts w:ascii="Times New Roman" w:eastAsia="Times New Roman" w:hAnsi="Times New Roman" w:cs="Times New Roman"/>
          <w:sz w:val="24"/>
          <w:szCs w:val="24"/>
        </w:rPr>
        <w:t xml:space="preserve"> nearshore and undetectable offshore</w:t>
      </w:r>
      <w:r w:rsidR="00BE27F7">
        <w:rPr>
          <w:rFonts w:ascii="Times New Roman" w:eastAsia="Times New Roman" w:hAnsi="Times New Roman" w:cs="Times New Roman"/>
          <w:sz w:val="24"/>
          <w:szCs w:val="24"/>
        </w:rPr>
        <w:t>, suggesting that sewage inputs in Baikal indeed 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p>
    <w:p w14:paraId="44DD3027" w14:textId="77777777" w:rsidR="00224E1E" w:rsidRDefault="00224E1E" w:rsidP="00383BCD">
      <w:pPr>
        <w:rPr>
          <w:rFonts w:ascii="Times New Roman" w:eastAsia="Times New Roman" w:hAnsi="Times New Roman" w:cs="Times New Roman"/>
          <w:sz w:val="24"/>
          <w:szCs w:val="24"/>
        </w:rPr>
      </w:pPr>
    </w:p>
    <w:p w14:paraId="16E6AEB6" w14:textId="4E1F2166" w:rsidR="00E63B3C" w:rsidRDefault="00E11A7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 PPCPs as indicators of sewage, w</w:t>
      </w:r>
      <w:r>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concentrate</w:t>
      </w:r>
      <w:r w:rsidR="00874EDD">
        <w:rPr>
          <w:rFonts w:ascii="Times New Roman" w:eastAsia="Times New Roman" w:hAnsi="Times New Roman" w:cs="Times New Roman"/>
          <w:sz w:val="24"/>
          <w:szCs w:val="24"/>
        </w:rPr>
        <w:t xml:space="preserve"> within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proofErr w:type="gramStart"/>
      <w:r w:rsidR="003E20DA">
        <w:rPr>
          <w:rFonts w:ascii="Times New Roman" w:eastAsia="Times New Roman" w:hAnsi="Times New Roman" w:cs="Times New Roman"/>
          <w:sz w:val="24"/>
          <w:szCs w:val="24"/>
        </w:rPr>
        <w:t>Thus</w:t>
      </w:r>
      <w:proofErr w:type="gramEnd"/>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56DFC9F1"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as agriculture (Steinmetz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ins w:id="53" w:author="Meyer, Michael Frederick" w:date="2020-06-04T12:43:00Z">
        <w:r w:rsidR="003D0265">
          <w:rPr>
            <w:rFonts w:ascii="Times New Roman" w:eastAsia="Times New Roman" w:hAnsi="Times New Roman" w:cs="Times New Roman"/>
            <w:sz w:val="24"/>
            <w:szCs w:val="24"/>
          </w:rPr>
          <w:t>Given tha</w:t>
        </w:r>
      </w:ins>
      <w:ins w:id="54" w:author="Meyer, Michael Frederick" w:date="2020-06-04T12:44:00Z">
        <w:r w:rsidR="003D0265">
          <w:rPr>
            <w:rFonts w:ascii="Times New Roman" w:eastAsia="Times New Roman" w:hAnsi="Times New Roman" w:cs="Times New Roman"/>
            <w:sz w:val="24"/>
            <w:szCs w:val="24"/>
          </w:rPr>
          <w:t>t offshore concentrations we</w:t>
        </w:r>
      </w:ins>
      <w:ins w:id="55" w:author="Meyer, Michael Frederick" w:date="2020-06-04T12:45:00Z">
        <w:r w:rsidR="003D0265">
          <w:rPr>
            <w:rFonts w:ascii="Times New Roman" w:eastAsia="Times New Roman" w:hAnsi="Times New Roman" w:cs="Times New Roman"/>
            <w:sz w:val="24"/>
            <w:szCs w:val="24"/>
          </w:rPr>
          <w:t xml:space="preserve">re comparable to the nearshore, </w:t>
        </w:r>
      </w:ins>
      <w:del w:id="56" w:author="Meyer, Michael Frederick" w:date="2020-06-04T12:45:00Z">
        <w:r w:rsidR="00FE35CB" w:rsidDel="003D0265">
          <w:rPr>
            <w:rFonts w:ascii="Times New Roman" w:eastAsia="Times New Roman" w:hAnsi="Times New Roman" w:cs="Times New Roman"/>
            <w:sz w:val="24"/>
            <w:szCs w:val="24"/>
          </w:rPr>
          <w:delText>M</w:delText>
        </w:r>
      </w:del>
      <w:ins w:id="57" w:author="Meyer, Michael Frederick" w:date="2020-06-04T12:45:00Z">
        <w:r w:rsidR="003D0265">
          <w:rPr>
            <w:rFonts w:ascii="Times New Roman" w:eastAsia="Times New Roman" w:hAnsi="Times New Roman" w:cs="Times New Roman"/>
            <w:sz w:val="24"/>
            <w:szCs w:val="24"/>
          </w:rPr>
          <w:t>m</w:t>
        </w:r>
      </w:ins>
      <w:r w:rsidR="00FE35CB">
        <w:rPr>
          <w:rFonts w:ascii="Times New Roman" w:eastAsia="Times New Roman" w:hAnsi="Times New Roman" w:cs="Times New Roman"/>
          <w:sz w:val="24"/>
          <w:szCs w:val="24"/>
        </w:rPr>
        <w:t>icroplastics</w:t>
      </w:r>
      <w:del w:id="58" w:author="Meyer, Michael Frederick" w:date="2020-06-04T12:45:00Z">
        <w:r w:rsidR="00FE35CB" w:rsidDel="003D0265">
          <w:rPr>
            <w:rFonts w:ascii="Times New Roman" w:eastAsia="Times New Roman" w:hAnsi="Times New Roman" w:cs="Times New Roman"/>
            <w:sz w:val="24"/>
            <w:szCs w:val="24"/>
          </w:rPr>
          <w:delText>, though,</w:delText>
        </w:r>
      </w:del>
      <w:r>
        <w:rPr>
          <w:rFonts w:ascii="Times New Roman" w:eastAsia="Times New Roman" w:hAnsi="Times New Roman" w:cs="Times New Roman"/>
          <w:sz w:val="24"/>
          <w:szCs w:val="24"/>
        </w:rPr>
        <w:t xml:space="preserve"> may be useful in</w:t>
      </w:r>
      <w:del w:id="59" w:author="Meyer, Michael Frederick" w:date="2020-06-04T12:43:00Z">
        <w:r w:rsidDel="003D0265">
          <w:rPr>
            <w:rFonts w:ascii="Times New Roman" w:eastAsia="Times New Roman" w:hAnsi="Times New Roman" w:cs="Times New Roman"/>
            <w:sz w:val="24"/>
            <w:szCs w:val="24"/>
          </w:rPr>
          <w:delText xml:space="preserve"> </w:delText>
        </w:r>
      </w:del>
      <w:ins w:id="60" w:author="Meyer, Michael Frederick" w:date="2020-06-04T12:45:00Z">
        <w:r w:rsidR="003D0265">
          <w:rPr>
            <w:rFonts w:ascii="Times New Roman" w:eastAsia="Times New Roman" w:hAnsi="Times New Roman" w:cs="Times New Roman"/>
            <w:sz w:val="24"/>
            <w:szCs w:val="24"/>
          </w:rPr>
          <w:t xml:space="preserve"> </w:t>
        </w:r>
      </w:ins>
      <w:del w:id="61" w:author="Meyer, Michael Frederick" w:date="2020-06-04T12:43:00Z">
        <w:r w:rsidDel="003D0265">
          <w:rPr>
            <w:rFonts w:ascii="Times New Roman" w:eastAsia="Times New Roman" w:hAnsi="Times New Roman" w:cs="Times New Roman"/>
            <w:sz w:val="24"/>
            <w:szCs w:val="24"/>
          </w:rPr>
          <w:delText>detecting offshore sewag</w:delText>
        </w:r>
        <w:r w:rsidR="00685D80" w:rsidDel="003D0265">
          <w:rPr>
            <w:rFonts w:ascii="Times New Roman" w:eastAsia="Times New Roman" w:hAnsi="Times New Roman" w:cs="Times New Roman"/>
            <w:sz w:val="24"/>
            <w:szCs w:val="24"/>
          </w:rPr>
          <w:delText>e</w:delText>
        </w:r>
        <w:r w:rsidDel="003D0265">
          <w:rPr>
            <w:rFonts w:ascii="Times New Roman" w:eastAsia="Times New Roman" w:hAnsi="Times New Roman" w:cs="Times New Roman"/>
            <w:sz w:val="24"/>
            <w:szCs w:val="24"/>
          </w:rPr>
          <w:delText xml:space="preserve"> signals</w:delText>
        </w:r>
        <w:r w:rsidR="00685D80" w:rsidDel="003D0265">
          <w:rPr>
            <w:rFonts w:ascii="Times New Roman" w:eastAsia="Times New Roman" w:hAnsi="Times New Roman" w:cs="Times New Roman"/>
            <w:sz w:val="24"/>
            <w:szCs w:val="24"/>
          </w:rPr>
          <w:delText xml:space="preserve"> as well as in </w:delText>
        </w:r>
      </w:del>
      <w:r w:rsidR="00685D80">
        <w:rPr>
          <w:rFonts w:ascii="Times New Roman" w:eastAsia="Times New Roman" w:hAnsi="Times New Roman" w:cs="Times New Roman"/>
          <w:sz w:val="24"/>
          <w:szCs w:val="24"/>
        </w:rPr>
        <w:t xml:space="preserve">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2F9527D0"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075A3ADC" w:rsidR="00795293" w:rsidRDefault="0091395E" w:rsidP="00685D80">
      <w:pPr>
        <w:rPr>
          <w:ins w:id="62" w:author="Hampton, Stephanie" w:date="2020-05-30T10:1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altered 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 did not change</w:t>
      </w:r>
      <w:r w:rsidR="00B1679D">
        <w:rPr>
          <w:rFonts w:ascii="Times New Roman" w:eastAsia="Times New Roman" w:hAnsi="Times New Roman" w:cs="Times New Roman"/>
          <w:sz w:val="24"/>
          <w:szCs w:val="24"/>
          <w:highlight w:val="white"/>
        </w:rPr>
        <w:t xml:space="preserve"> as </w:t>
      </w:r>
      <w:r w:rsidR="00795293">
        <w:rPr>
          <w:rFonts w:ascii="Times New Roman" w:eastAsia="Times New Roman" w:hAnsi="Times New Roman" w:cs="Times New Roman"/>
          <w:sz w:val="24"/>
          <w:szCs w:val="24"/>
          <w:highlight w:val="white"/>
        </w:rPr>
        <w:t>normally</w:t>
      </w:r>
      <w:r w:rsidR="00B1679D">
        <w:rPr>
          <w:rFonts w:ascii="Times New Roman" w:eastAsia="Times New Roman" w:hAnsi="Times New Roman" w:cs="Times New Roman"/>
          <w:sz w:val="24"/>
          <w:szCs w:val="24"/>
          <w:highlight w:val="white"/>
        </w:rPr>
        <w:t xml:space="preserve"> expected </w:t>
      </w:r>
      <w:r w:rsidR="00795293">
        <w:rPr>
          <w:rFonts w:ascii="Times New Roman" w:eastAsia="Times New Roman" w:hAnsi="Times New Roman" w:cs="Times New Roman"/>
          <w:sz w:val="24"/>
          <w:szCs w:val="24"/>
          <w:highlight w:val="white"/>
        </w:rPr>
        <w:t>when</w:t>
      </w:r>
      <w:r w:rsidR="00B1679D">
        <w:rPr>
          <w:rFonts w:ascii="Times New Roman" w:eastAsia="Times New Roman" w:hAnsi="Times New Roman" w:cs="Times New Roman"/>
          <w:sz w:val="24"/>
          <w:szCs w:val="24"/>
          <w:highlight w:val="white"/>
        </w:rPr>
        <w:t xml:space="preserve"> periphyton are using δ</w:t>
      </w:r>
      <w:r w:rsidR="00B1679D" w:rsidRPr="000E056C">
        <w:rPr>
          <w:rFonts w:ascii="Times New Roman" w:eastAsia="Times New Roman" w:hAnsi="Times New Roman" w:cs="Times New Roman"/>
          <w:sz w:val="24"/>
          <w:szCs w:val="24"/>
          <w:highlight w:val="white"/>
          <w:vertAlign w:val="superscript"/>
        </w:rPr>
        <w:t>15</w:t>
      </w:r>
      <w:r w:rsidR="00B1679D">
        <w:rPr>
          <w:rFonts w:ascii="Times New Roman" w:eastAsia="Times New Roman" w:hAnsi="Times New Roman" w:cs="Times New Roman"/>
          <w:sz w:val="24"/>
          <w:szCs w:val="24"/>
          <w:highlight w:val="white"/>
        </w:rPr>
        <w:t>N</w:t>
      </w:r>
      <w:r w:rsidR="00795293">
        <w:rPr>
          <w:rFonts w:ascii="Times New Roman" w:eastAsia="Times New Roman" w:hAnsi="Times New Roman" w:cs="Times New Roman"/>
          <w:sz w:val="24"/>
          <w:szCs w:val="24"/>
          <w:highlight w:val="white"/>
        </w:rPr>
        <w:t xml:space="preserve"> enriched by sewage. </w:t>
      </w:r>
      <w:r w:rsidR="00795293" w:rsidRPr="00795293">
        <w:rPr>
          <w:rFonts w:ascii="Times New Roman" w:eastAsia="Times New Roman" w:hAnsi="Times New Roman" w:cs="Times New Roman"/>
          <w:sz w:val="24"/>
          <w:szCs w:val="24"/>
          <w:highlight w:val="yellow"/>
          <w:rPrChange w:id="63" w:author="Hampton, Stephanie" w:date="2020-05-30T10:19:00Z">
            <w:rPr>
              <w:rFonts w:ascii="Times New Roman" w:eastAsia="Times New Roman" w:hAnsi="Times New Roman" w:cs="Times New Roman"/>
              <w:sz w:val="24"/>
              <w:szCs w:val="24"/>
            </w:rPr>
          </w:rPrChange>
        </w:rPr>
        <w:t>Some stuff about other studies that find delta N enrichment in algae near human sewage …. Delta n signal can be complicated by benthic processes… and also here</w:t>
      </w:r>
      <w:r w:rsidRPr="00795293">
        <w:rPr>
          <w:rFonts w:ascii="Times New Roman" w:eastAsia="Times New Roman" w:hAnsi="Times New Roman" w:cs="Times New Roman"/>
          <w:sz w:val="24"/>
          <w:szCs w:val="24"/>
          <w:highlight w:val="yellow"/>
          <w:rPrChange w:id="64" w:author="Hampton, Stephanie" w:date="2020-05-30T10:19:00Z">
            <w:rPr>
              <w:rFonts w:ascii="Times New Roman" w:eastAsia="Times New Roman" w:hAnsi="Times New Roman" w:cs="Times New Roman"/>
              <w:sz w:val="24"/>
              <w:szCs w:val="24"/>
              <w:highlight w:val="white"/>
            </w:rPr>
          </w:rPrChange>
        </w:rPr>
        <w:t xml:space="preserve"> </w:t>
      </w:r>
      <w:del w:id="65" w:author="Hampton, Stephanie" w:date="2020-05-30T10:15:00Z">
        <w:r w:rsidRPr="00795293" w:rsidDel="00B1679D">
          <w:rPr>
            <w:rFonts w:ascii="Times New Roman" w:eastAsia="Times New Roman" w:hAnsi="Times New Roman" w:cs="Times New Roman"/>
            <w:sz w:val="24"/>
            <w:szCs w:val="24"/>
            <w:highlight w:val="yellow"/>
            <w:rPrChange w:id="66" w:author="Hampton, Stephanie" w:date="2020-05-30T10:19:00Z">
              <w:rPr>
                <w:rFonts w:ascii="Times New Roman" w:eastAsia="Times New Roman" w:hAnsi="Times New Roman" w:cs="Times New Roman"/>
                <w:sz w:val="24"/>
                <w:szCs w:val="24"/>
                <w:highlight w:val="white"/>
              </w:rPr>
            </w:rPrChange>
          </w:rPr>
          <w:delText xml:space="preserve">as </w:delText>
        </w:r>
      </w:del>
      <w:ins w:id="67" w:author="Hampton, Stephanie" w:date="2020-05-30T10:15:00Z">
        <w:r w:rsidR="00B1679D" w:rsidRPr="00795293">
          <w:rPr>
            <w:rFonts w:ascii="Times New Roman" w:eastAsia="Times New Roman" w:hAnsi="Times New Roman" w:cs="Times New Roman"/>
            <w:sz w:val="24"/>
            <w:szCs w:val="24"/>
            <w:highlight w:val="yellow"/>
            <w:rPrChange w:id="68" w:author="Hampton, Stephanie" w:date="2020-05-30T10:19:00Z">
              <w:rPr>
                <w:rFonts w:ascii="Times New Roman" w:eastAsia="Times New Roman" w:hAnsi="Times New Roman" w:cs="Times New Roman"/>
                <w:sz w:val="24"/>
                <w:szCs w:val="24"/>
                <w:highlight w:val="white"/>
              </w:rPr>
            </w:rPrChange>
          </w:rPr>
          <w:t xml:space="preserve">perhaps because </w:t>
        </w:r>
      </w:ins>
      <w:r>
        <w:rPr>
          <w:rFonts w:ascii="Times New Roman" w:eastAsia="Times New Roman" w:hAnsi="Times New Roman" w:cs="Times New Roman"/>
          <w:sz w:val="24"/>
          <w:szCs w:val="24"/>
          <w:highlight w:val="white"/>
        </w:rPr>
        <w:t xml:space="preserve">periphyton’s typically high cell turnover rates </w:t>
      </w:r>
      <w:r w:rsidR="00B1679D">
        <w:rPr>
          <w:rFonts w:ascii="Times New Roman" w:eastAsia="Times New Roman" w:hAnsi="Times New Roman" w:cs="Times New Roman"/>
          <w:sz w:val="24"/>
          <w:szCs w:val="24"/>
          <w:highlight w:val="white"/>
        </w:rPr>
        <w:t xml:space="preserve">can </w:t>
      </w:r>
      <w:r>
        <w:rPr>
          <w:rFonts w:ascii="Times New Roman" w:eastAsia="Times New Roman" w:hAnsi="Times New Roman" w:cs="Times New Roman"/>
          <w:sz w:val="24"/>
          <w:szCs w:val="24"/>
          <w:highlight w:val="white"/>
        </w:rPr>
        <w:t xml:space="preserve">dampen isotopic patterns (e.g., days; </w:t>
      </w:r>
      <w:commentRangeStart w:id="69"/>
      <w:r>
        <w:rPr>
          <w:rFonts w:ascii="Times New Roman" w:eastAsia="Times New Roman" w:hAnsi="Times New Roman" w:cs="Times New Roman"/>
          <w:sz w:val="24"/>
          <w:szCs w:val="24"/>
          <w:highlight w:val="white"/>
        </w:rPr>
        <w:fldChar w:fldCharType="begin"/>
      </w:r>
      <w:r>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Pr>
          <w:rFonts w:ascii="Times New Roman" w:eastAsia="Times New Roman" w:hAnsi="Times New Roman" w:cs="Times New Roman"/>
          <w:sz w:val="24"/>
          <w:szCs w:val="24"/>
          <w:highlight w:val="white"/>
        </w:rPr>
        <w:fldChar w:fldCharType="separate"/>
      </w:r>
      <w:del w:id="70" w:author="Hampton, Stephanie" w:date="2020-05-30T10:13:00Z">
        <w:r w:rsidRPr="00C131EF" w:rsidDel="00B1679D">
          <w:rPr>
            <w:rFonts w:ascii="Times New Roman" w:hAnsi="Times New Roman" w:cs="Times New Roman"/>
            <w:sz w:val="24"/>
            <w:highlight w:val="white"/>
          </w:rPr>
          <w:delText>(</w:delText>
        </w:r>
      </w:del>
      <w:r w:rsidRPr="00C131EF">
        <w:rPr>
          <w:rFonts w:ascii="Times New Roman" w:hAnsi="Times New Roman" w:cs="Times New Roman"/>
          <w:sz w:val="24"/>
          <w:highlight w:val="white"/>
        </w:rPr>
        <w:t>Swamikannu and Hoagland 1989)</w:t>
      </w:r>
      <w:r>
        <w:rPr>
          <w:rFonts w:ascii="Times New Roman" w:eastAsia="Times New Roman" w:hAnsi="Times New Roman" w:cs="Times New Roman"/>
          <w:sz w:val="24"/>
          <w:szCs w:val="24"/>
          <w:highlight w:val="white"/>
        </w:rPr>
        <w:fldChar w:fldCharType="end"/>
      </w:r>
      <w:commentRangeEnd w:id="69"/>
      <w:r w:rsidR="00B1679D">
        <w:rPr>
          <w:rStyle w:val="CommentReference"/>
        </w:rPr>
        <w:commentReference w:id="69"/>
      </w:r>
      <w:ins w:id="71" w:author="Hampton, Stephanie" w:date="2020-05-30T10:15:00Z">
        <w:r w:rsidR="00B1679D">
          <w:rPr>
            <w:rFonts w:ascii="Times New Roman" w:eastAsia="Times New Roman" w:hAnsi="Times New Roman" w:cs="Times New Roman"/>
            <w:sz w:val="24"/>
            <w:szCs w:val="24"/>
            <w:highlight w:val="white"/>
          </w:rPr>
          <w:t>.</w:t>
        </w:r>
      </w:ins>
      <w:del w:id="72" w:author="Hampton, Stephanie" w:date="2020-05-30T10:13:00Z">
        <w:r w:rsidDel="00B1679D">
          <w:rPr>
            <w:rFonts w:ascii="Times New Roman" w:eastAsia="Times New Roman" w:hAnsi="Times New Roman" w:cs="Times New Roman"/>
            <w:sz w:val="24"/>
            <w:szCs w:val="24"/>
            <w:highlight w:val="white"/>
          </w:rPr>
          <w:delText>)</w:delText>
        </w:r>
      </w:del>
      <w:r>
        <w:rPr>
          <w:rFonts w:ascii="Times New Roman" w:eastAsia="Times New Roman" w:hAnsi="Times New Roman" w:cs="Times New Roman"/>
          <w:sz w:val="24"/>
          <w:szCs w:val="24"/>
        </w:rPr>
        <w:t xml:space="preserve"> </w:t>
      </w:r>
    </w:p>
    <w:p w14:paraId="7B3E7B77" w14:textId="77777777" w:rsidR="00795293" w:rsidRDefault="00795293" w:rsidP="00685D80">
      <w:pPr>
        <w:rPr>
          <w:ins w:id="73" w:author="Hampton, Stephanie" w:date="2020-05-30T10:18:00Z"/>
          <w:rFonts w:ascii="Times New Roman" w:eastAsia="Times New Roman" w:hAnsi="Times New Roman" w:cs="Times New Roman"/>
          <w:sz w:val="24"/>
          <w:szCs w:val="24"/>
        </w:rPr>
      </w:pPr>
    </w:p>
    <w:p w14:paraId="3A5A905A" w14:textId="57A0C2C4"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 however,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the benthic algal resources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w:t>
      </w:r>
      <w:r w:rsidR="007E0747">
        <w:rPr>
          <w:rFonts w:ascii="Times New Roman" w:eastAsia="Times New Roman" w:hAnsi="Times New Roman" w:cs="Times New Roman"/>
          <w:sz w:val="24"/>
          <w:szCs w:val="24"/>
        </w:rPr>
        <w:lastRenderedPageBreak/>
        <w:t xml:space="preserve">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58B1DE5"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759010F2"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w:t>
      </w:r>
      <w:proofErr w:type="spellStart"/>
      <w:r w:rsidR="002D1941">
        <w:rPr>
          <w:rFonts w:ascii="Times New Roman" w:eastAsia="Times New Roman" w:hAnsi="Times New Roman" w:cs="Times New Roman"/>
          <w:sz w:val="24"/>
          <w:szCs w:val="24"/>
        </w:rPr>
        <w:t>macorinvertebrate</w:t>
      </w:r>
      <w:proofErr w:type="spellEnd"/>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D37BB9">
        <w:rPr>
          <w:rFonts w:ascii="Times New Roman" w:eastAsia="Times New Roman" w:hAnsi="Times New Roman" w:cs="Times New Roman"/>
          <w:sz w:val="24"/>
          <w:szCs w:val="24"/>
        </w:rPr>
        <w:t>Echoing</w:t>
      </w:r>
      <w:r w:rsidR="002D1941">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(Timoshkin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 this genus, however,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commentRangeStart w:id="74"/>
      <w:r w:rsidR="00456A8D">
        <w:rPr>
          <w:rFonts w:ascii="Times New Roman" w:eastAsia="Times New Roman" w:hAnsi="Times New Roman" w:cs="Times New Roman"/>
          <w:sz w:val="24"/>
          <w:szCs w:val="24"/>
        </w:rPr>
        <w:t xml:space="preserve">speciose </w:t>
      </w:r>
      <w:commentRangeEnd w:id="74"/>
      <w:r w:rsidR="00FF3A56">
        <w:rPr>
          <w:rStyle w:val="CommentReference"/>
        </w:rPr>
        <w:commentReference w:id="74"/>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 xml:space="preserve">McIntyre </w:t>
      </w:r>
      <w:r w:rsidR="000F2398" w:rsidRPr="00C131EF">
        <w:rPr>
          <w:rFonts w:ascii="Times New Roman" w:hAnsi="Times New Roman" w:cs="Times New Roman"/>
          <w:sz w:val="24"/>
          <w:highlight w:val="white"/>
        </w:rPr>
        <w:lastRenderedPageBreak/>
        <w:t>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concentrations likewise suggests that sewage-derived nutrients are being incorporated into the food web. While we did not test amphipod tissue for other sewage indicators, such as PPCPs and microplastics, similar studies have demonstrated the potential for PPCPs to not only bioaccumulate but also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within food webs</w:t>
      </w:r>
      <w:ins w:id="75" w:author="Hampton, Stephanie" w:date="2020-05-30T10:24:00Z">
        <w:r w:rsidR="00456A8D">
          <w:rPr>
            <w:rFonts w:ascii="Times New Roman" w:eastAsia="Times New Roman" w:hAnsi="Times New Roman" w:cs="Times New Roman"/>
            <w:sz w:val="24"/>
            <w:szCs w:val="24"/>
            <w:highlight w:val="white"/>
          </w:rPr>
          <w:t>,</w:t>
        </w:r>
      </w:ins>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D4990E8"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(Figure 6)</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131BD0">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Baikal’s littoral amphipods likely graze on benthic </w:t>
      </w:r>
      <w:commentRangeStart w:id="76"/>
      <w:r w:rsidR="001A726E">
        <w:rPr>
          <w:rFonts w:ascii="Times New Roman" w:eastAsia="Times New Roman" w:hAnsi="Times New Roman" w:cs="Times New Roman"/>
          <w:sz w:val="24"/>
          <w:szCs w:val="24"/>
        </w:rPr>
        <w:t>algae</w:t>
      </w:r>
      <w:commentRangeEnd w:id="76"/>
      <w:r w:rsidR="00456A8D">
        <w:rPr>
          <w:rStyle w:val="CommentReference"/>
        </w:rPr>
        <w:commentReference w:id="76"/>
      </w:r>
      <w:r w:rsidR="001A726E">
        <w:rPr>
          <w:rFonts w:ascii="Times New Roman" w:eastAsia="Times New Roman" w:hAnsi="Times New Roman" w:cs="Times New Roman"/>
          <w:sz w:val="24"/>
          <w:szCs w:val="24"/>
        </w:rPr>
        <w:t xml:space="preserve">. Because 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removing nutrients relative to filamentous taxa. Second, amphipods may indeed consume filamentous algae, and then invest energy to convert C18 fatty acids to C20 and C22 </w:t>
      </w:r>
      <w:commentRangeStart w:id="78"/>
      <w:r w:rsidR="00D8535D">
        <w:rPr>
          <w:rFonts w:ascii="Times New Roman" w:eastAsia="Times New Roman" w:hAnsi="Times New Roman" w:cs="Times New Roman"/>
          <w:sz w:val="24"/>
          <w:szCs w:val="24"/>
        </w:rPr>
        <w:t xml:space="preserve">fatty acids. </w:t>
      </w:r>
      <w:commentRangeEnd w:id="78"/>
      <w:r w:rsidR="006D1C9C">
        <w:rPr>
          <w:rStyle w:val="CommentReference"/>
        </w:rPr>
        <w:commentReference w:id="78"/>
      </w:r>
      <w:r w:rsidR="00D8535D">
        <w:rPr>
          <w:rFonts w:ascii="Times New Roman" w:eastAsia="Times New Roman" w:hAnsi="Times New Roman" w:cs="Times New Roman"/>
          <w:sz w:val="24"/>
          <w:szCs w:val="24"/>
        </w:rPr>
        <w:t>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67BBC080"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F</w:t>
      </w:r>
      <w:r w:rsidR="00DA2137">
        <w:rPr>
          <w:rFonts w:ascii="Times New Roman" w:eastAsia="Times New Roman" w:hAnsi="Times New Roman" w:cs="Times New Roman"/>
          <w:sz w:val="24"/>
          <w:szCs w:val="24"/>
        </w:rPr>
        <w:t xml:space="preserve">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 xml:space="preserve">ding fatty acids. In both cases, our results suggest shifting community interactions and imply a net energetic cost </w:t>
      </w:r>
      <w:r w:rsidR="00373E7B">
        <w:rPr>
          <w:rFonts w:ascii="Times New Roman" w:eastAsia="Times New Roman" w:hAnsi="Times New Roman" w:cs="Times New Roman"/>
          <w:sz w:val="24"/>
          <w:szCs w:val="24"/>
        </w:rPr>
        <w:lastRenderedPageBreak/>
        <w:t xml:space="preserve">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6D1C9C">
        <w:rPr>
          <w:rFonts w:ascii="Times New Roman" w:eastAsia="Times New Roman" w:hAnsi="Times New Roman" w:cs="Times New Roman"/>
          <w:sz w:val="24"/>
          <w:szCs w:val="24"/>
        </w:rPr>
        <w:t xml:space="preserve">the </w:t>
      </w:r>
      <w:r w:rsidR="00373E7B">
        <w:rPr>
          <w:rFonts w:ascii="Times New Roman" w:eastAsia="Times New Roman" w:hAnsi="Times New Roman" w:cs="Times New Roman"/>
          <w:sz w:val="24"/>
          <w:szCs w:val="24"/>
        </w:rPr>
        <w:t>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F47487B"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FF225E">
        <w:rPr>
          <w:rFonts w:ascii="Times New Roman" w:eastAsia="Times New Roman" w:hAnsi="Times New Roman" w:cs="Times New Roman"/>
          <w:sz w:val="24"/>
          <w:szCs w:val="24"/>
        </w:rPr>
        <w:fldChar w:fldCharType="separate"/>
      </w:r>
      <w:r w:rsidR="004A728E">
        <w:rPr>
          <w:rFonts w:ascii="Times New Roman" w:hAnsi="Times New Roman" w:cs="Times New Roman"/>
          <w:sz w:val="24"/>
        </w:rPr>
        <w:t>(</w:t>
      </w:r>
      <w:r w:rsidR="00FF225E" w:rsidRPr="00833C11">
        <w:rPr>
          <w:rFonts w:ascii="Times New Roman" w:hAnsi="Times New Roman" w:cs="Times New Roman"/>
          <w:sz w:val="24"/>
        </w:rPr>
        <w:t>Ministry of Natural Resources and Ecology of the Russian Federation 2014)</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FF225E">
        <w:rPr>
          <w:rFonts w:ascii="Times New Roman" w:eastAsia="Times New Roman" w:hAnsi="Times New Roman" w:cs="Times New Roman"/>
          <w:sz w:val="24"/>
          <w:szCs w:val="24"/>
        </w:rPr>
        <w:t>eutrophic hot spots 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pollution loading before the entire system is affected (</w:t>
      </w:r>
      <w:commentRangeStart w:id="79"/>
      <w:r w:rsidR="00E76385">
        <w:rPr>
          <w:rFonts w:ascii="Times New Roman" w:eastAsia="Times New Roman" w:hAnsi="Times New Roman" w:cs="Times New Roman"/>
          <w:sz w:val="24"/>
          <w:szCs w:val="24"/>
        </w:rPr>
        <w:t>Jacoby</w:t>
      </w:r>
      <w:commentRangeEnd w:id="79"/>
      <w:r w:rsidR="00E76385">
        <w:rPr>
          <w:rStyle w:val="CommentReference"/>
        </w:rPr>
        <w:commentReference w:id="79"/>
      </w:r>
      <w:r w:rsidR="00E76385">
        <w:rPr>
          <w:rFonts w:ascii="Times New Roman" w:eastAsia="Times New Roman" w:hAnsi="Times New Roman" w:cs="Times New Roman"/>
          <w:sz w:val="24"/>
          <w:szCs w:val="24"/>
        </w:rPr>
        <w:t xml:space="preserve"> et al. 1991,</w:t>
      </w:r>
      <w:r w:rsidR="00A825BE">
        <w:rPr>
          <w:rFonts w:ascii="Times New Roman" w:eastAsia="Times New Roman" w:hAnsi="Times New Roman" w:cs="Times New Roman"/>
          <w:sz w:val="24"/>
          <w:szCs w:val="24"/>
        </w:rPr>
        <w:t xml:space="preserve"> Lambert et al. </w:t>
      </w:r>
      <w:commentRangeStart w:id="80"/>
      <w:r w:rsidR="00A825BE">
        <w:rPr>
          <w:rFonts w:ascii="Times New Roman" w:eastAsia="Times New Roman" w:hAnsi="Times New Roman" w:cs="Times New Roman"/>
          <w:sz w:val="24"/>
          <w:szCs w:val="24"/>
        </w:rPr>
        <w:t>2008</w:t>
      </w:r>
      <w:commentRangeEnd w:id="80"/>
      <w:r w:rsidR="00A825BE">
        <w:rPr>
          <w:rStyle w:val="CommentReference"/>
        </w:rPr>
        <w:commentReference w:id="80"/>
      </w:r>
      <w:r w:rsidR="00A825BE">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t xml:space="preserve">Hampton et al., 2011). Beyond Baikal, several large, deep, oligotrophic lakes have likewise experienced localized sewage pollution with nearshore biological responses, despite the pelagic suggesting oligotrophic states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reversal can be complicated (Carpenter et al. </w:t>
      </w:r>
      <w:commentRangeStart w:id="81"/>
      <w:r w:rsidR="00060EB5">
        <w:rPr>
          <w:rFonts w:ascii="Times New Roman" w:eastAsia="Times New Roman" w:hAnsi="Times New Roman" w:cs="Times New Roman"/>
          <w:sz w:val="24"/>
          <w:szCs w:val="24"/>
        </w:rPr>
        <w:t>1999</w:t>
      </w:r>
      <w:commentRangeEnd w:id="81"/>
      <w:r w:rsidR="00060EB5">
        <w:rPr>
          <w:rStyle w:val="CommentReference"/>
        </w:rPr>
        <w:commentReference w:id="81"/>
      </w:r>
      <w:r w:rsidR="00060EB5">
        <w:rPr>
          <w:rFonts w:ascii="Times New Roman" w:eastAsia="Times New Roman" w:hAnsi="Times New Roman" w:cs="Times New Roman"/>
          <w:sz w:val="24"/>
          <w:szCs w:val="24"/>
        </w:rPr>
        <w:t xml:space="preserve">) and highly idiosyncratic (Jeppesen et al. </w:t>
      </w:r>
      <w:commentRangeStart w:id="82"/>
      <w:r w:rsidR="00060EB5">
        <w:rPr>
          <w:rFonts w:ascii="Times New Roman" w:eastAsia="Times New Roman" w:hAnsi="Times New Roman" w:cs="Times New Roman"/>
          <w:sz w:val="24"/>
          <w:szCs w:val="24"/>
        </w:rPr>
        <w:t>2005</w:t>
      </w:r>
      <w:commentRangeEnd w:id="82"/>
      <w:r w:rsidR="00060EB5">
        <w:rPr>
          <w:rStyle w:val="CommentReference"/>
        </w:rPr>
        <w:commentReference w:id="82"/>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systems may experience low level sewage inputs or even nutrient inputs from multiple sources,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commentRangeStart w:id="83"/>
      <w:commentRangeStart w:id="84"/>
      <w:commentRangeStart w:id="85"/>
      <w:r w:rsidR="00FF225E">
        <w:rPr>
          <w:rFonts w:ascii="Times New Roman" w:eastAsia="Times New Roman" w:hAnsi="Times New Roman" w:cs="Times New Roman"/>
          <w:sz w:val="24"/>
          <w:szCs w:val="24"/>
        </w:rPr>
        <w:t>Our study contributes to the body of nearshore sampling work by detailing that even when lakeside development may occur in isolated zones, gradients can form within the nearshore area and propagate community and food web responses even when the human disturbance is not adjacent to the ecological communities</w:t>
      </w:r>
      <w:commentRangeEnd w:id="83"/>
      <w:r w:rsidR="00191FD0">
        <w:rPr>
          <w:rStyle w:val="CommentReference"/>
        </w:rPr>
        <w:commentReference w:id="83"/>
      </w:r>
      <w:commentRangeEnd w:id="84"/>
      <w:r w:rsidR="00AF6212">
        <w:rPr>
          <w:rStyle w:val="CommentReference"/>
        </w:rPr>
        <w:commentReference w:id="84"/>
      </w:r>
      <w:commentRangeEnd w:id="85"/>
      <w:r w:rsidR="008A18BF">
        <w:rPr>
          <w:rStyle w:val="CommentReference"/>
        </w:rPr>
        <w:commentReference w:id="85"/>
      </w:r>
      <w:r w:rsidR="00FF225E">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748B3F0" w14:textId="77777777" w:rsidR="0091395E" w:rsidRDefault="00A92B32" w:rsidP="0091395E">
      <w:pPr>
        <w:pStyle w:val="Bibliography"/>
      </w:pPr>
      <w:r w:rsidRPr="00A92B32">
        <w:fldChar w:fldCharType="begin"/>
      </w:r>
      <w:r w:rsidRPr="00A92B32">
        <w:instrText xml:space="preserve"> ADDIN ZOTERO_BIBL {"uncited":[],"omitted":[],"custom":[]} CSL_BIBLIOGRAPHY </w:instrText>
      </w:r>
      <w:r w:rsidRPr="00A92B32">
        <w:fldChar w:fldCharType="separate"/>
      </w:r>
      <w:r w:rsidR="0091395E">
        <w:t xml:space="preserve">Anderson, M. J. 2001. A new method for non-parametric multivariate analysis of variance. Austral Ecology </w:t>
      </w:r>
      <w:r w:rsidR="0091395E">
        <w:rPr>
          <w:b/>
          <w:bCs/>
        </w:rPr>
        <w:t>26</w:t>
      </w:r>
      <w:r w:rsidR="0091395E">
        <w:t>: 32–46. doi:10.1111/j.1442-9993.2001.01070.pp.x</w:t>
      </w:r>
    </w:p>
    <w:p w14:paraId="4B2BD015" w14:textId="77777777" w:rsidR="0091395E" w:rsidRDefault="0091395E" w:rsidP="0091395E">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ADAA3EC" w14:textId="77777777" w:rsidR="0091395E" w:rsidRDefault="0091395E" w:rsidP="0091395E">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60CF7CF5" w14:textId="77777777" w:rsidR="0091395E" w:rsidRDefault="0091395E" w:rsidP="0091395E">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2F9B652" w14:textId="77777777" w:rsidR="0091395E" w:rsidRDefault="0091395E" w:rsidP="0091395E">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0D4302C" w14:textId="77777777" w:rsidR="0091395E" w:rsidRDefault="0091395E" w:rsidP="0091395E">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3748CD4B" w14:textId="77777777" w:rsidR="0091395E" w:rsidRDefault="0091395E" w:rsidP="0091395E">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7EF890C2" w14:textId="77777777" w:rsidR="0091395E" w:rsidRDefault="0091395E" w:rsidP="0091395E">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t>
      </w:r>
      <w:r>
        <w:lastRenderedPageBreak/>
        <w:t xml:space="preserve">water sources. SCIENCE OF THE TOTAL ENVIRONMENT </w:t>
      </w:r>
      <w:r>
        <w:rPr>
          <w:b/>
          <w:bCs/>
        </w:rPr>
        <w:t>402</w:t>
      </w:r>
      <w:r>
        <w:t>: 201–216. doi:10.1016/j.scitotenv.2008.02.021</w:t>
      </w:r>
    </w:p>
    <w:p w14:paraId="20D64C81" w14:textId="77777777" w:rsidR="0091395E" w:rsidRDefault="0091395E" w:rsidP="0091395E">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5841A53D" w14:textId="77777777" w:rsidR="0091395E" w:rsidRDefault="0091395E" w:rsidP="0091395E">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696CEDB9" w14:textId="77777777" w:rsidR="0091395E" w:rsidRDefault="0091395E" w:rsidP="0091395E">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2E8C6E0" w14:textId="77777777" w:rsidR="0091395E" w:rsidRDefault="0091395E" w:rsidP="0091395E">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07222BBD" w14:textId="77777777" w:rsidR="0091395E" w:rsidRDefault="0091395E" w:rsidP="0091395E">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44F49327" w14:textId="77777777" w:rsidR="0091395E" w:rsidRDefault="0091395E" w:rsidP="0091395E">
      <w:pPr>
        <w:pStyle w:val="Bibliography"/>
      </w:pPr>
      <w:r>
        <w:t xml:space="preserve">Hampton, S. E., S. McGowan, T. Ozersky, and others. 2018. Recent ecological change in ancient lakes. Limnology and Oceanography </w:t>
      </w:r>
      <w:r>
        <w:rPr>
          <w:b/>
          <w:bCs/>
        </w:rPr>
        <w:t>63</w:t>
      </w:r>
      <w:r>
        <w:t>: 2277–2304. doi:10.1002/lno.10938</w:t>
      </w:r>
    </w:p>
    <w:p w14:paraId="75BE206C" w14:textId="77777777" w:rsidR="0091395E" w:rsidRDefault="0091395E" w:rsidP="0091395E">
      <w:pPr>
        <w:pStyle w:val="Bibliography"/>
      </w:pPr>
      <w:r>
        <w:t xml:space="preserve">Hollingsworth, R. G., J. W. Armstrong, and E. Campbell. 2002. Caffeine as a repellent for slugs and snails. Nature </w:t>
      </w:r>
      <w:r>
        <w:rPr>
          <w:b/>
          <w:bCs/>
        </w:rPr>
        <w:t>417</w:t>
      </w:r>
      <w:r>
        <w:t>: 915–916. doi:10.1038/417915a</w:t>
      </w:r>
    </w:p>
    <w:p w14:paraId="19EEC699" w14:textId="77777777" w:rsidR="0091395E" w:rsidRDefault="0091395E" w:rsidP="0091395E">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8459CB1" w14:textId="77777777" w:rsidR="0091395E" w:rsidRDefault="0091395E" w:rsidP="0091395E">
      <w:pPr>
        <w:pStyle w:val="Bibliography"/>
      </w:pPr>
      <w:r>
        <w:t xml:space="preserve">Kelly, J. R., and R. E. Scheibling. 2012. Fatty acids as dietary tracers in benthic food webs. Marine Ecology Progress Series </w:t>
      </w:r>
      <w:r>
        <w:rPr>
          <w:b/>
          <w:bCs/>
        </w:rPr>
        <w:t>446</w:t>
      </w:r>
      <w:r>
        <w:t>: 1–22. doi:10.3354/meps09559</w:t>
      </w:r>
    </w:p>
    <w:p w14:paraId="21992C96" w14:textId="77777777" w:rsidR="0091395E" w:rsidRDefault="0091395E" w:rsidP="0091395E">
      <w:pPr>
        <w:pStyle w:val="Bibliography"/>
      </w:pPr>
      <w:r>
        <w:lastRenderedPageBreak/>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0C503AC1" w14:textId="77777777" w:rsidR="0091395E" w:rsidRDefault="0091395E" w:rsidP="0091395E">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7CEAC3CB" w14:textId="77777777" w:rsidR="0091395E" w:rsidRDefault="0091395E" w:rsidP="0091395E">
      <w:pPr>
        <w:pStyle w:val="Bibliography"/>
      </w:pPr>
      <w:r>
        <w:t>Kozhov, M. M. 1963. Lake Baikal and its Life, Springer Science &amp; Business Media.</w:t>
      </w:r>
    </w:p>
    <w:p w14:paraId="5566401A" w14:textId="77777777" w:rsidR="0091395E" w:rsidRDefault="0091395E" w:rsidP="0091395E">
      <w:pPr>
        <w:pStyle w:val="Bibliography"/>
      </w:pPr>
      <w:r>
        <w:t>Kozhova, O. M., and L. R. Izmest’eva. 1998. Lake Baikal: Evolution and Biodiversity, Backhuys Publishers.</w:t>
      </w:r>
    </w:p>
    <w:p w14:paraId="4EB5FAF0" w14:textId="77777777" w:rsidR="0091395E" w:rsidRDefault="0091395E" w:rsidP="0091395E">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3668ACB1" w14:textId="77777777" w:rsidR="0091395E" w:rsidRDefault="0091395E" w:rsidP="0091395E">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68B5E488" w14:textId="77777777" w:rsidR="0091395E" w:rsidRDefault="0091395E" w:rsidP="0091395E">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250D1444" w14:textId="77777777" w:rsidR="0091395E" w:rsidRDefault="0091395E" w:rsidP="0091395E">
      <w:pPr>
        <w:pStyle w:val="Bibliography"/>
      </w:pPr>
      <w:r>
        <w:t>Mazzella, L., and G. F. Russo. 1989. Grazing effect of two Gibbula species (Mollusca, Archaeogastropoda) on the epiphytic community of Posidonia oceanica leaves.</w:t>
      </w:r>
    </w:p>
    <w:p w14:paraId="01CF4CE6" w14:textId="77777777" w:rsidR="0091395E" w:rsidRDefault="0091395E" w:rsidP="0091395E">
      <w:pPr>
        <w:pStyle w:val="Bibliography"/>
      </w:pPr>
      <w:r>
        <w:t xml:space="preserve">McIntyre, P. B., and A. S. Flecker. 2006. Rapid turnover of tissue nitrogen of primary consumers in tropical freshwaters. Oecologia </w:t>
      </w:r>
      <w:r>
        <w:rPr>
          <w:b/>
          <w:bCs/>
        </w:rPr>
        <w:t>148</w:t>
      </w:r>
      <w:r>
        <w:t>: 12–21. doi:10.1007/s00442-005-0354-3</w:t>
      </w:r>
    </w:p>
    <w:p w14:paraId="08C5BF04" w14:textId="77777777" w:rsidR="0091395E" w:rsidRDefault="0091395E" w:rsidP="0091395E">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12961–12973. doi:10.1021/acs.est.9b02966</w:t>
      </w:r>
    </w:p>
    <w:p w14:paraId="253DBD6C" w14:textId="77777777" w:rsidR="0091395E" w:rsidRDefault="0091395E" w:rsidP="0091395E">
      <w:pPr>
        <w:pStyle w:val="Bibliography"/>
      </w:pPr>
      <w:r>
        <w:t>Ministry of Natural Resources and Ecology of the Russian Federation. 2014. On the State of Lake Baikal and Measures for Its Protection in 2013: Government Report.</w:t>
      </w:r>
    </w:p>
    <w:p w14:paraId="4C988ED9" w14:textId="77777777" w:rsidR="0091395E" w:rsidRDefault="0091395E" w:rsidP="0091395E">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13ACF563" w14:textId="77777777" w:rsidR="0091395E" w:rsidRDefault="0091395E" w:rsidP="0091395E">
      <w:pPr>
        <w:pStyle w:val="Bibliography"/>
      </w:pPr>
      <w:r>
        <w:t>Moran, P. W., S. E. Cox, S. S. Embrey, R. L. Huffman, T. D. Olsen, and S. C. Fradkin. 2012. Sources and Sinks of Nitrogen and Phosphorus in a Deep, Oligotrophic Lake, Lake Crescent, Olympic National Park, Washington. US Geological Survey.</w:t>
      </w:r>
    </w:p>
    <w:p w14:paraId="6D4E8AF6" w14:textId="77777777" w:rsidR="0091395E" w:rsidRDefault="0091395E" w:rsidP="0091395E">
      <w:pPr>
        <w:pStyle w:val="Bibliography"/>
      </w:pPr>
      <w:r>
        <w:t xml:space="preserve">Nichols, D. S., P. D. Nichols, and T. A. McMeekin. 1993. Polyunsaturated fatty acids in Antarctic bacteria. Antartic science </w:t>
      </w:r>
      <w:r>
        <w:rPr>
          <w:b/>
          <w:bCs/>
        </w:rPr>
        <w:t>5</w:t>
      </w:r>
      <w:r>
        <w:t>: 149–160. doi:10.1017/S0954102093000215</w:t>
      </w:r>
    </w:p>
    <w:p w14:paraId="793601D0" w14:textId="77777777" w:rsidR="0091395E" w:rsidRDefault="0091395E" w:rsidP="0091395E">
      <w:pPr>
        <w:pStyle w:val="Bibliography"/>
      </w:pPr>
      <w:r>
        <w:t>Oksanen, J., F. G. Blanchet, M. Friendly, and others. 2019. vegan: Community Ecology Package,.</w:t>
      </w:r>
    </w:p>
    <w:p w14:paraId="27F091E8" w14:textId="77777777" w:rsidR="0091395E" w:rsidRDefault="0091395E" w:rsidP="0091395E">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31A492C" w14:textId="77777777" w:rsidR="0091395E" w:rsidRDefault="0091395E" w:rsidP="0091395E">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3275F94C" w14:textId="77777777" w:rsidR="0091395E" w:rsidRDefault="0091395E" w:rsidP="0091395E">
      <w:pPr>
        <w:pStyle w:val="Bibliography"/>
      </w:pPr>
      <w:r>
        <w:t xml:space="preserve">Post, D. M. 2002. Using Stable Isotopes to Estimate Trophic Position: Models, Methods, and Assumptions. Ecology </w:t>
      </w:r>
      <w:r>
        <w:rPr>
          <w:b/>
          <w:bCs/>
        </w:rPr>
        <w:t>83</w:t>
      </w:r>
      <w:r>
        <w:t>: 703–718. doi:10.1890/0012-9658(2002)083[0703:USITET]2.0.CO;2</w:t>
      </w:r>
    </w:p>
    <w:p w14:paraId="72E9AA0E" w14:textId="77777777" w:rsidR="0091395E" w:rsidRDefault="0091395E" w:rsidP="0091395E">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092DC5F0" w14:textId="77777777" w:rsidR="0091395E" w:rsidRDefault="0091395E" w:rsidP="0091395E">
      <w:pPr>
        <w:pStyle w:val="Bibliography"/>
      </w:pPr>
      <w:r>
        <w:t>R Core Team. 2019. R: A Language and Environment for Statistical Computing,.</w:t>
      </w:r>
    </w:p>
    <w:p w14:paraId="3C0F3C90" w14:textId="77777777" w:rsidR="0091395E" w:rsidRDefault="0091395E" w:rsidP="0091395E">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2F9338E1" w14:textId="77777777" w:rsidR="0091395E" w:rsidRDefault="0091395E" w:rsidP="0091395E">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DF9DE0A" w14:textId="77777777" w:rsidR="0091395E" w:rsidRDefault="0091395E" w:rsidP="0091395E">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35C7F85B" w14:textId="77777777" w:rsidR="0091395E" w:rsidRDefault="0091395E" w:rsidP="0091395E">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538F82EA" w14:textId="77777777" w:rsidR="0091395E" w:rsidRDefault="0091395E" w:rsidP="0091395E">
      <w:pPr>
        <w:pStyle w:val="Bibliography"/>
      </w:pPr>
      <w:r>
        <w:t xml:space="preserve">Sargent, J. R., and S. Falk-Petersen. 1988. The lipid biochemistry of calanoid copepods. Hydrobiologia </w:t>
      </w:r>
      <w:r>
        <w:rPr>
          <w:b/>
          <w:bCs/>
        </w:rPr>
        <w:t>167–168</w:t>
      </w:r>
      <w:r>
        <w:t>: 101–114. doi:10.1007/BF00026297</w:t>
      </w:r>
    </w:p>
    <w:p w14:paraId="439E2C44" w14:textId="77777777" w:rsidR="0091395E" w:rsidRDefault="0091395E" w:rsidP="0091395E">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2614FDB4" w14:textId="77777777" w:rsidR="0091395E" w:rsidRDefault="0091395E" w:rsidP="0091395E">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0E55A36F" w14:textId="77777777" w:rsidR="0091395E" w:rsidRDefault="0091395E" w:rsidP="0091395E">
      <w:pPr>
        <w:pStyle w:val="Bibliography"/>
      </w:pPr>
      <w:r>
        <w:t xml:space="preserve">Taipale, S., U. Strandberg, E. Peltomaa, A. W. E. Galloway, A. Ojala,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p>
    <w:p w14:paraId="066B7FEB" w14:textId="77777777" w:rsidR="0091395E" w:rsidRDefault="0091395E" w:rsidP="0091395E">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6516FC63" w14:textId="77777777" w:rsidR="0091395E" w:rsidRDefault="0091395E" w:rsidP="0091395E">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DDD4DA3" w14:textId="77777777" w:rsidR="0091395E" w:rsidRDefault="0091395E" w:rsidP="0091395E">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6DF840BA" w14:textId="77777777" w:rsidR="0091395E" w:rsidRDefault="0091395E" w:rsidP="0091395E">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67D80997" w14:textId="77777777" w:rsidR="0091395E" w:rsidRDefault="0091395E" w:rsidP="0091395E">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5F4E6F4" w14:textId="77777777" w:rsidR="0091395E" w:rsidRDefault="0091395E" w:rsidP="0091395E">
      <w:pPr>
        <w:pStyle w:val="Bibliography"/>
      </w:pPr>
      <w:r>
        <w:t>Wickham, H. 2016. ggplot2: Elegant Graphics for Data Analysis, Springer-Verlag.</w:t>
      </w:r>
    </w:p>
    <w:p w14:paraId="7F4D1D91" w14:textId="77777777" w:rsidR="0091395E" w:rsidRDefault="0091395E" w:rsidP="0091395E">
      <w:pPr>
        <w:pStyle w:val="Bibliography"/>
      </w:pPr>
      <w:r>
        <w:t>Wickham, H., R. Francois, L. Henry, and K. Mueller. 2019. dplyr: A Grammar of Data Manipulation,.</w:t>
      </w:r>
    </w:p>
    <w:p w14:paraId="4C743857" w14:textId="77777777" w:rsidR="0091395E" w:rsidRDefault="0091395E" w:rsidP="0091395E">
      <w:pPr>
        <w:pStyle w:val="Bibliography"/>
      </w:pPr>
      <w:r>
        <w:t>Wickham, H., and L. Henry. 2019. tidyr: Easily Tidy Data with ‘spread()’ and ‘gather()’ Functions,.</w:t>
      </w:r>
    </w:p>
    <w:p w14:paraId="21A23467" w14:textId="77777777" w:rsidR="0091395E" w:rsidRDefault="0091395E" w:rsidP="0091395E">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66C1223E" w14:textId="77777777" w:rsidR="0091395E" w:rsidRDefault="0091395E" w:rsidP="0091395E">
      <w:pPr>
        <w:pStyle w:val="Bibliography"/>
      </w:pPr>
      <w:r>
        <w:lastRenderedPageBreak/>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1ACD0460" w14:textId="1A4B81A9"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3A45DE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Grey sites are located </w:t>
      </w:r>
      <w:commentRangeStart w:id="86"/>
      <w:r>
        <w:rPr>
          <w:rFonts w:ascii="Times New Roman" w:eastAsia="Times New Roman" w:hAnsi="Times New Roman" w:cs="Times New Roman"/>
          <w:sz w:val="24"/>
          <w:szCs w:val="24"/>
        </w:rPr>
        <w:t xml:space="preserve">where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could not be calculated</w:t>
      </w:r>
      <w:commentRangeEnd w:id="86"/>
      <w:r w:rsidR="00CA7C4B">
        <w:rPr>
          <w:rStyle w:val="CommentReference"/>
        </w:rPr>
        <w:commentReference w:id="86"/>
      </w:r>
      <w:r>
        <w:rPr>
          <w:rFonts w:ascii="Times New Roman" w:eastAsia="Times New Roman" w:hAnsi="Times New Roman" w:cs="Times New Roman"/>
          <w:sz w:val="24"/>
          <w:szCs w:val="24"/>
        </w:rPr>
        <w:t xml:space="preserve">.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w:t>
      </w:r>
      <w:commentRangeStart w:id="87"/>
      <w:r>
        <w:rPr>
          <w:rFonts w:ascii="Times New Roman" w:eastAsia="Times New Roman" w:hAnsi="Times New Roman" w:cs="Times New Roman"/>
          <w:sz w:val="24"/>
          <w:szCs w:val="24"/>
        </w:rPr>
        <w:t>of approximately 300,000 people annually</w:t>
      </w:r>
      <w:commentRangeEnd w:id="87"/>
      <w:r w:rsidR="007A705A">
        <w:rPr>
          <w:rStyle w:val="CommentReference"/>
        </w:rPr>
        <w:commentReference w:id="87"/>
      </w:r>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w:t>
      </w:r>
      <w:commentRangeStart w:id="88"/>
      <w:r>
        <w:rPr>
          <w:rFonts w:ascii="Times New Roman" w:eastAsia="Times New Roman" w:hAnsi="Times New Roman" w:cs="Times New Roman"/>
          <w:sz w:val="24"/>
          <w:szCs w:val="24"/>
        </w:rPr>
        <w:t xml:space="preserve">56 </w:t>
      </w:r>
      <w:proofErr w:type="gramStart"/>
      <w:r>
        <w:rPr>
          <w:rFonts w:ascii="Times New Roman" w:eastAsia="Times New Roman" w:hAnsi="Times New Roman" w:cs="Times New Roman"/>
          <w:sz w:val="24"/>
          <w:szCs w:val="24"/>
        </w:rPr>
        <w:t>permanent</w:t>
      </w:r>
      <w:proofErr w:type="gramEnd"/>
      <w:r>
        <w:rPr>
          <w:rFonts w:ascii="Times New Roman" w:eastAsia="Times New Roman" w:hAnsi="Times New Roman" w:cs="Times New Roman"/>
          <w:sz w:val="24"/>
          <w:szCs w:val="24"/>
        </w:rPr>
        <w:t xml:space="preserve"> </w:t>
      </w:r>
      <w:commentRangeEnd w:id="88"/>
      <w:r w:rsidR="007A705A">
        <w:rPr>
          <w:rStyle w:val="CommentReference"/>
        </w:rPr>
        <w:commentReference w:id="88"/>
      </w:r>
      <w:r>
        <w:rPr>
          <w:rFonts w:ascii="Times New Roman" w:eastAsia="Times New Roman" w:hAnsi="Times New Roman" w:cs="Times New Roman"/>
          <w:sz w:val="24"/>
          <w:szCs w:val="24"/>
        </w:rPr>
        <w:t>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w:t>
      </w:r>
      <w:commentRangeStart w:id="89"/>
      <w:r>
        <w:rPr>
          <w:rFonts w:ascii="Times New Roman" w:eastAsia="Times New Roman" w:hAnsi="Times New Roman" w:cs="Times New Roman"/>
          <w:sz w:val="24"/>
          <w:szCs w:val="24"/>
        </w:rPr>
        <w:t xml:space="preserve">600 permanent residents </w:t>
      </w:r>
      <w:commentRangeEnd w:id="89"/>
      <w:r w:rsidR="007A705A">
        <w:rPr>
          <w:rStyle w:val="CommentReference"/>
        </w:rPr>
        <w:commentReference w:id="89"/>
      </w:r>
      <w:r>
        <w:rPr>
          <w:rFonts w:ascii="Times New Roman" w:eastAsia="Times New Roman" w:hAnsi="Times New Roman" w:cs="Times New Roman"/>
          <w:sz w:val="24"/>
          <w:szCs w:val="24"/>
        </w:rPr>
        <w:t xml:space="preserve">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4E6FBC6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2D86F069" w:rsidR="00715D55" w:rsidRDefault="00D8535D">
      <w:pPr>
        <w:rPr>
          <w:rFonts w:ascii="Times New Roman" w:eastAsia="Times New Roman" w:hAnsi="Times New Roman" w:cs="Times New Roman"/>
          <w:sz w:val="24"/>
          <w:szCs w:val="24"/>
        </w:rPr>
      </w:pPr>
      <w:commentRangeStart w:id="90"/>
      <w:r>
        <w:rPr>
          <w:rFonts w:ascii="Times New Roman" w:eastAsia="Times New Roman" w:hAnsi="Times New Roman" w:cs="Times New Roman"/>
          <w:sz w:val="24"/>
          <w:szCs w:val="24"/>
        </w:rPr>
        <w:t xml:space="preserve">Figure </w:t>
      </w:r>
      <w:commentRangeEnd w:id="90"/>
      <w:r w:rsidR="00AF6212">
        <w:rPr>
          <w:rStyle w:val="CommentReference"/>
        </w:rPr>
        <w:commentReference w:id="90"/>
      </w:r>
      <w:r>
        <w:rPr>
          <w:rFonts w:ascii="Times New Roman" w:eastAsia="Times New Roman" w:hAnsi="Times New Roman" w:cs="Times New Roman"/>
          <w:sz w:val="24"/>
          <w:szCs w:val="24"/>
        </w:rPr>
        <w:t xml:space="preserve">3: Periphyton abundance NMDS with </w:t>
      </w:r>
      <w:ins w:id="91" w:author="Hampton, Stephanie" w:date="2020-05-30T11:23:00Z">
        <w:r w:rsidR="007A705A">
          <w:rPr>
            <w:rFonts w:ascii="Times New Roman" w:eastAsia="Times New Roman" w:hAnsi="Times New Roman" w:cs="Times New Roman"/>
            <w:sz w:val="24"/>
            <w:szCs w:val="24"/>
          </w:rPr>
          <w:t>B</w:t>
        </w:r>
      </w:ins>
      <w:del w:id="92" w:author="Hampton, Stephanie" w:date="2020-05-30T11:23:00Z">
        <w:r w:rsidDel="007A705A">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ray-</w:t>
      </w:r>
      <w:ins w:id="93" w:author="Hampton, Stephanie" w:date="2020-05-30T11:23:00Z">
        <w:r w:rsidR="007A705A">
          <w:rPr>
            <w:rFonts w:ascii="Times New Roman" w:eastAsia="Times New Roman" w:hAnsi="Times New Roman" w:cs="Times New Roman"/>
            <w:sz w:val="24"/>
            <w:szCs w:val="24"/>
          </w:rPr>
          <w:t>C</w:t>
        </w:r>
      </w:ins>
      <w:del w:id="94" w:author="Hampton, Stephanie" w:date="2020-05-30T11:23:00Z">
        <w:r w:rsidDel="007A705A">
          <w:rPr>
            <w:rFonts w:ascii="Times New Roman" w:eastAsia="Times New Roman" w:hAnsi="Times New Roman" w:cs="Times New Roman"/>
            <w:sz w:val="24"/>
            <w:szCs w:val="24"/>
          </w:rPr>
          <w:delText>c</w:delText>
        </w:r>
      </w:del>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73C45217" w:rsidR="00715D55" w:rsidRDefault="00D8535D">
      <w:pPr>
        <w:rPr>
          <w:rFonts w:ascii="Times New Roman" w:eastAsia="Times New Roman" w:hAnsi="Times New Roman" w:cs="Times New Roman"/>
          <w:sz w:val="24"/>
          <w:szCs w:val="24"/>
        </w:rPr>
      </w:pPr>
      <w:commentRangeStart w:id="95"/>
      <w:r>
        <w:rPr>
          <w:rFonts w:ascii="Times New Roman" w:eastAsia="Times New Roman" w:hAnsi="Times New Roman" w:cs="Times New Roman"/>
          <w:sz w:val="24"/>
          <w:szCs w:val="24"/>
        </w:rPr>
        <w:t>Figure 4</w:t>
      </w:r>
      <w:commentRangeEnd w:id="95"/>
      <w:r w:rsidR="000B4975">
        <w:rPr>
          <w:rStyle w:val="CommentReference"/>
        </w:rPr>
        <w:commentReference w:id="95"/>
      </w:r>
      <w:r>
        <w:rPr>
          <w:rFonts w:ascii="Times New Roman" w:eastAsia="Times New Roman" w:hAnsi="Times New Roman" w:cs="Times New Roman"/>
          <w:sz w:val="24"/>
          <w:szCs w:val="24"/>
        </w:rPr>
        <w:t xml:space="preserve">: Macroinvertebrate abundance NMDS with </w:t>
      </w:r>
      <w:ins w:id="96" w:author="Hampton, Stephanie" w:date="2020-05-30T11:24:00Z">
        <w:r w:rsidR="007A705A">
          <w:rPr>
            <w:rFonts w:ascii="Times New Roman" w:eastAsia="Times New Roman" w:hAnsi="Times New Roman" w:cs="Times New Roman"/>
            <w:sz w:val="24"/>
            <w:szCs w:val="24"/>
          </w:rPr>
          <w:t>B</w:t>
        </w:r>
      </w:ins>
      <w:del w:id="97" w:author="Hampton, Stephanie" w:date="2020-05-30T11:24:00Z">
        <w:r w:rsidDel="007A705A">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ray-</w:t>
      </w:r>
      <w:ins w:id="98" w:author="Hampton, Stephanie" w:date="2020-05-30T11:24:00Z">
        <w:r w:rsidR="007A705A">
          <w:rPr>
            <w:rFonts w:ascii="Times New Roman" w:eastAsia="Times New Roman" w:hAnsi="Times New Roman" w:cs="Times New Roman"/>
            <w:sz w:val="24"/>
            <w:szCs w:val="24"/>
          </w:rPr>
          <w:t>C</w:t>
        </w:r>
      </w:ins>
      <w:del w:id="99" w:author="Hampton, Stephanie" w:date="2020-05-30T11:24:00Z">
        <w:r w:rsidDel="007A705A">
          <w:rPr>
            <w:rFonts w:ascii="Times New Roman" w:eastAsia="Times New Roman" w:hAnsi="Times New Roman" w:cs="Times New Roman"/>
            <w:sz w:val="24"/>
            <w:szCs w:val="24"/>
          </w:rPr>
          <w:delText>c</w:delText>
        </w:r>
      </w:del>
      <w:r>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6F260BB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amphipods increased</w:t>
      </w:r>
      <w:ins w:id="100" w:author="Hampton, Stephanie" w:date="2020-05-30T11:25:00Z">
        <w:r w:rsidR="005731EE">
          <w:rPr>
            <w:rFonts w:ascii="Times New Roman" w:eastAsia="Times New Roman" w:hAnsi="Times New Roman" w:cs="Times New Roman"/>
            <w:sz w:val="24"/>
            <w:szCs w:val="24"/>
          </w:rPr>
          <w:t xml:space="preserve"> in</w:t>
        </w:r>
      </w:ins>
      <w:r>
        <w:rPr>
          <w:rFonts w:ascii="Times New Roman" w:eastAsia="Times New Roman" w:hAnsi="Times New Roman" w:cs="Times New Roman"/>
          <w:sz w:val="24"/>
          <w:szCs w:val="24"/>
        </w:rPr>
        <w:t xml:space="preserve">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w:t>
      </w:r>
      <w:ins w:id="101" w:author="Hampton, Stephanie" w:date="2020-05-30T11:25:00Z">
        <w:r w:rsidR="005731EE">
          <w:rPr>
            <w:rFonts w:ascii="Times New Roman" w:eastAsia="Times New Roman" w:hAnsi="Times New Roman" w:cs="Times New Roman"/>
            <w:sz w:val="24"/>
            <w:szCs w:val="24"/>
          </w:rPr>
          <w:t xml:space="preserve">to </w:t>
        </w:r>
      </w:ins>
      <w:del w:id="102" w:author="Hampton, Stephanie" w:date="2020-05-30T11:25:00Z">
        <w:r w:rsidDel="005731EE">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7777777" w:rsidR="00E55C6C" w:rsidRDefault="00D8535D">
      <w:pPr>
        <w:rPr>
          <w:rFonts w:ascii="Times New Roman" w:eastAsia="Times New Roman" w:hAnsi="Times New Roman" w:cs="Times New Roman"/>
          <w:sz w:val="24"/>
          <w:szCs w:val="24"/>
        </w:rPr>
      </w:pPr>
      <w:commentRangeStart w:id="103"/>
      <w:r>
        <w:rPr>
          <w:rFonts w:ascii="Times New Roman" w:eastAsia="Times New Roman" w:hAnsi="Times New Roman" w:cs="Times New Roman"/>
          <w:sz w:val="24"/>
          <w:szCs w:val="24"/>
        </w:rPr>
        <w:t>Figure</w:t>
      </w:r>
      <w:commentRangeEnd w:id="103"/>
      <w:r w:rsidR="005731EE">
        <w:rPr>
          <w:rStyle w:val="CommentReference"/>
        </w:rPr>
        <w:commentReference w:id="103"/>
      </w:r>
      <w:r>
        <w:rPr>
          <w:rFonts w:ascii="Times New Roman" w:eastAsia="Times New Roman" w:hAnsi="Times New Roman" w:cs="Times New Roman"/>
          <w:sz w:val="24"/>
          <w:szCs w:val="24"/>
        </w:rPr>
        <w:t xml:space="preserv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68687FEC" w:rsidR="00715D55" w:rsidRDefault="00E55C6C">
      <w:pPr>
        <w:rPr>
          <w:rFonts w:ascii="Times New Roman" w:eastAsia="Times New Roman" w:hAnsi="Times New Roman" w:cs="Times New Roman"/>
          <w:sz w:val="24"/>
          <w:szCs w:val="24"/>
        </w:rPr>
      </w:pPr>
      <w:commentRangeStart w:id="104"/>
      <w:r>
        <w:rPr>
          <w:rFonts w:ascii="Times New Roman" w:eastAsia="Times New Roman" w:hAnsi="Times New Roman" w:cs="Times New Roman"/>
          <w:noProof/>
          <w:sz w:val="24"/>
          <w:szCs w:val="24"/>
          <w:lang w:val="en-US"/>
        </w:rPr>
        <w:lastRenderedPageBreak/>
        <w:drawing>
          <wp:inline distT="0" distB="0" distL="0" distR="0" wp14:anchorId="0C006AD6" wp14:editId="2FCAD47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commentRangeEnd w:id="104"/>
      <w:r w:rsidR="00553A61">
        <w:rPr>
          <w:rStyle w:val="CommentReference"/>
        </w:rPr>
        <w:commentReference w:id="104"/>
      </w:r>
    </w:p>
    <w:p w14:paraId="1F9A1801" w14:textId="77777777" w:rsidR="00715D55" w:rsidRDefault="00715D55">
      <w:pPr>
        <w:rPr>
          <w:rFonts w:ascii="Times New Roman" w:eastAsia="Times New Roman" w:hAnsi="Times New Roman" w:cs="Times New Roman"/>
          <w:sz w:val="24"/>
          <w:szCs w:val="24"/>
        </w:rPr>
      </w:pPr>
    </w:p>
    <w:p w14:paraId="7597A637" w14:textId="6A6246E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ins w:id="105" w:author="Hampton, Stephanie" w:date="2020-05-30T11:27:00Z">
        <w:r w:rsidR="00553A61">
          <w:rPr>
            <w:rFonts w:ascii="Times New Roman" w:eastAsia="Times New Roman" w:hAnsi="Times New Roman" w:cs="Times New Roman"/>
            <w:sz w:val="24"/>
            <w:szCs w:val="24"/>
          </w:rPr>
          <w:t>B</w:t>
        </w:r>
      </w:ins>
      <w:del w:id="106" w:author="Hampton, Stephanie" w:date="2020-05-30T11:27:00Z">
        <w:r w:rsidDel="00553A61">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ray-</w:t>
      </w:r>
      <w:ins w:id="107" w:author="Hampton, Stephanie" w:date="2020-05-30T11:27:00Z">
        <w:r w:rsidR="00553A61">
          <w:rPr>
            <w:rFonts w:ascii="Times New Roman" w:eastAsia="Times New Roman" w:hAnsi="Times New Roman" w:cs="Times New Roman"/>
            <w:sz w:val="24"/>
            <w:szCs w:val="24"/>
          </w:rPr>
          <w:t>C</w:t>
        </w:r>
      </w:ins>
      <w:del w:id="108" w:author="Hampton, Stephanie" w:date="2020-05-30T11:27:00Z">
        <w:r w:rsidDel="00553A61">
          <w:rPr>
            <w:rFonts w:ascii="Times New Roman" w:eastAsia="Times New Roman" w:hAnsi="Times New Roman" w:cs="Times New Roman"/>
            <w:sz w:val="24"/>
            <w:szCs w:val="24"/>
          </w:rPr>
          <w:delText>c</w:delText>
        </w:r>
      </w:del>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del w:id="109" w:author="Hampton, Stephanie" w:date="2020-05-30T11:28:00Z">
        <w:r w:rsidR="005068F3" w:rsidDel="00553A61">
          <w:rPr>
            <w:rFonts w:ascii="Times New Roman" w:eastAsia="Times New Roman" w:hAnsi="Times New Roman" w:cs="Times New Roman"/>
            <w:sz w:val="24"/>
            <w:szCs w:val="24"/>
          </w:rPr>
          <w:delText xml:space="preserve"> spp.</w:delText>
        </w:r>
      </w:del>
      <w:r w:rsidR="005068F3">
        <w:rPr>
          <w:rFonts w:ascii="Times New Roman" w:eastAsia="Times New Roman" w:hAnsi="Times New Roman" w:cs="Times New Roman"/>
          <w:sz w:val="24"/>
          <w:szCs w:val="24"/>
        </w:rPr>
        <w:t xml:space="preserve"> </w:t>
      </w:r>
      <w:del w:id="110" w:author="Hampton, Stephanie" w:date="2020-05-30T11:31:00Z">
        <w:r w:rsidR="005068F3" w:rsidDel="009D5F26">
          <w:rPr>
            <w:rFonts w:ascii="Times New Roman" w:eastAsia="Times New Roman" w:hAnsi="Times New Roman" w:cs="Times New Roman"/>
            <w:sz w:val="24"/>
            <w:szCs w:val="24"/>
          </w:rPr>
          <w:delText>is an</w:delText>
        </w:r>
      </w:del>
      <w:ins w:id="111" w:author="Hampton, Stephanie" w:date="2020-05-30T11:31:00Z">
        <w:r w:rsidR="009D5F26">
          <w:rPr>
            <w:rFonts w:ascii="Times New Roman" w:eastAsia="Times New Roman" w:hAnsi="Times New Roman" w:cs="Times New Roman"/>
            <w:sz w:val="24"/>
            <w:szCs w:val="24"/>
          </w:rPr>
          <w:t>are</w:t>
        </w:r>
      </w:ins>
      <w:r w:rsidR="005068F3">
        <w:rPr>
          <w:rFonts w:ascii="Times New Roman" w:eastAsia="Times New Roman" w:hAnsi="Times New Roman" w:cs="Times New Roman"/>
          <w:sz w:val="24"/>
          <w:szCs w:val="24"/>
        </w:rPr>
        <w:t xml:space="preserve"> endemic filamentous alga</w:t>
      </w:r>
      <w:ins w:id="112" w:author="Hampton, Stephanie" w:date="2020-05-30T11:28:00Z">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ins>
      <w:ins w:id="113" w:author="Hampton, Stephanie" w:date="2020-05-30T11:31:00Z">
        <w:r w:rsidR="009D5F26">
          <w:rPr>
            <w:rFonts w:ascii="Times New Roman" w:eastAsia="Times New Roman" w:hAnsi="Times New Roman" w:cs="Times New Roman"/>
            <w:sz w:val="24"/>
            <w:szCs w:val="24"/>
          </w:rPr>
          <w:t xml:space="preserve">that are </w:t>
        </w:r>
      </w:ins>
      <w:ins w:id="114" w:author="Hampton, Stephanie" w:date="2020-05-30T11:28:00Z">
        <w:r w:rsidR="009D5F26">
          <w:rPr>
            <w:rFonts w:ascii="Times New Roman" w:eastAsia="Times New Roman" w:hAnsi="Times New Roman" w:cs="Times New Roman"/>
            <w:sz w:val="24"/>
            <w:szCs w:val="24"/>
          </w:rPr>
          <w:t>large and form</w:t>
        </w:r>
        <w:r w:rsidR="00553A61">
          <w:rPr>
            <w:rFonts w:ascii="Times New Roman" w:eastAsia="Times New Roman" w:hAnsi="Times New Roman" w:cs="Times New Roman"/>
            <w:sz w:val="24"/>
            <w:szCs w:val="24"/>
          </w:rPr>
          <w:t xml:space="preserve"> very dense mats easily collected </w:t>
        </w:r>
        <w:commentRangeStart w:id="115"/>
        <w:r w:rsidR="00553A61">
          <w:rPr>
            <w:rFonts w:ascii="Times New Roman" w:eastAsia="Times New Roman" w:hAnsi="Times New Roman" w:cs="Times New Roman"/>
            <w:sz w:val="24"/>
            <w:szCs w:val="24"/>
          </w:rPr>
          <w:t>where it occurs</w:t>
        </w:r>
      </w:ins>
      <w:commentRangeEnd w:id="115"/>
      <w:ins w:id="116" w:author="Hampton, Stephanie" w:date="2020-05-30T11:29:00Z">
        <w:r w:rsidR="00553A61">
          <w:rPr>
            <w:rStyle w:val="CommentReference"/>
          </w:rPr>
          <w:commentReference w:id="115"/>
        </w:r>
      </w:ins>
      <w:del w:id="117" w:author="Hampton, Stephanie" w:date="2020-05-30T11:28:00Z">
        <w:r w:rsidR="005068F3" w:rsidDel="00553A61">
          <w:rPr>
            <w:rFonts w:ascii="Times New Roman" w:eastAsia="Times New Roman" w:hAnsi="Times New Roman" w:cs="Times New Roman"/>
            <w:sz w:val="24"/>
            <w:szCs w:val="24"/>
          </w:rPr>
          <w:delText>e</w:delText>
        </w:r>
      </w:del>
      <w:r w:rsidR="005068F3">
        <w:rPr>
          <w:rFonts w:ascii="Times New Roman" w:eastAsia="Times New Roman" w:hAnsi="Times New Roman" w:cs="Times New Roman"/>
          <w:sz w:val="24"/>
          <w:szCs w:val="24"/>
        </w:rPr>
        <w:t xml:space="preserv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BA6FBFE"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01E00C4" wp14:editId="09678F45">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3EF364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commentRangeStart w:id="118"/>
      <w:r>
        <w:rPr>
          <w:rFonts w:ascii="Times New Roman" w:eastAsia="Times New Roman" w:hAnsi="Times New Roman" w:cs="Times New Roman"/>
          <w:sz w:val="24"/>
          <w:szCs w:val="24"/>
        </w:rPr>
        <w:t>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w:t>
      </w:r>
      <w:proofErr w:type="gramStart"/>
      <w:r w:rsidR="005068F3">
        <w:rPr>
          <w:rFonts w:ascii="Times New Roman" w:eastAsia="Times New Roman" w:hAnsi="Times New Roman" w:cs="Times New Roman"/>
          <w:sz w:val="24"/>
          <w:szCs w:val="24"/>
        </w:rPr>
        <w:t>endemic filamentous algae</w:t>
      </w:r>
      <w:proofErr w:type="gramEnd"/>
      <w:r w:rsidR="005068F3">
        <w:rPr>
          <w:rFonts w:ascii="Times New Roman" w:eastAsia="Times New Roman" w:hAnsi="Times New Roman" w:cs="Times New Roman"/>
          <w:sz w:val="24"/>
          <w:szCs w:val="24"/>
        </w:rPr>
        <w:t xml:space="preserve">. Snails were not identified to species prior to fatty acid analysis. </w:t>
      </w:r>
      <w:r>
        <w:rPr>
          <w:rFonts w:ascii="Times New Roman" w:eastAsia="Times New Roman" w:hAnsi="Times New Roman" w:cs="Times New Roman"/>
          <w:sz w:val="24"/>
          <w:szCs w:val="24"/>
        </w:rPr>
        <w:t>Interspecific variation in fatty acid composition tended to be larger than intraspecific variation, implying that fatty acid signatures were largely species-specific and not environmentally driven</w:t>
      </w:r>
      <w:commentRangeEnd w:id="118"/>
      <w:r w:rsidR="009D5F26">
        <w:rPr>
          <w:rStyle w:val="CommentReference"/>
        </w:rPr>
        <w:commentReference w:id="118"/>
      </w:r>
      <w:r>
        <w:rPr>
          <w:rFonts w:ascii="Times New Roman" w:eastAsia="Times New Roman" w:hAnsi="Times New Roman" w:cs="Times New Roman"/>
          <w:sz w:val="24"/>
          <w:szCs w:val="24"/>
        </w:rPr>
        <w:t xml:space="preserve">. </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3D0265" w:rsidRDefault="003D0265">
      <w:pPr>
        <w:widowControl w:val="0"/>
        <w:pBdr>
          <w:top w:val="nil"/>
          <w:left w:val="nil"/>
          <w:bottom w:val="nil"/>
          <w:right w:val="nil"/>
          <w:between w:val="nil"/>
        </w:pBdr>
        <w:spacing w:line="240" w:lineRule="auto"/>
        <w:rPr>
          <w:color w:val="000000"/>
        </w:rPr>
      </w:pPr>
      <w:r>
        <w:rPr>
          <w:color w:val="000000"/>
        </w:rPr>
        <w:t>Note for later</w:t>
      </w:r>
      <w:proofErr w:type="gramStart"/>
      <w:r>
        <w:rPr>
          <w:color w:val="000000"/>
        </w:rPr>
        <w:t>....we'll</w:t>
      </w:r>
      <w:proofErr w:type="gramEnd"/>
      <w:r>
        <w:rPr>
          <w:color w:val="000000"/>
        </w:rPr>
        <w:t xml:space="preserve"> need to eventually talk about author order....and who is in the list.</w:t>
      </w:r>
    </w:p>
  </w:comment>
  <w:comment w:id="1" w:author="Hampton, Stephanie" w:date="2020-05-30T08:19:00Z" w:initials="HS">
    <w:p w14:paraId="75DCF1EC" w14:textId="3C65CC88" w:rsidR="003D0265" w:rsidRDefault="003D0265">
      <w:pPr>
        <w:pStyle w:val="CommentText"/>
      </w:pPr>
      <w:r>
        <w:rPr>
          <w:rStyle w:val="CommentReference"/>
        </w:rPr>
        <w:annotationRef/>
      </w:r>
      <w:r>
        <w:t>rephrase – I don’t know what this means</w:t>
      </w:r>
    </w:p>
  </w:comment>
  <w:comment w:id="2" w:author="Hampton, Stephanie" w:date="2020-05-30T08:48:00Z" w:initials="HS">
    <w:p w14:paraId="23529CB9" w14:textId="5CE4AA94" w:rsidR="003D0265" w:rsidRDefault="003D0265">
      <w:pPr>
        <w:pStyle w:val="CommentText"/>
      </w:pPr>
      <w:r>
        <w:rPr>
          <w:rStyle w:val="CommentReference"/>
        </w:rPr>
        <w:annotationRef/>
      </w:r>
      <w:r>
        <w:t xml:space="preserve">This might be better phrased. Perhaps committee members will have suggestions – we are trying to recognize that </w:t>
      </w:r>
      <w:proofErr w:type="spellStart"/>
      <w:r>
        <w:t>Timoshkin</w:t>
      </w:r>
      <w:proofErr w:type="spellEnd"/>
      <w:r>
        <w:t xml:space="preserve"> et al have made a compelling case without directly relating the nearshore changes to robust sewage indicators – we don’t want to suggest any shortcomings of that work but do want to highlight the usefulness of the present work… what’s new here is directly tying nearshore surveys of water and benthos to the sewage indicators and relating them quantitatively to human settlements</w:t>
      </w:r>
    </w:p>
  </w:comment>
  <w:comment w:id="3" w:author="Hampton, Stephanie" w:date="2020-05-30T09:05:00Z" w:initials="HS">
    <w:p w14:paraId="1A21974B" w14:textId="6063A793" w:rsidR="003D0265" w:rsidRDefault="003D0265">
      <w:pPr>
        <w:pStyle w:val="CommentText"/>
      </w:pPr>
      <w:r>
        <w:rPr>
          <w:rStyle w:val="CommentReference"/>
        </w:rPr>
        <w:annotationRef/>
      </w:r>
      <w:r>
        <w:t>“Built up waterfront” will bring very different images to mind for your readers – these are dirt roads, dachas, food stalls, and only a few relatively large and modern buildings – I am tempted to suggest a panel of photos that show readers what this really means</w:t>
      </w:r>
    </w:p>
  </w:comment>
  <w:comment w:id="4" w:author="Meyer, Michael Frederick" w:date="2020-06-04T09:44:00Z" w:initials="MMF">
    <w:p w14:paraId="7FC3FAA1" w14:textId="2D232F7B" w:rsidR="003D0265" w:rsidRDefault="003D0265">
      <w:pPr>
        <w:pStyle w:val="CommentText"/>
      </w:pPr>
      <w:r>
        <w:rPr>
          <w:rStyle w:val="CommentReference"/>
        </w:rPr>
        <w:annotationRef/>
      </w:r>
      <w:r>
        <w:t xml:space="preserve">I do agree, and was having a similar thought. I have included some sample photos from what we took in the field and the Google Earth Satellite imagery. That may help reviewers and readers contextualize this more. </w:t>
      </w:r>
    </w:p>
  </w:comment>
  <w:comment w:id="7" w:author="Meyer, Michael Frederick" w:date="2020-04-14T11:22:00Z" w:initials="MMF">
    <w:p w14:paraId="55F8719B" w14:textId="74BE0266" w:rsidR="003D0265" w:rsidRDefault="003D0265">
      <w:pPr>
        <w:pStyle w:val="CommentText"/>
      </w:pPr>
      <w:r>
        <w:rPr>
          <w:rStyle w:val="CommentReference"/>
        </w:rPr>
        <w:annotationRef/>
      </w:r>
      <w:r>
        <w:t>Find new reference.</w:t>
      </w:r>
    </w:p>
  </w:comment>
  <w:comment w:id="8" w:author="Hampton, Stephanie" w:date="2020-05-30T09:18:00Z" w:initials="HS">
    <w:p w14:paraId="26DFE5BD" w14:textId="16E2A917" w:rsidR="003D0265" w:rsidRDefault="003D0265">
      <w:pPr>
        <w:pStyle w:val="CommentText"/>
      </w:pPr>
      <w:r>
        <w:rPr>
          <w:rStyle w:val="CommentReference"/>
        </w:rPr>
        <w:annotationRef/>
      </w:r>
      <w:r>
        <w:t>The deleted information is good information but it seems out of place here</w:t>
      </w:r>
    </w:p>
  </w:comment>
  <w:comment w:id="9" w:author="Meyer, Michael Frederick" w:date="2020-06-04T09:49:00Z" w:initials="MMF">
    <w:p w14:paraId="327E07FC" w14:textId="2AF692C4" w:rsidR="003D0265" w:rsidRDefault="003D0265">
      <w:pPr>
        <w:pStyle w:val="CommentText"/>
      </w:pPr>
      <w:r>
        <w:rPr>
          <w:rStyle w:val="CommentReference"/>
        </w:rPr>
        <w:annotationRef/>
      </w:r>
      <w:r>
        <w:t xml:space="preserve">Look for a place for this as TO explicitly asked about this. </w:t>
      </w:r>
    </w:p>
  </w:comment>
  <w:comment w:id="11" w:author="Tedy Ozersky" w:date="2020-03-03T18:51:00Z" w:initials="TO">
    <w:p w14:paraId="52FD0F73" w14:textId="63A75393" w:rsidR="003D0265" w:rsidRDefault="003D0265">
      <w:pPr>
        <w:pStyle w:val="CommentText"/>
      </w:pPr>
      <w:r>
        <w:rPr>
          <w:rStyle w:val="CommentReference"/>
        </w:rPr>
        <w:annotationRef/>
      </w:r>
      <w:r>
        <w:t>I’ll dig into this.</w:t>
      </w:r>
    </w:p>
  </w:comment>
  <w:comment w:id="12" w:author="Meyer, Michael Frederick" w:date="2020-05-02T15:02:00Z" w:initials="MMF">
    <w:p w14:paraId="6C453822" w14:textId="21DFA535" w:rsidR="003D0265" w:rsidRDefault="003D0265">
      <w:pPr>
        <w:pStyle w:val="CommentText"/>
      </w:pPr>
      <w:r>
        <w:rPr>
          <w:rStyle w:val="CommentReference"/>
        </w:rPr>
        <w:annotationRef/>
      </w:r>
      <w:r>
        <w:t xml:space="preserve">TO still looking into this. </w:t>
      </w:r>
    </w:p>
  </w:comment>
  <w:comment w:id="13" w:author="Tedy Ozersky" w:date="2020-03-03T18:51:00Z" w:initials="TO">
    <w:p w14:paraId="32AD1FD8" w14:textId="18502826" w:rsidR="003D0265" w:rsidRDefault="003D0265">
      <w:pPr>
        <w:pStyle w:val="CommentText"/>
      </w:pPr>
      <w:r>
        <w:rPr>
          <w:rStyle w:val="CommentReference"/>
        </w:rPr>
        <w:annotationRef/>
      </w:r>
      <w:r>
        <w:t>Need a bit more detail here.</w:t>
      </w:r>
    </w:p>
  </w:comment>
  <w:comment w:id="15" w:author="Meyer, Michael Frederick" w:date="2020-06-04T10:59:00Z" w:initials="MMF">
    <w:p w14:paraId="655136F8" w14:textId="0136B20F" w:rsidR="003D0265" w:rsidRDefault="003D0265">
      <w:pPr>
        <w:pStyle w:val="CommentText"/>
      </w:pPr>
      <w:r>
        <w:rPr>
          <w:rStyle w:val="CommentReference"/>
        </w:rPr>
        <w:annotationRef/>
      </w:r>
      <w:r>
        <w:t>Not quite sure why you deleted this. I feel like it’s the most accurate description of the methods, but maybe it should be moved to the statistical analysis section. Trying that out.</w:t>
      </w:r>
    </w:p>
  </w:comment>
  <w:comment w:id="38" w:author="Hampton, Stephanie" w:date="2020-05-30T10:02:00Z" w:initials="HS">
    <w:p w14:paraId="7DE01A53" w14:textId="64C2282D" w:rsidR="003D0265" w:rsidRDefault="003D0265">
      <w:pPr>
        <w:pStyle w:val="CommentText"/>
      </w:pPr>
      <w:r>
        <w:rPr>
          <w:rStyle w:val="CommentReference"/>
        </w:rPr>
        <w:annotationRef/>
      </w:r>
      <w:r>
        <w:t>Revisit the intro for other nutrient contributions, and briefly evaluate their influence on Baikal</w:t>
      </w:r>
    </w:p>
  </w:comment>
  <w:comment w:id="69" w:author="Hampton, Stephanie" w:date="2020-05-30T10:13:00Z" w:initials="HS">
    <w:p w14:paraId="715ABFC6" w14:textId="468C647E" w:rsidR="003D0265" w:rsidRDefault="003D0265">
      <w:pPr>
        <w:pStyle w:val="CommentText"/>
      </w:pPr>
      <w:r>
        <w:rPr>
          <w:rStyle w:val="CommentReference"/>
        </w:rPr>
        <w:annotationRef/>
      </w:r>
      <w:r>
        <w:t>Do they show that the cell turnover is high or also that the high cell turnover dampens the pattern? Changes where you would put this reference in the text</w:t>
      </w:r>
    </w:p>
  </w:comment>
  <w:comment w:id="74" w:author="Meyer, Michael Frederick" w:date="2020-06-04T11:13:00Z" w:initials="MMF">
    <w:p w14:paraId="1A654D06" w14:textId="77777777" w:rsidR="003D0265" w:rsidRDefault="003D0265">
      <w:pPr>
        <w:pStyle w:val="CommentText"/>
      </w:pPr>
      <w:r>
        <w:rPr>
          <w:rStyle w:val="CommentReference"/>
        </w:rPr>
        <w:annotationRef/>
      </w:r>
      <w:r>
        <w:t xml:space="preserve">I’ve literally never seen this word, but it gets at what I want. </w:t>
      </w:r>
    </w:p>
    <w:p w14:paraId="3D5E6A53" w14:textId="77777777" w:rsidR="003D0265" w:rsidRDefault="003D0265">
      <w:pPr>
        <w:pStyle w:val="CommentText"/>
      </w:pPr>
    </w:p>
    <w:p w14:paraId="7F8E3E2A" w14:textId="5A9AEBC4" w:rsidR="003D0265" w:rsidRDefault="003D0265">
      <w:pPr>
        <w:pStyle w:val="CommentText"/>
      </w:pPr>
      <w:r>
        <w:t>Question though: I wrote “radiated”. “Radiated” would be more for an evolutionary context and “speciose” is more for an ecological context?</w:t>
      </w:r>
    </w:p>
  </w:comment>
  <w:comment w:id="76" w:author="Hampton, Stephanie" w:date="2020-05-30T10:25:00Z" w:initials="HS">
    <w:p w14:paraId="0430CC0B" w14:textId="13342C01" w:rsidR="003D0265" w:rsidRDefault="003D0265">
      <w:pPr>
        <w:pStyle w:val="CommentText"/>
      </w:pPr>
      <w:r>
        <w:rPr>
          <w:rStyle w:val="CommentReference"/>
        </w:rPr>
        <w:annotationRef/>
      </w:r>
      <w:bookmarkStart w:id="77" w:name="_GoBack"/>
      <w:r>
        <w:t>No doubt there is a lot of Russian literature on what the amphipods eat? Please flesh out those references a little bit</w:t>
      </w:r>
      <w:bookmarkEnd w:id="77"/>
    </w:p>
  </w:comment>
  <w:comment w:id="78" w:author="Hampton, Stephanie" w:date="2020-05-30T10:26:00Z" w:initials="HS">
    <w:p w14:paraId="3CAE3FD4" w14:textId="79D8904E" w:rsidR="003D0265" w:rsidRDefault="003D0265">
      <w:pPr>
        <w:pStyle w:val="CommentText"/>
      </w:pPr>
      <w:r>
        <w:rPr>
          <w:rStyle w:val="CommentReference"/>
        </w:rPr>
        <w:annotationRef/>
      </w:r>
      <w:r>
        <w:t>References demonstrating this is possible</w:t>
      </w:r>
    </w:p>
  </w:comment>
  <w:comment w:id="79" w:author="Hampton, Stephanie" w:date="2020-05-30T10:58:00Z" w:initials="HS">
    <w:p w14:paraId="5DD78DCB" w14:textId="77777777" w:rsidR="003D0265" w:rsidRPr="00E76385" w:rsidRDefault="003D0265" w:rsidP="00E76385">
      <w:pPr>
        <w:rPr>
          <w:rFonts w:ascii="Times New Roman" w:eastAsia="Times New Roman" w:hAnsi="Times New Roman" w:cs="Times New Roman"/>
          <w:sz w:val="24"/>
          <w:szCs w:val="24"/>
          <w:lang w:val="en-US"/>
        </w:rPr>
      </w:pPr>
      <w:r>
        <w:rPr>
          <w:rStyle w:val="CommentReference"/>
        </w:rPr>
        <w:annotationRef/>
      </w:r>
      <w:hyperlink r:id="rId1" w:history="1">
        <w:r w:rsidRPr="00E76385">
          <w:rPr>
            <w:rFonts w:ascii="Times New Roman" w:eastAsia="Times New Roman" w:hAnsi="Times New Roman" w:cs="Times New Roman"/>
            <w:color w:val="0000FF"/>
            <w:sz w:val="24"/>
            <w:szCs w:val="24"/>
            <w:u w:val="single"/>
            <w:lang w:val="en-US"/>
          </w:rPr>
          <w:t>https://www.tandfonline.com/doi/pdf/10.1080/07438149109354252?needAccess=true</w:t>
        </w:r>
      </w:hyperlink>
    </w:p>
    <w:p w14:paraId="3D5CB18D" w14:textId="28143615" w:rsidR="003D0265" w:rsidRDefault="003D0265">
      <w:pPr>
        <w:pStyle w:val="CommentText"/>
      </w:pPr>
    </w:p>
  </w:comment>
  <w:comment w:id="80" w:author="Hampton, Stephanie" w:date="2020-05-30T11:07:00Z" w:initials="HS">
    <w:p w14:paraId="391F89B6" w14:textId="77777777" w:rsidR="003D0265" w:rsidRPr="00A825BE" w:rsidRDefault="003D0265" w:rsidP="00A825BE">
      <w:pPr>
        <w:rPr>
          <w:rFonts w:ascii="Times New Roman" w:eastAsia="Times New Roman" w:hAnsi="Times New Roman" w:cs="Times New Roman"/>
          <w:sz w:val="24"/>
          <w:szCs w:val="24"/>
          <w:lang w:val="en-US"/>
        </w:rPr>
      </w:pPr>
      <w:r>
        <w:rPr>
          <w:rStyle w:val="CommentReference"/>
        </w:rPr>
        <w:annotationRef/>
      </w:r>
      <w:hyperlink r:id="rId2" w:anchor=".XtKgyZ5KiuU" w:history="1">
        <w:r w:rsidRPr="00A825BE">
          <w:rPr>
            <w:rFonts w:ascii="Times New Roman" w:eastAsia="Times New Roman" w:hAnsi="Times New Roman" w:cs="Times New Roman"/>
            <w:color w:val="0000FF"/>
            <w:sz w:val="24"/>
            <w:szCs w:val="24"/>
            <w:u w:val="single"/>
            <w:lang w:val="en-US"/>
          </w:rPr>
          <w:t>https://www.nrcresearchpress.com/doi/abs/10.1139/F07-168#.XtKgyZ5KiuU</w:t>
        </w:r>
      </w:hyperlink>
    </w:p>
    <w:p w14:paraId="4B4AB630" w14:textId="0C3C1DE4" w:rsidR="003D0265" w:rsidRDefault="003D0265">
      <w:pPr>
        <w:pStyle w:val="CommentText"/>
      </w:pPr>
    </w:p>
  </w:comment>
  <w:comment w:id="81" w:author="Hampton, Stephanie" w:date="2020-05-30T11:16:00Z" w:initials="HS">
    <w:p w14:paraId="0681EE13" w14:textId="77777777" w:rsidR="003D0265" w:rsidRPr="00060EB5" w:rsidRDefault="003D0265" w:rsidP="00060EB5">
      <w:pPr>
        <w:rPr>
          <w:rFonts w:ascii="Times New Roman" w:eastAsia="Times New Roman" w:hAnsi="Times New Roman" w:cs="Times New Roman"/>
          <w:sz w:val="24"/>
          <w:szCs w:val="24"/>
          <w:lang w:val="en-US"/>
        </w:rPr>
      </w:pPr>
      <w:r>
        <w:rPr>
          <w:rStyle w:val="CommentReference"/>
        </w:rPr>
        <w:annotationRef/>
      </w:r>
      <w:hyperlink r:id="rId3" w:history="1">
        <w:r w:rsidRPr="00060EB5">
          <w:rPr>
            <w:rFonts w:ascii="Times New Roman" w:eastAsia="Times New Roman" w:hAnsi="Times New Roman" w:cs="Times New Roman"/>
            <w:color w:val="0000FF"/>
            <w:sz w:val="24"/>
            <w:szCs w:val="24"/>
            <w:u w:val="single"/>
            <w:lang w:val="en-US"/>
          </w:rPr>
          <w:t>https://www.jstor.org/stable/2641327?seq=1</w:t>
        </w:r>
      </w:hyperlink>
    </w:p>
    <w:p w14:paraId="747329EE" w14:textId="011C77D7" w:rsidR="003D0265" w:rsidRDefault="003D0265">
      <w:pPr>
        <w:pStyle w:val="CommentText"/>
      </w:pPr>
    </w:p>
  </w:comment>
  <w:comment w:id="82" w:author="Hampton, Stephanie" w:date="2020-05-30T11:17:00Z" w:initials="HS">
    <w:p w14:paraId="4AD7599C" w14:textId="77777777" w:rsidR="003D0265" w:rsidRPr="00060EB5" w:rsidRDefault="003D0265" w:rsidP="00060EB5">
      <w:pPr>
        <w:rPr>
          <w:rFonts w:ascii="Times New Roman" w:eastAsia="Times New Roman" w:hAnsi="Times New Roman" w:cs="Times New Roman"/>
          <w:sz w:val="24"/>
          <w:szCs w:val="24"/>
          <w:lang w:val="en-US"/>
        </w:rPr>
      </w:pPr>
      <w:r>
        <w:rPr>
          <w:rStyle w:val="CommentReference"/>
        </w:rPr>
        <w:annotationRef/>
      </w:r>
      <w:hyperlink r:id="rId4" w:history="1">
        <w:r w:rsidRPr="00060EB5">
          <w:rPr>
            <w:rFonts w:ascii="Times New Roman" w:eastAsia="Times New Roman" w:hAnsi="Times New Roman" w:cs="Times New Roman"/>
            <w:color w:val="0000FF"/>
            <w:sz w:val="24"/>
            <w:szCs w:val="24"/>
            <w:u w:val="single"/>
            <w:lang w:val="en-US"/>
          </w:rPr>
          <w:t>https://onlinelibrary.wiley.com/doi/full/10.1111/j.1365-2427.2005.01415.x</w:t>
        </w:r>
      </w:hyperlink>
    </w:p>
    <w:p w14:paraId="19E53F01" w14:textId="0AAEC9E1" w:rsidR="003D0265" w:rsidRDefault="003D0265">
      <w:pPr>
        <w:pStyle w:val="CommentText"/>
      </w:pPr>
    </w:p>
  </w:comment>
  <w:comment w:id="83" w:author="Hampton, Stephanie" w:date="2020-04-27T17:14:00Z" w:initials="HS">
    <w:p w14:paraId="46E5290D" w14:textId="65C6DE7F" w:rsidR="003D0265" w:rsidRDefault="003D0265">
      <w:pPr>
        <w:pStyle w:val="CommentText"/>
      </w:pPr>
      <w:r>
        <w:rPr>
          <w:rStyle w:val="CommentReference"/>
        </w:rPr>
        <w:annotationRef/>
      </w:r>
      <w:r>
        <w:t>Need to stick the landing a little better in last sentence … we can figure it out</w:t>
      </w:r>
    </w:p>
  </w:comment>
  <w:comment w:id="84" w:author="Meyer, Michael Frederick" w:date="2020-05-03T15:14:00Z" w:initials="MMF">
    <w:p w14:paraId="330F0908" w14:textId="3751DFF7" w:rsidR="003D0265" w:rsidRDefault="003D0265">
      <w:pPr>
        <w:pStyle w:val="CommentText"/>
      </w:pPr>
      <w:r>
        <w:rPr>
          <w:rStyle w:val="CommentReference"/>
        </w:rPr>
        <w:annotationRef/>
      </w:r>
      <w:r>
        <w:t>Not sure</w:t>
      </w:r>
      <w:proofErr w:type="gramStart"/>
      <w:r>
        <w:t>…..</w:t>
      </w:r>
      <w:proofErr w:type="gramEnd"/>
      <w:r>
        <w:t xml:space="preserve"> yet </w:t>
      </w:r>
      <w:proofErr w:type="gramStart"/>
      <w:r>
        <w:t>…..</w:t>
      </w:r>
      <w:proofErr w:type="gramEnd"/>
      <w:r>
        <w:t xml:space="preserve">how best to stick this landing. But I will keep mulling on this while you look over the </w:t>
      </w:r>
      <w:proofErr w:type="spellStart"/>
      <w:r>
        <w:t>ms.</w:t>
      </w:r>
      <w:proofErr w:type="spellEnd"/>
      <w:r>
        <w:t xml:space="preserve"> </w:t>
      </w:r>
    </w:p>
  </w:comment>
  <w:comment w:id="85" w:author="Hampton, Stephanie" w:date="2020-05-30T11:18:00Z" w:initials="HS">
    <w:p w14:paraId="7D2C6AF8" w14:textId="10F01689" w:rsidR="003D0265" w:rsidRDefault="003D0265">
      <w:pPr>
        <w:pStyle w:val="CommentText"/>
      </w:pPr>
      <w:r>
        <w:rPr>
          <w:rStyle w:val="CommentReference"/>
        </w:rPr>
        <w:annotationRef/>
      </w:r>
      <w:r>
        <w:t xml:space="preserve">Nope, not quite there… this is wordy and vague… also, I wouldn’t start the last sentence with “contributes to the body of </w:t>
      </w:r>
      <w:proofErr w:type="gramStart"/>
      <w:r>
        <w:t>literature”…</w:t>
      </w:r>
      <w:proofErr w:type="gramEnd"/>
      <w:r>
        <w:t xml:space="preserve"> sounds boring….</w:t>
      </w:r>
    </w:p>
  </w:comment>
  <w:comment w:id="86" w:author="Hampton, Stephanie" w:date="2020-05-30T11:21:00Z" w:initials="HS">
    <w:p w14:paraId="2CD0B794" w14:textId="582BCA09" w:rsidR="003D0265" w:rsidRDefault="003D0265">
      <w:pPr>
        <w:pStyle w:val="CommentText"/>
      </w:pPr>
      <w:r>
        <w:rPr>
          <w:rStyle w:val="CommentReference"/>
        </w:rPr>
        <w:annotationRef/>
      </w:r>
      <w:r>
        <w:t>This isn’t still relevant, is it?</w:t>
      </w:r>
    </w:p>
  </w:comment>
  <w:comment w:id="87" w:author="Hampton, Stephanie" w:date="2020-05-30T11:21:00Z" w:initials="HS">
    <w:p w14:paraId="073C647F" w14:textId="146D28F1" w:rsidR="003D0265" w:rsidRDefault="003D0265">
      <w:pPr>
        <w:pStyle w:val="CommentText"/>
      </w:pPr>
      <w:r>
        <w:rPr>
          <w:rStyle w:val="CommentReference"/>
        </w:rPr>
        <w:annotationRef/>
      </w:r>
      <w:r>
        <w:t>Does this still agree with text?</w:t>
      </w:r>
    </w:p>
  </w:comment>
  <w:comment w:id="88" w:author="Hampton, Stephanie" w:date="2020-05-30T11:21:00Z" w:initials="HS">
    <w:p w14:paraId="216463B3" w14:textId="1CCAFB4A" w:rsidR="003D0265" w:rsidRDefault="003D0265">
      <w:pPr>
        <w:pStyle w:val="CommentText"/>
      </w:pPr>
      <w:r>
        <w:rPr>
          <w:rStyle w:val="CommentReference"/>
        </w:rPr>
        <w:annotationRef/>
      </w:r>
      <w:r>
        <w:t>Differs from text</w:t>
      </w:r>
    </w:p>
  </w:comment>
  <w:comment w:id="89" w:author="Hampton, Stephanie" w:date="2020-05-30T11:21:00Z" w:initials="HS">
    <w:p w14:paraId="1A51AF93" w14:textId="153C0821" w:rsidR="003D0265" w:rsidRDefault="003D0265">
      <w:pPr>
        <w:pStyle w:val="CommentText"/>
      </w:pPr>
      <w:r>
        <w:rPr>
          <w:rStyle w:val="CommentReference"/>
        </w:rPr>
        <w:annotationRef/>
      </w:r>
      <w:r>
        <w:t>Consistent with text?</w:t>
      </w:r>
    </w:p>
  </w:comment>
  <w:comment w:id="90" w:author="Meyer, Michael Frederick" w:date="2020-05-03T15:15:00Z" w:initials="MMF">
    <w:p w14:paraId="0DD993C1" w14:textId="64022CB2" w:rsidR="003D0265" w:rsidRDefault="003D0265">
      <w:pPr>
        <w:pStyle w:val="CommentText"/>
      </w:pPr>
      <w:r>
        <w:rPr>
          <w:rStyle w:val="CommentReference"/>
        </w:rPr>
        <w:annotationRef/>
      </w:r>
      <w:r>
        <w:t xml:space="preserve">Ted suggested that the two NMDS plots be combined. While it is easy, the formatting is a little tricky, given how I made the plots. I am working on this. </w:t>
      </w:r>
    </w:p>
  </w:comment>
  <w:comment w:id="95" w:author="Tedy Ozersky" w:date="2020-03-03T18:51:00Z" w:initials="TO">
    <w:p w14:paraId="4E101E99" w14:textId="55D93B20" w:rsidR="003D0265" w:rsidRDefault="003D0265">
      <w:pPr>
        <w:pStyle w:val="CommentText"/>
      </w:pPr>
      <w:r>
        <w:rPr>
          <w:rStyle w:val="CommentReference"/>
        </w:rPr>
        <w:annotationRef/>
      </w:r>
      <w:r>
        <w:t>combine figs 3+4 into 2-panel fig</w:t>
      </w:r>
    </w:p>
  </w:comment>
  <w:comment w:id="103" w:author="Hampton, Stephanie" w:date="2020-05-30T11:26:00Z" w:initials="HS">
    <w:p w14:paraId="321BDAF1" w14:textId="2AB3CD8E" w:rsidR="003D0265" w:rsidRDefault="003D0265">
      <w:pPr>
        <w:pStyle w:val="CommentText"/>
      </w:pPr>
      <w:r>
        <w:rPr>
          <w:rStyle w:val="CommentReference"/>
        </w:rPr>
        <w:annotationRef/>
      </w:r>
      <w:r>
        <w:t>some readers won’t like so much detail in the caption but I find it useful so I’m not going to suggest reducing the text at this stage</w:t>
      </w:r>
    </w:p>
  </w:comment>
  <w:comment w:id="104" w:author="Hampton, Stephanie" w:date="2020-05-30T11:30:00Z" w:initials="HS">
    <w:p w14:paraId="6B357A16" w14:textId="310701A4" w:rsidR="003D0265" w:rsidRDefault="003D0265">
      <w:pPr>
        <w:pStyle w:val="CommentText"/>
      </w:pPr>
      <w:r>
        <w:rPr>
          <w:rStyle w:val="CommentReference"/>
        </w:rPr>
        <w:annotationRef/>
      </w:r>
      <w:r>
        <w:t xml:space="preserve">some of the purples aren’t easy to distinguish from </w:t>
      </w:r>
      <w:proofErr w:type="spellStart"/>
      <w:r>
        <w:t>Drapa</w:t>
      </w:r>
      <w:proofErr w:type="spellEnd"/>
    </w:p>
  </w:comment>
  <w:comment w:id="115" w:author="Hampton, Stephanie" w:date="2020-05-30T11:29:00Z" w:initials="HS">
    <w:p w14:paraId="696844D7" w14:textId="6F6EB2BA" w:rsidR="003D0265" w:rsidRDefault="003D0265">
      <w:pPr>
        <w:pStyle w:val="CommentText"/>
      </w:pPr>
      <w:r>
        <w:rPr>
          <w:rStyle w:val="CommentReference"/>
        </w:rPr>
        <w:annotationRef/>
      </w:r>
      <w:r>
        <w:t>I don’t know quite how to say this, but I think something needs to be said about why this is separate from the rest of the periphyton</w:t>
      </w:r>
    </w:p>
  </w:comment>
  <w:comment w:id="118" w:author="Hampton, Stephanie" w:date="2020-05-30T11:32:00Z" w:initials="HS">
    <w:p w14:paraId="3A1C352F" w14:textId="46BDBD7A" w:rsidR="003D0265" w:rsidRDefault="003D0265">
      <w:pPr>
        <w:pStyle w:val="CommentText"/>
      </w:pPr>
      <w:r>
        <w:rPr>
          <w:rStyle w:val="CommentReference"/>
        </w:rPr>
        <w:annotationRef/>
      </w:r>
      <w:r>
        <w:t>See my edits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75DCF1EC" w15:done="0"/>
  <w15:commentEx w15:paraId="23529CB9" w15:done="0"/>
  <w15:commentEx w15:paraId="1A21974B" w15:done="0"/>
  <w15:commentEx w15:paraId="7FC3FAA1" w15:paraIdParent="1A21974B" w15:done="0"/>
  <w15:commentEx w15:paraId="55F8719B" w15:done="0"/>
  <w15:commentEx w15:paraId="26DFE5BD" w15:done="0"/>
  <w15:commentEx w15:paraId="327E07FC" w15:paraIdParent="26DFE5BD" w15:done="0"/>
  <w15:commentEx w15:paraId="52FD0F73" w15:done="0"/>
  <w15:commentEx w15:paraId="6C453822" w15:paraIdParent="52FD0F73" w15:done="0"/>
  <w15:commentEx w15:paraId="32AD1FD8" w15:done="0"/>
  <w15:commentEx w15:paraId="655136F8" w15:done="0"/>
  <w15:commentEx w15:paraId="7DE01A53" w15:done="0"/>
  <w15:commentEx w15:paraId="715ABFC6" w15:done="0"/>
  <w15:commentEx w15:paraId="7F8E3E2A" w15:done="0"/>
  <w15:commentEx w15:paraId="0430CC0B" w15:done="0"/>
  <w15:commentEx w15:paraId="3CAE3FD4" w15:done="0"/>
  <w15:commentEx w15:paraId="3D5CB18D" w15:done="0"/>
  <w15:commentEx w15:paraId="4B4AB630" w15:done="0"/>
  <w15:commentEx w15:paraId="747329EE" w15:done="0"/>
  <w15:commentEx w15:paraId="19E53F01" w15:done="0"/>
  <w15:commentEx w15:paraId="46E5290D" w15:done="0"/>
  <w15:commentEx w15:paraId="330F0908" w15:paraIdParent="46E5290D" w15:done="0"/>
  <w15:commentEx w15:paraId="7D2C6AF8" w15:paraIdParent="46E5290D" w15:done="0"/>
  <w15:commentEx w15:paraId="2CD0B794" w15:done="0"/>
  <w15:commentEx w15:paraId="073C647F" w15:done="0"/>
  <w15:commentEx w15:paraId="216463B3" w15:done="0"/>
  <w15:commentEx w15:paraId="1A51AF93" w15:done="0"/>
  <w15:commentEx w15:paraId="0DD993C1" w15:done="0"/>
  <w15:commentEx w15:paraId="4E101E99" w15:done="0"/>
  <w15:commentEx w15:paraId="321BDAF1" w15:done="0"/>
  <w15:commentEx w15:paraId="6B357A16" w15:done="0"/>
  <w15:commentEx w15:paraId="696844D7" w15:done="0"/>
  <w15:commentEx w15:paraId="3A1C35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75DCF1EC" w16cid:durableId="22833F55"/>
  <w16cid:commentId w16cid:paraId="23529CB9" w16cid:durableId="22833F58"/>
  <w16cid:commentId w16cid:paraId="1A21974B" w16cid:durableId="22833F5D"/>
  <w16cid:commentId w16cid:paraId="7FC3FAA1" w16cid:durableId="22834108"/>
  <w16cid:commentId w16cid:paraId="55F8719B" w16cid:durableId="22401B7E"/>
  <w16cid:commentId w16cid:paraId="26DFE5BD" w16cid:durableId="22833F62"/>
  <w16cid:commentId w16cid:paraId="327E07FC" w16cid:durableId="22834227"/>
  <w16cid:commentId w16cid:paraId="52FD0F73" w16cid:durableId="2210D028"/>
  <w16cid:commentId w16cid:paraId="6C453822" w16cid:durableId="225809EE"/>
  <w16cid:commentId w16cid:paraId="32AD1FD8" w16cid:durableId="2210D02C"/>
  <w16cid:commentId w16cid:paraId="655136F8" w16cid:durableId="22835279"/>
  <w16cid:commentId w16cid:paraId="7DE01A53" w16cid:durableId="22833F6D"/>
  <w16cid:commentId w16cid:paraId="715ABFC6" w16cid:durableId="22833F71"/>
  <w16cid:commentId w16cid:paraId="7F8E3E2A" w16cid:durableId="228355D6"/>
  <w16cid:commentId w16cid:paraId="0430CC0B" w16cid:durableId="22833F72"/>
  <w16cid:commentId w16cid:paraId="3CAE3FD4" w16cid:durableId="22833F73"/>
  <w16cid:commentId w16cid:paraId="3D5CB18D" w16cid:durableId="22833F75"/>
  <w16cid:commentId w16cid:paraId="4B4AB630" w16cid:durableId="22833F76"/>
  <w16cid:commentId w16cid:paraId="747329EE" w16cid:durableId="22833F79"/>
  <w16cid:commentId w16cid:paraId="19E53F01" w16cid:durableId="22833F7A"/>
  <w16cid:commentId w16cid:paraId="46E5290D" w16cid:durableId="22567133"/>
  <w16cid:commentId w16cid:paraId="330F0908" w16cid:durableId="22595E68"/>
  <w16cid:commentId w16cid:paraId="7D2C6AF8" w16cid:durableId="22833F7D"/>
  <w16cid:commentId w16cid:paraId="2CD0B794" w16cid:durableId="22833F7E"/>
  <w16cid:commentId w16cid:paraId="073C647F" w16cid:durableId="22833F7F"/>
  <w16cid:commentId w16cid:paraId="216463B3" w16cid:durableId="22833F80"/>
  <w16cid:commentId w16cid:paraId="1A51AF93" w16cid:durableId="22833F81"/>
  <w16cid:commentId w16cid:paraId="0DD993C1" w16cid:durableId="22595E97"/>
  <w16cid:commentId w16cid:paraId="4E101E99" w16cid:durableId="2210D063"/>
  <w16cid:commentId w16cid:paraId="321BDAF1" w16cid:durableId="22833F84"/>
  <w16cid:commentId w16cid:paraId="6B357A16" w16cid:durableId="22833F85"/>
  <w16cid:commentId w16cid:paraId="696844D7" w16cid:durableId="22833F86"/>
  <w16cid:commentId w16cid:paraId="3A1C352F" w16cid:durableId="22833F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pton, Stephanie">
    <w15:presenceInfo w15:providerId="None" w15:userId="Hampton, Stephanie"/>
  </w15:person>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6CEC"/>
    <w:rsid w:val="00051082"/>
    <w:rsid w:val="00060EB5"/>
    <w:rsid w:val="000803B9"/>
    <w:rsid w:val="0008134F"/>
    <w:rsid w:val="00090369"/>
    <w:rsid w:val="0009268E"/>
    <w:rsid w:val="00092E59"/>
    <w:rsid w:val="000B4975"/>
    <w:rsid w:val="000B5308"/>
    <w:rsid w:val="000B5B9E"/>
    <w:rsid w:val="000C2C76"/>
    <w:rsid w:val="000C5619"/>
    <w:rsid w:val="000D0804"/>
    <w:rsid w:val="000D4AC4"/>
    <w:rsid w:val="000D6577"/>
    <w:rsid w:val="000E056C"/>
    <w:rsid w:val="000E7380"/>
    <w:rsid w:val="000F223A"/>
    <w:rsid w:val="000F2398"/>
    <w:rsid w:val="000F601A"/>
    <w:rsid w:val="000F7A09"/>
    <w:rsid w:val="00106752"/>
    <w:rsid w:val="00110977"/>
    <w:rsid w:val="00115FCB"/>
    <w:rsid w:val="00123693"/>
    <w:rsid w:val="001249C1"/>
    <w:rsid w:val="00131BD0"/>
    <w:rsid w:val="0014730F"/>
    <w:rsid w:val="00147D1A"/>
    <w:rsid w:val="00150E6F"/>
    <w:rsid w:val="00154ABA"/>
    <w:rsid w:val="001742BF"/>
    <w:rsid w:val="00180C02"/>
    <w:rsid w:val="001910E2"/>
    <w:rsid w:val="00191128"/>
    <w:rsid w:val="00191B6C"/>
    <w:rsid w:val="00191FD0"/>
    <w:rsid w:val="001936D1"/>
    <w:rsid w:val="00195B09"/>
    <w:rsid w:val="00197C8D"/>
    <w:rsid w:val="001A1BBB"/>
    <w:rsid w:val="001A726E"/>
    <w:rsid w:val="001B7B02"/>
    <w:rsid w:val="001C6CA2"/>
    <w:rsid w:val="001D454C"/>
    <w:rsid w:val="001E2084"/>
    <w:rsid w:val="001F0393"/>
    <w:rsid w:val="00205279"/>
    <w:rsid w:val="00222599"/>
    <w:rsid w:val="00222A8A"/>
    <w:rsid w:val="002249CB"/>
    <w:rsid w:val="00224E1E"/>
    <w:rsid w:val="00225EC8"/>
    <w:rsid w:val="002309D1"/>
    <w:rsid w:val="002313BC"/>
    <w:rsid w:val="00232F99"/>
    <w:rsid w:val="00233CA3"/>
    <w:rsid w:val="00236ED5"/>
    <w:rsid w:val="002424DE"/>
    <w:rsid w:val="00250FD8"/>
    <w:rsid w:val="00252F80"/>
    <w:rsid w:val="002703B2"/>
    <w:rsid w:val="002849B1"/>
    <w:rsid w:val="00287F90"/>
    <w:rsid w:val="00292741"/>
    <w:rsid w:val="002A02BE"/>
    <w:rsid w:val="002B00A3"/>
    <w:rsid w:val="002C1737"/>
    <w:rsid w:val="002C5913"/>
    <w:rsid w:val="002D1941"/>
    <w:rsid w:val="002E06DD"/>
    <w:rsid w:val="002E6D0A"/>
    <w:rsid w:val="002F1C07"/>
    <w:rsid w:val="00324C64"/>
    <w:rsid w:val="00357863"/>
    <w:rsid w:val="00357C12"/>
    <w:rsid w:val="00363613"/>
    <w:rsid w:val="00370B28"/>
    <w:rsid w:val="00373E7B"/>
    <w:rsid w:val="00375241"/>
    <w:rsid w:val="00381463"/>
    <w:rsid w:val="00383BCD"/>
    <w:rsid w:val="00394A8C"/>
    <w:rsid w:val="003968BB"/>
    <w:rsid w:val="003A3B7A"/>
    <w:rsid w:val="003C6606"/>
    <w:rsid w:val="003C75C7"/>
    <w:rsid w:val="003D0265"/>
    <w:rsid w:val="003E20DA"/>
    <w:rsid w:val="004003EB"/>
    <w:rsid w:val="0041417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5D54"/>
    <w:rsid w:val="004A728E"/>
    <w:rsid w:val="004B3908"/>
    <w:rsid w:val="004B4081"/>
    <w:rsid w:val="004B5E84"/>
    <w:rsid w:val="004B79EC"/>
    <w:rsid w:val="004C1747"/>
    <w:rsid w:val="004D4D41"/>
    <w:rsid w:val="004E481A"/>
    <w:rsid w:val="004F577D"/>
    <w:rsid w:val="005068F3"/>
    <w:rsid w:val="00512766"/>
    <w:rsid w:val="00514479"/>
    <w:rsid w:val="005308B4"/>
    <w:rsid w:val="00532522"/>
    <w:rsid w:val="00536BE1"/>
    <w:rsid w:val="0054796C"/>
    <w:rsid w:val="00553A61"/>
    <w:rsid w:val="00555EF1"/>
    <w:rsid w:val="00557916"/>
    <w:rsid w:val="005613D8"/>
    <w:rsid w:val="0056418A"/>
    <w:rsid w:val="005731EE"/>
    <w:rsid w:val="00574762"/>
    <w:rsid w:val="005855F7"/>
    <w:rsid w:val="00587BE1"/>
    <w:rsid w:val="00597E12"/>
    <w:rsid w:val="005A573D"/>
    <w:rsid w:val="005A6C99"/>
    <w:rsid w:val="005B362F"/>
    <w:rsid w:val="005C1322"/>
    <w:rsid w:val="005F4343"/>
    <w:rsid w:val="005F618B"/>
    <w:rsid w:val="005F7A18"/>
    <w:rsid w:val="00626543"/>
    <w:rsid w:val="006300F4"/>
    <w:rsid w:val="00641CE6"/>
    <w:rsid w:val="00641D70"/>
    <w:rsid w:val="00645829"/>
    <w:rsid w:val="00650752"/>
    <w:rsid w:val="00651D3A"/>
    <w:rsid w:val="006563E3"/>
    <w:rsid w:val="00672B30"/>
    <w:rsid w:val="00673CE2"/>
    <w:rsid w:val="006752D5"/>
    <w:rsid w:val="00685D80"/>
    <w:rsid w:val="00690E7D"/>
    <w:rsid w:val="006A7A61"/>
    <w:rsid w:val="006B1D2B"/>
    <w:rsid w:val="006B3ABE"/>
    <w:rsid w:val="006B4A02"/>
    <w:rsid w:val="006C6420"/>
    <w:rsid w:val="006D1C9C"/>
    <w:rsid w:val="006D26E7"/>
    <w:rsid w:val="006D35AC"/>
    <w:rsid w:val="006D5521"/>
    <w:rsid w:val="006E0A52"/>
    <w:rsid w:val="006E42C8"/>
    <w:rsid w:val="006E5C66"/>
    <w:rsid w:val="006F5F57"/>
    <w:rsid w:val="00715D55"/>
    <w:rsid w:val="007273EE"/>
    <w:rsid w:val="00732999"/>
    <w:rsid w:val="0073707F"/>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3AD5"/>
    <w:rsid w:val="007E0747"/>
    <w:rsid w:val="007E0849"/>
    <w:rsid w:val="007E2F25"/>
    <w:rsid w:val="007E6282"/>
    <w:rsid w:val="007F226F"/>
    <w:rsid w:val="00801579"/>
    <w:rsid w:val="0081388E"/>
    <w:rsid w:val="00833288"/>
    <w:rsid w:val="00833C11"/>
    <w:rsid w:val="008363E4"/>
    <w:rsid w:val="00874EDD"/>
    <w:rsid w:val="00877064"/>
    <w:rsid w:val="00885BA6"/>
    <w:rsid w:val="008A18BF"/>
    <w:rsid w:val="008A299A"/>
    <w:rsid w:val="008A5647"/>
    <w:rsid w:val="008A7669"/>
    <w:rsid w:val="008C64AE"/>
    <w:rsid w:val="008C6721"/>
    <w:rsid w:val="008D6D41"/>
    <w:rsid w:val="008E5D3D"/>
    <w:rsid w:val="008E7730"/>
    <w:rsid w:val="008F41D6"/>
    <w:rsid w:val="009007E8"/>
    <w:rsid w:val="00902608"/>
    <w:rsid w:val="00905270"/>
    <w:rsid w:val="0091395E"/>
    <w:rsid w:val="00920A8F"/>
    <w:rsid w:val="00926704"/>
    <w:rsid w:val="00956343"/>
    <w:rsid w:val="009654BD"/>
    <w:rsid w:val="00965CCB"/>
    <w:rsid w:val="00970A1D"/>
    <w:rsid w:val="00986022"/>
    <w:rsid w:val="009A2585"/>
    <w:rsid w:val="009A6AFC"/>
    <w:rsid w:val="009A7491"/>
    <w:rsid w:val="009B2C39"/>
    <w:rsid w:val="009B7513"/>
    <w:rsid w:val="009C3612"/>
    <w:rsid w:val="009C6B78"/>
    <w:rsid w:val="009D0DDD"/>
    <w:rsid w:val="009D5F26"/>
    <w:rsid w:val="009D6A53"/>
    <w:rsid w:val="009F0747"/>
    <w:rsid w:val="009F1393"/>
    <w:rsid w:val="009F4AEC"/>
    <w:rsid w:val="009F5671"/>
    <w:rsid w:val="00A011BB"/>
    <w:rsid w:val="00A10D0E"/>
    <w:rsid w:val="00A22275"/>
    <w:rsid w:val="00A454D8"/>
    <w:rsid w:val="00A6440C"/>
    <w:rsid w:val="00A825BE"/>
    <w:rsid w:val="00A87BAC"/>
    <w:rsid w:val="00A91AE6"/>
    <w:rsid w:val="00A92B32"/>
    <w:rsid w:val="00A9628E"/>
    <w:rsid w:val="00AB7989"/>
    <w:rsid w:val="00AC75E6"/>
    <w:rsid w:val="00AE06B7"/>
    <w:rsid w:val="00AE6372"/>
    <w:rsid w:val="00AF0312"/>
    <w:rsid w:val="00AF6212"/>
    <w:rsid w:val="00B05791"/>
    <w:rsid w:val="00B07246"/>
    <w:rsid w:val="00B11017"/>
    <w:rsid w:val="00B14EA0"/>
    <w:rsid w:val="00B15F86"/>
    <w:rsid w:val="00B1679D"/>
    <w:rsid w:val="00B2468C"/>
    <w:rsid w:val="00B24F30"/>
    <w:rsid w:val="00B37098"/>
    <w:rsid w:val="00B417BC"/>
    <w:rsid w:val="00B55E36"/>
    <w:rsid w:val="00B63560"/>
    <w:rsid w:val="00B66C34"/>
    <w:rsid w:val="00B70844"/>
    <w:rsid w:val="00B72507"/>
    <w:rsid w:val="00B7339C"/>
    <w:rsid w:val="00B803E2"/>
    <w:rsid w:val="00B9280F"/>
    <w:rsid w:val="00B97CFE"/>
    <w:rsid w:val="00BC1A91"/>
    <w:rsid w:val="00BD0B70"/>
    <w:rsid w:val="00BD3210"/>
    <w:rsid w:val="00BD46C3"/>
    <w:rsid w:val="00BE06D7"/>
    <w:rsid w:val="00BE27F7"/>
    <w:rsid w:val="00BF09EC"/>
    <w:rsid w:val="00C053B8"/>
    <w:rsid w:val="00C131EF"/>
    <w:rsid w:val="00C239E7"/>
    <w:rsid w:val="00C30C70"/>
    <w:rsid w:val="00C33FF9"/>
    <w:rsid w:val="00C345FA"/>
    <w:rsid w:val="00C34AFE"/>
    <w:rsid w:val="00C34B80"/>
    <w:rsid w:val="00C44829"/>
    <w:rsid w:val="00C451C6"/>
    <w:rsid w:val="00C52786"/>
    <w:rsid w:val="00C842B9"/>
    <w:rsid w:val="00CA7C4B"/>
    <w:rsid w:val="00CB3C43"/>
    <w:rsid w:val="00CC0781"/>
    <w:rsid w:val="00CC0FCC"/>
    <w:rsid w:val="00CC139B"/>
    <w:rsid w:val="00CE567A"/>
    <w:rsid w:val="00CF2299"/>
    <w:rsid w:val="00CF3363"/>
    <w:rsid w:val="00D05946"/>
    <w:rsid w:val="00D0773C"/>
    <w:rsid w:val="00D13058"/>
    <w:rsid w:val="00D20ACE"/>
    <w:rsid w:val="00D2684E"/>
    <w:rsid w:val="00D271DE"/>
    <w:rsid w:val="00D37BB9"/>
    <w:rsid w:val="00D438C7"/>
    <w:rsid w:val="00D52D89"/>
    <w:rsid w:val="00D53E5C"/>
    <w:rsid w:val="00D631E0"/>
    <w:rsid w:val="00D63D31"/>
    <w:rsid w:val="00D71D8A"/>
    <w:rsid w:val="00D72E69"/>
    <w:rsid w:val="00D77EA1"/>
    <w:rsid w:val="00D81354"/>
    <w:rsid w:val="00D8535D"/>
    <w:rsid w:val="00D96D3B"/>
    <w:rsid w:val="00DA2137"/>
    <w:rsid w:val="00DC6FEA"/>
    <w:rsid w:val="00DD46CA"/>
    <w:rsid w:val="00DD6A3F"/>
    <w:rsid w:val="00DF77C2"/>
    <w:rsid w:val="00DF7AD2"/>
    <w:rsid w:val="00E11A7E"/>
    <w:rsid w:val="00E42EE1"/>
    <w:rsid w:val="00E45EB1"/>
    <w:rsid w:val="00E479B7"/>
    <w:rsid w:val="00E55C6C"/>
    <w:rsid w:val="00E57A4D"/>
    <w:rsid w:val="00E61E5E"/>
    <w:rsid w:val="00E63B3C"/>
    <w:rsid w:val="00E72E55"/>
    <w:rsid w:val="00E76385"/>
    <w:rsid w:val="00E8665D"/>
    <w:rsid w:val="00E86FF8"/>
    <w:rsid w:val="00E9349B"/>
    <w:rsid w:val="00EC59E6"/>
    <w:rsid w:val="00ED3AB0"/>
    <w:rsid w:val="00ED3EE8"/>
    <w:rsid w:val="00ED7A0F"/>
    <w:rsid w:val="00EE3ABB"/>
    <w:rsid w:val="00EE40C5"/>
    <w:rsid w:val="00EE52D2"/>
    <w:rsid w:val="00EF22B5"/>
    <w:rsid w:val="00EF4024"/>
    <w:rsid w:val="00EF7A40"/>
    <w:rsid w:val="00F01527"/>
    <w:rsid w:val="00F0768F"/>
    <w:rsid w:val="00F07CCB"/>
    <w:rsid w:val="00F25311"/>
    <w:rsid w:val="00F34A1E"/>
    <w:rsid w:val="00F5144C"/>
    <w:rsid w:val="00F536BA"/>
    <w:rsid w:val="00F62B41"/>
    <w:rsid w:val="00F731DF"/>
    <w:rsid w:val="00F95006"/>
    <w:rsid w:val="00F979A0"/>
    <w:rsid w:val="00FA07C4"/>
    <w:rsid w:val="00FA6158"/>
    <w:rsid w:val="00FB2BAF"/>
    <w:rsid w:val="00FC3707"/>
    <w:rsid w:val="00FC5D9D"/>
    <w:rsid w:val="00FC7BD4"/>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jstor.org/stable/2641327?seq=1" TargetMode="External"/><Relationship Id="rId2" Type="http://schemas.openxmlformats.org/officeDocument/2006/relationships/hyperlink" Target="https://www.nrcresearchpress.com/doi/abs/10.1139/F07-168" TargetMode="External"/><Relationship Id="rId1" Type="http://schemas.openxmlformats.org/officeDocument/2006/relationships/hyperlink" Target="https://www.tandfonline.com/doi/pdf/10.1080/07438149109354252?needAccess=true" TargetMode="External"/><Relationship Id="rId4" Type="http://schemas.openxmlformats.org/officeDocument/2006/relationships/hyperlink" Target="https://onlinelibrary.wiley.com/doi/full/10.1111/j.1365-2427.2005.01415.x"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9F500-D21E-43DF-AD43-4D92DEF7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4813</TotalTime>
  <Pages>39</Pages>
  <Words>31380</Words>
  <Characters>178868</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209829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21</cp:revision>
  <cp:lastPrinted>2020-02-10T18:04:00Z</cp:lastPrinted>
  <dcterms:created xsi:type="dcterms:W3CDTF">2020-05-30T15:11:00Z</dcterms:created>
  <dcterms:modified xsi:type="dcterms:W3CDTF">2020-06-08T17:31:00Z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id="9w6cbbE4"/&gt;&lt;style id="http://www.zotero.org/styles/limnology-and-oceanography" hasBibliography="1" bibliographyStyleHasBeenSet="1"/&gt;&lt;prefs&gt;&lt;pref name="fieldType" value="Field"/&gt;&lt;/prefs&gt;&lt;/data&gt;</vt:lpwstr>
  </property>
</Properties>
</file>