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0AA2CEF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w:t>
      </w:r>
      <w:del w:id="0" w:author="Ted" w:date="2020-07-14T10:12:00Z">
        <w:r w:rsidRPr="0081508A" w:rsidDel="00E676C1">
          <w:rPr>
            <w:rFonts w:ascii="Times New Roman" w:hAnsi="Times New Roman" w:cs="Times New Roman"/>
          </w:rPr>
          <w:delText>y</w:delText>
        </w:r>
      </w:del>
      <w:r w:rsidRPr="0081508A">
        <w:rPr>
          <w:rFonts w:ascii="Times New Roman" w:hAnsi="Times New Roman" w:cs="Times New Roman"/>
        </w:rPr>
        <w:t xml:space="preserve">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62AB8DF" w:rsidR="00715D55" w:rsidRDefault="00D8535D">
      <w:pPr>
        <w:rPr>
          <w:b/>
        </w:rPr>
      </w:pPr>
      <w:commentRangeStart w:id="1"/>
      <w:r>
        <w:rPr>
          <w:b/>
        </w:rPr>
        <w:lastRenderedPageBreak/>
        <w:t>Abstract (2</w:t>
      </w:r>
      <w:r w:rsidR="0073707F">
        <w:rPr>
          <w:b/>
        </w:rPr>
        <w:t>4</w:t>
      </w:r>
      <w:r w:rsidR="00274B1A">
        <w:rPr>
          <w:b/>
        </w:rPr>
        <w:t>9</w:t>
      </w:r>
      <w:r>
        <w:rPr>
          <w:b/>
        </w:rPr>
        <w:t>/250 words)</w:t>
      </w:r>
      <w:commentRangeEnd w:id="1"/>
      <w:r w:rsidR="00BF3FFC">
        <w:rPr>
          <w:rStyle w:val="CommentReference"/>
        </w:rPr>
        <w:commentReference w:id="1"/>
      </w:r>
    </w:p>
    <w:p w14:paraId="6365BCF6" w14:textId="77777777" w:rsidR="00715D55" w:rsidRDefault="00715D55"/>
    <w:p w14:paraId="510F10FE" w14:textId="72CF8F22"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t>
      </w:r>
      <w:del w:id="2" w:author="Ted" w:date="2020-07-14T10:13:00Z">
        <w:r w:rsidR="0073707F" w:rsidDel="00E676C1">
          <w:rPr>
            <w:rFonts w:ascii="Times New Roman" w:eastAsia="Times New Roman" w:hAnsi="Times New Roman" w:cs="Times New Roman"/>
            <w:sz w:val="24"/>
            <w:szCs w:val="24"/>
            <w:highlight w:val="white"/>
          </w:rPr>
          <w:delText xml:space="preserve">with </w:delText>
        </w:r>
      </w:del>
      <w:ins w:id="3" w:author="Ted" w:date="2020-07-14T10:13:00Z">
        <w:r w:rsidR="00E676C1">
          <w:rPr>
            <w:rFonts w:ascii="Times New Roman" w:eastAsia="Times New Roman" w:hAnsi="Times New Roman" w:cs="Times New Roman"/>
            <w:sz w:val="24"/>
            <w:szCs w:val="24"/>
            <w:highlight w:val="white"/>
          </w:rPr>
          <w:t xml:space="preserve">and </w:t>
        </w:r>
      </w:ins>
      <w:r w:rsidR="0073707F">
        <w:rPr>
          <w:rFonts w:ascii="Times New Roman" w:eastAsia="Times New Roman" w:hAnsi="Times New Roman" w:cs="Times New Roman"/>
          <w:sz w:val="24"/>
          <w:szCs w:val="24"/>
          <w:highlight w:val="white"/>
        </w:rPr>
        <w:t xml:space="preserve">ecological </w:t>
      </w:r>
      <w:del w:id="4" w:author="Ted" w:date="2020-07-14T10:13:00Z">
        <w:r w:rsidR="0073707F" w:rsidDel="00E676C1">
          <w:rPr>
            <w:rFonts w:ascii="Times New Roman" w:eastAsia="Times New Roman" w:hAnsi="Times New Roman" w:cs="Times New Roman"/>
            <w:sz w:val="24"/>
            <w:szCs w:val="24"/>
            <w:highlight w:val="white"/>
          </w:rPr>
          <w:delText>consequences</w:delText>
        </w:r>
      </w:del>
      <w:ins w:id="5" w:author="Ted" w:date="2020-07-14T10:13:00Z">
        <w:r w:rsidR="00E676C1">
          <w:rPr>
            <w:rFonts w:ascii="Times New Roman" w:eastAsia="Times New Roman" w:hAnsi="Times New Roman" w:cs="Times New Roman"/>
            <w:sz w:val="24"/>
            <w:szCs w:val="24"/>
            <w:highlight w:val="white"/>
          </w:rPr>
          <w:t>degradation</w:t>
        </w:r>
      </w:ins>
      <w:r w:rsidR="00D8535D">
        <w:rPr>
          <w:rFonts w:ascii="Times New Roman" w:eastAsia="Times New Roman" w:hAnsi="Times New Roman" w:cs="Times New Roman"/>
          <w:sz w:val="24"/>
          <w:szCs w:val="24"/>
          <w:highlight w:val="white"/>
        </w:rPr>
        <w:t xml:space="preserve">. Sewage released from </w:t>
      </w:r>
      <w:del w:id="6" w:author="Ted" w:date="2020-07-14T10:14:00Z">
        <w:r w:rsidR="00F536BA" w:rsidDel="00E676C1">
          <w:rPr>
            <w:rFonts w:ascii="Times New Roman" w:eastAsia="Times New Roman" w:hAnsi="Times New Roman" w:cs="Times New Roman"/>
            <w:sz w:val="24"/>
            <w:szCs w:val="24"/>
            <w:highlight w:val="white"/>
          </w:rPr>
          <w:delText>s</w:delText>
        </w:r>
        <w:r w:rsidR="00D8535D" w:rsidDel="00E676C1">
          <w:rPr>
            <w:rFonts w:ascii="Times New Roman" w:eastAsia="Times New Roman" w:hAnsi="Times New Roman" w:cs="Times New Roman"/>
            <w:sz w:val="24"/>
            <w:szCs w:val="24"/>
            <w:highlight w:val="white"/>
          </w:rPr>
          <w:delText xml:space="preserve">uch </w:delText>
        </w:r>
      </w:del>
      <w:r w:rsidR="00D8535D">
        <w:rPr>
          <w:rFonts w:ascii="Times New Roman" w:eastAsia="Times New Roman" w:hAnsi="Times New Roman" w:cs="Times New Roman"/>
          <w:sz w:val="24"/>
          <w:szCs w:val="24"/>
          <w:highlight w:val="white"/>
        </w:rPr>
        <w:t xml:space="preserve">lakeside development is a type of high impact </w:t>
      </w:r>
      <w:del w:id="7" w:author="Ted" w:date="2020-07-14T10:15:00Z">
        <w:r w:rsidR="00363613" w:rsidDel="00E676C1">
          <w:rPr>
            <w:rFonts w:ascii="Times New Roman" w:eastAsia="Times New Roman" w:hAnsi="Times New Roman" w:cs="Times New Roman"/>
            <w:sz w:val="24"/>
            <w:szCs w:val="24"/>
            <w:highlight w:val="white"/>
          </w:rPr>
          <w:delText xml:space="preserve">human </w:delText>
        </w:r>
      </w:del>
      <w:r w:rsidR="00D8535D">
        <w:rPr>
          <w:rFonts w:ascii="Times New Roman" w:eastAsia="Times New Roman" w:hAnsi="Times New Roman" w:cs="Times New Roman"/>
          <w:sz w:val="24"/>
          <w:szCs w:val="24"/>
          <w:highlight w:val="white"/>
        </w:rPr>
        <w:t xml:space="preserve">disturbance with effects most immediately observed among littoral biota. </w:t>
      </w:r>
      <w:commentRangeStart w:id="8"/>
      <w:r w:rsidR="00D8535D">
        <w:rPr>
          <w:rFonts w:ascii="Times New Roman" w:eastAsia="Times New Roman" w:hAnsi="Times New Roman" w:cs="Times New Roman"/>
          <w:sz w:val="24"/>
          <w:szCs w:val="24"/>
          <w:highlight w:val="white"/>
        </w:rPr>
        <w:t xml:space="preserve">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106752">
        <w:rPr>
          <w:rFonts w:ascii="Times New Roman" w:eastAsia="Times New Roman" w:hAnsi="Times New Roman" w:cs="Times New Roman"/>
          <w:sz w:val="24"/>
          <w:szCs w:val="24"/>
          <w:highlight w:val="white"/>
        </w:rPr>
        <w:t xml:space="preserve">communities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w:t>
      </w:r>
      <w:commentRangeEnd w:id="8"/>
      <w:r w:rsidR="00E676C1">
        <w:rPr>
          <w:rStyle w:val="CommentReference"/>
        </w:rPr>
        <w:commentReference w:id="8"/>
      </w:r>
      <w:commentRangeStart w:id="9"/>
      <w:r w:rsidR="00D8535D">
        <w:rPr>
          <w:rFonts w:ascii="Times New Roman" w:eastAsia="Times New Roman" w:hAnsi="Times New Roman" w:cs="Times New Roman"/>
          <w:sz w:val="24"/>
          <w:szCs w:val="24"/>
          <w:highlight w:val="white"/>
        </w:rPr>
        <w:t>To</w:t>
      </w:r>
      <w:commentRangeEnd w:id="9"/>
      <w:r w:rsidR="00E676C1">
        <w:rPr>
          <w:rStyle w:val="CommentReference"/>
        </w:rPr>
        <w:commentReference w:id="9"/>
      </w:r>
      <w:r w:rsidR="00D8535D">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 xml:space="preserve">determine </w:t>
      </w:r>
      <w:r w:rsidR="00D8535D">
        <w:rPr>
          <w:rFonts w:ascii="Times New Roman" w:eastAsia="Times New Roman" w:hAnsi="Times New Roman" w:cs="Times New Roman"/>
          <w:sz w:val="24"/>
          <w:szCs w:val="24"/>
          <w:highlight w:val="white"/>
        </w:rPr>
        <w:t xml:space="preserve">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 we surveyed 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w:t>
      </w:r>
      <w:del w:id="10" w:author="Ted" w:date="2020-07-14T10:23:00Z">
        <w:r w:rsidR="00D8535D" w:rsidDel="00BF3FFC">
          <w:rPr>
            <w:rFonts w:ascii="Times New Roman" w:eastAsia="Times New Roman" w:hAnsi="Times New Roman" w:cs="Times New Roman"/>
            <w:sz w:val="24"/>
            <w:szCs w:val="24"/>
            <w:highlight w:val="white"/>
          </w:rPr>
          <w:delText xml:space="preserve"> column</w:delText>
        </w:r>
      </w:del>
      <w:r w:rsidR="00D8535D">
        <w:rPr>
          <w:rFonts w:ascii="Times New Roman" w:eastAsia="Times New Roman" w:hAnsi="Times New Roman" w:cs="Times New Roman"/>
          <w:sz w:val="24"/>
          <w:szCs w:val="24"/>
          <w:highlight w:val="white"/>
        </w:rPr>
        <w:t>,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w:t>
      </w:r>
      <w:commentRangeStart w:id="11"/>
      <w:r w:rsidR="00D8535D">
        <w:rPr>
          <w:rFonts w:ascii="Times New Roman" w:eastAsia="Times New Roman" w:hAnsi="Times New Roman" w:cs="Times New Roman"/>
          <w:sz w:val="24"/>
          <w:szCs w:val="24"/>
          <w:highlight w:val="white"/>
        </w:rPr>
        <w:t>consistent</w:t>
      </w:r>
      <w:commentRangeEnd w:id="11"/>
      <w:r w:rsidR="00BF3FFC">
        <w:rPr>
          <w:rStyle w:val="CommentReference"/>
        </w:rPr>
        <w:commentReference w:id="11"/>
      </w:r>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w:t>
      </w:r>
      <w:ins w:id="12" w:author="Ted" w:date="2020-07-14T10:25:00Z">
        <w:r w:rsidR="00BF3FFC">
          <w:rPr>
            <w:rFonts w:ascii="Times New Roman" w:eastAsia="Times New Roman" w:hAnsi="Times New Roman" w:cs="Times New Roman"/>
            <w:sz w:val="24"/>
            <w:szCs w:val="24"/>
            <w:highlight w:val="white"/>
          </w:rPr>
          <w:t xml:space="preserve">that </w:t>
        </w:r>
      </w:ins>
      <w:r w:rsidR="002249CB">
        <w:rPr>
          <w:rFonts w:ascii="Times New Roman" w:eastAsia="Times New Roman" w:hAnsi="Times New Roman" w:cs="Times New Roman"/>
          <w:sz w:val="24"/>
          <w:szCs w:val="24"/>
          <w:highlight w:val="white"/>
        </w:rPr>
        <w:t>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95ED820"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t>
      </w:r>
      <w:del w:id="13" w:author="Ted" w:date="2020-07-14T10:29:00Z">
        <w:r w:rsidDel="00BF3FFC">
          <w:rPr>
            <w:rFonts w:ascii="Times New Roman" w:eastAsia="Times New Roman" w:hAnsi="Times New Roman" w:cs="Times New Roman"/>
            <w:sz w:val="24"/>
            <w:szCs w:val="24"/>
          </w:rPr>
          <w:delText>with</w:delText>
        </w:r>
      </w:del>
      <w:r>
        <w:rPr>
          <w:rFonts w:ascii="Times New Roman" w:eastAsia="Times New Roman" w:hAnsi="Times New Roman" w:cs="Times New Roman"/>
          <w:sz w:val="24"/>
          <w:szCs w:val="24"/>
        </w:rPr>
        <w:t xml:space="preserve">in sewage </w:t>
      </w:r>
      <w:del w:id="14" w:author="Ted" w:date="2020-07-14T10:27:00Z">
        <w:r w:rsidDel="00BF3FFC">
          <w:rPr>
            <w:rFonts w:ascii="Times New Roman" w:eastAsia="Times New Roman" w:hAnsi="Times New Roman" w:cs="Times New Roman"/>
            <w:sz w:val="24"/>
            <w:szCs w:val="24"/>
          </w:rPr>
          <w:delText xml:space="preserve">byproducts </w:delText>
        </w:r>
      </w:del>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t>
      </w:r>
      <w:del w:id="15" w:author="Ted" w:date="2020-07-14T10:29:00Z">
        <w:r w:rsidDel="00BF3FFC">
          <w:rPr>
            <w:rFonts w:ascii="Times New Roman" w:eastAsia="Times New Roman" w:hAnsi="Times New Roman" w:cs="Times New Roman"/>
            <w:sz w:val="24"/>
            <w:szCs w:val="24"/>
          </w:rPr>
          <w:delText>with</w:delText>
        </w:r>
      </w:del>
      <w:r>
        <w:rPr>
          <w:rFonts w:ascii="Times New Roman" w:eastAsia="Times New Roman" w:hAnsi="Times New Roman" w:cs="Times New Roman"/>
          <w:sz w:val="24"/>
          <w:szCs w:val="24"/>
        </w:rPr>
        <w:t xml:space="preserve">in sewage, nutrient inputs can </w:t>
      </w:r>
      <w:del w:id="16" w:author="Ted" w:date="2020-07-14T10:31:00Z">
        <w:r w:rsidDel="00BF3FFC">
          <w:rPr>
            <w:rFonts w:ascii="Times New Roman" w:eastAsia="Times New Roman" w:hAnsi="Times New Roman" w:cs="Times New Roman"/>
            <w:sz w:val="24"/>
            <w:szCs w:val="24"/>
          </w:rPr>
          <w:delText xml:space="preserve">also </w:delText>
        </w:r>
      </w:del>
      <w:r>
        <w:rPr>
          <w:rFonts w:ascii="Times New Roman" w:eastAsia="Times New Roman" w:hAnsi="Times New Roman" w:cs="Times New Roman"/>
          <w:sz w:val="24"/>
          <w:szCs w:val="24"/>
        </w:rPr>
        <w:t xml:space="preserve">originate from </w:t>
      </w:r>
      <w:del w:id="17" w:author="Ted" w:date="2020-07-14T10:32:00Z">
        <w:r w:rsidDel="00BF3FFC">
          <w:rPr>
            <w:rFonts w:ascii="Times New Roman" w:eastAsia="Times New Roman" w:hAnsi="Times New Roman" w:cs="Times New Roman"/>
            <w:sz w:val="24"/>
            <w:szCs w:val="24"/>
          </w:rPr>
          <w:delText xml:space="preserve">disparate </w:delText>
        </w:r>
      </w:del>
      <w:ins w:id="18" w:author="Ted" w:date="2020-07-14T10:32:00Z">
        <w:r w:rsidR="00BF3FFC">
          <w:rPr>
            <w:rFonts w:ascii="Times New Roman" w:eastAsia="Times New Roman" w:hAnsi="Times New Roman" w:cs="Times New Roman"/>
            <w:sz w:val="24"/>
            <w:szCs w:val="24"/>
          </w:rPr>
          <w:t xml:space="preserve">diverse </w:t>
        </w:r>
      </w:ins>
      <w:r>
        <w:rPr>
          <w:rFonts w:ascii="Times New Roman" w:eastAsia="Times New Roman" w:hAnsi="Times New Roman" w:cs="Times New Roman"/>
          <w:sz w:val="24"/>
          <w:szCs w:val="24"/>
        </w:rPr>
        <w:t xml:space="preserve">anthropogenic and </w:t>
      </w:r>
      <w:del w:id="19" w:author="Ted" w:date="2020-07-14T10:32:00Z">
        <w:r w:rsidDel="00BF3FFC">
          <w:rPr>
            <w:rFonts w:ascii="Times New Roman" w:eastAsia="Times New Roman" w:hAnsi="Times New Roman" w:cs="Times New Roman"/>
            <w:sz w:val="24"/>
            <w:szCs w:val="24"/>
          </w:rPr>
          <w:delText xml:space="preserve">environmental </w:delText>
        </w:r>
      </w:del>
      <w:ins w:id="20" w:author="Ted" w:date="2020-07-14T10:32:00Z">
        <w:r w:rsidR="00BF3FFC">
          <w:rPr>
            <w:rFonts w:ascii="Times New Roman" w:eastAsia="Times New Roman" w:hAnsi="Times New Roman" w:cs="Times New Roman"/>
            <w:sz w:val="24"/>
            <w:szCs w:val="24"/>
          </w:rPr>
          <w:t xml:space="preserve">natural </w:t>
        </w:r>
      </w:ins>
      <w:r>
        <w:rPr>
          <w:rFonts w:ascii="Times New Roman" w:eastAsia="Times New Roman" w:hAnsi="Times New Roman" w:cs="Times New Roman"/>
          <w:sz w:val="24"/>
          <w:szCs w:val="24"/>
        </w:rPr>
        <w:t xml:space="preserve">sources, </w:t>
      </w:r>
      <w:del w:id="21" w:author="Ted" w:date="2020-07-14T10:32:00Z">
        <w:r w:rsidDel="00BF3FFC">
          <w:rPr>
            <w:rFonts w:ascii="Times New Roman" w:eastAsia="Times New Roman" w:hAnsi="Times New Roman" w:cs="Times New Roman"/>
            <w:sz w:val="24"/>
            <w:szCs w:val="24"/>
          </w:rPr>
          <w:delText xml:space="preserve">thereby </w:delText>
        </w:r>
      </w:del>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Start w:id="22"/>
      <w:del w:id="23" w:author="Ted" w:date="2020-07-14T10:33:00Z">
        <w:r w:rsidDel="008B2526">
          <w:rPr>
            <w:rFonts w:ascii="Times New Roman" w:eastAsia="Times New Roman" w:hAnsi="Times New Roman" w:cs="Times New Roman"/>
            <w:sz w:val="24"/>
            <w:szCs w:val="24"/>
          </w:rPr>
          <w:delText>For example</w:delText>
        </w:r>
      </w:del>
      <w:commentRangeEnd w:id="22"/>
      <w:r w:rsidR="008B2526">
        <w:rPr>
          <w:rStyle w:val="CommentReference"/>
        </w:rPr>
        <w:commentReference w:id="22"/>
      </w:r>
      <w:del w:id="24" w:author="Ted" w:date="2020-07-14T10:33:00Z">
        <w:r w:rsidDel="008B2526">
          <w:rPr>
            <w:rFonts w:ascii="Times New Roman" w:eastAsia="Times New Roman" w:hAnsi="Times New Roman" w:cs="Times New Roman"/>
            <w:sz w:val="24"/>
            <w:szCs w:val="24"/>
          </w:rPr>
          <w:delText xml:space="preserve">, agricultural runoff </w:delText>
        </w:r>
        <w:r w:rsidR="00D52D89" w:rsidDel="008B2526">
          <w:rPr>
            <w:rFonts w:ascii="Times New Roman" w:eastAsia="Times New Roman" w:hAnsi="Times New Roman" w:cs="Times New Roman"/>
            <w:sz w:val="24"/>
            <w:szCs w:val="24"/>
          </w:rPr>
          <w:fldChar w:fldCharType="begin"/>
        </w:r>
        <w:r w:rsidR="00D52D89" w:rsidDel="008B2526">
          <w:rPr>
            <w:rFonts w:ascii="Times New Roman" w:eastAsia="Times New Roman" w:hAnsi="Times New Roman" w:cs="Times New Roman"/>
            <w:sz w:val="24"/>
            <w:szCs w:val="24"/>
          </w:rPr>
          <w:del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delInstrText>
        </w:r>
        <w:r w:rsidR="00D52D89" w:rsidDel="008B2526">
          <w:rPr>
            <w:rFonts w:ascii="Times New Roman" w:eastAsia="Times New Roman" w:hAnsi="Times New Roman" w:cs="Times New Roman"/>
            <w:sz w:val="24"/>
            <w:szCs w:val="24"/>
          </w:rPr>
          <w:fldChar w:fldCharType="separate"/>
        </w:r>
        <w:r w:rsidR="00D52D89" w:rsidRPr="00D52D89" w:rsidDel="008B2526">
          <w:rPr>
            <w:rFonts w:ascii="Times New Roman" w:hAnsi="Times New Roman" w:cs="Times New Roman"/>
            <w:sz w:val="24"/>
          </w:rPr>
          <w:delText>(Powers et al. 2016)</w:delText>
        </w:r>
        <w:r w:rsidR="00D52D89" w:rsidDel="008B2526">
          <w:rPr>
            <w:rFonts w:ascii="Times New Roman" w:eastAsia="Times New Roman" w:hAnsi="Times New Roman" w:cs="Times New Roman"/>
            <w:sz w:val="24"/>
            <w:szCs w:val="24"/>
          </w:rPr>
          <w:fldChar w:fldCharType="end"/>
        </w:r>
        <w:r w:rsidR="002E6D0A" w:rsidDel="008B2526">
          <w:rPr>
            <w:rFonts w:ascii="Times New Roman" w:eastAsia="Times New Roman" w:hAnsi="Times New Roman" w:cs="Times New Roman"/>
            <w:sz w:val="24"/>
            <w:szCs w:val="24"/>
          </w:rPr>
          <w:delText xml:space="preserve">, </w:delText>
        </w:r>
        <w:r w:rsidR="00106752" w:rsidDel="008B2526">
          <w:rPr>
            <w:rFonts w:ascii="Times New Roman" w:eastAsia="Times New Roman" w:hAnsi="Times New Roman" w:cs="Times New Roman"/>
            <w:sz w:val="24"/>
            <w:szCs w:val="24"/>
          </w:rPr>
          <w:delText xml:space="preserve">watershed </w:delText>
        </w:r>
        <w:r w:rsidDel="008B2526">
          <w:rPr>
            <w:rFonts w:ascii="Times New Roman" w:eastAsia="Times New Roman" w:hAnsi="Times New Roman" w:cs="Times New Roman"/>
            <w:sz w:val="24"/>
            <w:szCs w:val="24"/>
          </w:rPr>
          <w:delText>processes</w:delText>
        </w:r>
        <w:r w:rsidR="00BE06D7" w:rsidDel="008B2526">
          <w:rPr>
            <w:rFonts w:ascii="Times New Roman" w:eastAsia="Times New Roman" w:hAnsi="Times New Roman" w:cs="Times New Roman"/>
            <w:sz w:val="24"/>
            <w:szCs w:val="24"/>
          </w:rPr>
          <w:delText xml:space="preserve"> -</w:delText>
        </w:r>
        <w:r w:rsidDel="008B2526">
          <w:rPr>
            <w:rFonts w:ascii="Times New Roman" w:eastAsia="Times New Roman" w:hAnsi="Times New Roman" w:cs="Times New Roman"/>
            <w:sz w:val="24"/>
            <w:szCs w:val="24"/>
          </w:rPr>
          <w:delText xml:space="preserve"> such as melting permafrost</w:delText>
        </w:r>
        <w:r w:rsidR="00150E6F" w:rsidDel="008B2526">
          <w:rPr>
            <w:rFonts w:ascii="Times New Roman" w:eastAsia="Times New Roman" w:hAnsi="Times New Roman" w:cs="Times New Roman"/>
            <w:sz w:val="24"/>
            <w:szCs w:val="24"/>
          </w:rPr>
          <w:delText xml:space="preserve"> </w:delText>
        </w:r>
        <w:r w:rsidR="00D52D89" w:rsidDel="008B2526">
          <w:rPr>
            <w:rFonts w:ascii="Times New Roman" w:eastAsia="Times New Roman" w:hAnsi="Times New Roman" w:cs="Times New Roman"/>
            <w:sz w:val="24"/>
            <w:szCs w:val="24"/>
          </w:rPr>
          <w:fldChar w:fldCharType="begin"/>
        </w:r>
        <w:r w:rsidR="00D52D89" w:rsidDel="008B2526">
          <w:rPr>
            <w:rFonts w:ascii="Times New Roman" w:eastAsia="Times New Roman" w:hAnsi="Times New Roman" w:cs="Times New Roman"/>
            <w:sz w:val="24"/>
            <w:szCs w:val="24"/>
          </w:rPr>
          <w:del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delInstrText>
        </w:r>
        <w:r w:rsidR="00D52D89" w:rsidDel="008B2526">
          <w:rPr>
            <w:rFonts w:ascii="Times New Roman" w:eastAsia="Times New Roman" w:hAnsi="Times New Roman" w:cs="Times New Roman"/>
            <w:sz w:val="24"/>
            <w:szCs w:val="24"/>
          </w:rPr>
          <w:fldChar w:fldCharType="separate"/>
        </w:r>
        <w:r w:rsidR="00D52D89" w:rsidRPr="00D52D89" w:rsidDel="008B2526">
          <w:rPr>
            <w:rFonts w:ascii="Times New Roman" w:hAnsi="Times New Roman" w:cs="Times New Roman"/>
            <w:sz w:val="24"/>
          </w:rPr>
          <w:delText>(Turetsky et al. 2000)</w:delText>
        </w:r>
        <w:r w:rsidR="00D52D89" w:rsidDel="008B2526">
          <w:rPr>
            <w:rFonts w:ascii="Times New Roman" w:eastAsia="Times New Roman" w:hAnsi="Times New Roman" w:cs="Times New Roman"/>
            <w:sz w:val="24"/>
            <w:szCs w:val="24"/>
          </w:rPr>
          <w:fldChar w:fldCharType="end"/>
        </w:r>
        <w:r w:rsidR="00BE06D7" w:rsidDel="008B2526">
          <w:rPr>
            <w:rFonts w:ascii="Times New Roman" w:eastAsia="Times New Roman" w:hAnsi="Times New Roman" w:cs="Times New Roman"/>
            <w:sz w:val="24"/>
            <w:szCs w:val="24"/>
          </w:rPr>
          <w:delText xml:space="preserve">, and </w:delText>
        </w:r>
        <w:r w:rsidDel="008B2526">
          <w:rPr>
            <w:rFonts w:ascii="Times New Roman" w:eastAsia="Times New Roman" w:hAnsi="Times New Roman" w:cs="Times New Roman"/>
            <w:sz w:val="24"/>
            <w:szCs w:val="24"/>
          </w:rPr>
          <w:delText xml:space="preserve">changes in terrestrial plant communities </w:delText>
        </w:r>
        <w:r w:rsidR="00D52D89" w:rsidDel="008B2526">
          <w:rPr>
            <w:rFonts w:ascii="Times New Roman" w:eastAsia="Times New Roman" w:hAnsi="Times New Roman" w:cs="Times New Roman"/>
            <w:sz w:val="24"/>
            <w:szCs w:val="24"/>
          </w:rPr>
          <w:fldChar w:fldCharType="begin"/>
        </w:r>
        <w:r w:rsidR="00D52D89" w:rsidDel="008B2526">
          <w:rPr>
            <w:rFonts w:ascii="Times New Roman" w:eastAsia="Times New Roman" w:hAnsi="Times New Roman" w:cs="Times New Roman"/>
            <w:sz w:val="24"/>
            <w:szCs w:val="24"/>
          </w:rPr>
          <w:del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delInstrText>
        </w:r>
        <w:r w:rsidR="00D52D89" w:rsidDel="008B2526">
          <w:rPr>
            <w:rFonts w:ascii="Times New Roman" w:eastAsia="Times New Roman" w:hAnsi="Times New Roman" w:cs="Times New Roman"/>
            <w:sz w:val="24"/>
            <w:szCs w:val="24"/>
          </w:rPr>
          <w:fldChar w:fldCharType="separate"/>
        </w:r>
        <w:r w:rsidR="00D52D89" w:rsidRPr="00D52D89" w:rsidDel="008B2526">
          <w:rPr>
            <w:rFonts w:ascii="Times New Roman" w:hAnsi="Times New Roman" w:cs="Times New Roman"/>
            <w:sz w:val="24"/>
          </w:rPr>
          <w:delText>(Moran et al. 2012)</w:delText>
        </w:r>
        <w:r w:rsidR="00D52D89" w:rsidDel="008B2526">
          <w:rPr>
            <w:rFonts w:ascii="Times New Roman" w:eastAsia="Times New Roman" w:hAnsi="Times New Roman" w:cs="Times New Roman"/>
            <w:sz w:val="24"/>
            <w:szCs w:val="24"/>
          </w:rPr>
          <w:fldChar w:fldCharType="end"/>
        </w:r>
        <w:r w:rsidR="00BE06D7" w:rsidDel="008B2526">
          <w:rPr>
            <w:rFonts w:ascii="Times New Roman" w:eastAsia="Times New Roman" w:hAnsi="Times New Roman" w:cs="Times New Roman"/>
            <w:sz w:val="24"/>
            <w:szCs w:val="24"/>
          </w:rPr>
          <w:delText xml:space="preserve"> can all increase allochthonous nutrient inputs similar to sewage</w:delText>
        </w:r>
        <w:r w:rsidDel="008B2526">
          <w:rPr>
            <w:rFonts w:ascii="Times New Roman" w:eastAsia="Times New Roman" w:hAnsi="Times New Roman" w:cs="Times New Roman"/>
            <w:sz w:val="24"/>
            <w:szCs w:val="24"/>
          </w:rPr>
          <w:delText xml:space="preserve">. </w:delText>
        </w:r>
      </w:del>
      <w:commentRangeStart w:id="25"/>
      <w:r>
        <w:rPr>
          <w:rFonts w:ascii="Times New Roman" w:eastAsia="Times New Roman" w:hAnsi="Times New Roman" w:cs="Times New Roman"/>
          <w:sz w:val="24"/>
          <w:szCs w:val="24"/>
        </w:rPr>
        <w:t xml:space="preserve">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25"/>
      <w:r w:rsidR="008B2526">
        <w:rPr>
          <w:rStyle w:val="CommentReference"/>
        </w:rPr>
        <w:commentReference w:id="25"/>
      </w:r>
    </w:p>
    <w:p w14:paraId="2B79569B" w14:textId="77777777" w:rsidR="00FC3707" w:rsidRDefault="00FC3707" w:rsidP="00150E6F">
      <w:pPr>
        <w:rPr>
          <w:rFonts w:ascii="Times New Roman" w:eastAsia="Times New Roman" w:hAnsi="Times New Roman" w:cs="Times New Roman"/>
          <w:sz w:val="24"/>
          <w:szCs w:val="24"/>
        </w:rPr>
      </w:pPr>
    </w:p>
    <w:p w14:paraId="1E62AB8F" w14:textId="5348115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 xml:space="preserve">pollutants consistently associated with human activity, such as </w:t>
      </w:r>
      <w:bookmarkStart w:id="26" w:name="_Hlk43307809"/>
      <w:commentRangeStart w:id="27"/>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26"/>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commentRangeEnd w:id="27"/>
      <w:r w:rsidR="008B2526">
        <w:rPr>
          <w:rStyle w:val="CommentReference"/>
        </w:rPr>
        <w:commentReference w:id="27"/>
      </w:r>
      <w:commentRangeStart w:id="28"/>
      <w:r w:rsidR="00EE5D2F">
        <w:rPr>
          <w:rFonts w:ascii="Times New Roman" w:eastAsia="Times New Roman" w:hAnsi="Times New Roman" w:cs="Times New Roman"/>
          <w:sz w:val="24"/>
          <w:szCs w:val="24"/>
        </w:rPr>
        <w:fldChar w:fldCharType="begin"/>
      </w:r>
      <w:r w:rsidR="00EE5D2F">
        <w:rPr>
          <w:rFonts w:ascii="Times New Roman" w:eastAsia="Times New Roman" w:hAnsi="Times New Roman" w:cs="Times New Roman"/>
          <w:sz w:val="24"/>
          <w:szCs w:val="24"/>
        </w:rPr>
        <w:instrText xml:space="preserve"> ADDIN ZOTERO_ITEM CSL_CITATION {"citationID":"2NpoMwNj","properties":{"formattedCitation":"(Costanzo et al. 2001)","plainCitation":"(Costanzo et al. 2001)","noteIndex":0},"citationItems":[{"id":701,"uris":["http://zotero.org/users/2645460/items/TQCV4THG"],"uri":["http://zotero.org/users/2645460/items/TQCV4THG"],"itemData":{"id":701,"type":"article-journal","container-title":"Marine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schema":"https://github.com/citation-style-language/schema/raw/master/csl-citation.json"} </w:instrText>
      </w:r>
      <w:r w:rsidR="00EE5D2F">
        <w:rPr>
          <w:rFonts w:ascii="Times New Roman" w:eastAsia="Times New Roman" w:hAnsi="Times New Roman" w:cs="Times New Roman"/>
          <w:sz w:val="24"/>
          <w:szCs w:val="24"/>
        </w:rPr>
        <w:fldChar w:fldCharType="separate"/>
      </w:r>
      <w:r w:rsidR="00EE5D2F" w:rsidRPr="00EA5EAE">
        <w:rPr>
          <w:rFonts w:ascii="Times New Roman" w:hAnsi="Times New Roman" w:cs="Times New Roman"/>
          <w:sz w:val="24"/>
        </w:rPr>
        <w:t>(Costanzo et al. 2001</w:t>
      </w:r>
      <w:ins w:id="29" w:author="Ted" w:date="2020-07-14T10:37:00Z">
        <w:r w:rsidR="008B2526">
          <w:rPr>
            <w:rFonts w:ascii="Times New Roman" w:hAnsi="Times New Roman" w:cs="Times New Roman"/>
            <w:sz w:val="24"/>
          </w:rPr>
          <w:t>; Camilleri and Ozersky 2019</w:t>
        </w:r>
      </w:ins>
      <w:r w:rsidR="00EE5D2F" w:rsidRPr="00EA5EAE">
        <w:rPr>
          <w:rFonts w:ascii="Times New Roman" w:hAnsi="Times New Roman" w:cs="Times New Roman"/>
          <w:sz w:val="24"/>
        </w:rPr>
        <w:t>)</w:t>
      </w:r>
      <w:r w:rsidR="00EE5D2F">
        <w:rPr>
          <w:rFonts w:ascii="Times New Roman" w:eastAsia="Times New Roman" w:hAnsi="Times New Roman" w:cs="Times New Roman"/>
          <w:sz w:val="24"/>
          <w:szCs w:val="24"/>
        </w:rPr>
        <w:fldChar w:fldCharType="end"/>
      </w:r>
      <w:commentRangeEnd w:id="28"/>
      <w:r w:rsidR="008B2526">
        <w:rPr>
          <w:rStyle w:val="CommentReference"/>
        </w:rPr>
        <w:commentReference w:id="28"/>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commentRangeStart w:id="30"/>
      <w:r w:rsidR="006E42C8">
        <w:rPr>
          <w:rFonts w:ascii="Times New Roman" w:eastAsia="Times New Roman" w:hAnsi="Times New Roman" w:cs="Times New Roman"/>
          <w:sz w:val="24"/>
          <w:szCs w:val="24"/>
        </w:rPr>
        <w:t>pore</w:t>
      </w:r>
      <w:commentRangeEnd w:id="30"/>
      <w:r w:rsidR="008B2526">
        <w:rPr>
          <w:rStyle w:val="CommentReference"/>
        </w:rPr>
        <w:commentReference w:id="30"/>
      </w:r>
      <w:r w:rsidR="006E42C8">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w:t>
      </w:r>
      <w:commentRangeStart w:id="31"/>
      <w:del w:id="32" w:author="Ted" w:date="2020-07-14T10:47:00Z">
        <w:r w:rsidR="006E42C8" w:rsidDel="00F0668B">
          <w:rPr>
            <w:rFonts w:ascii="Times New Roman" w:eastAsia="Times New Roman" w:hAnsi="Times New Roman" w:cs="Times New Roman"/>
            <w:sz w:val="24"/>
            <w:szCs w:val="24"/>
          </w:rPr>
          <w:delText xml:space="preserve">. </w:delText>
        </w:r>
        <w:r w:rsidDel="00F0668B">
          <w:rPr>
            <w:rFonts w:ascii="Times New Roman" w:eastAsia="Times New Roman" w:hAnsi="Times New Roman" w:cs="Times New Roman"/>
            <w:sz w:val="24"/>
            <w:szCs w:val="24"/>
          </w:rPr>
          <w:delText xml:space="preserve">In addition </w:delText>
        </w:r>
      </w:del>
      <w:commentRangeEnd w:id="31"/>
      <w:r w:rsidR="00F0668B">
        <w:rPr>
          <w:rStyle w:val="CommentReference"/>
        </w:rPr>
        <w:commentReference w:id="31"/>
      </w:r>
      <w:del w:id="33" w:author="Ted" w:date="2020-07-14T10:47:00Z">
        <w:r w:rsidDel="00F0668B">
          <w:rPr>
            <w:rFonts w:ascii="Times New Roman" w:eastAsia="Times New Roman" w:hAnsi="Times New Roman" w:cs="Times New Roman"/>
            <w:sz w:val="24"/>
            <w:szCs w:val="24"/>
          </w:rPr>
          <w:delText xml:space="preserve">to identifying areas and </w:delText>
        </w:r>
        <w:r w:rsidR="00357C12" w:rsidDel="00F0668B">
          <w:rPr>
            <w:rFonts w:ascii="Times New Roman" w:eastAsia="Times New Roman" w:hAnsi="Times New Roman" w:cs="Times New Roman"/>
            <w:sz w:val="24"/>
            <w:szCs w:val="24"/>
          </w:rPr>
          <w:delText xml:space="preserve">periods </w:delText>
        </w:r>
        <w:r w:rsidDel="00F0668B">
          <w:rPr>
            <w:rFonts w:ascii="Times New Roman" w:eastAsia="Times New Roman" w:hAnsi="Times New Roman" w:cs="Times New Roman"/>
            <w:sz w:val="24"/>
            <w:szCs w:val="24"/>
          </w:rPr>
          <w:delText xml:space="preserve">of sewage pollution, PPCPs have also demonstrated robustness in defining gradients of sewage pollution in river systems, with concentrations being directly proportional to population density and inversely proportional to distance from a densely populated area </w:delText>
        </w:r>
        <w:r w:rsidR="00B24F30" w:rsidDel="00F0668B">
          <w:rPr>
            <w:rFonts w:ascii="Times New Roman" w:eastAsia="Times New Roman" w:hAnsi="Times New Roman" w:cs="Times New Roman"/>
            <w:sz w:val="24"/>
            <w:szCs w:val="24"/>
          </w:rPr>
          <w:fldChar w:fldCharType="begin"/>
        </w:r>
        <w:r w:rsidR="00B24F30" w:rsidDel="00F0668B">
          <w:rPr>
            <w:rFonts w:ascii="Times New Roman" w:eastAsia="Times New Roman" w:hAnsi="Times New Roman" w:cs="Times New Roman"/>
            <w:sz w:val="24"/>
            <w:szCs w:val="24"/>
          </w:rPr>
          <w:del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delInstrText>
        </w:r>
        <w:r w:rsidR="00B24F30" w:rsidDel="00F0668B">
          <w:rPr>
            <w:rFonts w:ascii="Times New Roman" w:eastAsia="Times New Roman" w:hAnsi="Times New Roman" w:cs="Times New Roman"/>
            <w:sz w:val="24"/>
            <w:szCs w:val="24"/>
          </w:rPr>
          <w:fldChar w:fldCharType="separate"/>
        </w:r>
        <w:r w:rsidR="00B24F30" w:rsidRPr="00B24F30" w:rsidDel="00F0668B">
          <w:rPr>
            <w:rFonts w:ascii="Times New Roman" w:hAnsi="Times New Roman" w:cs="Times New Roman"/>
            <w:sz w:val="24"/>
          </w:rPr>
          <w:delText>(Bendz et al. 2005)</w:delText>
        </w:r>
        <w:r w:rsidR="00B24F30" w:rsidDel="00F0668B">
          <w:rPr>
            <w:rFonts w:ascii="Times New Roman" w:eastAsia="Times New Roman" w:hAnsi="Times New Roman" w:cs="Times New Roman"/>
            <w:sz w:val="24"/>
            <w:szCs w:val="24"/>
          </w:rPr>
          <w:fldChar w:fldCharType="end"/>
        </w:r>
        <w:r w:rsidDel="00F0668B">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34" w:author="Ted" w:date="2020-07-14T10:48:00Z">
        <w:r w:rsidR="00197C8D" w:rsidDel="00F0668B">
          <w:rPr>
            <w:rFonts w:ascii="Times New Roman" w:eastAsia="Times New Roman" w:hAnsi="Times New Roman" w:cs="Times New Roman"/>
            <w:sz w:val="24"/>
            <w:szCs w:val="24"/>
          </w:rPr>
          <w:delText>Similar to PPCPs, m</w:delText>
        </w:r>
      </w:del>
      <w:ins w:id="35" w:author="Ted" w:date="2020-07-14T10:48:00Z">
        <w:r w:rsidR="00F0668B">
          <w:rPr>
            <w:rFonts w:ascii="Times New Roman" w:eastAsia="Times New Roman" w:hAnsi="Times New Roman" w:cs="Times New Roman"/>
            <w:sz w:val="24"/>
            <w:szCs w:val="24"/>
          </w:rPr>
          <w:t>M</w:t>
        </w:r>
      </w:ins>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36"/>
      <w:del w:id="37" w:author="Ted" w:date="2020-07-14T10:49:00Z">
        <w:r w:rsidDel="00F0668B">
          <w:rPr>
            <w:rFonts w:ascii="Times New Roman" w:eastAsia="Times New Roman" w:hAnsi="Times New Roman" w:cs="Times New Roman"/>
            <w:sz w:val="24"/>
            <w:szCs w:val="24"/>
          </w:rPr>
          <w:delText>They</w:delText>
        </w:r>
        <w:commentRangeEnd w:id="36"/>
        <w:r w:rsidR="00F0668B" w:rsidDel="00F0668B">
          <w:rPr>
            <w:rStyle w:val="CommentReference"/>
          </w:rPr>
          <w:commentReference w:id="36"/>
        </w:r>
        <w:r w:rsidDel="00F0668B">
          <w:rPr>
            <w:rFonts w:ascii="Times New Roman" w:eastAsia="Times New Roman" w:hAnsi="Times New Roman" w:cs="Times New Roman"/>
            <w:sz w:val="24"/>
            <w:szCs w:val="24"/>
          </w:rPr>
          <w:delText xml:space="preserve"> </w:delText>
        </w:r>
      </w:del>
      <w:ins w:id="38" w:author="Ted" w:date="2020-07-14T10:49:00Z">
        <w:r w:rsidR="00F0668B">
          <w:rPr>
            <w:rFonts w:ascii="Times New Roman" w:eastAsia="Times New Roman" w:hAnsi="Times New Roman" w:cs="Times New Roman"/>
            <w:sz w:val="24"/>
            <w:szCs w:val="24"/>
          </w:rPr>
          <w:t xml:space="preserve">Microplastics </w:t>
        </w:r>
      </w:ins>
      <w:r>
        <w:rPr>
          <w:rFonts w:ascii="Times New Roman" w:eastAsia="Times New Roman" w:hAnsi="Times New Roman" w:cs="Times New Roman"/>
          <w:sz w:val="24"/>
          <w:szCs w:val="24"/>
        </w:rPr>
        <w:t xml:space="preserve">are </w:t>
      </w:r>
      <w:del w:id="39" w:author="Ted" w:date="2020-07-14T10:50:00Z">
        <w:r w:rsidDel="00F0668B">
          <w:rPr>
            <w:rFonts w:ascii="Times New Roman" w:eastAsia="Times New Roman" w:hAnsi="Times New Roman" w:cs="Times New Roman"/>
            <w:sz w:val="24"/>
            <w:szCs w:val="24"/>
          </w:rPr>
          <w:delText xml:space="preserve">typically very </w:delText>
        </w:r>
      </w:del>
      <w:r>
        <w:rPr>
          <w:rFonts w:ascii="Times New Roman" w:eastAsia="Times New Roman" w:hAnsi="Times New Roman" w:cs="Times New Roman"/>
          <w:sz w:val="24"/>
          <w:szCs w:val="24"/>
        </w:rPr>
        <w:t xml:space="preserve">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w:t>
      </w:r>
      <w:del w:id="40" w:author="Ted" w:date="2020-07-14T10:50:00Z">
        <w:r w:rsidR="00E86FF8" w:rsidDel="00F0668B">
          <w:rPr>
            <w:rFonts w:ascii="Times New Roman" w:eastAsia="Times New Roman" w:hAnsi="Times New Roman" w:cs="Times New Roman"/>
            <w:sz w:val="24"/>
            <w:szCs w:val="24"/>
          </w:rPr>
          <w:delText>each pollutant’s</w:delText>
        </w:r>
      </w:del>
      <w:ins w:id="41" w:author="Ted" w:date="2020-07-14T10:50:00Z">
        <w:r w:rsidR="00F0668B">
          <w:rPr>
            <w:rFonts w:ascii="Times New Roman" w:eastAsia="Times New Roman" w:hAnsi="Times New Roman" w:cs="Times New Roman"/>
            <w:sz w:val="24"/>
            <w:szCs w:val="24"/>
          </w:rPr>
          <w:t>their</w:t>
        </w:r>
      </w:ins>
      <w:r w:rsidR="00E86FF8">
        <w:rPr>
          <w:rFonts w:ascii="Times New Roman" w:eastAsia="Times New Roman" w:hAnsi="Times New Roman" w:cs="Times New Roman"/>
          <w:sz w:val="24"/>
          <w:szCs w:val="24"/>
        </w:rPr>
        <w:t xml:space="preserve">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commentRangeStart w:id="42"/>
      <w:del w:id="43" w:author="Ted" w:date="2020-07-14T10:51:00Z">
        <w:r w:rsidR="00E86FF8" w:rsidDel="00F0668B">
          <w:rPr>
            <w:rFonts w:ascii="Times New Roman" w:eastAsia="Times New Roman" w:hAnsi="Times New Roman" w:cs="Times New Roman"/>
            <w:sz w:val="24"/>
            <w:szCs w:val="24"/>
          </w:rPr>
          <w:delText>duration</w:delText>
        </w:r>
      </w:del>
      <w:commentRangeEnd w:id="42"/>
      <w:r w:rsidR="00F0668B">
        <w:rPr>
          <w:rStyle w:val="CommentReference"/>
        </w:rPr>
        <w:commentReference w:id="42"/>
      </w:r>
      <w:del w:id="44" w:author="Ted" w:date="2020-07-14T10:51:00Z">
        <w:r w:rsidR="00E86FF8" w:rsidDel="00F0668B">
          <w:rPr>
            <w:rFonts w:ascii="Times New Roman" w:eastAsia="Times New Roman" w:hAnsi="Times New Roman" w:cs="Times New Roman"/>
            <w:sz w:val="24"/>
            <w:szCs w:val="24"/>
          </w:rPr>
          <w:delText xml:space="preserve"> as well as</w:delText>
        </w:r>
      </w:del>
      <w:ins w:id="45" w:author="Ted" w:date="2020-07-14T10:51:00Z">
        <w:r w:rsidR="00F0668B">
          <w:rPr>
            <w:rFonts w:ascii="Times New Roman" w:eastAsia="Times New Roman" w:hAnsi="Times New Roman" w:cs="Times New Roman"/>
            <w:sz w:val="24"/>
            <w:szCs w:val="24"/>
          </w:rPr>
          <w:t>the</w:t>
        </w:r>
      </w:ins>
      <w:r w:rsidR="00E86FF8">
        <w:rPr>
          <w:rFonts w:ascii="Times New Roman" w:eastAsia="Times New Roman" w:hAnsi="Times New Roman" w:cs="Times New Roman"/>
          <w:sz w:val="24"/>
          <w:szCs w:val="24"/>
        </w:rPr>
        <w:t xml:space="preserve"> spatial extent </w:t>
      </w:r>
      <w:ins w:id="46" w:author="Ted" w:date="2020-07-14T10:51:00Z">
        <w:r w:rsidR="00F0668B">
          <w:rPr>
            <w:rFonts w:ascii="Times New Roman" w:eastAsia="Times New Roman" w:hAnsi="Times New Roman" w:cs="Times New Roman"/>
            <w:sz w:val="24"/>
            <w:szCs w:val="24"/>
          </w:rPr>
          <w:t xml:space="preserve">and timing </w:t>
        </w:r>
      </w:ins>
      <w:r w:rsidR="00E86FF8">
        <w:rPr>
          <w:rFonts w:ascii="Times New Roman" w:eastAsia="Times New Roman" w:hAnsi="Times New Roman" w:cs="Times New Roman"/>
          <w:sz w:val="24"/>
          <w:szCs w:val="24"/>
        </w:rPr>
        <w:t xml:space="preserve">of sewage pollution </w:t>
      </w:r>
      <w:del w:id="47" w:author="Ted" w:date="2020-07-14T14:45:00Z">
        <w:r w:rsidR="00E86FF8" w:rsidDel="00EC3D3F">
          <w:rPr>
            <w:rFonts w:ascii="Times New Roman" w:eastAsia="Times New Roman" w:hAnsi="Times New Roman" w:cs="Times New Roman"/>
            <w:sz w:val="24"/>
            <w:szCs w:val="24"/>
          </w:rPr>
          <w:delText>within</w:delText>
        </w:r>
      </w:del>
      <w:ins w:id="48" w:author="Ted" w:date="2020-07-14T14:45:00Z">
        <w:r w:rsidR="00EC3D3F">
          <w:rPr>
            <w:rFonts w:ascii="Times New Roman" w:eastAsia="Times New Roman" w:hAnsi="Times New Roman" w:cs="Times New Roman"/>
            <w:sz w:val="24"/>
            <w:szCs w:val="24"/>
          </w:rPr>
          <w:t>in</w:t>
        </w:r>
      </w:ins>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314962BF"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ins w:id="49" w:author="Ted" w:date="2020-07-14T10:53:00Z">
        <w:r w:rsidR="00DF07BD">
          <w:rPr>
            <w:rFonts w:ascii="Times New Roman" w:eastAsia="Times New Roman" w:hAnsi="Times New Roman" w:cs="Times New Roman"/>
            <w:sz w:val="24"/>
            <w:szCs w:val="24"/>
          </w:rPr>
          <w:t xml:space="preserve">are </w:t>
        </w:r>
      </w:ins>
      <w:r>
        <w:rPr>
          <w:rFonts w:ascii="Times New Roman" w:eastAsia="Times New Roman" w:hAnsi="Times New Roman" w:cs="Times New Roman"/>
          <w:sz w:val="24"/>
          <w:szCs w:val="24"/>
        </w:rPr>
        <w:t xml:space="preserve">frequently </w:t>
      </w:r>
      <w:del w:id="50" w:author="Ted" w:date="2020-07-14T10:53:00Z">
        <w:r w:rsidDel="00DF07BD">
          <w:rPr>
            <w:rFonts w:ascii="Times New Roman" w:eastAsia="Times New Roman" w:hAnsi="Times New Roman" w:cs="Times New Roman"/>
            <w:sz w:val="24"/>
            <w:szCs w:val="24"/>
          </w:rPr>
          <w:delText xml:space="preserve">are </w:delText>
        </w:r>
      </w:del>
      <w:ins w:id="51" w:author="Ted" w:date="2020-07-14T10:54:00Z">
        <w:r w:rsidR="00DF07BD">
          <w:rPr>
            <w:rFonts w:ascii="Times New Roman" w:eastAsia="Times New Roman" w:hAnsi="Times New Roman" w:cs="Times New Roman"/>
            <w:sz w:val="24"/>
            <w:szCs w:val="24"/>
          </w:rPr>
          <w:t xml:space="preserve">first </w:t>
        </w:r>
      </w:ins>
      <w:r>
        <w:rPr>
          <w:rFonts w:ascii="Times New Roman" w:eastAsia="Times New Roman" w:hAnsi="Times New Roman" w:cs="Times New Roman"/>
          <w:sz w:val="24"/>
          <w:szCs w:val="24"/>
        </w:rPr>
        <w:t xml:space="preserve">seen </w:t>
      </w:r>
      <w:del w:id="52" w:author="Ted" w:date="2020-07-14T10:54:00Z">
        <w:r w:rsidDel="00DF07BD">
          <w:rPr>
            <w:rFonts w:ascii="Times New Roman" w:eastAsia="Times New Roman" w:hAnsi="Times New Roman" w:cs="Times New Roman"/>
            <w:sz w:val="24"/>
            <w:szCs w:val="24"/>
          </w:rPr>
          <w:delText xml:space="preserve">first </w:delText>
        </w:r>
      </w:del>
      <w:del w:id="53" w:author="Ted" w:date="2020-07-14T10:53:00Z">
        <w:r w:rsidDel="00DF07BD">
          <w:rPr>
            <w:rFonts w:ascii="Times New Roman" w:eastAsia="Times New Roman" w:hAnsi="Times New Roman" w:cs="Times New Roman"/>
            <w:sz w:val="24"/>
            <w:szCs w:val="24"/>
          </w:rPr>
          <w:delText xml:space="preserve">among </w:delText>
        </w:r>
      </w:del>
      <w:ins w:id="54" w:author="Ted" w:date="2020-07-14T10:53:00Z">
        <w:r w:rsidR="00DF07BD">
          <w:rPr>
            <w:rFonts w:ascii="Times New Roman" w:eastAsia="Times New Roman" w:hAnsi="Times New Roman" w:cs="Times New Roman"/>
            <w:sz w:val="24"/>
            <w:szCs w:val="24"/>
          </w:rPr>
          <w:t xml:space="preserve">in </w:t>
        </w:r>
      </w:ins>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commentRangeStart w:id="55"/>
      <w:r>
        <w:rPr>
          <w:rFonts w:ascii="Times New Roman" w:eastAsia="Times New Roman" w:hAnsi="Times New Roman" w:cs="Times New Roman"/>
          <w:sz w:val="24"/>
          <w:szCs w:val="24"/>
        </w:rPr>
        <w:t>identity</w:t>
      </w:r>
      <w:commentRangeEnd w:id="55"/>
      <w:r w:rsidR="00DF07BD">
        <w:rPr>
          <w:rStyle w:val="CommentReference"/>
        </w:rPr>
        <w:commentReference w:id="55"/>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and nutritional quality</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commentRangeStart w:id="56"/>
      <w:r w:rsidR="00D8535D">
        <w:rPr>
          <w:rFonts w:ascii="Times New Roman" w:eastAsia="Times New Roman" w:hAnsi="Times New Roman" w:cs="Times New Roman"/>
          <w:sz w:val="24"/>
          <w:szCs w:val="24"/>
        </w:rPr>
        <w:t>consumer guilds</w:t>
      </w:r>
      <w:commentRangeEnd w:id="56"/>
      <w:r w:rsidR="00DF07BD">
        <w:rPr>
          <w:rStyle w:val="CommentReference"/>
        </w:rPr>
        <w:commentReference w:id="56"/>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w:t>
      </w:r>
      <w:del w:id="57" w:author="Ted" w:date="2020-07-14T10:57:00Z">
        <w:r w:rsidR="00D8535D" w:rsidDel="00DF07BD">
          <w:rPr>
            <w:rFonts w:ascii="Times New Roman" w:eastAsia="Times New Roman" w:hAnsi="Times New Roman" w:cs="Times New Roman"/>
            <w:sz w:val="24"/>
            <w:szCs w:val="24"/>
          </w:rPr>
          <w:delText xml:space="preserve">removing </w:delText>
        </w:r>
      </w:del>
      <w:ins w:id="58" w:author="Ted" w:date="2020-07-14T10:57:00Z">
        <w:r w:rsidR="00DF07BD">
          <w:rPr>
            <w:rFonts w:ascii="Times New Roman" w:eastAsia="Times New Roman" w:hAnsi="Times New Roman" w:cs="Times New Roman"/>
            <w:sz w:val="24"/>
            <w:szCs w:val="24"/>
          </w:rPr>
          <w:t xml:space="preserve">taking up </w:t>
        </w:r>
      </w:ins>
      <w:r w:rsidR="00D8535D">
        <w:rPr>
          <w:rFonts w:ascii="Times New Roman" w:eastAsia="Times New Roman" w:hAnsi="Times New Roman" w:cs="Times New Roman"/>
          <w:sz w:val="24"/>
          <w:szCs w:val="24"/>
        </w:rPr>
        <w:t xml:space="preserve">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w:t>
      </w:r>
      <w:del w:id="59" w:author="Ted" w:date="2020-07-14T10:58:00Z">
        <w:r w:rsidR="00D8535D" w:rsidDel="00DF07BD">
          <w:rPr>
            <w:rFonts w:ascii="Times New Roman" w:eastAsia="Times New Roman" w:hAnsi="Times New Roman" w:cs="Times New Roman"/>
            <w:sz w:val="24"/>
            <w:szCs w:val="24"/>
          </w:rPr>
          <w:delText xml:space="preserve">likewise </w:delText>
        </w:r>
      </w:del>
      <w:ins w:id="60" w:author="Ted" w:date="2020-07-14T10:58:00Z">
        <w:r w:rsidR="00DF07BD">
          <w:rPr>
            <w:rFonts w:ascii="Times New Roman" w:eastAsia="Times New Roman" w:hAnsi="Times New Roman" w:cs="Times New Roman"/>
            <w:sz w:val="24"/>
            <w:szCs w:val="24"/>
          </w:rPr>
          <w:t xml:space="preserve">also </w:t>
        </w:r>
      </w:ins>
      <w:r w:rsidR="00D8535D">
        <w:rPr>
          <w:rFonts w:ascii="Times New Roman" w:eastAsia="Times New Roman" w:hAnsi="Times New Roman" w:cs="Times New Roman"/>
          <w:sz w:val="24"/>
          <w:szCs w:val="24"/>
        </w:rPr>
        <w:t xml:space="preserve">shift to include more detritivores or species </w:t>
      </w:r>
      <w:del w:id="61" w:author="Ted" w:date="2020-07-14T10:58:00Z">
        <w:r w:rsidR="00D8535D" w:rsidDel="00DF07BD">
          <w:rPr>
            <w:rFonts w:ascii="Times New Roman" w:eastAsia="Times New Roman" w:hAnsi="Times New Roman" w:cs="Times New Roman"/>
            <w:sz w:val="24"/>
            <w:szCs w:val="24"/>
          </w:rPr>
          <w:delText xml:space="preserve">that are </w:delText>
        </w:r>
      </w:del>
      <w:r w:rsidR="00D8535D">
        <w:rPr>
          <w:rFonts w:ascii="Times New Roman" w:eastAsia="Times New Roman" w:hAnsi="Times New Roman" w:cs="Times New Roman"/>
          <w:sz w:val="24"/>
          <w:szCs w:val="24"/>
        </w:rPr>
        <w:t xml:space="preserve">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Start w:id="62"/>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w:t>
      </w:r>
      <w:commentRangeStart w:id="63"/>
      <w:r w:rsidR="00D8535D">
        <w:rPr>
          <w:rFonts w:ascii="Times New Roman" w:eastAsia="Times New Roman" w:hAnsi="Times New Roman" w:cs="Times New Roman"/>
          <w:sz w:val="24"/>
          <w:szCs w:val="24"/>
        </w:rPr>
        <w:t>diatoms</w:t>
      </w:r>
      <w:commentRangeEnd w:id="63"/>
      <w:r w:rsidR="00DF07BD">
        <w:rPr>
          <w:rStyle w:val="CommentReference"/>
        </w:rPr>
        <w:commentReference w:id="63"/>
      </w:r>
      <w:r w:rsidR="00D8535D">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End w:id="62"/>
      <w:r w:rsidR="00DF07BD">
        <w:rPr>
          <w:rStyle w:val="CommentReference"/>
        </w:rPr>
        <w:commentReference w:id="62"/>
      </w:r>
      <w:commentRangeStart w:id="64"/>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 xml:space="preserve">(Sargent and Falk-Petersen 1988; Dalsgaard et </w:t>
      </w:r>
      <w:r w:rsidR="00CB3C43" w:rsidRPr="007E0849">
        <w:rPr>
          <w:rFonts w:ascii="Times New Roman" w:hAnsi="Times New Roman" w:cs="Times New Roman"/>
          <w:sz w:val="24"/>
        </w:rPr>
        <w:lastRenderedPageBreak/>
        <w:t>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w:t>
      </w:r>
      <w:commentRangeEnd w:id="64"/>
      <w:r w:rsidR="00DF07BD">
        <w:rPr>
          <w:rStyle w:val="CommentReference"/>
        </w:rPr>
        <w:commentReference w:id="64"/>
      </w:r>
      <w:r w:rsidR="005B362F">
        <w:rPr>
          <w:rFonts w:ascii="Times New Roman" w:eastAsia="Times New Roman" w:hAnsi="Times New Roman" w:cs="Times New Roman"/>
          <w:sz w:val="24"/>
          <w:szCs w:val="24"/>
        </w:rPr>
        <w:t xml:space="preserve">In either event, comparing consumer fatty acid compositions to </w:t>
      </w:r>
      <w:ins w:id="65" w:author="Ted" w:date="2020-07-14T11:03:00Z">
        <w:r w:rsidR="00DF07BD">
          <w:rPr>
            <w:rFonts w:ascii="Times New Roman" w:eastAsia="Times New Roman" w:hAnsi="Times New Roman" w:cs="Times New Roman"/>
            <w:sz w:val="24"/>
            <w:szCs w:val="24"/>
          </w:rPr>
          <w:t xml:space="preserve">those of </w:t>
        </w:r>
      </w:ins>
      <w:r w:rsidR="005B362F">
        <w:rPr>
          <w:rFonts w:ascii="Times New Roman" w:eastAsia="Times New Roman" w:hAnsi="Times New Roman" w:cs="Times New Roman"/>
          <w:sz w:val="24"/>
          <w:szCs w:val="24"/>
        </w:rPr>
        <w:t xml:space="preserve">potential </w:t>
      </w:r>
      <w:del w:id="66" w:author="Ted" w:date="2020-07-14T11:03:00Z">
        <w:r w:rsidR="005B362F" w:rsidDel="00DF07BD">
          <w:rPr>
            <w:rFonts w:ascii="Times New Roman" w:eastAsia="Times New Roman" w:hAnsi="Times New Roman" w:cs="Times New Roman"/>
            <w:sz w:val="24"/>
            <w:szCs w:val="24"/>
          </w:rPr>
          <w:delText xml:space="preserve">resources </w:delText>
        </w:r>
      </w:del>
      <w:ins w:id="67" w:author="Ted" w:date="2020-07-14T11:03:00Z">
        <w:r w:rsidR="00DF07BD">
          <w:rPr>
            <w:rFonts w:ascii="Times New Roman" w:eastAsia="Times New Roman" w:hAnsi="Times New Roman" w:cs="Times New Roman"/>
            <w:sz w:val="24"/>
            <w:szCs w:val="24"/>
          </w:rPr>
          <w:t xml:space="preserve">food sources </w:t>
        </w:r>
      </w:ins>
      <w:r w:rsidR="005B362F">
        <w:rPr>
          <w:rFonts w:ascii="Times New Roman" w:eastAsia="Times New Roman" w:hAnsi="Times New Roman" w:cs="Times New Roman"/>
          <w:sz w:val="24"/>
          <w:szCs w:val="24"/>
        </w:rPr>
        <w:t xml:space="preserve">can be used to infer how grazing patterns </w:t>
      </w:r>
      <w:del w:id="68" w:author="Ted" w:date="2020-07-14T11:03:00Z">
        <w:r w:rsidR="005B362F" w:rsidDel="00FA2CB7">
          <w:rPr>
            <w:rFonts w:ascii="Times New Roman" w:eastAsia="Times New Roman" w:hAnsi="Times New Roman" w:cs="Times New Roman"/>
            <w:sz w:val="24"/>
            <w:szCs w:val="24"/>
          </w:rPr>
          <w:delText xml:space="preserve">may </w:delText>
        </w:r>
      </w:del>
      <w:del w:id="69" w:author="Ted" w:date="2020-07-14T11:02:00Z">
        <w:r w:rsidR="005B362F" w:rsidDel="00DF07BD">
          <w:rPr>
            <w:rFonts w:ascii="Times New Roman" w:eastAsia="Times New Roman" w:hAnsi="Times New Roman" w:cs="Times New Roman"/>
            <w:sz w:val="24"/>
            <w:szCs w:val="24"/>
          </w:rPr>
          <w:delText xml:space="preserve">have </w:delText>
        </w:r>
      </w:del>
      <w:r w:rsidR="005B362F">
        <w:rPr>
          <w:rFonts w:ascii="Times New Roman" w:eastAsia="Times New Roman" w:hAnsi="Times New Roman" w:cs="Times New Roman"/>
          <w:sz w:val="24"/>
          <w:szCs w:val="24"/>
        </w:rPr>
        <w:t>change</w:t>
      </w:r>
      <w:del w:id="70" w:author="Ted" w:date="2020-07-14T11:02:00Z">
        <w:r w:rsidR="005B362F" w:rsidDel="00DF07BD">
          <w:rPr>
            <w:rFonts w:ascii="Times New Roman" w:eastAsia="Times New Roman" w:hAnsi="Times New Roman" w:cs="Times New Roman"/>
            <w:sz w:val="24"/>
            <w:szCs w:val="24"/>
          </w:rPr>
          <w:delText>d</w:delText>
        </w:r>
      </w:del>
      <w:r w:rsidR="005B362F">
        <w:rPr>
          <w:rFonts w:ascii="Times New Roman" w:eastAsia="Times New Roman" w:hAnsi="Times New Roman" w:cs="Times New Roman"/>
          <w:sz w:val="24"/>
          <w:szCs w:val="24"/>
        </w:rPr>
        <w:t xml:space="preserve"> </w:t>
      </w:r>
      <w:del w:id="71" w:author="Ted" w:date="2020-07-14T11:02:00Z">
        <w:r w:rsidR="005B362F" w:rsidDel="00DF07BD">
          <w:rPr>
            <w:rFonts w:ascii="Times New Roman" w:eastAsia="Times New Roman" w:hAnsi="Times New Roman" w:cs="Times New Roman"/>
            <w:sz w:val="24"/>
            <w:szCs w:val="24"/>
          </w:rPr>
          <w:delText xml:space="preserve">in tandem </w:delText>
        </w:r>
      </w:del>
      <w:r w:rsidR="005B362F">
        <w:rPr>
          <w:rFonts w:ascii="Times New Roman" w:eastAsia="Times New Roman" w:hAnsi="Times New Roman" w:cs="Times New Roman"/>
          <w:sz w:val="24"/>
          <w:szCs w:val="24"/>
        </w:rPr>
        <w:t>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2F1E5E7F"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ins w:id="72" w:author="Ted" w:date="2020-07-14T11:04:00Z">
        <w:r w:rsidR="00FA2CB7">
          <w:rPr>
            <w:rFonts w:ascii="Times New Roman" w:eastAsia="Times New Roman" w:hAnsi="Times New Roman" w:cs="Times New Roman"/>
            <w:sz w:val="24"/>
            <w:szCs w:val="24"/>
          </w:rPr>
          <w:t xml:space="preserve"> lake</w:t>
        </w:r>
      </w:ins>
      <w:r>
        <w:rPr>
          <w:rFonts w:ascii="Times New Roman" w:eastAsia="Times New Roman" w:hAnsi="Times New Roman" w:cs="Times New Roman"/>
          <w:sz w:val="24"/>
          <w:szCs w:val="24"/>
        </w:rPr>
        <w:t xml:space="preserve"> </w:t>
      </w:r>
      <w:ins w:id="73" w:author="Ted" w:date="2020-07-14T11:03:00Z">
        <w:r w:rsidR="00FA2CB7">
          <w:rPr>
            <w:rFonts w:ascii="Times New Roman" w:eastAsia="Times New Roman" w:hAnsi="Times New Roman" w:cs="Times New Roman"/>
            <w:sz w:val="24"/>
            <w:szCs w:val="24"/>
          </w:rPr>
          <w:t>littor</w:t>
        </w:r>
      </w:ins>
      <w:ins w:id="74" w:author="Ted" w:date="2020-07-14T11:04:00Z">
        <w:r w:rsidR="00FA2CB7">
          <w:rPr>
            <w:rFonts w:ascii="Times New Roman" w:eastAsia="Times New Roman" w:hAnsi="Times New Roman" w:cs="Times New Roman"/>
            <w:sz w:val="24"/>
            <w:szCs w:val="24"/>
          </w:rPr>
          <w:t xml:space="preserve">al </w:t>
        </w:r>
      </w:ins>
      <w:r>
        <w:rPr>
          <w:rFonts w:ascii="Times New Roman" w:eastAsia="Times New Roman" w:hAnsi="Times New Roman" w:cs="Times New Roman"/>
          <w:sz w:val="24"/>
          <w:szCs w:val="24"/>
        </w:rPr>
        <w:t>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commentRangeStart w:id="75"/>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commentRangeEnd w:id="75"/>
      <w:r w:rsidR="00FA2CB7">
        <w:rPr>
          <w:rStyle w:val="CommentReference"/>
        </w:rPr>
        <w:commentReference w:id="75"/>
      </w:r>
      <w:r w:rsidR="0001150B">
        <w:rPr>
          <w:rFonts w:ascii="Times New Roman" w:eastAsia="Times New Roman" w:hAnsi="Times New Roman" w:cs="Times New Roman"/>
          <w:sz w:val="24"/>
          <w:szCs w:val="24"/>
        </w:rPr>
        <w:t xml:space="preserve">, </w:t>
      </w:r>
      <w:ins w:id="76" w:author="Ted" w:date="2020-07-14T11:06:00Z">
        <w:r w:rsidR="00FA2CB7">
          <w:rPr>
            <w:rFonts w:ascii="Times New Roman" w:eastAsia="Times New Roman" w:hAnsi="Times New Roman" w:cs="Times New Roman"/>
            <w:sz w:val="24"/>
            <w:szCs w:val="24"/>
          </w:rPr>
          <w:t>littoral</w:t>
        </w:r>
      </w:ins>
      <w:del w:id="77" w:author="Ted" w:date="2020-07-14T11:06:00Z">
        <w:r w:rsidR="0001150B" w:rsidDel="00FA2CB7">
          <w:rPr>
            <w:rFonts w:ascii="Times New Roman" w:eastAsia="Times New Roman" w:hAnsi="Times New Roman" w:cs="Times New Roman"/>
            <w:sz w:val="24"/>
            <w:szCs w:val="24"/>
          </w:rPr>
          <w:delText>nearshore</w:delText>
        </w:r>
      </w:del>
      <w:r w:rsidR="0001150B">
        <w:rPr>
          <w:rFonts w:ascii="Times New Roman" w:eastAsia="Times New Roman" w:hAnsi="Times New Roman" w:cs="Times New Roman"/>
          <w:sz w:val="24"/>
          <w:szCs w:val="24"/>
        </w:rPr>
        <w:t xml:space="preserve"> areas </w:t>
      </w:r>
      <w:commentRangeStart w:id="78"/>
      <w:del w:id="79" w:author="Ted" w:date="2020-07-14T11:06:00Z">
        <w:r w:rsidR="0001150B" w:rsidDel="00FA2CB7">
          <w:rPr>
            <w:rFonts w:ascii="Times New Roman" w:eastAsia="Times New Roman" w:hAnsi="Times New Roman" w:cs="Times New Roman"/>
            <w:sz w:val="24"/>
            <w:szCs w:val="24"/>
          </w:rPr>
          <w:delText xml:space="preserve">abutting </w:delText>
        </w:r>
      </w:del>
      <w:commentRangeEnd w:id="78"/>
      <w:r w:rsidR="00FA2CB7">
        <w:rPr>
          <w:rStyle w:val="CommentReference"/>
        </w:rPr>
        <w:commentReference w:id="78"/>
      </w:r>
      <w:ins w:id="80" w:author="Ted" w:date="2020-07-14T11:06:00Z">
        <w:r w:rsidR="00FA2CB7">
          <w:rPr>
            <w:rFonts w:ascii="Times New Roman" w:eastAsia="Times New Roman" w:hAnsi="Times New Roman" w:cs="Times New Roman"/>
            <w:sz w:val="24"/>
            <w:szCs w:val="24"/>
          </w:rPr>
          <w:t xml:space="preserve">near </w:t>
        </w:r>
      </w:ins>
      <w:r w:rsidR="0001150B">
        <w:rPr>
          <w:rFonts w:ascii="Times New Roman" w:eastAsia="Times New Roman" w:hAnsi="Times New Roman" w:cs="Times New Roman"/>
          <w:sz w:val="24"/>
          <w:szCs w:val="24"/>
        </w:rPr>
        <w:t xml:space="preserve">lakeside settlements have </w:t>
      </w:r>
      <w:ins w:id="81" w:author="Ted" w:date="2020-07-14T11:07:00Z">
        <w:r w:rsidR="00FA2CB7">
          <w:rPr>
            <w:rFonts w:ascii="Times New Roman" w:eastAsia="Times New Roman" w:hAnsi="Times New Roman" w:cs="Times New Roman"/>
            <w:sz w:val="24"/>
            <w:szCs w:val="24"/>
          </w:rPr>
          <w:t xml:space="preserve">recently (?) </w:t>
        </w:r>
      </w:ins>
      <w:r w:rsidR="0001150B">
        <w:rPr>
          <w:rFonts w:ascii="Times New Roman" w:eastAsia="Times New Roman" w:hAnsi="Times New Roman" w:cs="Times New Roman"/>
          <w:sz w:val="24"/>
          <w:szCs w:val="24"/>
        </w:rPr>
        <w:t xml:space="preserve">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 xml:space="preserve">Despite </w:t>
      </w:r>
      <w:del w:id="82" w:author="Ted" w:date="2020-07-14T11:09:00Z">
        <w:r w:rsidR="00B55E36" w:rsidDel="00FA2CB7">
          <w:rPr>
            <w:rFonts w:ascii="Times New Roman" w:eastAsia="Times New Roman" w:hAnsi="Times New Roman" w:cs="Times New Roman"/>
            <w:sz w:val="24"/>
            <w:szCs w:val="24"/>
          </w:rPr>
          <w:delText>largely lacking</w:delText>
        </w:r>
      </w:del>
      <w:ins w:id="83" w:author="Ted" w:date="2020-07-14T11:09:00Z">
        <w:r w:rsidR="00FA2CB7">
          <w:rPr>
            <w:rFonts w:ascii="Times New Roman" w:eastAsia="Times New Roman" w:hAnsi="Times New Roman" w:cs="Times New Roman"/>
            <w:sz w:val="24"/>
            <w:szCs w:val="24"/>
          </w:rPr>
          <w:t>low levels of</w:t>
        </w:r>
      </w:ins>
      <w:r w:rsidR="00B55E36">
        <w:rPr>
          <w:rFonts w:ascii="Times New Roman" w:eastAsia="Times New Roman" w:hAnsi="Times New Roman" w:cs="Times New Roman"/>
          <w:sz w:val="24"/>
          <w:szCs w:val="24"/>
        </w:rPr>
        <w:t xml:space="preserve"> human development,</w:t>
      </w:r>
      <w:r w:rsidR="0001150B">
        <w:rPr>
          <w:rFonts w:ascii="Times New Roman" w:eastAsia="Times New Roman" w:hAnsi="Times New Roman" w:cs="Times New Roman"/>
          <w:sz w:val="24"/>
          <w:szCs w:val="24"/>
        </w:rPr>
        <w:t xml:space="preserve"> </w:t>
      </w:r>
      <w:del w:id="84" w:author="Ted" w:date="2020-07-14T11:10:00Z">
        <w:r w:rsidR="00A22275" w:rsidDel="00FA2CB7">
          <w:rPr>
            <w:rFonts w:ascii="Times New Roman" w:eastAsia="Times New Roman" w:hAnsi="Times New Roman" w:cs="Times New Roman"/>
            <w:sz w:val="24"/>
            <w:szCs w:val="24"/>
          </w:rPr>
          <w:delText>uncharacteristic</w:delText>
        </w:r>
        <w:r w:rsidR="00D77EA1" w:rsidDel="00FA2CB7">
          <w:rPr>
            <w:rFonts w:ascii="Times New Roman" w:eastAsia="Times New Roman" w:hAnsi="Times New Roman" w:cs="Times New Roman"/>
            <w:sz w:val="24"/>
            <w:szCs w:val="24"/>
          </w:rPr>
          <w:delText xml:space="preserve"> </w:delText>
        </w:r>
      </w:del>
      <w:r w:rsidR="00D77EA1">
        <w:rPr>
          <w:rFonts w:ascii="Times New Roman" w:eastAsia="Times New Roman" w:hAnsi="Times New Roman" w:cs="Times New Roman"/>
          <w:sz w:val="24"/>
          <w:szCs w:val="24"/>
        </w:rPr>
        <w:t xml:space="preserve">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w:t>
      </w:r>
      <w:del w:id="85" w:author="Ted" w:date="2020-07-14T11:10:00Z">
        <w:r w:rsidR="005613D8" w:rsidDel="00FA2CB7">
          <w:rPr>
            <w:rFonts w:ascii="Times New Roman" w:eastAsia="Times New Roman" w:hAnsi="Times New Roman" w:cs="Times New Roman"/>
            <w:sz w:val="24"/>
            <w:szCs w:val="24"/>
          </w:rPr>
          <w:delText xml:space="preserve">been </w:delText>
        </w:r>
      </w:del>
      <w:ins w:id="86" w:author="Ted" w:date="2020-07-14T11:10:00Z">
        <w:r w:rsidR="00FA2CB7">
          <w:rPr>
            <w:rFonts w:ascii="Times New Roman" w:eastAsia="Times New Roman" w:hAnsi="Times New Roman" w:cs="Times New Roman"/>
            <w:sz w:val="24"/>
            <w:szCs w:val="24"/>
          </w:rPr>
          <w:t xml:space="preserve">begun </w:t>
        </w:r>
      </w:ins>
      <w:r w:rsidR="005613D8">
        <w:rPr>
          <w:rFonts w:ascii="Times New Roman" w:eastAsia="Times New Roman" w:hAnsi="Times New Roman" w:cs="Times New Roman"/>
          <w:sz w:val="24"/>
          <w:szCs w:val="24"/>
        </w:rPr>
        <w:t xml:space="preserve">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commentRangeStart w:id="87"/>
      <w:r w:rsidR="005613D8">
        <w:rPr>
          <w:rFonts w:ascii="Times New Roman" w:eastAsia="Times New Roman" w:hAnsi="Times New Roman" w:cs="Times New Roman"/>
          <w:sz w:val="24"/>
          <w:szCs w:val="24"/>
        </w:rPr>
        <w:t>blooms</w:t>
      </w:r>
      <w:commentRangeEnd w:id="87"/>
      <w:r w:rsidR="00FA2CB7">
        <w:rPr>
          <w:rStyle w:val="CommentReference"/>
        </w:rPr>
        <w:commentReference w:id="87"/>
      </w:r>
      <w:r w:rsidR="005613D8">
        <w:rPr>
          <w:rFonts w:ascii="Times New Roman" w:eastAsia="Times New Roman" w:hAnsi="Times New Roman" w:cs="Times New Roman"/>
          <w:sz w:val="24"/>
          <w:szCs w:val="24"/>
        </w:rPr>
        <w:t xml:space="preserve">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w:t>
      </w:r>
      <w:del w:id="88" w:author="Ted" w:date="2020-07-14T11:11:00Z">
        <w:r w:rsidDel="00FA2CB7">
          <w:rPr>
            <w:rFonts w:ascii="Times New Roman" w:eastAsia="Times New Roman" w:hAnsi="Times New Roman" w:cs="Times New Roman"/>
            <w:sz w:val="24"/>
            <w:szCs w:val="24"/>
          </w:rPr>
          <w:delText xml:space="preserve"> a</w:delText>
        </w:r>
      </w:del>
      <w:r>
        <w:rPr>
          <w:rFonts w:ascii="Times New Roman" w:eastAsia="Times New Roman" w:hAnsi="Times New Roman" w:cs="Times New Roman"/>
          <w:sz w:val="24"/>
          <w:szCs w:val="24"/>
        </w:rPr>
        <w:t xml:space="preserve"> compelling </w:t>
      </w:r>
      <w:del w:id="89" w:author="Ted" w:date="2020-07-14T11:11:00Z">
        <w:r w:rsidDel="00FA2CB7">
          <w:rPr>
            <w:rFonts w:ascii="Times New Roman" w:eastAsia="Times New Roman" w:hAnsi="Times New Roman" w:cs="Times New Roman"/>
            <w:sz w:val="24"/>
            <w:szCs w:val="24"/>
          </w:rPr>
          <w:delText xml:space="preserve">case </w:delText>
        </w:r>
      </w:del>
      <w:ins w:id="90" w:author="Ted" w:date="2020-07-14T11:11:00Z">
        <w:r w:rsidR="00FA2CB7">
          <w:rPr>
            <w:rFonts w:ascii="Times New Roman" w:eastAsia="Times New Roman" w:hAnsi="Times New Roman" w:cs="Times New Roman"/>
            <w:sz w:val="24"/>
            <w:szCs w:val="24"/>
          </w:rPr>
          <w:t xml:space="preserve">evidence </w:t>
        </w:r>
      </w:ins>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del w:id="91" w:author="Ted" w:date="2020-07-14T11:11:00Z">
        <w:r w:rsidDel="00FA2CB7">
          <w:rPr>
            <w:rFonts w:ascii="Times New Roman" w:eastAsia="Times New Roman" w:hAnsi="Times New Roman" w:cs="Times New Roman"/>
            <w:sz w:val="24"/>
            <w:szCs w:val="24"/>
          </w:rPr>
          <w:delText xml:space="preserve">for </w:delText>
        </w:r>
      </w:del>
      <w:ins w:id="92" w:author="Ted" w:date="2020-07-14T11:11:00Z">
        <w:r w:rsidR="00FA2CB7">
          <w:rPr>
            <w:rFonts w:ascii="Times New Roman" w:eastAsia="Times New Roman" w:hAnsi="Times New Roman" w:cs="Times New Roman"/>
            <w:sz w:val="24"/>
            <w:szCs w:val="24"/>
          </w:rPr>
          <w:t xml:space="preserve">in </w:t>
        </w:r>
      </w:ins>
      <w:r>
        <w:rPr>
          <w:rFonts w:ascii="Times New Roman" w:eastAsia="Times New Roman" w:hAnsi="Times New Roman" w:cs="Times New Roman"/>
          <w:sz w:val="24"/>
          <w:szCs w:val="24"/>
        </w:rPr>
        <w:t xml:space="preserve">lakeside settlements </w:t>
      </w:r>
      <w:del w:id="93" w:author="Ted" w:date="2020-07-14T11:11:00Z">
        <w:r w:rsidDel="00FA2CB7">
          <w:rPr>
            <w:rFonts w:ascii="Times New Roman" w:eastAsia="Times New Roman" w:hAnsi="Times New Roman" w:cs="Times New Roman"/>
            <w:sz w:val="24"/>
            <w:szCs w:val="24"/>
          </w:rPr>
          <w:delText>has been</w:delText>
        </w:r>
      </w:del>
      <w:ins w:id="94" w:author="Ted" w:date="2020-07-14T11:11:00Z">
        <w:r w:rsidR="00FA2CB7">
          <w:rPr>
            <w:rFonts w:ascii="Times New Roman" w:eastAsia="Times New Roman" w:hAnsi="Times New Roman" w:cs="Times New Roman"/>
            <w:sz w:val="24"/>
            <w:szCs w:val="24"/>
          </w:rPr>
          <w:t>is</w:t>
        </w:r>
      </w:ins>
      <w:r>
        <w:rPr>
          <w:rFonts w:ascii="Times New Roman" w:eastAsia="Times New Roman" w:hAnsi="Times New Roman" w:cs="Times New Roman"/>
          <w:sz w:val="24"/>
          <w:szCs w:val="24"/>
        </w:rPr>
        <w:t xml:space="preserve"> the main driver of nearshore </w:t>
      </w:r>
      <w:r w:rsidR="005F7A18">
        <w:rPr>
          <w:rFonts w:ascii="Times New Roman" w:eastAsia="Times New Roman" w:hAnsi="Times New Roman" w:cs="Times New Roman"/>
          <w:sz w:val="24"/>
          <w:szCs w:val="24"/>
        </w:rPr>
        <w:t>algal blooms</w:t>
      </w:r>
      <w:commentRangeStart w:id="95"/>
      <w:r>
        <w:rPr>
          <w:rFonts w:ascii="Times New Roman" w:eastAsia="Times New Roman" w:hAnsi="Times New Roman" w:cs="Times New Roman"/>
          <w:sz w:val="24"/>
          <w:szCs w:val="24"/>
        </w:rPr>
        <w:t>, motivating further research that might identify the extent to which sewage is altering nearshore communities.</w:t>
      </w:r>
      <w:commentRangeEnd w:id="95"/>
      <w:r w:rsidR="00FA2CB7">
        <w:rPr>
          <w:rStyle w:val="CommentReference"/>
        </w:rPr>
        <w:commentReference w:id="95"/>
      </w:r>
    </w:p>
    <w:p w14:paraId="789E8C41" w14:textId="77777777" w:rsidR="00B55E36" w:rsidRDefault="00B55E36" w:rsidP="00B55E36">
      <w:pPr>
        <w:rPr>
          <w:rFonts w:ascii="Times New Roman" w:eastAsia="Times New Roman" w:hAnsi="Times New Roman" w:cs="Times New Roman"/>
          <w:sz w:val="24"/>
          <w:szCs w:val="24"/>
        </w:rPr>
      </w:pPr>
    </w:p>
    <w:p w14:paraId="2BDB9244" w14:textId="69F4A6B1" w:rsidR="00357863" w:rsidRDefault="00375241" w:rsidP="00B55E36">
      <w:pPr>
        <w:rPr>
          <w:rFonts w:ascii="Times New Roman" w:eastAsia="Times New Roman" w:hAnsi="Times New Roman" w:cs="Times New Roman"/>
          <w:sz w:val="24"/>
          <w:szCs w:val="24"/>
        </w:rPr>
      </w:pPr>
      <w:commentRangeStart w:id="96"/>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Pr>
          <w:rFonts w:ascii="Times New Roman" w:eastAsia="Times New Roman" w:hAnsi="Times New Roman" w:cs="Times New Roman"/>
          <w:sz w:val="24"/>
          <w:szCs w:val="24"/>
        </w:rPr>
        <w:t>in Baikal’s nearshore periphyton communities</w:t>
      </w:r>
      <w:r w:rsidR="00357863">
        <w:rPr>
          <w:rFonts w:ascii="Times New Roman" w:eastAsia="Times New Roman" w:hAnsi="Times New Roman" w:cs="Times New Roman"/>
          <w:sz w:val="24"/>
          <w:szCs w:val="24"/>
        </w:rPr>
        <w:t xml:space="preserve"> near lakeside settlements</w:t>
      </w:r>
      <w:r w:rsidR="00C03D31">
        <w:rPr>
          <w:rFonts w:ascii="Times New Roman" w:eastAsia="Times New Roman" w:hAnsi="Times New Roman" w:cs="Times New Roman"/>
          <w:sz w:val="24"/>
          <w:szCs w:val="24"/>
        </w:rPr>
        <w:t xml:space="preserve"> 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commentRangeEnd w:id="96"/>
      <w:r w:rsidR="00FA2CB7">
        <w:rPr>
          <w:rStyle w:val="CommentReference"/>
        </w:rPr>
        <w:commentReference w:id="96"/>
      </w:r>
      <w:del w:id="97" w:author="Ted" w:date="2020-07-14T11:13:00Z">
        <w:r w:rsidR="00E61E5E" w:rsidDel="00FA2CB7">
          <w:rPr>
            <w:rFonts w:ascii="Times New Roman" w:eastAsia="Times New Roman" w:hAnsi="Times New Roman" w:cs="Times New Roman"/>
            <w:sz w:val="24"/>
            <w:szCs w:val="24"/>
          </w:rPr>
          <w:delText>O</w:delText>
        </w:r>
        <w:r w:rsidR="00357863" w:rsidDel="00FA2CB7">
          <w:rPr>
            <w:rFonts w:ascii="Times New Roman" w:eastAsia="Times New Roman" w:hAnsi="Times New Roman" w:cs="Times New Roman"/>
            <w:sz w:val="24"/>
            <w:szCs w:val="24"/>
          </w:rPr>
          <w:delText>ur overarching goal can be divided into three main objectives</w:delText>
        </w:r>
      </w:del>
      <w:ins w:id="98" w:author="Ted" w:date="2020-07-14T11:13:00Z">
        <w:r w:rsidR="00FA2CB7">
          <w:rPr>
            <w:rFonts w:ascii="Times New Roman" w:eastAsia="Times New Roman" w:hAnsi="Times New Roman" w:cs="Times New Roman"/>
            <w:sz w:val="24"/>
            <w:szCs w:val="24"/>
          </w:rPr>
          <w:t>We had three specific objectives</w:t>
        </w:r>
      </w:ins>
      <w:r w:rsidR="00357863">
        <w:rPr>
          <w:rFonts w:ascii="Times New Roman" w:eastAsia="Times New Roman" w:hAnsi="Times New Roman" w:cs="Times New Roman"/>
          <w:sz w:val="24"/>
          <w:szCs w:val="24"/>
        </w:rPr>
        <w:t>:</w:t>
      </w:r>
    </w:p>
    <w:p w14:paraId="6A3CCAEE" w14:textId="1EA7FC4B" w:rsidR="00357863" w:rsidRDefault="004E481A" w:rsidP="00357863">
      <w:pPr>
        <w:pStyle w:val="ListParagraph"/>
        <w:numPr>
          <w:ilvl w:val="0"/>
          <w:numId w:val="1"/>
        </w:numPr>
        <w:rPr>
          <w:rFonts w:ascii="Times New Roman" w:eastAsia="Times New Roman" w:hAnsi="Times New Roman" w:cs="Times New Roman"/>
          <w:sz w:val="24"/>
          <w:szCs w:val="24"/>
        </w:rPr>
      </w:pPr>
      <w:del w:id="99" w:author="Ted" w:date="2020-07-14T11:13:00Z">
        <w:r w:rsidDel="00FA2CB7">
          <w:rPr>
            <w:rFonts w:ascii="Times New Roman" w:eastAsia="Times New Roman" w:hAnsi="Times New Roman" w:cs="Times New Roman"/>
            <w:sz w:val="24"/>
            <w:szCs w:val="24"/>
          </w:rPr>
          <w:delText>t</w:delText>
        </w:r>
        <w:r w:rsidR="00357863" w:rsidDel="00FA2CB7">
          <w:rPr>
            <w:rFonts w:ascii="Times New Roman" w:eastAsia="Times New Roman" w:hAnsi="Times New Roman" w:cs="Times New Roman"/>
            <w:sz w:val="24"/>
            <w:szCs w:val="24"/>
          </w:rPr>
          <w:delText xml:space="preserve">o </w:delText>
        </w:r>
      </w:del>
      <w:r w:rsidR="00357863">
        <w:rPr>
          <w:rFonts w:ascii="Times New Roman" w:eastAsia="Times New Roman" w:hAnsi="Times New Roman" w:cs="Times New Roman"/>
          <w:sz w:val="24"/>
          <w:szCs w:val="24"/>
        </w:rPr>
        <w:t xml:space="preserve">identify areas of sewage 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p>
    <w:p w14:paraId="1B8FC010" w14:textId="484F7936" w:rsidR="00357863" w:rsidRDefault="004E481A" w:rsidP="00357863">
      <w:pPr>
        <w:pStyle w:val="ListParagraph"/>
        <w:numPr>
          <w:ilvl w:val="0"/>
          <w:numId w:val="1"/>
        </w:numPr>
        <w:rPr>
          <w:rFonts w:ascii="Times New Roman" w:eastAsia="Times New Roman" w:hAnsi="Times New Roman" w:cs="Times New Roman"/>
          <w:sz w:val="24"/>
          <w:szCs w:val="24"/>
        </w:rPr>
      </w:pPr>
      <w:del w:id="100" w:author="Ted" w:date="2020-07-14T11:13:00Z">
        <w:r w:rsidDel="00FA2CB7">
          <w:rPr>
            <w:rFonts w:ascii="Times New Roman" w:eastAsia="Times New Roman" w:hAnsi="Times New Roman" w:cs="Times New Roman"/>
            <w:sz w:val="24"/>
            <w:szCs w:val="24"/>
          </w:rPr>
          <w:delText xml:space="preserve">to </w:delText>
        </w:r>
      </w:del>
      <w:commentRangeStart w:id="101"/>
      <w:del w:id="102" w:author="Ted" w:date="2020-07-14T11:14:00Z">
        <w:r w:rsidDel="00C2668C">
          <w:rPr>
            <w:rFonts w:ascii="Times New Roman" w:eastAsia="Times New Roman" w:hAnsi="Times New Roman" w:cs="Times New Roman"/>
            <w:sz w:val="24"/>
            <w:szCs w:val="24"/>
          </w:rPr>
          <w:delText xml:space="preserve">relate </w:delText>
        </w:r>
      </w:del>
      <w:commentRangeEnd w:id="101"/>
      <w:r w:rsidR="00C2668C">
        <w:rPr>
          <w:rStyle w:val="CommentReference"/>
        </w:rPr>
        <w:commentReference w:id="101"/>
      </w:r>
      <w:ins w:id="103" w:author="Ted" w:date="2020-07-14T11:14:00Z">
        <w:r w:rsidR="00C2668C">
          <w:rPr>
            <w:rFonts w:ascii="Times New Roman" w:eastAsia="Times New Roman" w:hAnsi="Times New Roman" w:cs="Times New Roman"/>
            <w:sz w:val="24"/>
            <w:szCs w:val="24"/>
          </w:rPr>
          <w:t xml:space="preserve">assess the relationship between </w:t>
        </w:r>
      </w:ins>
      <w:r>
        <w:rPr>
          <w:rFonts w:ascii="Times New Roman" w:eastAsia="Times New Roman" w:hAnsi="Times New Roman" w:cs="Times New Roman"/>
          <w:sz w:val="24"/>
          <w:szCs w:val="24"/>
        </w:rPr>
        <w:t xml:space="preserve">sewage indicators </w:t>
      </w:r>
      <w:del w:id="104" w:author="Ted" w:date="2020-07-14T11:14:00Z">
        <w:r w:rsidDel="00C2668C">
          <w:rPr>
            <w:rFonts w:ascii="Times New Roman" w:eastAsia="Times New Roman" w:hAnsi="Times New Roman" w:cs="Times New Roman"/>
            <w:sz w:val="24"/>
            <w:szCs w:val="24"/>
          </w:rPr>
          <w:delText>with changes in</w:delText>
        </w:r>
      </w:del>
      <w:ins w:id="105" w:author="Ted" w:date="2020-07-14T11:14:00Z">
        <w:r w:rsidR="00C2668C">
          <w:rPr>
            <w:rFonts w:ascii="Times New Roman" w:eastAsia="Times New Roman" w:hAnsi="Times New Roman" w:cs="Times New Roman"/>
            <w:sz w:val="24"/>
            <w:szCs w:val="24"/>
          </w:rPr>
          <w:t>and</w:t>
        </w:r>
      </w:ins>
      <w:r>
        <w:rPr>
          <w:rFonts w:ascii="Times New Roman" w:eastAsia="Times New Roman" w:hAnsi="Times New Roman" w:cs="Times New Roman"/>
          <w:sz w:val="24"/>
          <w:szCs w:val="24"/>
        </w:rPr>
        <w:t xml:space="preserve"> littoral benthic periphyton and macroinvertebrate community composition</w:t>
      </w:r>
      <w:del w:id="106" w:author="Ted" w:date="2020-07-14T11:15:00Z">
        <w:r w:rsidDel="00C2668C">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and</w:t>
      </w:r>
    </w:p>
    <w:p w14:paraId="5E6E3EB8" w14:textId="7D318877" w:rsidR="004E481A" w:rsidRPr="004E481A" w:rsidRDefault="004E481A" w:rsidP="004E481A">
      <w:pPr>
        <w:pStyle w:val="ListParagraph"/>
        <w:numPr>
          <w:ilvl w:val="0"/>
          <w:numId w:val="1"/>
        </w:numPr>
        <w:rPr>
          <w:rFonts w:ascii="Times New Roman" w:eastAsia="Times New Roman" w:hAnsi="Times New Roman" w:cs="Times New Roman"/>
          <w:sz w:val="24"/>
          <w:szCs w:val="24"/>
        </w:rPr>
      </w:pPr>
      <w:del w:id="107" w:author="Ted" w:date="2020-07-14T11:13:00Z">
        <w:r w:rsidDel="00FA2CB7">
          <w:rPr>
            <w:rFonts w:ascii="Times New Roman" w:eastAsia="Times New Roman" w:hAnsi="Times New Roman" w:cs="Times New Roman"/>
            <w:sz w:val="24"/>
            <w:szCs w:val="24"/>
          </w:rPr>
          <w:delText xml:space="preserve">to </w:delText>
        </w:r>
      </w:del>
      <w:r>
        <w:rPr>
          <w:rFonts w:ascii="Times New Roman" w:eastAsia="Times New Roman" w:hAnsi="Times New Roman" w:cs="Times New Roman"/>
          <w:sz w:val="24"/>
          <w:szCs w:val="24"/>
        </w:rPr>
        <w:t>evaluate how food webs may restructure with increasing sewage</w:t>
      </w:r>
      <w:ins w:id="108" w:author="Ted" w:date="2020-07-14T11:13:00Z">
        <w:r w:rsidR="00C2668C">
          <w:rPr>
            <w:rFonts w:ascii="Times New Roman" w:eastAsia="Times New Roman" w:hAnsi="Times New Roman" w:cs="Times New Roman"/>
            <w:sz w:val="24"/>
            <w:szCs w:val="24"/>
          </w:rPr>
          <w:t xml:space="preserve"> pollution</w:t>
        </w:r>
      </w:ins>
      <w:r>
        <w:rPr>
          <w:rFonts w:ascii="Times New Roman" w:eastAsia="Times New Roman" w:hAnsi="Times New Roman" w:cs="Times New Roman"/>
          <w:sz w:val="24"/>
          <w:szCs w:val="24"/>
        </w:rPr>
        <w:t xml:space="preserve">. </w:t>
      </w:r>
    </w:p>
    <w:p w14:paraId="7BCA5B63" w14:textId="769C0F92"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ins w:id="109" w:author="Ted" w:date="2020-07-14T11:15:00Z">
        <w:r w:rsidR="00C2668C">
          <w:rPr>
            <w:rFonts w:ascii="Times New Roman" w:eastAsia="Times New Roman" w:hAnsi="Times New Roman" w:cs="Times New Roman"/>
            <w:sz w:val="24"/>
            <w:szCs w:val="24"/>
          </w:rPr>
          <w:t xml:space="preserve"> macroinvertebrate</w:t>
        </w:r>
      </w:ins>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del w:id="110" w:author="Ted" w:date="2020-07-14T11:16:00Z">
        <w:r w:rsidR="008A5647" w:rsidDel="00C2668C">
          <w:rPr>
            <w:rFonts w:ascii="Times New Roman" w:eastAsia="Times New Roman" w:hAnsi="Times New Roman" w:cs="Times New Roman"/>
            <w:sz w:val="24"/>
            <w:szCs w:val="24"/>
          </w:rPr>
          <w:delText>as well as</w:delText>
        </w:r>
      </w:del>
      <w:ins w:id="111" w:author="Ted" w:date="2020-07-14T11:16:00Z">
        <w:r w:rsidR="00C2668C">
          <w:rPr>
            <w:rFonts w:ascii="Times New Roman" w:eastAsia="Times New Roman" w:hAnsi="Times New Roman" w:cs="Times New Roman"/>
            <w:sz w:val="24"/>
            <w:szCs w:val="24"/>
          </w:rPr>
          <w:t>and</w:t>
        </w:r>
      </w:ins>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commentRangeStart w:id="112"/>
      <w:r w:rsidR="00D8535D" w:rsidRPr="00357863">
        <w:rPr>
          <w:rFonts w:ascii="Times New Roman" w:eastAsia="Times New Roman" w:hAnsi="Times New Roman" w:cs="Times New Roman"/>
          <w:sz w:val="24"/>
          <w:szCs w:val="24"/>
        </w:rPr>
        <w:t xml:space="preserve">. </w:t>
      </w:r>
      <w:del w:id="113" w:author="Ted" w:date="2020-07-14T11:16:00Z">
        <w:r w:rsidR="00D8535D" w:rsidRPr="00357863" w:rsidDel="00C2668C">
          <w:rPr>
            <w:rFonts w:ascii="Times New Roman" w:eastAsia="Times New Roman" w:hAnsi="Times New Roman" w:cs="Times New Roman"/>
            <w:sz w:val="24"/>
            <w:szCs w:val="24"/>
          </w:rPr>
          <w:delText>In doing so</w:delText>
        </w:r>
      </w:del>
      <w:commentRangeEnd w:id="112"/>
      <w:r w:rsidR="00C2668C">
        <w:rPr>
          <w:rStyle w:val="CommentReference"/>
        </w:rPr>
        <w:commentReference w:id="112"/>
      </w:r>
      <w:del w:id="114" w:author="Ted" w:date="2020-07-14T11:16:00Z">
        <w:r w:rsidR="00D8535D" w:rsidRPr="00357863" w:rsidDel="00C2668C">
          <w:rPr>
            <w:rFonts w:ascii="Times New Roman" w:eastAsia="Times New Roman" w:hAnsi="Times New Roman" w:cs="Times New Roman"/>
            <w:sz w:val="24"/>
            <w:szCs w:val="24"/>
          </w:rPr>
          <w:delText xml:space="preserve">, this study pairs highly specific sewage indicators with co-located biological </w:delText>
        </w:r>
        <w:r w:rsidR="00D8535D" w:rsidRPr="00357863" w:rsidDel="00C2668C">
          <w:rPr>
            <w:rFonts w:ascii="Times New Roman" w:eastAsia="Times New Roman" w:hAnsi="Times New Roman" w:cs="Times New Roman"/>
            <w:sz w:val="24"/>
            <w:szCs w:val="24"/>
          </w:rPr>
          <w:lastRenderedPageBreak/>
          <w:delText>measurements, explicitly defining areas of sewage pollution</w:delText>
        </w:r>
        <w:r w:rsidR="00E61E5E" w:rsidDel="00C2668C">
          <w:rPr>
            <w:rFonts w:ascii="Times New Roman" w:eastAsia="Times New Roman" w:hAnsi="Times New Roman" w:cs="Times New Roman"/>
            <w:sz w:val="24"/>
            <w:szCs w:val="24"/>
          </w:rPr>
          <w:delText xml:space="preserve"> and associated benthic community change</w:delText>
        </w:r>
        <w:r w:rsidR="00D8535D" w:rsidRPr="00357863" w:rsidDel="00C2668C">
          <w:rPr>
            <w:rFonts w:ascii="Times New Roman" w:eastAsia="Times New Roman" w:hAnsi="Times New Roman" w:cs="Times New Roman"/>
            <w:sz w:val="24"/>
            <w:szCs w:val="24"/>
          </w:rPr>
          <w:delText xml:space="preserve">. </w:delText>
        </w:r>
      </w:del>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28001596"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del w:id="115" w:author="Ted" w:date="2020-07-14T11:27:00Z">
        <w:r w:rsidDel="0028782C">
          <w:rPr>
            <w:rFonts w:ascii="Times New Roman" w:eastAsia="Times New Roman" w:hAnsi="Times New Roman" w:cs="Times New Roman"/>
            <w:sz w:val="24"/>
            <w:szCs w:val="24"/>
          </w:rPr>
          <w:delText xml:space="preserve">transect </w:delText>
        </w:r>
      </w:del>
      <w:ins w:id="116" w:author="Ted" w:date="2020-07-14T11:27:00Z">
        <w:r w:rsidR="0028782C">
          <w:rPr>
            <w:rFonts w:ascii="Times New Roman" w:eastAsia="Times New Roman" w:hAnsi="Times New Roman" w:cs="Times New Roman"/>
            <w:sz w:val="24"/>
            <w:szCs w:val="24"/>
          </w:rPr>
          <w:t xml:space="preserve">section </w:t>
        </w:r>
      </w:ins>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xml:space="preserve">. </w:t>
      </w:r>
      <w:commentRangeStart w:id="117"/>
      <w:r w:rsidR="007E6282">
        <w:rPr>
          <w:rFonts w:ascii="Times New Roman" w:eastAsia="Times New Roman" w:hAnsi="Times New Roman" w:cs="Times New Roman"/>
          <w:sz w:val="24"/>
          <w:szCs w:val="24"/>
        </w:rPr>
        <w:t>Pelagic sites were located 2 to 5 km offshore from each of the developed sites</w:t>
      </w:r>
      <w:ins w:id="118" w:author="Ted" w:date="2020-07-14T11:28:00Z">
        <w:r w:rsidR="0028782C">
          <w:rPr>
            <w:rFonts w:ascii="Times New Roman" w:eastAsia="Times New Roman" w:hAnsi="Times New Roman" w:cs="Times New Roman"/>
            <w:sz w:val="24"/>
            <w:szCs w:val="24"/>
          </w:rPr>
          <w:t xml:space="preserve"> in water depths of X-Y m</w:t>
        </w:r>
      </w:ins>
      <w:r w:rsidR="007E6282">
        <w:rPr>
          <w:rFonts w:ascii="Times New Roman" w:eastAsia="Times New Roman" w:hAnsi="Times New Roman" w:cs="Times New Roman"/>
          <w:sz w:val="24"/>
          <w:szCs w:val="24"/>
        </w:rPr>
        <w:t xml:space="preserve"> </w:t>
      </w:r>
      <w:commentRangeEnd w:id="117"/>
      <w:r w:rsidR="0028782C">
        <w:rPr>
          <w:rStyle w:val="CommentReference"/>
        </w:rPr>
        <w:commentReference w:id="117"/>
      </w:r>
      <w:r w:rsidR="007E6282">
        <w:rPr>
          <w:rFonts w:ascii="Times New Roman" w:eastAsia="Times New Roman" w:hAnsi="Times New Roman" w:cs="Times New Roman"/>
          <w:sz w:val="24"/>
          <w:szCs w:val="24"/>
        </w:rPr>
        <w:t xml:space="preserve">(Figure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del w:id="119" w:author="Ted" w:date="2020-07-14T11:29:00Z">
        <w:r w:rsidR="007E6282" w:rsidDel="0028782C">
          <w:rPr>
            <w:rFonts w:ascii="Times New Roman" w:eastAsia="Times New Roman" w:hAnsi="Times New Roman" w:cs="Times New Roman"/>
            <w:sz w:val="24"/>
            <w:szCs w:val="24"/>
          </w:rPr>
          <w:delText>and therefore the sampling locations sometimes differed in their distance from shore</w:delText>
        </w:r>
      </w:del>
      <w:ins w:id="120" w:author="Ted" w:date="2020-07-14T11:29:00Z">
        <w:r w:rsidR="0028782C">
          <w:rPr>
            <w:rFonts w:ascii="Times New Roman" w:eastAsia="Times New Roman" w:hAnsi="Times New Roman" w:cs="Times New Roman"/>
            <w:sz w:val="24"/>
            <w:szCs w:val="24"/>
          </w:rPr>
          <w:t>at a distance of X-Y m from shore</w:t>
        </w:r>
      </w:ins>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0DF2AAC5"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w:t>
      </w:r>
      <w:del w:id="121" w:author="Ted" w:date="2020-07-14T11:29:00Z">
        <w:r w:rsidDel="0028782C">
          <w:rPr>
            <w:rFonts w:ascii="Times New Roman" w:eastAsia="Times New Roman" w:hAnsi="Times New Roman" w:cs="Times New Roman"/>
            <w:sz w:val="24"/>
            <w:szCs w:val="24"/>
          </w:rPr>
          <w:delText xml:space="preserve">discrete </w:delText>
        </w:r>
      </w:del>
      <w:r>
        <w:rPr>
          <w:rFonts w:ascii="Times New Roman" w:eastAsia="Times New Roman" w:hAnsi="Times New Roman" w:cs="Times New Roman"/>
          <w:sz w:val="24"/>
          <w:szCs w:val="24"/>
        </w:rPr>
        <w:t xml:space="preserve">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del w:id="122" w:author="Ted" w:date="2020-07-14T11:31:00Z">
        <w:r w:rsidR="009F5671" w:rsidDel="0028782C">
          <w:rPr>
            <w:rFonts w:ascii="Times New Roman" w:eastAsia="Times New Roman" w:hAnsi="Times New Roman" w:cs="Times New Roman"/>
            <w:sz w:val="24"/>
            <w:szCs w:val="24"/>
          </w:rPr>
          <w:delText>largely hosts</w:delText>
        </w:r>
        <w:r w:rsidR="00905270" w:rsidDel="0028782C">
          <w:rPr>
            <w:rFonts w:ascii="Times New Roman" w:eastAsia="Times New Roman" w:hAnsi="Times New Roman" w:cs="Times New Roman"/>
            <w:sz w:val="24"/>
            <w:szCs w:val="24"/>
          </w:rPr>
          <w:delText xml:space="preserve"> </w:delText>
        </w:r>
        <w:commentRangeStart w:id="123"/>
        <w:r w:rsidR="00905270" w:rsidDel="0028782C">
          <w:rPr>
            <w:rFonts w:ascii="Times New Roman" w:eastAsia="Times New Roman" w:hAnsi="Times New Roman" w:cs="Times New Roman"/>
            <w:sz w:val="24"/>
            <w:szCs w:val="24"/>
          </w:rPr>
          <w:delText>tourist operations</w:delText>
        </w:r>
      </w:del>
      <w:ins w:id="124" w:author="Ted" w:date="2020-07-14T11:31:00Z">
        <w:r w:rsidR="0028782C">
          <w:rPr>
            <w:rFonts w:ascii="Times New Roman" w:eastAsia="Times New Roman" w:hAnsi="Times New Roman" w:cs="Times New Roman"/>
            <w:sz w:val="24"/>
            <w:szCs w:val="24"/>
          </w:rPr>
          <w:t>has several hotels and tourist camps (?)</w:t>
        </w:r>
      </w:ins>
      <w:r w:rsidR="00D8535D">
        <w:rPr>
          <w:rFonts w:ascii="Times New Roman" w:eastAsia="Times New Roman" w:hAnsi="Times New Roman" w:cs="Times New Roman"/>
          <w:sz w:val="24"/>
          <w:szCs w:val="24"/>
        </w:rPr>
        <w:t xml:space="preserve"> </w:t>
      </w:r>
      <w:commentRangeEnd w:id="123"/>
      <w:r w:rsidR="0028782C">
        <w:rPr>
          <w:rStyle w:val="CommentReference"/>
        </w:rPr>
        <w:commentReference w:id="123"/>
      </w:r>
      <w:r w:rsidR="00D8535D">
        <w:rPr>
          <w:rFonts w:ascii="Times New Roman" w:eastAsia="Times New Roman" w:hAnsi="Times New Roman" w:cs="Times New Roman"/>
          <w:sz w:val="24"/>
          <w:szCs w:val="24"/>
        </w:rPr>
        <w:t>(</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79FC0447" w:rsidR="00AE6372" w:rsidRDefault="00926704" w:rsidP="00C33FF9">
      <w:pPr>
        <w:rPr>
          <w:rFonts w:ascii="Times New Roman" w:eastAsia="Times New Roman" w:hAnsi="Times New Roman" w:cs="Times New Roman"/>
          <w:sz w:val="24"/>
          <w:szCs w:val="24"/>
        </w:rPr>
      </w:pPr>
      <w:del w:id="125" w:author="Ted" w:date="2020-07-14T11:31:00Z">
        <w:r w:rsidDel="0028782C">
          <w:rPr>
            <w:rFonts w:ascii="Times New Roman" w:eastAsia="Times New Roman" w:hAnsi="Times New Roman" w:cs="Times New Roman"/>
            <w:sz w:val="24"/>
            <w:szCs w:val="24"/>
          </w:rPr>
          <w:delText>At each sampling location</w:delText>
        </w:r>
        <w:r w:rsidR="00E42EE1" w:rsidDel="0028782C">
          <w:rPr>
            <w:rFonts w:ascii="Times New Roman" w:eastAsia="Times New Roman" w:hAnsi="Times New Roman" w:cs="Times New Roman"/>
            <w:sz w:val="24"/>
            <w:szCs w:val="24"/>
          </w:rPr>
          <w:delText>,</w:delText>
        </w:r>
        <w:r w:rsidDel="0028782C">
          <w:rPr>
            <w:rFonts w:ascii="Times New Roman" w:eastAsia="Times New Roman" w:hAnsi="Times New Roman" w:cs="Times New Roman"/>
            <w:sz w:val="24"/>
            <w:szCs w:val="24"/>
          </w:rPr>
          <w:delText xml:space="preserve"> </w:delText>
        </w:r>
        <w:r w:rsidR="00F01527" w:rsidDel="0028782C">
          <w:rPr>
            <w:rFonts w:ascii="Times New Roman" w:eastAsia="Times New Roman" w:hAnsi="Times New Roman" w:cs="Times New Roman"/>
            <w:sz w:val="24"/>
            <w:szCs w:val="24"/>
          </w:rPr>
          <w:delText>w</w:delText>
        </w:r>
      </w:del>
      <w:ins w:id="126" w:author="Ted" w:date="2020-07-14T11:31:00Z">
        <w:r w:rsidR="0028782C">
          <w:rPr>
            <w:rFonts w:ascii="Times New Roman" w:eastAsia="Times New Roman" w:hAnsi="Times New Roman" w:cs="Times New Roman"/>
            <w:sz w:val="24"/>
            <w:szCs w:val="24"/>
          </w:rPr>
          <w:t>W</w:t>
        </w:r>
      </w:ins>
      <w:r w:rsidR="00F01527">
        <w:rPr>
          <w:rFonts w:ascii="Times New Roman" w:eastAsia="Times New Roman" w:hAnsi="Times New Roman" w:cs="Times New Roman"/>
          <w:sz w:val="24"/>
          <w:szCs w:val="24"/>
        </w:rPr>
        <w:t>e recognized that sewage indicator concentrations</w:t>
      </w:r>
      <w:ins w:id="127" w:author="Ted" w:date="2020-07-14T11:31:00Z">
        <w:r w:rsidR="0028782C">
          <w:rPr>
            <w:rFonts w:ascii="Times New Roman" w:eastAsia="Times New Roman" w:hAnsi="Times New Roman" w:cs="Times New Roman"/>
            <w:sz w:val="24"/>
            <w:szCs w:val="24"/>
          </w:rPr>
          <w:t xml:space="preserve"> a</w:t>
        </w:r>
      </w:ins>
      <w:ins w:id="128" w:author="Ted" w:date="2020-07-14T11:32:00Z">
        <w:r w:rsidR="0028782C">
          <w:rPr>
            <w:rFonts w:ascii="Times New Roman" w:eastAsia="Times New Roman" w:hAnsi="Times New Roman" w:cs="Times New Roman"/>
            <w:sz w:val="24"/>
            <w:szCs w:val="24"/>
          </w:rPr>
          <w:t>t each sampling location</w:t>
        </w:r>
      </w:ins>
      <w:r w:rsidR="00F01527">
        <w:rPr>
          <w:rFonts w:ascii="Times New Roman" w:eastAsia="Times New Roman" w:hAnsi="Times New Roman" w:cs="Times New Roman"/>
          <w:sz w:val="24"/>
          <w:szCs w:val="24"/>
        </w:rPr>
        <w:t xml:space="preserve"> may be related to </w:t>
      </w:r>
      <w:commentRangeStart w:id="129"/>
      <w:r w:rsidR="00F01527">
        <w:rPr>
          <w:rFonts w:ascii="Times New Roman" w:eastAsia="Times New Roman" w:hAnsi="Times New Roman" w:cs="Times New Roman"/>
          <w:sz w:val="24"/>
          <w:szCs w:val="24"/>
        </w:rPr>
        <w:t xml:space="preserve">a sampling location’s 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w:t>
      </w:r>
      <w:r w:rsidR="00147D1A">
        <w:rPr>
          <w:rFonts w:ascii="Times New Roman" w:eastAsia="Times New Roman" w:hAnsi="Times New Roman" w:cs="Times New Roman"/>
          <w:sz w:val="24"/>
          <w:szCs w:val="24"/>
        </w:rPr>
        <w:t>ped sites</w:t>
      </w:r>
      <w:commentRangeEnd w:id="129"/>
      <w:r w:rsidR="0028782C">
        <w:rPr>
          <w:rStyle w:val="CommentReference"/>
        </w:rPr>
        <w:commentReference w:id="129"/>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ins w:id="130" w:author="Ted" w:date="2020-07-14T11:33:00Z">
        <w:r w:rsidR="0028782C">
          <w:rPr>
            <w:rFonts w:ascii="Times New Roman" w:eastAsia="Times New Roman" w:hAnsi="Times New Roman" w:cs="Times New Roman"/>
            <w:sz w:val="24"/>
            <w:szCs w:val="24"/>
          </w:rPr>
          <w:t xml:space="preserve">Therefore, </w:t>
        </w:r>
      </w:ins>
      <w:del w:id="131" w:author="Ted" w:date="2020-07-14T11:33:00Z">
        <w:r w:rsidR="00673CE2" w:rsidDel="0028782C">
          <w:rPr>
            <w:rFonts w:ascii="Times New Roman" w:eastAsia="Times New Roman" w:hAnsi="Times New Roman" w:cs="Times New Roman"/>
            <w:sz w:val="24"/>
            <w:szCs w:val="24"/>
          </w:rPr>
          <w:delText>W</w:delText>
        </w:r>
      </w:del>
      <w:ins w:id="132" w:author="Ted" w:date="2020-07-14T11:33:00Z">
        <w:r w:rsidR="0028782C">
          <w:rPr>
            <w:rFonts w:ascii="Times New Roman" w:eastAsia="Times New Roman" w:hAnsi="Times New Roman" w:cs="Times New Roman"/>
            <w:sz w:val="24"/>
            <w:szCs w:val="24"/>
          </w:rPr>
          <w:t>w</w:t>
        </w:r>
      </w:ins>
      <w:r w:rsidR="00673CE2">
        <w:rPr>
          <w:rFonts w:ascii="Times New Roman" w:eastAsia="Times New Roman" w:hAnsi="Times New Roman" w:cs="Times New Roman"/>
          <w:sz w:val="24"/>
          <w:szCs w:val="24"/>
        </w:rPr>
        <w:t>e</w:t>
      </w:r>
      <w:del w:id="133" w:author="Ted" w:date="2020-07-14T11:33:00Z">
        <w:r w:rsidR="00673CE2" w:rsidDel="0028782C">
          <w:rPr>
            <w:rFonts w:ascii="Times New Roman" w:eastAsia="Times New Roman" w:hAnsi="Times New Roman" w:cs="Times New Roman"/>
            <w:sz w:val="24"/>
            <w:szCs w:val="24"/>
          </w:rPr>
          <w:delText>, therefore</w:delText>
        </w:r>
      </w:del>
      <w:r w:rsidR="00673CE2">
        <w:rPr>
          <w:rFonts w:ascii="Times New Roman" w:eastAsia="Times New Roman" w:hAnsi="Times New Roman" w:cs="Times New Roman"/>
          <w:sz w:val="24"/>
          <w:szCs w:val="24"/>
        </w:rPr>
        <w:t>, created the inverse distance weighted (IDW) population metric</w:t>
      </w:r>
      <w:r w:rsidR="00191FD0">
        <w:rPr>
          <w:rFonts w:ascii="Times New Roman" w:eastAsia="Times New Roman" w:hAnsi="Times New Roman" w:cs="Times New Roman"/>
          <w:sz w:val="24"/>
          <w:szCs w:val="24"/>
        </w:rPr>
        <w:t xml:space="preserve"> to </w:t>
      </w:r>
      <w:del w:id="134" w:author="Ted" w:date="2020-07-14T11:33:00Z">
        <w:r w:rsidR="00191FD0" w:rsidDel="0028782C">
          <w:rPr>
            <w:rFonts w:ascii="Times New Roman" w:eastAsia="Times New Roman" w:hAnsi="Times New Roman" w:cs="Times New Roman"/>
            <w:sz w:val="24"/>
            <w:szCs w:val="24"/>
          </w:rPr>
          <w:delText xml:space="preserve">compress </w:delText>
        </w:r>
        <w:r w:rsidR="000D4AC4" w:rsidDel="0028782C">
          <w:rPr>
            <w:rFonts w:ascii="Times New Roman" w:eastAsia="Times New Roman" w:hAnsi="Times New Roman" w:cs="Times New Roman"/>
            <w:sz w:val="24"/>
            <w:szCs w:val="24"/>
          </w:rPr>
          <w:delText>into a single metric</w:delText>
        </w:r>
      </w:del>
      <w:ins w:id="135" w:author="Ted" w:date="2020-07-14T11:33:00Z">
        <w:r w:rsidR="0028782C">
          <w:rPr>
            <w:rFonts w:ascii="Times New Roman" w:eastAsia="Times New Roman" w:hAnsi="Times New Roman" w:cs="Times New Roman"/>
            <w:sz w:val="24"/>
            <w:szCs w:val="24"/>
          </w:rPr>
          <w:t>summarize</w:t>
        </w:r>
      </w:ins>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del w:id="136" w:author="Ted" w:date="2020-07-14T11:33:00Z">
        <w:r w:rsidR="00191FD0" w:rsidDel="0028782C">
          <w:rPr>
            <w:rFonts w:ascii="Times New Roman" w:eastAsia="Times New Roman" w:hAnsi="Times New Roman" w:cs="Times New Roman"/>
            <w:sz w:val="24"/>
            <w:szCs w:val="24"/>
          </w:rPr>
          <w:delText xml:space="preserve">This </w:delText>
        </w:r>
      </w:del>
      <w:ins w:id="137" w:author="Ted" w:date="2020-07-14T11:33:00Z">
        <w:r w:rsidR="0028782C">
          <w:rPr>
            <w:rFonts w:ascii="Times New Roman" w:eastAsia="Times New Roman" w:hAnsi="Times New Roman" w:cs="Times New Roman"/>
            <w:sz w:val="24"/>
            <w:szCs w:val="24"/>
          </w:rPr>
          <w:t xml:space="preserve">The </w:t>
        </w:r>
      </w:ins>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w:t>
      </w:r>
      <w:commentRangeStart w:id="138"/>
      <w:r w:rsidR="00BC1A91">
        <w:rPr>
          <w:rFonts w:ascii="Times New Roman" w:eastAsia="Times New Roman" w:hAnsi="Times New Roman" w:cs="Times New Roman"/>
          <w:sz w:val="24"/>
          <w:szCs w:val="24"/>
        </w:rPr>
        <w:lastRenderedPageBreak/>
        <w:t>subsurface-surface connections</w:t>
      </w:r>
      <w:commentRangeEnd w:id="138"/>
      <w:r w:rsidR="0028782C">
        <w:rPr>
          <w:rStyle w:val="CommentReference"/>
        </w:rPr>
        <w:commentReference w:id="138"/>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ins w:id="139" w:author="Ted" w:date="2020-07-14T11:37:00Z">
        <w:r w:rsidR="00685120">
          <w:rPr>
            <w:rFonts w:ascii="Times New Roman" w:eastAsia="Times New Roman" w:hAnsi="Times New Roman" w:cs="Times New Roman"/>
            <w:sz w:val="24"/>
            <w:szCs w:val="24"/>
          </w:rPr>
          <w:t>d</w:t>
        </w:r>
      </w:ins>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26D3130" w:rsidR="00525154" w:rsidRDefault="006E5C66" w:rsidP="00147D1A">
      <w:pPr>
        <w:rPr>
          <w:ins w:id="140" w:author="Ted" w:date="2020-07-14T11:46:00Z"/>
          <w:rFonts w:ascii="Times New Roman" w:eastAsia="Times New Roman" w:hAnsi="Times New Roman" w:cs="Times New Roman"/>
          <w:sz w:val="24"/>
          <w:szCs w:val="24"/>
        </w:rPr>
      </w:pPr>
      <w:commentRangeStart w:id="141"/>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w:t>
      </w:r>
      <w:commentRangeEnd w:id="141"/>
      <w:r w:rsidR="00685120">
        <w:rPr>
          <w:rStyle w:val="CommentReference"/>
        </w:rPr>
        <w:commentReference w:id="141"/>
      </w:r>
      <w:r w:rsidR="001249C1">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w:t>
      </w:r>
      <w:del w:id="142" w:author="Ted" w:date="2020-07-14T11:39:00Z">
        <w:r w:rsidR="006B4A02" w:rsidDel="00685120">
          <w:rPr>
            <w:rFonts w:ascii="Times New Roman" w:eastAsia="Times New Roman" w:hAnsi="Times New Roman" w:cs="Times New Roman"/>
            <w:sz w:val="24"/>
            <w:szCs w:val="24"/>
          </w:rPr>
          <w:delText>with</w:delText>
        </w:r>
      </w:del>
      <w:r w:rsidR="006B4A02">
        <w:rPr>
          <w:rFonts w:ascii="Times New Roman" w:eastAsia="Times New Roman" w:hAnsi="Times New Roman" w:cs="Times New Roman"/>
          <w:sz w:val="24"/>
          <w:szCs w:val="24"/>
        </w:rPr>
        <w:t xml:space="preserve">in Google Earth. </w:t>
      </w:r>
      <w:commentRangeStart w:id="143"/>
      <w:r w:rsidR="006B4A02">
        <w:rPr>
          <w:rFonts w:ascii="Times New Roman" w:eastAsia="Times New Roman" w:hAnsi="Times New Roman" w:cs="Times New Roman"/>
          <w:sz w:val="24"/>
          <w:szCs w:val="24"/>
        </w:rPr>
        <w:t>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w:t>
      </w:r>
      <w:commentRangeEnd w:id="143"/>
      <w:r w:rsidR="00685120">
        <w:rPr>
          <w:rStyle w:val="CommentReference"/>
        </w:rPr>
        <w:commentReference w:id="143"/>
      </w:r>
      <w:r w:rsidR="006B4A02">
        <w:rPr>
          <w:rFonts w:ascii="Times New Roman" w:eastAsia="Times New Roman" w:hAnsi="Times New Roman" w:cs="Times New Roman"/>
          <w:sz w:val="24"/>
          <w:szCs w:val="24"/>
        </w:rPr>
        <w:t>.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 xml:space="preserve">each sampling site with the spatial polygons </w:t>
      </w:r>
      <w:del w:id="144" w:author="Ted" w:date="2020-07-14T11:46:00Z">
        <w:r w:rsidR="00C52786" w:rsidDel="00525154">
          <w:rPr>
            <w:rFonts w:ascii="Times New Roman" w:eastAsia="Times New Roman" w:hAnsi="Times New Roman" w:cs="Times New Roman"/>
            <w:sz w:val="24"/>
            <w:szCs w:val="24"/>
          </w:rPr>
          <w:delText xml:space="preserve">so as </w:delText>
        </w:r>
      </w:del>
      <w:r w:rsidR="00C52786">
        <w:rPr>
          <w:rFonts w:ascii="Times New Roman" w:eastAsia="Times New Roman" w:hAnsi="Times New Roman" w:cs="Times New Roman"/>
          <w:sz w:val="24"/>
          <w:szCs w:val="24"/>
        </w:rPr>
        <w:t>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w:t>
      </w:r>
      <w:del w:id="145" w:author="Ted" w:date="2020-07-14T11:46:00Z">
        <w:r w:rsidR="00C52786" w:rsidDel="00525154">
          <w:rPr>
            <w:rFonts w:ascii="Times New Roman" w:eastAsia="Times New Roman" w:hAnsi="Times New Roman" w:cs="Times New Roman"/>
            <w:sz w:val="24"/>
            <w:szCs w:val="24"/>
          </w:rPr>
          <w:delText xml:space="preserve">the </w:delText>
        </w:r>
      </w:del>
      <w:r w:rsidR="00C52786">
        <w:rPr>
          <w:rFonts w:ascii="Times New Roman" w:eastAsia="Times New Roman" w:hAnsi="Times New Roman" w:cs="Times New Roman"/>
          <w:sz w:val="24"/>
          <w:szCs w:val="24"/>
        </w:rPr>
        <w:t>formula</w:t>
      </w:r>
      <w:ins w:id="146" w:author="Ted" w:date="2020-07-14T11:46:00Z">
        <w:r w:rsidR="00525154">
          <w:rPr>
            <w:rFonts w:ascii="Times New Roman" w:eastAsia="Times New Roman" w:hAnsi="Times New Roman" w:cs="Times New Roman"/>
            <w:sz w:val="24"/>
            <w:szCs w:val="24"/>
          </w:rPr>
          <w:t xml:space="preserve"> (1).</w:t>
        </w:r>
      </w:ins>
    </w:p>
    <w:p w14:paraId="354A85F5" w14:textId="426D3130" w:rsidR="00525154" w:rsidRDefault="00525154" w:rsidP="00147D1A">
      <w:pPr>
        <w:rPr>
          <w:ins w:id="147" w:author="Ted" w:date="2020-07-14T11:46:00Z"/>
          <w:rFonts w:ascii="Times New Roman" w:eastAsia="Times New Roman" w:hAnsi="Times New Roman" w:cs="Times New Roman"/>
          <w:sz w:val="24"/>
          <w:szCs w:val="24"/>
        </w:rPr>
      </w:pPr>
      <w:ins w:id="148" w:author="Ted" w:date="2020-07-14T11:46:00Z">
        <w:r>
          <w:rPr>
            <w:rFonts w:ascii="Times New Roman" w:eastAsia="Times New Roman" w:hAnsi="Times New Roman" w:cs="Times New Roman"/>
            <w:sz w:val="24"/>
            <w:szCs w:val="24"/>
          </w:rPr>
          <w:t xml:space="preserve">(1) </w:t>
        </w:r>
      </w:ins>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17F251D7" w:rsidR="00715D55" w:rsidRDefault="00D8535D" w:rsidP="00147D1A">
      <w:pPr>
        <w:rPr>
          <w:rFonts w:ascii="Times New Roman" w:eastAsia="Times New Roman" w:hAnsi="Times New Roman" w:cs="Times New Roman"/>
          <w:sz w:val="24"/>
          <w:szCs w:val="24"/>
        </w:rPr>
      </w:pPr>
      <w:del w:id="149" w:author="Ted" w:date="2020-07-14T11:46:00Z">
        <w:r w:rsidDel="00525154">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del w:id="150" w:author="Ted" w:date="2020-07-14T11:47:00Z">
        <w:r w:rsidR="002E06DD" w:rsidDel="00525154">
          <w:rPr>
            <w:rFonts w:ascii="Times New Roman" w:eastAsia="Times New Roman" w:hAnsi="Times New Roman" w:cs="Times New Roman"/>
            <w:sz w:val="24"/>
            <w:szCs w:val="24"/>
          </w:rPr>
          <w:delText>s</w:delText>
        </w:r>
      </w:del>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ins w:id="151" w:author="Ted" w:date="2020-07-14T11:47:00Z">
        <w:r w:rsidR="00C95266">
          <w:rPr>
            <w:rFonts w:ascii="Times New Roman" w:eastAsia="Times New Roman" w:hAnsi="Times New Roman" w:cs="Times New Roman"/>
            <w:sz w:val="24"/>
            <w:szCs w:val="24"/>
          </w:rPr>
          <w:t>hus, t</w:t>
        </w:r>
      </w:ins>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w:t>
      </w:r>
      <w:del w:id="152" w:author="Ted" w:date="2020-07-14T11:47:00Z">
        <w:r w:rsidR="002E06DD" w:rsidDel="00C95266">
          <w:rPr>
            <w:rFonts w:ascii="Times New Roman" w:eastAsia="Times New Roman" w:hAnsi="Times New Roman" w:cs="Times New Roman"/>
            <w:sz w:val="24"/>
            <w:szCs w:val="24"/>
          </w:rPr>
          <w:delText xml:space="preserve">thus </w:delText>
        </w:r>
      </w:del>
      <w:r w:rsidR="002E06DD">
        <w:rPr>
          <w:rFonts w:ascii="Times New Roman" w:eastAsia="Times New Roman" w:hAnsi="Times New Roman" w:cs="Times New Roman"/>
          <w:sz w:val="24"/>
          <w:szCs w:val="24"/>
        </w:rPr>
        <w:t xml:space="preserve">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commentRangeStart w:id="153"/>
      <w:r>
        <w:rPr>
          <w:rFonts w:ascii="Times New Roman" w:eastAsia="Times New Roman" w:hAnsi="Times New Roman" w:cs="Times New Roman"/>
          <w:i/>
          <w:sz w:val="24"/>
          <w:szCs w:val="24"/>
        </w:rPr>
        <w:t>2. Water samples</w:t>
      </w:r>
      <w:commentRangeEnd w:id="153"/>
      <w:r w:rsidR="00C95266">
        <w:rPr>
          <w:rStyle w:val="CommentReference"/>
        </w:rPr>
        <w:commentReference w:id="153"/>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4921299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w:t>
      </w:r>
      <w:del w:id="154" w:author="Ted" w:date="2020-07-14T11:48:00Z">
        <w:r w:rsidDel="00C95266">
          <w:rPr>
            <w:rFonts w:ascii="Times New Roman" w:eastAsia="Times New Roman" w:hAnsi="Times New Roman" w:cs="Times New Roman"/>
            <w:sz w:val="24"/>
            <w:szCs w:val="24"/>
          </w:rPr>
          <w:delText xml:space="preserve">approximately </w:delText>
        </w:r>
      </w:del>
      <w:commentRangeStart w:id="155"/>
      <w:r>
        <w:rPr>
          <w:rFonts w:ascii="Times New Roman" w:eastAsia="Times New Roman" w:hAnsi="Times New Roman" w:cs="Times New Roman"/>
          <w:sz w:val="24"/>
          <w:szCs w:val="24"/>
        </w:rPr>
        <w:t xml:space="preserve">150 mL glass jars </w:t>
      </w:r>
      <w:commentRangeEnd w:id="155"/>
      <w:r w:rsidR="00C95266">
        <w:rPr>
          <w:rStyle w:val="CommentReference"/>
        </w:rPr>
        <w:commentReference w:id="155"/>
      </w:r>
      <w:r>
        <w:rPr>
          <w:rFonts w:ascii="Times New Roman" w:eastAsia="Times New Roman" w:hAnsi="Times New Roman" w:cs="Times New Roman"/>
          <w:sz w:val="24"/>
          <w:szCs w:val="24"/>
        </w:rPr>
        <w:t xml:space="preserve">that had been rinsed three times with water from the sampling location. </w:t>
      </w:r>
      <w:commentRangeStart w:id="156"/>
      <w:r>
        <w:rPr>
          <w:rFonts w:ascii="Times New Roman" w:eastAsia="Times New Roman" w:hAnsi="Times New Roman" w:cs="Times New Roman"/>
          <w:sz w:val="24"/>
          <w:szCs w:val="24"/>
        </w:rPr>
        <w:t xml:space="preserve">Samples were collected in duplicates and immediately frozen at -20°C until processing at the </w:t>
      </w:r>
      <w:proofErr w:type="spellStart"/>
      <w:ins w:id="157" w:author="Ted" w:date="2020-07-14T12:46:00Z">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ins>
      <w:ins w:id="158" w:author="Ted" w:date="2020-07-14T12:47:00Z">
        <w:r w:rsidR="002075A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Siberian Branch of the Russian Academy of Sciences</w:t>
      </w:r>
      <w:ins w:id="159" w:author="Ted" w:date="2020-07-14T12:47:00Z">
        <w:r w:rsidR="002075AA">
          <w:rPr>
            <w:rFonts w:ascii="Times New Roman" w:eastAsia="Times New Roman" w:hAnsi="Times New Roman" w:cs="Times New Roman"/>
            <w:sz w:val="24"/>
            <w:szCs w:val="24"/>
          </w:rPr>
          <w:t>, Irkutsk)</w:t>
        </w:r>
      </w:ins>
      <w:r>
        <w:rPr>
          <w:rFonts w:ascii="Times New Roman" w:eastAsia="Times New Roman" w:hAnsi="Times New Roman" w:cs="Times New Roman"/>
          <w:sz w:val="24"/>
          <w:szCs w:val="24"/>
        </w:rPr>
        <w:t xml:space="preserve">. </w:t>
      </w:r>
      <w:commentRangeEnd w:id="156"/>
      <w:r w:rsidR="00EA681C">
        <w:rPr>
          <w:rStyle w:val="CommentReference"/>
        </w:rPr>
        <w:commentReference w:id="156"/>
      </w:r>
    </w:p>
    <w:p w14:paraId="62808DC3" w14:textId="77777777" w:rsidR="00715D55" w:rsidRDefault="00715D55">
      <w:pPr>
        <w:rPr>
          <w:rFonts w:ascii="Times New Roman" w:eastAsia="Times New Roman" w:hAnsi="Times New Roman" w:cs="Times New Roman"/>
          <w:sz w:val="24"/>
          <w:szCs w:val="24"/>
        </w:rPr>
      </w:pPr>
    </w:p>
    <w:p w14:paraId="78CB68F9" w14:textId="7B9083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w:t>
      </w:r>
      <w:del w:id="160" w:author="Ted" w:date="2020-07-14T11:58:00Z">
        <w:r w:rsidDel="006265CB">
          <w:rPr>
            <w:rFonts w:ascii="Times New Roman" w:eastAsia="Times New Roman" w:hAnsi="Times New Roman" w:cs="Times New Roman"/>
            <w:sz w:val="24"/>
            <w:szCs w:val="24"/>
          </w:rPr>
          <w:delText xml:space="preserve">phosphate, </w:delText>
        </w:r>
      </w:del>
      <w:r>
        <w:rPr>
          <w:rFonts w:ascii="Times New Roman" w:eastAsia="Times New Roman" w:hAnsi="Times New Roman" w:cs="Times New Roman"/>
          <w:sz w:val="24"/>
          <w:szCs w:val="24"/>
        </w:rPr>
        <w:t xml:space="preserve">and total phosphorus concentrations were </w:t>
      </w:r>
      <w:commentRangeStart w:id="161"/>
      <w:r>
        <w:rPr>
          <w:rFonts w:ascii="Times New Roman" w:eastAsia="Times New Roman" w:hAnsi="Times New Roman" w:cs="Times New Roman"/>
          <w:sz w:val="24"/>
          <w:szCs w:val="24"/>
        </w:rPr>
        <w:t>measured</w:t>
      </w:r>
      <w:commentRangeEnd w:id="161"/>
      <w:r w:rsidR="002075AA">
        <w:rPr>
          <w:rStyle w:val="CommentReference"/>
        </w:rPr>
        <w:commentReference w:id="161"/>
      </w:r>
      <w:r>
        <w:rPr>
          <w:rFonts w:ascii="Times New Roman" w:eastAsia="Times New Roman" w:hAnsi="Times New Roman" w:cs="Times New Roman"/>
          <w:sz w:val="24"/>
          <w:szCs w:val="24"/>
        </w:rPr>
        <w:t xml:space="preserve">. For </w:t>
      </w:r>
      <w:commentRangeStart w:id="162"/>
      <w:r>
        <w:rPr>
          <w:rFonts w:ascii="Times New Roman" w:eastAsia="Times New Roman" w:hAnsi="Times New Roman" w:cs="Times New Roman"/>
          <w:sz w:val="24"/>
          <w:szCs w:val="24"/>
        </w:rPr>
        <w:t>ammonium</w:t>
      </w:r>
      <w:commentRangeEnd w:id="162"/>
      <w:r w:rsidR="002075AA">
        <w:rPr>
          <w:rStyle w:val="CommentReference"/>
        </w:rPr>
        <w:commentReference w:id="162"/>
      </w:r>
      <w:r>
        <w:rPr>
          <w:rFonts w:ascii="Times New Roman" w:eastAsia="Times New Roman" w:hAnsi="Times New Roman" w:cs="Times New Roman"/>
          <w:sz w:val="24"/>
          <w:szCs w:val="24"/>
        </w:rPr>
        <w:t xml:space="preserve"> and </w:t>
      </w:r>
      <w:commentRangeStart w:id="163"/>
      <w:r>
        <w:rPr>
          <w:rFonts w:ascii="Times New Roman" w:eastAsia="Times New Roman" w:hAnsi="Times New Roman" w:cs="Times New Roman"/>
          <w:sz w:val="24"/>
          <w:szCs w:val="24"/>
        </w:rPr>
        <w:t>nitrate</w:t>
      </w:r>
      <w:commentRangeEnd w:id="163"/>
      <w:r w:rsidR="002075AA">
        <w:rPr>
          <w:rStyle w:val="CommentReference"/>
        </w:rPr>
        <w:commentReference w:id="163"/>
      </w:r>
      <w:r>
        <w:rPr>
          <w:rFonts w:ascii="Times New Roman" w:eastAsia="Times New Roman" w:hAnsi="Times New Roman" w:cs="Times New Roman"/>
          <w:sz w:val="24"/>
          <w:szCs w:val="24"/>
        </w:rPr>
        <w:t xml:space="preserve"> concentrations, samples were analyzed with a spectrophotometer following the addition of Nessler’s reagent and disulfuric </w:t>
      </w:r>
      <w:proofErr w:type="gramStart"/>
      <w:r>
        <w:rPr>
          <w:rFonts w:ascii="Times New Roman" w:eastAsia="Times New Roman" w:hAnsi="Times New Roman" w:cs="Times New Roman"/>
          <w:sz w:val="24"/>
          <w:szCs w:val="24"/>
        </w:rPr>
        <w:t>acid</w:t>
      </w:r>
      <w:proofErr w:type="gramEnd"/>
      <w:r>
        <w:rPr>
          <w:rFonts w:ascii="Times New Roman" w:eastAsia="Times New Roman" w:hAnsi="Times New Roman" w:cs="Times New Roman"/>
          <w:sz w:val="24"/>
          <w:szCs w:val="24"/>
        </w:rPr>
        <w:t xml:space="preserve"> respectively. </w:t>
      </w:r>
      <w:del w:id="164" w:author="Ted" w:date="2020-07-14T11:59:00Z">
        <w:r w:rsidDel="006265CB">
          <w:rPr>
            <w:rFonts w:ascii="Times New Roman" w:eastAsia="Times New Roman" w:hAnsi="Times New Roman" w:cs="Times New Roman"/>
            <w:sz w:val="24"/>
            <w:szCs w:val="24"/>
          </w:rPr>
          <w:delText xml:space="preserve">Phosphate </w:delText>
        </w:r>
      </w:del>
      <w:commentRangeStart w:id="165"/>
      <w:ins w:id="166" w:author="Ted" w:date="2020-07-14T11:59:00Z">
        <w:r w:rsidR="006265CB">
          <w:rPr>
            <w:rFonts w:ascii="Times New Roman" w:eastAsia="Times New Roman" w:hAnsi="Times New Roman" w:cs="Times New Roman"/>
            <w:sz w:val="24"/>
            <w:szCs w:val="24"/>
          </w:rPr>
          <w:t xml:space="preserve">Total phosphorus </w:t>
        </w:r>
      </w:ins>
      <w:commentRangeEnd w:id="165"/>
      <w:ins w:id="167" w:author="Ted" w:date="2020-07-14T12:45:00Z">
        <w:r w:rsidR="002075AA">
          <w:rPr>
            <w:rStyle w:val="CommentReference"/>
          </w:rPr>
          <w:commentReference w:id="165"/>
        </w:r>
      </w:ins>
      <w:r>
        <w:rPr>
          <w:rFonts w:ascii="Times New Roman" w:eastAsia="Times New Roman" w:hAnsi="Times New Roman" w:cs="Times New Roman"/>
          <w:sz w:val="24"/>
          <w:szCs w:val="24"/>
        </w:rPr>
        <w:t xml:space="preserve">concentration was measured with a spectrophotometer following the addition of persulfate. Concentrations are reported in </w:t>
      </w:r>
      <w:commentRangeStart w:id="168"/>
      <w:r>
        <w:rPr>
          <w:rFonts w:ascii="Times New Roman" w:eastAsia="Times New Roman" w:hAnsi="Times New Roman" w:cs="Times New Roman"/>
          <w:sz w:val="24"/>
          <w:szCs w:val="24"/>
        </w:rPr>
        <w:t>mg/L</w:t>
      </w:r>
      <w:commentRangeEnd w:id="168"/>
      <w:r w:rsidR="006265CB">
        <w:rPr>
          <w:rStyle w:val="CommentReference"/>
        </w:rPr>
        <w:commentReference w:id="168"/>
      </w:r>
      <w:r>
        <w:rPr>
          <w:rFonts w:ascii="Times New Roman" w:eastAsia="Times New Roman" w:hAnsi="Times New Roman" w:cs="Times New Roman"/>
          <w:sz w:val="24"/>
          <w:szCs w:val="24"/>
        </w:rPr>
        <w:t>.</w:t>
      </w:r>
    </w:p>
    <w:p w14:paraId="2E871151" w14:textId="77777777" w:rsidR="00715D55" w:rsidRPr="002075AA" w:rsidRDefault="00715D55">
      <w:pPr>
        <w:rPr>
          <w:rFonts w:ascii="Times New Roman" w:eastAsia="Times New Roman" w:hAnsi="Times New Roman" w:cs="Times New Roman"/>
          <w:sz w:val="24"/>
          <w:szCs w:val="24"/>
          <w:lang w:val="en-CA"/>
          <w:rPrChange w:id="169" w:author="Ted" w:date="2020-07-14T12:45:00Z">
            <w:rPr>
              <w:rFonts w:ascii="Times New Roman" w:eastAsia="Times New Roman" w:hAnsi="Times New Roman" w:cs="Times New Roman"/>
              <w:sz w:val="24"/>
              <w:szCs w:val="24"/>
            </w:rPr>
          </w:rPrChange>
        </w:rPr>
      </w:pPr>
    </w:p>
    <w:p w14:paraId="0EB029D2" w14:textId="77777777" w:rsidR="00715D55" w:rsidRPr="00E04A92" w:rsidRDefault="00D8535D">
      <w:pPr>
        <w:rPr>
          <w:rFonts w:ascii="Times New Roman" w:eastAsia="Times New Roman" w:hAnsi="Times New Roman" w:cs="Times New Roman"/>
          <w:sz w:val="24"/>
          <w:szCs w:val="24"/>
          <w:lang w:val="en-CA"/>
          <w:rPrChange w:id="170" w:author="Ted" w:date="2020-07-14T16:09:00Z">
            <w:rPr>
              <w:rFonts w:ascii="Times New Roman" w:eastAsia="Times New Roman" w:hAnsi="Times New Roman" w:cs="Times New Roman"/>
              <w:sz w:val="24"/>
              <w:szCs w:val="24"/>
            </w:rPr>
          </w:rPrChange>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081939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ins w:id="171" w:author="Ted" w:date="2020-07-14T13:08:00Z">
        <w:r w:rsidR="00EA681C">
          <w:rPr>
            <w:rFonts w:ascii="Times New Roman" w:eastAsia="Times New Roman" w:hAnsi="Times New Roman" w:cs="Times New Roman"/>
            <w:sz w:val="24"/>
            <w:szCs w:val="24"/>
          </w:rPr>
          <w:t xml:space="preserve">(up to 150 mL each) </w:t>
        </w:r>
      </w:ins>
      <w:r>
        <w:rPr>
          <w:rFonts w:ascii="Times New Roman" w:eastAsia="Times New Roman" w:hAnsi="Times New Roman" w:cs="Times New Roman"/>
          <w:sz w:val="24"/>
          <w:szCs w:val="24"/>
        </w:rPr>
        <w:t xml:space="preserve">were </w:t>
      </w:r>
      <w:del w:id="172" w:author="Ted" w:date="2020-07-14T13:08:00Z">
        <w:r w:rsidDel="00EA681C">
          <w:rPr>
            <w:rFonts w:ascii="Times New Roman" w:eastAsia="Times New Roman" w:hAnsi="Times New Roman" w:cs="Times New Roman"/>
            <w:sz w:val="24"/>
            <w:szCs w:val="24"/>
          </w:rPr>
          <w:delText>collected by passing up to</w:delText>
        </w:r>
      </w:del>
      <w:ins w:id="173" w:author="Ted" w:date="2020-07-14T13:09:00Z">
        <w:r w:rsidR="00EA681C">
          <w:rPr>
            <w:rFonts w:ascii="Times New Roman" w:eastAsia="Times New Roman" w:hAnsi="Times New Roman" w:cs="Times New Roman"/>
            <w:sz w:val="24"/>
            <w:szCs w:val="24"/>
          </w:rPr>
          <w:t>filtered</w:t>
        </w:r>
      </w:ins>
      <w:r>
        <w:rPr>
          <w:rFonts w:ascii="Times New Roman" w:eastAsia="Times New Roman" w:hAnsi="Times New Roman" w:cs="Times New Roman"/>
          <w:sz w:val="24"/>
          <w:szCs w:val="24"/>
        </w:rPr>
        <w:t xml:space="preserve"> </w:t>
      </w:r>
      <w:del w:id="174" w:author="Ted" w:date="2020-07-14T13:08:00Z">
        <w:r w:rsidDel="00EA681C">
          <w:rPr>
            <w:rFonts w:ascii="Times New Roman" w:eastAsia="Times New Roman" w:hAnsi="Times New Roman" w:cs="Times New Roman"/>
            <w:sz w:val="24"/>
            <w:szCs w:val="24"/>
          </w:rPr>
          <w:delText xml:space="preserve">150 mL </w:delText>
        </w:r>
      </w:del>
      <w:r>
        <w:rPr>
          <w:rFonts w:ascii="Times New Roman" w:eastAsia="Times New Roman" w:hAnsi="Times New Roman" w:cs="Times New Roman"/>
          <w:sz w:val="24"/>
          <w:szCs w:val="24"/>
        </w:rPr>
        <w:t>through 25</w:t>
      </w:r>
      <w:ins w:id="175" w:author="Ted" w:date="2020-07-14T13:24:00Z">
        <w:r w:rsidR="00A02873">
          <w:rPr>
            <w:rFonts w:ascii="Times New Roman" w:eastAsia="Times New Roman" w:hAnsi="Times New Roman" w:cs="Times New Roman"/>
            <w:sz w:val="24"/>
            <w:szCs w:val="24"/>
          </w:rPr>
          <w:t>-</w:t>
        </w:r>
      </w:ins>
      <w:del w:id="176" w:author="Ted" w:date="2020-07-14T13:24:00Z">
        <w:r w:rsidDel="00A02873">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mm </w:t>
      </w:r>
      <w:ins w:id="177" w:author="Ted" w:date="2020-07-14T13:08:00Z">
        <w:r w:rsidR="00EA681C">
          <w:rPr>
            <w:rFonts w:ascii="Times New Roman" w:eastAsia="Times New Roman" w:hAnsi="Times New Roman" w:cs="Times New Roman"/>
            <w:sz w:val="24"/>
            <w:szCs w:val="24"/>
          </w:rPr>
          <w:t xml:space="preserve">diameter, 0.2 µm pore size </w:t>
        </w:r>
      </w:ins>
      <w:del w:id="178" w:author="Ted" w:date="2020-07-14T13:11:00Z">
        <w:r w:rsidDel="00EA681C">
          <w:rPr>
            <w:rFonts w:ascii="Times New Roman" w:eastAsia="Times New Roman" w:hAnsi="Times New Roman" w:cs="Times New Roman"/>
            <w:sz w:val="24"/>
            <w:szCs w:val="24"/>
          </w:rPr>
          <w:delText>cellulose nitrate</w:delText>
        </w:r>
      </w:del>
      <w:ins w:id="179" w:author="Ted" w:date="2020-07-14T13:11:00Z">
        <w:r w:rsidR="00EA681C">
          <w:rPr>
            <w:rFonts w:ascii="Times New Roman" w:eastAsia="Times New Roman" w:hAnsi="Times New Roman" w:cs="Times New Roman"/>
            <w:sz w:val="24"/>
            <w:szCs w:val="24"/>
          </w:rPr>
          <w:t>nitro</w:t>
        </w:r>
      </w:ins>
      <w:ins w:id="180" w:author="Ted" w:date="2020-07-14T13:12:00Z">
        <w:r w:rsidR="00EA681C">
          <w:rPr>
            <w:rFonts w:ascii="Times New Roman" w:eastAsia="Times New Roman" w:hAnsi="Times New Roman" w:cs="Times New Roman"/>
            <w:sz w:val="24"/>
            <w:szCs w:val="24"/>
          </w:rPr>
          <w:t>cellulose</w:t>
        </w:r>
      </w:ins>
      <w:r>
        <w:rPr>
          <w:rFonts w:ascii="Times New Roman" w:eastAsia="Times New Roman" w:hAnsi="Times New Roman" w:cs="Times New Roman"/>
          <w:sz w:val="24"/>
          <w:szCs w:val="24"/>
        </w:rPr>
        <w:t xml:space="preserve"> filter</w:t>
      </w:r>
      <w:ins w:id="181" w:author="Ted" w:date="2020-07-14T13:08:00Z">
        <w:r w:rsidR="00EA681C">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9BFEFF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that of Parson (1963) and Lorenzen (1967). </w:t>
      </w:r>
      <w:del w:id="182" w:author="Ted" w:date="2020-07-14T13:10:00Z">
        <w:r w:rsidDel="00EA681C">
          <w:rPr>
            <w:rFonts w:ascii="Times New Roman" w:eastAsia="Times New Roman" w:hAnsi="Times New Roman" w:cs="Times New Roman"/>
            <w:sz w:val="24"/>
            <w:szCs w:val="24"/>
          </w:rPr>
          <w:delText>Filtered GF/Fs</w:delText>
        </w:r>
      </w:del>
      <w:ins w:id="183" w:author="Ted" w:date="2020-07-14T13:12:00Z">
        <w:r w:rsidR="00EA681C">
          <w:rPr>
            <w:rFonts w:ascii="Times New Roman" w:eastAsia="Times New Roman" w:hAnsi="Times New Roman" w:cs="Times New Roman"/>
            <w:sz w:val="24"/>
            <w:szCs w:val="24"/>
          </w:rPr>
          <w:t>Nitrocellulose filters</w:t>
        </w:r>
      </w:ins>
      <w:r>
        <w:rPr>
          <w:rFonts w:ascii="Times New Roman" w:eastAsia="Times New Roman" w:hAnsi="Times New Roman" w:cs="Times New Roman"/>
          <w:sz w:val="24"/>
          <w:szCs w:val="24"/>
        </w:rPr>
        <w:t xml:space="preserve"> were ground in 90% acetone, in which chlorophyll extraction </w:t>
      </w:r>
      <w:proofErr w:type="gramStart"/>
      <w:r>
        <w:rPr>
          <w:rFonts w:ascii="Times New Roman" w:eastAsia="Times New Roman" w:hAnsi="Times New Roman" w:cs="Times New Roman"/>
          <w:sz w:val="24"/>
          <w:szCs w:val="24"/>
        </w:rPr>
        <w:t>was allowed to</w:t>
      </w:r>
      <w:proofErr w:type="gramEnd"/>
      <w:r>
        <w:rPr>
          <w:rFonts w:ascii="Times New Roman" w:eastAsia="Times New Roman" w:hAnsi="Times New Roman" w:cs="Times New Roman"/>
          <w:sz w:val="24"/>
          <w:szCs w:val="24"/>
        </w:rPr>
        <w:t xml:space="preserve"> proceed overnight. Samples were </w:t>
      </w:r>
      <w:ins w:id="184" w:author="Ted" w:date="2020-07-14T13:12:00Z">
        <w:r w:rsidR="00EA681C">
          <w:rPr>
            <w:rFonts w:ascii="Times New Roman" w:eastAsia="Times New Roman" w:hAnsi="Times New Roman" w:cs="Times New Roman"/>
            <w:sz w:val="24"/>
            <w:szCs w:val="24"/>
          </w:rPr>
          <w:t xml:space="preserve">then </w:t>
        </w:r>
      </w:ins>
      <w:r>
        <w:rPr>
          <w:rFonts w:ascii="Times New Roman" w:eastAsia="Times New Roman" w:hAnsi="Times New Roman" w:cs="Times New Roman"/>
          <w:sz w:val="24"/>
          <w:szCs w:val="24"/>
        </w:rPr>
        <w:t xml:space="preserve">centrifuged for 15-20 minutes. </w:t>
      </w:r>
      <w:del w:id="185" w:author="Ted" w:date="2020-07-14T13:12:00Z">
        <w:r w:rsidDel="00EA681C">
          <w:rPr>
            <w:rFonts w:ascii="Times New Roman" w:eastAsia="Times New Roman" w:hAnsi="Times New Roman" w:cs="Times New Roman"/>
            <w:sz w:val="24"/>
            <w:szCs w:val="24"/>
          </w:rPr>
          <w:delText>Once particulates settled</w:delText>
        </w:r>
      </w:del>
      <w:ins w:id="186" w:author="Ted" w:date="2020-07-14T13:12:00Z">
        <w:r w:rsidR="00EA681C">
          <w:rPr>
            <w:rFonts w:ascii="Times New Roman" w:eastAsia="Times New Roman" w:hAnsi="Times New Roman" w:cs="Times New Roman"/>
            <w:sz w:val="24"/>
            <w:szCs w:val="24"/>
          </w:rPr>
          <w:t xml:space="preserve">After </w:t>
        </w:r>
      </w:ins>
      <w:ins w:id="187" w:author="Ted" w:date="2020-07-14T13:22:00Z">
        <w:r w:rsidR="00A02873">
          <w:rPr>
            <w:rFonts w:ascii="Times New Roman" w:eastAsia="Times New Roman" w:hAnsi="Times New Roman" w:cs="Times New Roman"/>
            <w:sz w:val="24"/>
            <w:szCs w:val="24"/>
          </w:rPr>
          <w:t>centrifugation</w:t>
        </w:r>
      </w:ins>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ins w:id="188" w:author="Ted" w:date="2020-07-14T13:15:00Z">
        <w:r w:rsidR="00EA681C">
          <w:rPr>
            <w:rFonts w:ascii="Times New Roman" w:eastAsia="Times New Roman" w:hAnsi="Times New Roman" w:cs="Times New Roman"/>
            <w:sz w:val="24"/>
            <w:szCs w:val="24"/>
          </w:rPr>
          <w:t xml:space="preserve">for PPCP analysis </w:t>
        </w:r>
      </w:ins>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5458655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w:t>
      </w:r>
      <w:commentRangeStart w:id="189"/>
      <w:del w:id="190" w:author="Ted" w:date="2020-07-14T13:23:00Z">
        <w:r w:rsidDel="00A02873">
          <w:rPr>
            <w:rFonts w:ascii="Times New Roman" w:eastAsia="Times New Roman" w:hAnsi="Times New Roman" w:cs="Times New Roman"/>
            <w:sz w:val="24"/>
            <w:szCs w:val="24"/>
          </w:rPr>
          <w:delText xml:space="preserve">25 </w:delText>
        </w:r>
      </w:del>
      <w:ins w:id="191" w:author="Ted" w:date="2020-07-14T13:23:00Z">
        <w:r w:rsidR="00A02873">
          <w:rPr>
            <w:rFonts w:ascii="Times New Roman" w:eastAsia="Times New Roman" w:hAnsi="Times New Roman" w:cs="Times New Roman"/>
            <w:sz w:val="24"/>
            <w:szCs w:val="24"/>
          </w:rPr>
          <w:t>25-</w:t>
        </w:r>
      </w:ins>
      <w:r>
        <w:rPr>
          <w:rFonts w:ascii="Times New Roman" w:eastAsia="Times New Roman" w:hAnsi="Times New Roman" w:cs="Times New Roman"/>
          <w:sz w:val="24"/>
          <w:szCs w:val="24"/>
        </w:rPr>
        <w:t>mm GF/F</w:t>
      </w:r>
      <w:commentRangeEnd w:id="189"/>
      <w:r w:rsidR="00EA681C">
        <w:rPr>
          <w:rStyle w:val="CommentReference"/>
        </w:rPr>
        <w:commentReference w:id="189"/>
      </w:r>
      <w:r>
        <w:rPr>
          <w:rFonts w:ascii="Times New Roman" w:eastAsia="Times New Roman" w:hAnsi="Times New Roman" w:cs="Times New Roman"/>
          <w:sz w:val="24"/>
          <w:szCs w:val="24"/>
        </w:rPr>
        <w:t xml:space="preserve">,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ins w:id="192" w:author="Ted" w:date="2020-07-14T13:18:00Z">
        <w:r w:rsidR="00A02873">
          <w:rPr>
            <w:rFonts w:ascii="Times New Roman" w:eastAsia="Times New Roman" w:hAnsi="Times New Roman" w:cs="Times New Roman"/>
            <w:sz w:val="24"/>
            <w:szCs w:val="24"/>
          </w:rPr>
          <w:t>°</w:t>
        </w:r>
      </w:ins>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310A17F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del w:id="193" w:author="Ted" w:date="2020-07-14T13:22:00Z">
        <w:r w:rsidDel="00A02873">
          <w:rPr>
            <w:rFonts w:ascii="Times New Roman" w:eastAsia="Times New Roman" w:hAnsi="Times New Roman" w:cs="Times New Roman"/>
            <w:sz w:val="24"/>
            <w:szCs w:val="24"/>
          </w:rPr>
          <w:delText xml:space="preserve">the </w:delText>
        </w:r>
        <w:commentRangeStart w:id="194"/>
        <w:r w:rsidDel="00A02873">
          <w:rPr>
            <w:rFonts w:ascii="Times New Roman" w:eastAsia="Times New Roman" w:hAnsi="Times New Roman" w:cs="Times New Roman"/>
            <w:sz w:val="24"/>
            <w:szCs w:val="24"/>
          </w:rPr>
          <w:delText>midpoint</w:delText>
        </w:r>
      </w:del>
      <w:ins w:id="195" w:author="Ted" w:date="2020-07-14T13:22:00Z">
        <w:r w:rsidR="00A02873">
          <w:rPr>
            <w:rFonts w:ascii="Times New Roman" w:eastAsia="Times New Roman" w:hAnsi="Times New Roman" w:cs="Times New Roman"/>
            <w:sz w:val="24"/>
            <w:szCs w:val="24"/>
          </w:rPr>
          <w:t>0.75 m</w:t>
        </w:r>
      </w:ins>
      <w:r>
        <w:rPr>
          <w:rFonts w:ascii="Times New Roman" w:eastAsia="Times New Roman" w:hAnsi="Times New Roman" w:cs="Times New Roman"/>
          <w:sz w:val="24"/>
          <w:szCs w:val="24"/>
        </w:rPr>
        <w:t xml:space="preserve"> </w:t>
      </w:r>
      <w:commentRangeEnd w:id="194"/>
      <w:r w:rsidR="00A02873">
        <w:rPr>
          <w:rStyle w:val="CommentReference"/>
        </w:rPr>
        <w:commentReference w:id="194"/>
      </w:r>
      <w:r>
        <w:rPr>
          <w:rFonts w:ascii="Times New Roman" w:eastAsia="Times New Roman" w:hAnsi="Times New Roman" w:cs="Times New Roman"/>
          <w:sz w:val="24"/>
          <w:szCs w:val="24"/>
        </w:rPr>
        <w:t xml:space="preserve">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51E584F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ins w:id="196" w:author="Ted" w:date="2020-07-14T13:24:00Z">
        <w:r w:rsidR="00A02873">
          <w:rPr>
            <w:rFonts w:ascii="Times New Roman" w:eastAsia="Times New Roman" w:hAnsi="Times New Roman" w:cs="Times New Roman"/>
            <w:sz w:val="24"/>
            <w:szCs w:val="24"/>
          </w:rPr>
          <w:t>-</w:t>
        </w:r>
      </w:ins>
      <w:del w:id="197" w:author="Ted" w:date="2020-07-14T13:24:00Z">
        <w:r w:rsidDel="00A02873">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mm </w:t>
      </w:r>
      <w:ins w:id="198" w:author="Ted" w:date="2020-07-14T13:24:00Z">
        <w:r w:rsidR="00A02873">
          <w:rPr>
            <w:rFonts w:ascii="Times New Roman" w:eastAsia="Times New Roman" w:hAnsi="Times New Roman" w:cs="Times New Roman"/>
            <w:sz w:val="24"/>
            <w:szCs w:val="24"/>
          </w:rPr>
          <w:t xml:space="preserve">diameter </w:t>
        </w:r>
      </w:ins>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ins w:id="199" w:author="Ted" w:date="2020-07-14T13:26:00Z">
        <w:r w:rsidR="00A02873">
          <w:rPr>
            <w:rFonts w:ascii="Times New Roman" w:eastAsia="Times New Roman" w:hAnsi="Times New Roman" w:cs="Times New Roman"/>
            <w:sz w:val="24"/>
            <w:szCs w:val="24"/>
          </w:rPr>
          <w:t xml:space="preserve">potential </w:t>
        </w:r>
      </w:ins>
      <w:r>
        <w:rPr>
          <w:rFonts w:ascii="Times New Roman" w:eastAsia="Times New Roman" w:hAnsi="Times New Roman" w:cs="Times New Roman"/>
          <w:sz w:val="24"/>
          <w:szCs w:val="24"/>
        </w:rPr>
        <w:t>contamination</w:t>
      </w:r>
      <w:ins w:id="200" w:author="Ted" w:date="2020-07-14T13:26:00Z">
        <w:r w:rsidR="00A02873">
          <w:rPr>
            <w:rFonts w:ascii="Times New Roman" w:eastAsia="Times New Roman" w:hAnsi="Times New Roman" w:cs="Times New Roman"/>
            <w:sz w:val="24"/>
            <w:szCs w:val="24"/>
          </w:rPr>
          <w:t xml:space="preserve"> from airborne microplastic particles</w:t>
        </w:r>
      </w:ins>
      <w:r>
        <w:rPr>
          <w:rFonts w:ascii="Times New Roman" w:eastAsia="Times New Roman" w:hAnsi="Times New Roman" w:cs="Times New Roman"/>
          <w:sz w:val="24"/>
          <w:szCs w:val="24"/>
        </w:rPr>
        <w:t xml:space="preserve">. </w:t>
      </w:r>
      <w:del w:id="201" w:author="Ted" w:date="2020-07-14T13:26:00Z">
        <w:r w:rsidDel="00A02873">
          <w:rPr>
            <w:rFonts w:ascii="Times New Roman" w:eastAsia="Times New Roman" w:hAnsi="Times New Roman" w:cs="Times New Roman"/>
            <w:sz w:val="24"/>
            <w:szCs w:val="24"/>
          </w:rPr>
          <w:delText>Upon completion</w:delText>
        </w:r>
      </w:del>
      <w:ins w:id="202" w:author="Ted" w:date="2020-07-14T13:26:00Z">
        <w:r w:rsidR="00A02873">
          <w:rPr>
            <w:rFonts w:ascii="Times New Roman" w:eastAsia="Times New Roman" w:hAnsi="Times New Roman" w:cs="Times New Roman"/>
            <w:sz w:val="24"/>
            <w:szCs w:val="24"/>
          </w:rPr>
          <w:t>After filtration</w:t>
        </w:r>
      </w:ins>
      <w:r>
        <w:rPr>
          <w:rFonts w:ascii="Times New Roman" w:eastAsia="Times New Roman" w:hAnsi="Times New Roman" w:cs="Times New Roman"/>
          <w:sz w:val="24"/>
          <w:szCs w:val="24"/>
        </w:rPr>
        <w:t xml:space="preserve">, filters were </w:t>
      </w:r>
      <w:del w:id="203" w:author="Ted" w:date="2020-07-14T13:26:00Z">
        <w:r w:rsidDel="00A02873">
          <w:rPr>
            <w:rFonts w:ascii="Times New Roman" w:eastAsia="Times New Roman" w:hAnsi="Times New Roman" w:cs="Times New Roman"/>
            <w:sz w:val="24"/>
            <w:szCs w:val="24"/>
          </w:rPr>
          <w:delText>allowed to dry</w:delText>
        </w:r>
      </w:del>
      <w:ins w:id="204" w:author="Ted" w:date="2020-07-14T13:26:00Z">
        <w:r w:rsidR="00A02873">
          <w:rPr>
            <w:rFonts w:ascii="Times New Roman" w:eastAsia="Times New Roman" w:hAnsi="Times New Roman" w:cs="Times New Roman"/>
            <w:sz w:val="24"/>
            <w:szCs w:val="24"/>
          </w:rPr>
          <w:t>dried</w:t>
        </w:r>
      </w:ins>
      <w:r>
        <w:rPr>
          <w:rFonts w:ascii="Times New Roman" w:eastAsia="Times New Roman" w:hAnsi="Times New Roman" w:cs="Times New Roman"/>
          <w:sz w:val="24"/>
          <w:szCs w:val="24"/>
        </w:rPr>
        <w:t xml:space="preserve"> under vacuum pressure and then stored in </w:t>
      </w:r>
      <w:del w:id="205" w:author="Ted" w:date="2020-07-14T13:26:00Z">
        <w:r w:rsidDel="00A02873">
          <w:rPr>
            <w:rFonts w:ascii="Times New Roman" w:eastAsia="Times New Roman" w:hAnsi="Times New Roman" w:cs="Times New Roman"/>
            <w:sz w:val="24"/>
            <w:szCs w:val="24"/>
          </w:rPr>
          <w:delText xml:space="preserve">50 </w:delText>
        </w:r>
      </w:del>
      <w:ins w:id="206" w:author="Ted" w:date="2020-07-14T13:26:00Z">
        <w:r w:rsidR="00A02873">
          <w:rPr>
            <w:rFonts w:ascii="Times New Roman" w:eastAsia="Times New Roman" w:hAnsi="Times New Roman" w:cs="Times New Roman"/>
            <w:sz w:val="24"/>
            <w:szCs w:val="24"/>
          </w:rPr>
          <w:t>50-</w:t>
        </w:r>
      </w:ins>
      <w:r>
        <w:rPr>
          <w:rFonts w:ascii="Times New Roman" w:eastAsia="Times New Roman" w:hAnsi="Times New Roman" w:cs="Times New Roman"/>
          <w:sz w:val="24"/>
          <w:szCs w:val="24"/>
        </w:rPr>
        <w:t xml:space="preserve">mm petri dishes. Following filtration of all three replicates, </w:t>
      </w:r>
      <w:ins w:id="207" w:author="Ted" w:date="2020-07-14T13:27:00Z">
        <w:r w:rsidR="00A02873">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filtrate was collected and then re-filtered </w:t>
      </w:r>
      <w:ins w:id="208" w:author="Ted" w:date="2020-07-14T13:27:00Z">
        <w:r w:rsidR="00A02873">
          <w:rPr>
            <w:rFonts w:ascii="Times New Roman" w:eastAsia="Times New Roman" w:hAnsi="Times New Roman" w:cs="Times New Roman"/>
            <w:sz w:val="24"/>
            <w:szCs w:val="24"/>
          </w:rPr>
          <w:t xml:space="preserve">through a GF/F filter </w:t>
        </w:r>
      </w:ins>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119EA9E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ins w:id="209" w:author="Ted" w:date="2020-07-14T13:28:00Z">
        <w:r w:rsidR="00BB6989">
          <w:rPr>
            <w:rFonts w:ascii="Times New Roman" w:eastAsia="Times New Roman" w:hAnsi="Times New Roman" w:cs="Times New Roman"/>
            <w:sz w:val="24"/>
            <w:szCs w:val="24"/>
          </w:rPr>
          <w:t xml:space="preserve"> </w:t>
        </w:r>
        <w:commentRangeStart w:id="210"/>
        <w:r w:rsidR="00BB6989">
          <w:rPr>
            <w:rFonts w:ascii="Times New Roman" w:eastAsia="Times New Roman" w:hAnsi="Times New Roman" w:cs="Times New Roman"/>
            <w:sz w:val="24"/>
            <w:szCs w:val="24"/>
          </w:rPr>
          <w:t>micro</w:t>
        </w:r>
      </w:ins>
      <w:r>
        <w:rPr>
          <w:rFonts w:ascii="Times New Roman" w:eastAsia="Times New Roman" w:hAnsi="Times New Roman" w:cs="Times New Roman"/>
          <w:sz w:val="24"/>
          <w:szCs w:val="24"/>
        </w:rPr>
        <w:t>scope</w:t>
      </w:r>
      <w:commentRangeEnd w:id="210"/>
      <w:r w:rsidR="00BB6989">
        <w:rPr>
          <w:rStyle w:val="CommentReference"/>
        </w:rPr>
        <w:commentReference w:id="210"/>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7E62B6F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ins w:id="211" w:author="Ted" w:date="2020-07-14T13:29:00Z">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ins>
      <w:r>
        <w:rPr>
          <w:rFonts w:ascii="Times New Roman" w:eastAsia="Times New Roman" w:hAnsi="Times New Roman" w:cs="Times New Roman"/>
          <w:sz w:val="24"/>
          <w:szCs w:val="24"/>
        </w:rPr>
        <w:t>stored in plastic scintillation vials</w:t>
      </w:r>
      <w:del w:id="212" w:author="Ted" w:date="2020-07-14T13:29:00Z">
        <w:r w:rsidDel="00BB6989">
          <w:rPr>
            <w:rFonts w:ascii="Times New Roman" w:eastAsia="Times New Roman" w:hAnsi="Times New Roman" w:cs="Times New Roman"/>
            <w:sz w:val="24"/>
            <w:szCs w:val="24"/>
          </w:rPr>
          <w:delText xml:space="preserve"> and preserved with Lugol’s solution</w:delText>
        </w:r>
      </w:del>
      <w:r>
        <w:rPr>
          <w:rFonts w:ascii="Times New Roman" w:eastAsia="Times New Roman" w:hAnsi="Times New Roman" w:cs="Times New Roman"/>
          <w:sz w:val="24"/>
          <w:szCs w:val="24"/>
        </w:rPr>
        <w:t xml:space="preserve">. </w:t>
      </w:r>
      <w:del w:id="213" w:author="Ted" w:date="2020-07-14T13:30:00Z">
        <w:r w:rsidDel="00BB6989">
          <w:rPr>
            <w:rFonts w:ascii="Times New Roman" w:eastAsia="Times New Roman" w:hAnsi="Times New Roman" w:cs="Times New Roman"/>
            <w:sz w:val="24"/>
            <w:szCs w:val="24"/>
          </w:rPr>
          <w:delText xml:space="preserve">Remaining </w:delText>
        </w:r>
      </w:del>
      <w:ins w:id="214" w:author="Ted" w:date="2020-07-14T13:30:00Z">
        <w:r w:rsidR="00BB6989">
          <w:rPr>
            <w:rFonts w:ascii="Times New Roman" w:eastAsia="Times New Roman" w:hAnsi="Times New Roman" w:cs="Times New Roman"/>
            <w:sz w:val="24"/>
            <w:szCs w:val="24"/>
          </w:rPr>
          <w:t xml:space="preserve">Additional </w:t>
        </w:r>
      </w:ins>
      <w:r>
        <w:rPr>
          <w:rFonts w:ascii="Times New Roman" w:eastAsia="Times New Roman" w:hAnsi="Times New Roman" w:cs="Times New Roman"/>
          <w:sz w:val="24"/>
          <w:szCs w:val="24"/>
        </w:rPr>
        <w:t xml:space="preserve">periphyton </w:t>
      </w:r>
      <w:del w:id="215" w:author="Ted" w:date="2020-07-14T13:30:00Z">
        <w:r w:rsidDel="00BB6989">
          <w:rPr>
            <w:rFonts w:ascii="Times New Roman" w:eastAsia="Times New Roman" w:hAnsi="Times New Roman" w:cs="Times New Roman"/>
            <w:sz w:val="24"/>
            <w:szCs w:val="24"/>
          </w:rPr>
          <w:delText xml:space="preserve">from the site </w:delText>
        </w:r>
      </w:del>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w:t>
      </w:r>
      <w:commentRangeStart w:id="216"/>
      <w:r>
        <w:rPr>
          <w:rFonts w:ascii="Times New Roman" w:eastAsia="Times New Roman" w:hAnsi="Times New Roman" w:cs="Times New Roman"/>
          <w:sz w:val="24"/>
          <w:szCs w:val="24"/>
        </w:rPr>
        <w:t>composite</w:t>
      </w:r>
      <w:commentRangeEnd w:id="216"/>
      <w:r w:rsidR="00BB6989">
        <w:rPr>
          <w:rStyle w:val="CommentReference"/>
        </w:rPr>
        <w:commentReference w:id="216"/>
      </w:r>
      <w:r>
        <w:rPr>
          <w:rFonts w:ascii="Times New Roman" w:eastAsia="Times New Roman" w:hAnsi="Times New Roman" w:cs="Times New Roman"/>
          <w:sz w:val="24"/>
          <w:szCs w:val="24"/>
        </w:rPr>
        <w:t xml:space="preserve"> </w:t>
      </w:r>
      <w:ins w:id="217" w:author="Ted" w:date="2020-07-14T13:30:00Z">
        <w:r w:rsidR="00BB6989">
          <w:rPr>
            <w:rFonts w:ascii="Times New Roman" w:eastAsia="Times New Roman" w:hAnsi="Times New Roman" w:cs="Times New Roman"/>
            <w:sz w:val="24"/>
            <w:szCs w:val="24"/>
          </w:rPr>
          <w:t xml:space="preserve">from each site </w:t>
        </w:r>
      </w:ins>
      <w:r>
        <w:rPr>
          <w:rFonts w:ascii="Times New Roman" w:eastAsia="Times New Roman" w:hAnsi="Times New Roman" w:cs="Times New Roman"/>
          <w:sz w:val="24"/>
          <w:szCs w:val="24"/>
        </w:rPr>
        <w:t>for fatty acid and stable isotope analysis</w:t>
      </w:r>
      <w:del w:id="218" w:author="Ted" w:date="2020-07-14T13:30:00Z">
        <w:r w:rsidR="00DC6FEA" w:rsidDel="00BB6989">
          <w:rPr>
            <w:rFonts w:ascii="Times New Roman" w:eastAsia="Times New Roman" w:hAnsi="Times New Roman" w:cs="Times New Roman"/>
            <w:sz w:val="24"/>
            <w:szCs w:val="24"/>
          </w:rPr>
          <w:delText xml:space="preserve"> to enable food web </w:delText>
        </w:r>
        <w:r w:rsidR="004B4081" w:rsidDel="00BB6989">
          <w:rPr>
            <w:rFonts w:ascii="Times New Roman" w:eastAsia="Times New Roman" w:hAnsi="Times New Roman" w:cs="Times New Roman"/>
            <w:sz w:val="24"/>
            <w:szCs w:val="24"/>
          </w:rPr>
          <w:delText>characterization</w:delText>
        </w:r>
        <w:r w:rsidR="00DC6FEA" w:rsidDel="00BB6989">
          <w:rPr>
            <w:rFonts w:ascii="Times New Roman" w:eastAsia="Times New Roman" w:hAnsi="Times New Roman" w:cs="Times New Roman"/>
            <w:sz w:val="24"/>
            <w:szCs w:val="24"/>
          </w:rPr>
          <w:delText xml:space="preserve"> (described below)</w:delText>
        </w:r>
      </w:del>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094E5F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commentRangeStart w:id="219"/>
      <w:r>
        <w:rPr>
          <w:rFonts w:ascii="Times New Roman" w:eastAsia="Times New Roman" w:hAnsi="Times New Roman" w:cs="Times New Roman"/>
          <w:sz w:val="24"/>
          <w:szCs w:val="24"/>
        </w:rPr>
        <w:t xml:space="preserve">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commentRangeEnd w:id="219"/>
      <w:r w:rsidR="00BB6989">
        <w:rPr>
          <w:rStyle w:val="CommentReference"/>
        </w:rPr>
        <w:commentReference w:id="219"/>
      </w:r>
      <w:r>
        <w:rPr>
          <w:rFonts w:ascii="Times New Roman" w:eastAsia="Times New Roman" w:hAnsi="Times New Roman" w:cs="Times New Roman"/>
          <w:sz w:val="24"/>
          <w:szCs w:val="24"/>
        </w:rPr>
        <w:t>Taxa were classified in</w:t>
      </w:r>
      <w:ins w:id="220" w:author="Ted" w:date="2020-07-14T13:34:00Z">
        <w:r w:rsidR="00BB6989">
          <w:rPr>
            <w:rFonts w:ascii="Times New Roman" w:eastAsia="Times New Roman" w:hAnsi="Times New Roman" w:cs="Times New Roman"/>
            <w:sz w:val="24"/>
            <w:szCs w:val="24"/>
          </w:rPr>
          <w:t>to</w:t>
        </w:r>
      </w:ins>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w:t>
      </w:r>
      <w:del w:id="221" w:author="Ted" w:date="2020-07-14T13:34:00Z">
        <w:r w:rsidDel="00BB6989">
          <w:rPr>
            <w:rFonts w:ascii="Times New Roman" w:eastAsia="Times New Roman" w:hAnsi="Times New Roman" w:cs="Times New Roman"/>
            <w:sz w:val="24"/>
            <w:szCs w:val="24"/>
          </w:rPr>
          <w:delText xml:space="preserve">so as </w:delText>
        </w:r>
      </w:del>
      <w:r>
        <w:rPr>
          <w:rFonts w:ascii="Times New Roman" w:eastAsia="Times New Roman" w:hAnsi="Times New Roman" w:cs="Times New Roman"/>
          <w:sz w:val="24"/>
          <w:szCs w:val="24"/>
        </w:rPr>
        <w:t xml:space="preserve">to capture </w:t>
      </w:r>
      <w:del w:id="222" w:author="Ted" w:date="2020-07-14T13:34:00Z">
        <w:r w:rsidDel="00BB6989">
          <w:rPr>
            <w:rFonts w:ascii="Times New Roman" w:eastAsia="Times New Roman" w:hAnsi="Times New Roman" w:cs="Times New Roman"/>
            <w:sz w:val="24"/>
            <w:szCs w:val="24"/>
          </w:rPr>
          <w:delText xml:space="preserve">overarching </w:delText>
        </w:r>
      </w:del>
      <w:ins w:id="223" w:author="Ted" w:date="2020-07-14T13:34:00Z">
        <w:r w:rsidR="00BB6989">
          <w:rPr>
            <w:rFonts w:ascii="Times New Roman" w:eastAsia="Times New Roman" w:hAnsi="Times New Roman" w:cs="Times New Roman"/>
            <w:sz w:val="24"/>
            <w:szCs w:val="24"/>
          </w:rPr>
          <w:t xml:space="preserve">general </w:t>
        </w:r>
      </w:ins>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algal groups consisted of diatoms</w:t>
      </w:r>
      <w:del w:id="224" w:author="Ted" w:date="2020-07-14T13:34:00Z">
        <w:r w:rsidR="009F0747" w:rsidDel="00BB6989">
          <w:rPr>
            <w:rFonts w:ascii="Times New Roman" w:eastAsia="Times New Roman" w:hAnsi="Times New Roman" w:cs="Times New Roman"/>
            <w:sz w:val="24"/>
            <w:szCs w:val="24"/>
          </w:rPr>
          <w:delText xml:space="preserve"> (as a whole group)</w:delText>
        </w:r>
      </w:del>
      <w:r w:rsidR="009F0747">
        <w:rPr>
          <w:rFonts w:ascii="Times New Roman" w:eastAsia="Times New Roman" w:hAnsi="Times New Roman" w:cs="Times New Roman"/>
          <w:sz w:val="24"/>
          <w:szCs w:val="24"/>
        </w:rPr>
        <w:t xml:space="preserve">,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AAE5AD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del w:id="225" w:author="Ted" w:date="2020-07-14T13:35:00Z">
        <w:r w:rsidDel="00BB6989">
          <w:rPr>
            <w:rFonts w:ascii="Times New Roman" w:eastAsia="Times New Roman" w:hAnsi="Times New Roman" w:cs="Times New Roman"/>
            <w:sz w:val="24"/>
            <w:szCs w:val="24"/>
          </w:rPr>
          <w:delText xml:space="preserve">net </w:delText>
        </w:r>
      </w:del>
      <w:ins w:id="226" w:author="Ted" w:date="2020-07-14T13:35:00Z">
        <w:r w:rsidR="00BB6989">
          <w:rPr>
            <w:rFonts w:ascii="Times New Roman" w:eastAsia="Times New Roman" w:hAnsi="Times New Roman" w:cs="Times New Roman"/>
            <w:sz w:val="24"/>
            <w:szCs w:val="24"/>
          </w:rPr>
          <w:t xml:space="preserve">mesh </w:t>
        </w:r>
      </w:ins>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w:t>
      </w:r>
      <w:del w:id="227" w:author="Ted" w:date="2020-07-14T13:35:00Z">
        <w:r w:rsidR="00E8665D" w:rsidDel="00BB6989">
          <w:rPr>
            <w:rFonts w:ascii="Times New Roman" w:eastAsia="Times New Roman" w:hAnsi="Times New Roman" w:cs="Times New Roman"/>
            <w:sz w:val="24"/>
            <w:szCs w:val="24"/>
          </w:rPr>
          <w:delText xml:space="preserve">which was </w:delText>
        </w:r>
      </w:del>
      <w:r w:rsidR="00E8665D">
        <w:rPr>
          <w:rFonts w:ascii="Times New Roman" w:eastAsia="Times New Roman" w:hAnsi="Times New Roman" w:cs="Times New Roman"/>
          <w:sz w:val="24"/>
          <w:szCs w:val="24"/>
        </w:rPr>
        <w:t>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Separate collections were conducted for invertebrate fatty acid and stable isotope analyses. Invertebrates were collected using a D-net in a similar fashion as the community enumeration. Additional invertebrates were also collected by hand. </w:t>
      </w:r>
      <w:commentRangeStart w:id="228"/>
      <w:r>
        <w:rPr>
          <w:rFonts w:ascii="Times New Roman" w:eastAsia="Times New Roman" w:hAnsi="Times New Roman" w:cs="Times New Roman"/>
          <w:sz w:val="24"/>
          <w:szCs w:val="24"/>
        </w:rPr>
        <w:t>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0°C</w:t>
      </w:r>
      <w:commentRangeEnd w:id="228"/>
      <w:r w:rsidR="00BB6989">
        <w:rPr>
          <w:rStyle w:val="CommentReference"/>
        </w:rPr>
        <w:commentReference w:id="228"/>
      </w:r>
      <w:r>
        <w:rPr>
          <w:rFonts w:ascii="Times New Roman" w:eastAsia="Times New Roman" w:hAnsi="Times New Roman" w:cs="Times New Roman"/>
          <w:sz w:val="24"/>
          <w:szCs w:val="24"/>
        </w:rPr>
        <w:t xml:space="preserve">. </w:t>
      </w:r>
    </w:p>
    <w:p w14:paraId="420AF3DF" w14:textId="77777777" w:rsidR="00715D55" w:rsidRDefault="00715D55">
      <w:pPr>
        <w:rPr>
          <w:rFonts w:ascii="Times New Roman" w:eastAsia="Times New Roman" w:hAnsi="Times New Roman" w:cs="Times New Roman"/>
          <w:sz w:val="24"/>
          <w:szCs w:val="24"/>
        </w:rPr>
      </w:pPr>
    </w:p>
    <w:p w14:paraId="393A9A2A" w14:textId="488CFC7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ins w:id="229" w:author="Ted" w:date="2020-07-14T13:37:00Z">
        <w:r w:rsidR="00BB6989">
          <w:rPr>
            <w:rFonts w:ascii="Times New Roman" w:eastAsia="Times New Roman" w:hAnsi="Times New Roman" w:cs="Times New Roman"/>
            <w:sz w:val="24"/>
            <w:szCs w:val="24"/>
          </w:rPr>
          <w:t xml:space="preserve"> micro</w:t>
        </w:r>
      </w:ins>
      <w:r>
        <w:rPr>
          <w:rFonts w:ascii="Times New Roman" w:eastAsia="Times New Roman" w:hAnsi="Times New Roman" w:cs="Times New Roman"/>
          <w:sz w:val="24"/>
          <w:szCs w:val="24"/>
        </w:rPr>
        <w:t xml:space="preserve">scope. All invertebrates were identified to species </w:t>
      </w:r>
      <w:proofErr w:type="gramStart"/>
      <w:r>
        <w:rPr>
          <w:rFonts w:ascii="Times New Roman" w:eastAsia="Times New Roman" w:hAnsi="Times New Roman" w:cs="Times New Roman"/>
          <w:sz w:val="24"/>
          <w:szCs w:val="24"/>
        </w:rPr>
        <w:t>with the exception of</w:t>
      </w:r>
      <w:proofErr w:type="gramEnd"/>
      <w:r>
        <w:rPr>
          <w:rFonts w:ascii="Times New Roman" w:eastAsia="Times New Roman" w:hAnsi="Times New Roman" w:cs="Times New Roman"/>
          <w:sz w:val="24"/>
          <w:szCs w:val="24"/>
        </w:rPr>
        <w:t xml:space="preserve">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del w:id="230" w:author="Ted" w:date="2020-07-14T13:39:00Z">
        <w:r w:rsidR="007D3AD5" w:rsidDel="00A21CA4">
          <w:rPr>
            <w:rFonts w:ascii="Times New Roman" w:eastAsia="Times New Roman" w:hAnsi="Times New Roman" w:cs="Times New Roman"/>
            <w:sz w:val="24"/>
            <w:szCs w:val="24"/>
          </w:rPr>
          <w:delText xml:space="preserve">well </w:delText>
        </w:r>
      </w:del>
      <w:ins w:id="231" w:author="Ted" w:date="2020-07-14T13:39:00Z">
        <w:r w:rsidR="00A21CA4">
          <w:rPr>
            <w:rFonts w:ascii="Times New Roman" w:eastAsia="Times New Roman" w:hAnsi="Times New Roman" w:cs="Times New Roman"/>
            <w:sz w:val="24"/>
            <w:szCs w:val="24"/>
          </w:rPr>
          <w:t>well-</w:t>
        </w:r>
      </w:ins>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 xml:space="preserve">excluded from further analyses, </w:t>
      </w:r>
      <w:proofErr w:type="gramStart"/>
      <w:r w:rsidR="00C44829">
        <w:rPr>
          <w:rFonts w:ascii="Times New Roman" w:eastAsia="Times New Roman" w:hAnsi="Times New Roman" w:cs="Times New Roman"/>
          <w:sz w:val="24"/>
          <w:szCs w:val="24"/>
        </w:rPr>
        <w:t>in order to</w:t>
      </w:r>
      <w:proofErr w:type="gramEnd"/>
      <w:r w:rsidR="00C44829">
        <w:rPr>
          <w:rFonts w:ascii="Times New Roman" w:eastAsia="Times New Roman" w:hAnsi="Times New Roman" w:cs="Times New Roman"/>
          <w:sz w:val="24"/>
          <w:szCs w:val="24"/>
        </w:rPr>
        <w:t xml:space="preserve">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B90E49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commentRangeStart w:id="232"/>
      <w:del w:id="233" w:author="Ted" w:date="2020-07-14T13:40:00Z">
        <w:r w:rsidR="00446481" w:rsidDel="00FD2D7A">
          <w:rPr>
            <w:rFonts w:ascii="Times New Roman" w:eastAsia="Times New Roman" w:hAnsi="Times New Roman" w:cs="Times New Roman"/>
            <w:color w:val="212121"/>
            <w:sz w:val="24"/>
            <w:szCs w:val="24"/>
            <w:highlight w:val="white"/>
          </w:rPr>
          <w:delText>48</w:delText>
        </w:r>
        <w:r w:rsidR="000D6577" w:rsidDel="00FD2D7A">
          <w:rPr>
            <w:rFonts w:ascii="Times New Roman" w:eastAsia="Times New Roman" w:hAnsi="Times New Roman" w:cs="Times New Roman"/>
            <w:color w:val="212121"/>
            <w:sz w:val="24"/>
            <w:szCs w:val="24"/>
            <w:highlight w:val="white"/>
          </w:rPr>
          <w:delText xml:space="preserve"> </w:delText>
        </w:r>
      </w:del>
      <w:ins w:id="234" w:author="Ted" w:date="2020-07-14T13:40:00Z">
        <w:r w:rsidR="00FD2D7A">
          <w:rPr>
            <w:rFonts w:ascii="Times New Roman" w:eastAsia="Times New Roman" w:hAnsi="Times New Roman" w:cs="Times New Roman"/>
            <w:color w:val="212121"/>
            <w:sz w:val="24"/>
            <w:szCs w:val="24"/>
            <w:highlight w:val="white"/>
          </w:rPr>
          <w:t xml:space="preserve">24 </w:t>
        </w:r>
        <w:commentRangeEnd w:id="232"/>
        <w:r w:rsidR="00FD2D7A">
          <w:rPr>
            <w:rStyle w:val="CommentReference"/>
          </w:rPr>
          <w:commentReference w:id="232"/>
        </w:r>
      </w:ins>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51276C9B"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ins w:id="235" w:author="Ted" w:date="2020-07-14T13:40:00Z">
        <w:r w:rsidR="00FD2D7A">
          <w:rPr>
            <w:rFonts w:ascii="Times New Roman" w:eastAsia="Times New Roman" w:hAnsi="Times New Roman" w:cs="Times New Roman"/>
            <w:color w:val="212121"/>
            <w:sz w:val="24"/>
            <w:szCs w:val="24"/>
            <w:highlight w:val="white"/>
          </w:rPr>
          <w:t xml:space="preserve"> </w:t>
        </w:r>
        <w:commentRangeStart w:id="236"/>
        <w:r w:rsidR="00FD2D7A">
          <w:rPr>
            <w:rFonts w:ascii="Times New Roman" w:eastAsia="Times New Roman" w:hAnsi="Times New Roman" w:cs="Times New Roman"/>
            <w:color w:val="212121"/>
            <w:sz w:val="24"/>
            <w:szCs w:val="24"/>
            <w:highlight w:val="white"/>
          </w:rPr>
          <w:t>at the Large Lakes Observatory, Univer</w:t>
        </w:r>
      </w:ins>
      <w:ins w:id="237" w:author="Ted" w:date="2020-07-14T13:41:00Z">
        <w:r w:rsidR="00FD2D7A">
          <w:rPr>
            <w:rFonts w:ascii="Times New Roman" w:eastAsia="Times New Roman" w:hAnsi="Times New Roman" w:cs="Times New Roman"/>
            <w:color w:val="212121"/>
            <w:sz w:val="24"/>
            <w:szCs w:val="24"/>
            <w:highlight w:val="white"/>
          </w:rPr>
          <w:t>sity of Minnesota Duluth</w:t>
        </w:r>
        <w:commentRangeEnd w:id="236"/>
        <w:r w:rsidR="00FD2D7A">
          <w:rPr>
            <w:rStyle w:val="CommentReference"/>
          </w:rPr>
          <w:commentReference w:id="236"/>
        </w:r>
      </w:ins>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w:t>
      </w:r>
      <w:commentRangeStart w:id="238"/>
      <w:r>
        <w:rPr>
          <w:rFonts w:ascii="Times New Roman" w:eastAsia="Times New Roman" w:hAnsi="Times New Roman" w:cs="Times New Roman"/>
          <w:sz w:val="24"/>
          <w:szCs w:val="24"/>
        </w:rPr>
        <w:t>at -20°C overnight</w:t>
      </w:r>
      <w:commentRangeEnd w:id="238"/>
      <w:r w:rsidR="00FD2D7A">
        <w:rPr>
          <w:rStyle w:val="CommentReference"/>
        </w:rPr>
        <w:commentReference w:id="238"/>
      </w:r>
      <w:r>
        <w:rPr>
          <w:rFonts w:ascii="Times New Roman" w:eastAsia="Times New Roman" w:hAnsi="Times New Roman" w:cs="Times New Roman"/>
          <w:sz w:val="24"/>
          <w:szCs w:val="24"/>
        </w:rPr>
        <w:t xml:space="preserve">, then ground and weighed. Following freeze-drying, samples were transferred to 10 mL glass centrifuge vials, and 2 mL of 100% chloroform was added to each under nitrogen gas. Samples </w:t>
      </w:r>
      <w:proofErr w:type="gramStart"/>
      <w:r>
        <w:rPr>
          <w:rFonts w:ascii="Times New Roman" w:eastAsia="Times New Roman" w:hAnsi="Times New Roman" w:cs="Times New Roman"/>
          <w:sz w:val="24"/>
          <w:szCs w:val="24"/>
        </w:rPr>
        <w:t>were allowed to</w:t>
      </w:r>
      <w:proofErr w:type="gramEnd"/>
      <w:r>
        <w:rPr>
          <w:rFonts w:ascii="Times New Roman" w:eastAsia="Times New Roman" w:hAnsi="Times New Roman" w:cs="Times New Roman"/>
          <w:sz w:val="24"/>
          <w:szCs w:val="24"/>
        </w:rPr>
        <w:t xml:space="preserve">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t>
      </w:r>
      <w:proofErr w:type="gramStart"/>
      <w:r>
        <w:rPr>
          <w:rFonts w:ascii="Times New Roman" w:eastAsia="Times New Roman" w:hAnsi="Times New Roman" w:cs="Times New Roman"/>
          <w:sz w:val="24"/>
          <w:szCs w:val="24"/>
        </w:rPr>
        <w:t>were allowed to</w:t>
      </w:r>
      <w:proofErr w:type="gramEnd"/>
      <w:r>
        <w:rPr>
          <w:rFonts w:ascii="Times New Roman" w:eastAsia="Times New Roman" w:hAnsi="Times New Roman" w:cs="Times New Roman"/>
          <w:sz w:val="24"/>
          <w:szCs w:val="24"/>
        </w:rPr>
        <w:t xml:space="preserve">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and stored on ice. Next, we performed a potassium carbonate-hexane extraction twice. To each sample, we added 2 mL of 2% potassium bicarbonate and 5 mL of 100% hexane, inverting the capped vial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00C2964B"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proofErr w:type="gramStart"/>
      <w:r w:rsidR="00D05946">
        <w:rPr>
          <w:rFonts w:ascii="Times New Roman" w:eastAsia="Times New Roman" w:hAnsi="Times New Roman" w:cs="Times New Roman"/>
          <w:sz w:val="24"/>
          <w:szCs w:val="24"/>
        </w:rPr>
        <w:t>so as to</w:t>
      </w:r>
      <w:proofErr w:type="gramEnd"/>
      <w:r w:rsidR="00D05946">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proofErr w:type="gramStart"/>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proofErr w:type="gram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proofErr w:type="gramStart"/>
      <w:r w:rsidR="00EF7A40">
        <w:rPr>
          <w:rFonts w:ascii="Times New Roman" w:eastAsia="Times New Roman" w:hAnsi="Times New Roman" w:cs="Times New Roman"/>
          <w:sz w:val="24"/>
          <w:szCs w:val="24"/>
        </w:rPr>
        <w:t>similar to</w:t>
      </w:r>
      <w:proofErr w:type="gramEnd"/>
      <w:r w:rsidR="00EF7A40">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r w:rsidR="00D8535D">
        <w:rPr>
          <w:rFonts w:ascii="Times New Roman" w:eastAsia="Times New Roman" w:hAnsi="Times New Roman" w:cs="Times New Roman"/>
          <w:sz w:val="24"/>
          <w:szCs w:val="24"/>
        </w:rPr>
        <w:t>filamentous:diatom</w:t>
      </w:r>
      <w:proofErr w:type="spell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481A0C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del w:id="239" w:author="Ted" w:date="2020-07-14T14:46:00Z">
        <w:r w:rsidDel="00EC3D3F">
          <w:rPr>
            <w:rFonts w:ascii="Times New Roman" w:eastAsia="Times New Roman" w:hAnsi="Times New Roman" w:cs="Times New Roman"/>
            <w:sz w:val="24"/>
            <w:szCs w:val="24"/>
          </w:rPr>
          <w:delText>within</w:delText>
        </w:r>
      </w:del>
      <w:ins w:id="240" w:author="Ted" w:date="2020-07-14T14:46:00Z">
        <w:r w:rsidR="00EC3D3F">
          <w:rPr>
            <w:rFonts w:ascii="Times New Roman" w:eastAsia="Times New Roman" w:hAnsi="Times New Roman" w:cs="Times New Roman"/>
            <w:sz w:val="24"/>
            <w:szCs w:val="24"/>
          </w:rPr>
          <w:t>in</w:t>
        </w:r>
      </w:ins>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5E97F36E" w:rsidR="00715D55" w:rsidRDefault="00D8535D">
      <w:pPr>
        <w:rPr>
          <w:rFonts w:ascii="Times New Roman" w:eastAsia="Times New Roman" w:hAnsi="Times New Roman" w:cs="Times New Roman"/>
          <w:sz w:val="24"/>
          <w:szCs w:val="24"/>
        </w:rPr>
      </w:pPr>
      <w:commentRangeStart w:id="241"/>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del w:id="242" w:author="Ted" w:date="2020-07-14T12:00:00Z">
        <w:r w:rsidDel="006265CB">
          <w:rPr>
            <w:rFonts w:ascii="Times New Roman" w:eastAsia="Times New Roman" w:hAnsi="Times New Roman" w:cs="Times New Roman"/>
            <w:sz w:val="24"/>
            <w:szCs w:val="24"/>
          </w:rPr>
          <w:delText xml:space="preserve">Phosphate </w:delText>
        </w:r>
      </w:del>
      <w:ins w:id="243" w:author="Ted" w:date="2020-07-14T12:00:00Z">
        <w:r w:rsidR="006265CB">
          <w:rPr>
            <w:rFonts w:ascii="Times New Roman" w:eastAsia="Times New Roman" w:hAnsi="Times New Roman" w:cs="Times New Roman"/>
            <w:sz w:val="24"/>
            <w:szCs w:val="24"/>
          </w:rPr>
          <w:t xml:space="preserve">Total phosphorus </w:t>
        </w:r>
      </w:ins>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w:t>
      </w:r>
      <w:commentRangeEnd w:id="241"/>
      <w:r w:rsidR="005C4AD8">
        <w:rPr>
          <w:rStyle w:val="CommentReference"/>
        </w:rPr>
        <w:commentReference w:id="241"/>
      </w:r>
      <w:r>
        <w:rPr>
          <w:rFonts w:ascii="Times New Roman" w:eastAsia="Times New Roman" w:hAnsi="Times New Roman" w:cs="Times New Roman"/>
          <w:sz w:val="24"/>
          <w:szCs w:val="24"/>
        </w:rPr>
        <w:t xml:space="preserve">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480E09A0"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w:t>
      </w:r>
      <w:r>
        <w:rPr>
          <w:rFonts w:ascii="Times New Roman" w:eastAsia="Times New Roman" w:hAnsi="Times New Roman" w:cs="Times New Roman"/>
          <w:sz w:val="24"/>
          <w:szCs w:val="24"/>
        </w:rPr>
        <w:lastRenderedPageBreak/>
        <w:t xml:space="preserve">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del w:id="244" w:author="Ted" w:date="2020-07-14T14:00:00Z">
        <w:r w:rsidR="00E9349B" w:rsidDel="008A4A9B">
          <w:rPr>
            <w:rFonts w:ascii="Times New Roman" w:eastAsia="Times New Roman" w:hAnsi="Times New Roman" w:cs="Times New Roman"/>
            <w:sz w:val="24"/>
            <w:szCs w:val="24"/>
          </w:rPr>
          <w:delText xml:space="preserve">higher </w:delText>
        </w:r>
      </w:del>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18BEACD7"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del w:id="245" w:author="Ted" w:date="2020-07-14T14:06:00Z">
        <w:r w:rsidR="00D8535D" w:rsidDel="008A4A9B">
          <w:rPr>
            <w:rFonts w:ascii="Times New Roman" w:eastAsia="Times New Roman" w:hAnsi="Times New Roman" w:cs="Times New Roman"/>
            <w:sz w:val="24"/>
            <w:szCs w:val="24"/>
          </w:rPr>
          <w:delText xml:space="preserve">four </w:delText>
        </w:r>
      </w:del>
      <w:ins w:id="246" w:author="Ted" w:date="2020-07-14T14:06:00Z">
        <w:r w:rsidR="008A4A9B">
          <w:rPr>
            <w:rFonts w:ascii="Times New Roman" w:eastAsia="Times New Roman" w:hAnsi="Times New Roman" w:cs="Times New Roman"/>
            <w:sz w:val="24"/>
            <w:szCs w:val="24"/>
          </w:rPr>
          <w:t xml:space="preserve">five? </w:t>
        </w:r>
      </w:ins>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del w:id="247" w:author="Ted" w:date="2020-07-14T14:07:00Z">
        <w:r w:rsidR="00D8535D" w:rsidDel="008A4A9B">
          <w:rPr>
            <w:rFonts w:ascii="Times New Roman" w:eastAsia="Times New Roman" w:hAnsi="Times New Roman" w:cs="Times New Roman"/>
            <w:sz w:val="24"/>
            <w:szCs w:val="24"/>
          </w:rPr>
          <w:delText xml:space="preserve">two </w:delText>
        </w:r>
      </w:del>
      <w:ins w:id="248" w:author="Ted" w:date="2020-07-14T14:07:00Z">
        <w:r w:rsidR="008A4A9B">
          <w:rPr>
            <w:rFonts w:ascii="Times New Roman" w:eastAsia="Times New Roman" w:hAnsi="Times New Roman" w:cs="Times New Roman"/>
            <w:sz w:val="24"/>
            <w:szCs w:val="24"/>
          </w:rPr>
          <w:t xml:space="preserve">six? </w:t>
        </w:r>
      </w:ins>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commentRangeStart w:id="249"/>
      <w:proofErr w:type="spellStart"/>
      <w:r w:rsidR="00D8535D">
        <w:rPr>
          <w:rFonts w:ascii="Times New Roman" w:eastAsia="Times New Roman" w:hAnsi="Times New Roman" w:cs="Times New Roman"/>
          <w:sz w:val="24"/>
          <w:szCs w:val="24"/>
        </w:rPr>
        <w:t>Planorbidae</w:t>
      </w:r>
      <w:commentRangeEnd w:id="249"/>
      <w:proofErr w:type="spellEnd"/>
      <w:r w:rsidR="008A4A9B">
        <w:rPr>
          <w:rStyle w:val="CommentReference"/>
        </w:rPr>
        <w:commentReference w:id="249"/>
      </w:r>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ins w:id="250" w:author="Ted" w:date="2020-07-14T14:08:00Z">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w:t>
        </w:r>
        <w:proofErr w:type="gramStart"/>
        <w:r w:rsidR="008A4A9B">
          <w:rPr>
            <w:rFonts w:ascii="Times New Roman" w:eastAsia="Times New Roman" w:hAnsi="Times New Roman" w:cs="Times New Roman"/>
            <w:sz w:val="24"/>
            <w:szCs w:val="24"/>
          </w:rPr>
          <w:t>= ?</w:t>
        </w:r>
        <w:proofErr w:type="gramEnd"/>
        <w:r w:rsidR="008A4A9B">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7EC98F3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w:t>
      </w:r>
      <w:commentRangeStart w:id="251"/>
      <w:r>
        <w:rPr>
          <w:rFonts w:ascii="Times New Roman" w:eastAsia="Times New Roman" w:hAnsi="Times New Roman" w:cs="Times New Roman"/>
          <w:sz w:val="24"/>
          <w:szCs w:val="24"/>
        </w:rPr>
        <w:t>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commentRangeEnd w:id="251"/>
      <w:r w:rsidR="0005526C">
        <w:rPr>
          <w:rStyle w:val="CommentReference"/>
        </w:rPr>
        <w:commentReference w:id="251"/>
      </w:r>
      <w:commentRangeStart w:id="252"/>
      <w:r>
        <w:rPr>
          <w:rFonts w:ascii="Times New Roman" w:eastAsia="Times New Roman" w:hAnsi="Times New Roman" w:cs="Times New Roman"/>
          <w:sz w:val="24"/>
          <w:szCs w:val="24"/>
        </w:rPr>
        <w:t xml:space="preserve">, suggesting that all were </w:t>
      </w:r>
      <w:del w:id="253" w:author="Ted" w:date="2020-07-14T14:46:00Z">
        <w:r w:rsidDel="00EC3D3F">
          <w:rPr>
            <w:rFonts w:ascii="Times New Roman" w:eastAsia="Times New Roman" w:hAnsi="Times New Roman" w:cs="Times New Roman"/>
            <w:sz w:val="24"/>
            <w:szCs w:val="24"/>
          </w:rPr>
          <w:delText xml:space="preserve">within </w:delText>
        </w:r>
      </w:del>
      <w:ins w:id="254" w:author="Ted" w:date="2020-07-14T14:46:00Z">
        <w:r w:rsidR="00EC3D3F">
          <w:rPr>
            <w:rFonts w:ascii="Times New Roman" w:eastAsia="Times New Roman" w:hAnsi="Times New Roman" w:cs="Times New Roman"/>
            <w:sz w:val="24"/>
            <w:szCs w:val="24"/>
          </w:rPr>
          <w:t xml:space="preserve">at </w:t>
        </w:r>
      </w:ins>
      <w:r>
        <w:rPr>
          <w:rFonts w:ascii="Times New Roman" w:eastAsia="Times New Roman" w:hAnsi="Times New Roman" w:cs="Times New Roman"/>
          <w:sz w:val="24"/>
          <w:szCs w:val="24"/>
        </w:rPr>
        <w:t xml:space="preserve">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commentRangeEnd w:id="252"/>
      <w:r w:rsidR="001B3EB7">
        <w:rPr>
          <w:rStyle w:val="CommentReference"/>
        </w:rPr>
        <w:commentReference w:id="252"/>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3DD911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4F6AA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w:t>
      </w:r>
      <w:del w:id="255" w:author="Ted" w:date="2020-07-14T14:16:00Z">
        <w:r w:rsidDel="001B3EB7">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29671F30"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del w:id="256" w:author="Ted" w:date="2020-07-14T14:32:00Z">
        <w:r w:rsidR="00191FD0" w:rsidDel="00854325">
          <w:rPr>
            <w:rFonts w:ascii="Times New Roman" w:eastAsia="Times New Roman" w:hAnsi="Times New Roman" w:cs="Times New Roman"/>
            <w:sz w:val="24"/>
            <w:szCs w:val="24"/>
          </w:rPr>
          <w:delText xml:space="preserve">suggestions </w:delText>
        </w:r>
      </w:del>
      <w:ins w:id="257" w:author="Ted" w:date="2020-07-14T14:32:00Z">
        <w:r w:rsidR="00854325">
          <w:rPr>
            <w:rFonts w:ascii="Times New Roman" w:eastAsia="Times New Roman" w:hAnsi="Times New Roman" w:cs="Times New Roman"/>
            <w:sz w:val="24"/>
            <w:szCs w:val="24"/>
          </w:rPr>
          <w:t xml:space="preserve">findings </w:t>
        </w:r>
      </w:ins>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w:t>
      </w:r>
      <w:commentRangeStart w:id="258"/>
      <w:r w:rsidR="004668F9">
        <w:rPr>
          <w:rFonts w:ascii="Times New Roman" w:eastAsia="Times New Roman" w:hAnsi="Times New Roman" w:cs="Times New Roman"/>
          <w:sz w:val="24"/>
          <w:szCs w:val="24"/>
        </w:rPr>
        <w:t>Unlike previous studies</w:t>
      </w:r>
      <w:commentRangeEnd w:id="258"/>
      <w:r w:rsidR="00854325">
        <w:rPr>
          <w:rStyle w:val="CommentReference"/>
        </w:rPr>
        <w:commentReference w:id="258"/>
      </w:r>
      <w:r w:rsidR="004668F9">
        <w:rPr>
          <w:rFonts w:ascii="Times New Roman" w:eastAsia="Times New Roman" w:hAnsi="Times New Roman" w:cs="Times New Roman"/>
          <w:sz w:val="24"/>
          <w:szCs w:val="24"/>
        </w:rPr>
        <w:t xml:space="preserve">,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w:t>
      </w:r>
      <w:del w:id="259" w:author="Ted" w:date="2020-07-14T14:34:00Z">
        <w:r w:rsidR="00CC0FCC" w:rsidDel="00854325">
          <w:rPr>
            <w:rFonts w:ascii="Times New Roman" w:eastAsia="Times New Roman" w:hAnsi="Times New Roman" w:cs="Times New Roman"/>
            <w:sz w:val="24"/>
            <w:szCs w:val="24"/>
          </w:rPr>
          <w:delText xml:space="preserve">offer </w:delText>
        </w:r>
      </w:del>
      <w:ins w:id="260" w:author="Ted" w:date="2020-07-14T14:34:00Z">
        <w:r w:rsidR="00854325">
          <w:rPr>
            <w:rFonts w:ascii="Times New Roman" w:eastAsia="Times New Roman" w:hAnsi="Times New Roman" w:cs="Times New Roman"/>
            <w:sz w:val="24"/>
            <w:szCs w:val="24"/>
          </w:rPr>
          <w:t>s</w:t>
        </w:r>
      </w:ins>
      <w:ins w:id="261" w:author="Ted" w:date="2020-07-14T14:35:00Z">
        <w:r w:rsidR="00854325">
          <w:rPr>
            <w:rFonts w:ascii="Times New Roman" w:eastAsia="Times New Roman" w:hAnsi="Times New Roman" w:cs="Times New Roman"/>
            <w:sz w:val="24"/>
            <w:szCs w:val="24"/>
          </w:rPr>
          <w:t>how</w:t>
        </w:r>
      </w:ins>
      <w:ins w:id="262" w:author="Ted" w:date="2020-07-14T14:34:00Z">
        <w:r w:rsidR="00854325">
          <w:rPr>
            <w:rFonts w:ascii="Times New Roman" w:eastAsia="Times New Roman" w:hAnsi="Times New Roman" w:cs="Times New Roman"/>
            <w:sz w:val="24"/>
            <w:szCs w:val="24"/>
          </w:rPr>
          <w:t xml:space="preserve"> </w:t>
        </w:r>
      </w:ins>
      <w:commentRangeStart w:id="263"/>
      <w:del w:id="264" w:author="Ted" w:date="2020-07-14T14:34:00Z">
        <w:r w:rsidR="00CC0FCC" w:rsidDel="00854325">
          <w:rPr>
            <w:rFonts w:ascii="Times New Roman" w:eastAsia="Times New Roman" w:hAnsi="Times New Roman" w:cs="Times New Roman"/>
            <w:sz w:val="24"/>
            <w:szCs w:val="24"/>
          </w:rPr>
          <w:delText xml:space="preserve">a </w:delText>
        </w:r>
        <w:r w:rsidR="00765F65" w:rsidDel="00854325">
          <w:rPr>
            <w:rFonts w:ascii="Times New Roman" w:eastAsia="Times New Roman" w:hAnsi="Times New Roman" w:cs="Times New Roman"/>
            <w:sz w:val="24"/>
            <w:szCs w:val="24"/>
          </w:rPr>
          <w:delText xml:space="preserve">direct, </w:delText>
        </w:r>
      </w:del>
      <w:commentRangeEnd w:id="263"/>
      <w:r w:rsidR="00854325">
        <w:rPr>
          <w:rStyle w:val="CommentReference"/>
        </w:rPr>
        <w:commentReference w:id="263"/>
      </w:r>
      <w:r w:rsidR="00765F65">
        <w:rPr>
          <w:rFonts w:ascii="Times New Roman" w:eastAsia="Times New Roman" w:hAnsi="Times New Roman" w:cs="Times New Roman"/>
          <w:sz w:val="24"/>
          <w:szCs w:val="24"/>
        </w:rPr>
        <w:t>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585E118C" w:rsidR="00E63B3C" w:rsidRDefault="00D8535D" w:rsidP="00383BCD">
      <w:pPr>
        <w:rPr>
          <w:rFonts w:ascii="Times New Roman" w:eastAsia="Times New Roman" w:hAnsi="Times New Roman" w:cs="Times New Roman"/>
          <w:sz w:val="24"/>
          <w:szCs w:val="24"/>
        </w:rPr>
      </w:pPr>
      <w:del w:id="265" w:author="Ted" w:date="2020-07-14T14:36:00Z">
        <w:r w:rsidDel="00705FFE">
          <w:rPr>
            <w:rFonts w:ascii="Times New Roman" w:eastAsia="Times New Roman" w:hAnsi="Times New Roman" w:cs="Times New Roman"/>
            <w:sz w:val="24"/>
            <w:szCs w:val="24"/>
          </w:rPr>
          <w:delText xml:space="preserve">Concordant </w:delText>
        </w:r>
      </w:del>
      <w:ins w:id="266" w:author="Ted" w:date="2020-07-14T14:36:00Z">
        <w:r w:rsidR="00705FFE">
          <w:rPr>
            <w:rFonts w:ascii="Times New Roman" w:eastAsia="Times New Roman" w:hAnsi="Times New Roman" w:cs="Times New Roman"/>
            <w:sz w:val="24"/>
            <w:szCs w:val="24"/>
          </w:rPr>
          <w:t xml:space="preserve">In agreement </w:t>
        </w:r>
      </w:ins>
      <w:r>
        <w:rPr>
          <w:rFonts w:ascii="Times New Roman" w:eastAsia="Times New Roman" w:hAnsi="Times New Roman" w:cs="Times New Roman"/>
          <w:sz w:val="24"/>
          <w:szCs w:val="24"/>
        </w:rPr>
        <w:t xml:space="preserve">with our expectations, </w:t>
      </w:r>
      <w:commentRangeStart w:id="267"/>
      <w:ins w:id="268" w:author="Ted" w:date="2020-07-14T14:36:00Z">
        <w:r w:rsidR="00705FFE">
          <w:rPr>
            <w:rFonts w:ascii="Times New Roman" w:eastAsia="Times New Roman" w:hAnsi="Times New Roman" w:cs="Times New Roman"/>
            <w:sz w:val="24"/>
            <w:szCs w:val="24"/>
          </w:rPr>
          <w:t>some</w:t>
        </w:r>
        <w:commentRangeEnd w:id="267"/>
        <w:r w:rsidR="00705FFE">
          <w:rPr>
            <w:rStyle w:val="CommentReference"/>
          </w:rPr>
          <w:commentReference w:id="267"/>
        </w:r>
        <w:r w:rsidR="00705FFE">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ins w:id="269" w:author="Ted" w:date="2020-07-14T14:37:00Z">
        <w:r w:rsidR="00705FFE">
          <w:rPr>
            <w:rFonts w:ascii="Times New Roman" w:eastAsia="Times New Roman" w:hAnsi="Times New Roman" w:cs="Times New Roman"/>
            <w:sz w:val="24"/>
            <w:szCs w:val="24"/>
          </w:rPr>
          <w:t>,</w:t>
        </w:r>
      </w:ins>
      <w:r w:rsidR="00383BCD">
        <w:rPr>
          <w:rFonts w:ascii="Times New Roman" w:eastAsia="Times New Roman" w:hAnsi="Times New Roman" w:cs="Times New Roman"/>
          <w:sz w:val="24"/>
          <w:szCs w:val="24"/>
        </w:rPr>
        <w:t xml:space="preserve"> to some degree</w:t>
      </w:r>
      <w:ins w:id="270" w:author="Ted" w:date="2020-07-14T14:37:00Z">
        <w:r w:rsidR="00705FFE">
          <w:rPr>
            <w:rFonts w:ascii="Times New Roman" w:eastAsia="Times New Roman" w:hAnsi="Times New Roman" w:cs="Times New Roman"/>
            <w:sz w:val="24"/>
            <w:szCs w:val="24"/>
          </w:rPr>
          <w:t>,</w:t>
        </w:r>
      </w:ins>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commentRangeStart w:id="271"/>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commentRangeEnd w:id="271"/>
      <w:r w:rsidR="00705FFE">
        <w:rPr>
          <w:rStyle w:val="CommentReference"/>
        </w:rPr>
        <w:commentReference w:id="271"/>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w:t>
      </w:r>
      <w:del w:id="272" w:author="Ted" w:date="2020-07-14T14:37:00Z">
        <w:r w:rsidDel="00705FFE">
          <w:rPr>
            <w:rFonts w:ascii="Times New Roman" w:eastAsia="Times New Roman" w:hAnsi="Times New Roman" w:cs="Times New Roman"/>
            <w:sz w:val="24"/>
            <w:szCs w:val="24"/>
          </w:rPr>
          <w:delText xml:space="preserve">void </w:delText>
        </w:r>
      </w:del>
      <w:ins w:id="273" w:author="Ted" w:date="2020-07-14T14:37:00Z">
        <w:r w:rsidR="00705FFE">
          <w:rPr>
            <w:rFonts w:ascii="Times New Roman" w:eastAsia="Times New Roman" w:hAnsi="Times New Roman" w:cs="Times New Roman"/>
            <w:sz w:val="24"/>
            <w:szCs w:val="24"/>
          </w:rPr>
          <w:t xml:space="preserve">free </w:t>
        </w:r>
      </w:ins>
      <w:r>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w:t>
      </w:r>
      <w:commentRangeStart w:id="274"/>
      <w:r w:rsidR="00E45EB1">
        <w:rPr>
          <w:rFonts w:ascii="Times New Roman" w:eastAsia="Times New Roman" w:hAnsi="Times New Roman" w:cs="Times New Roman"/>
          <w:sz w:val="24"/>
          <w:szCs w:val="24"/>
        </w:rPr>
        <w:t>consistently sewage-associated micropollutants</w:t>
      </w:r>
      <w:commentRangeEnd w:id="274"/>
      <w:r w:rsidR="00705FFE">
        <w:rPr>
          <w:rStyle w:val="CommentReference"/>
        </w:rPr>
        <w:commentReference w:id="274"/>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 proved necessary for defining sewage gradients</w:t>
      </w:r>
      <w:del w:id="275" w:author="Ted" w:date="2020-07-14T14:39:00Z">
        <w:r w:rsidR="00E45EB1" w:rsidDel="00705FFE">
          <w:rPr>
            <w:rFonts w:ascii="Times New Roman" w:eastAsia="Times New Roman" w:hAnsi="Times New Roman" w:cs="Times New Roman"/>
            <w:sz w:val="24"/>
            <w:szCs w:val="24"/>
          </w:rPr>
          <w:delText xml:space="preserve">. </w:delText>
        </w:r>
        <w:r w:rsidR="002C1737" w:rsidDel="00705FFE">
          <w:rPr>
            <w:rFonts w:ascii="Times New Roman" w:eastAsia="Times New Roman" w:hAnsi="Times New Roman" w:cs="Times New Roman"/>
            <w:sz w:val="24"/>
            <w:szCs w:val="24"/>
          </w:rPr>
          <w:delText>The use of nutrients alone as indicators would not reveal sewage pollution</w:delText>
        </w:r>
      </w:del>
      <w:ins w:id="276" w:author="Ted" w:date="2020-07-14T14:39:00Z">
        <w:r w:rsidR="00705FFE">
          <w:rPr>
            <w:rFonts w:ascii="Times New Roman" w:eastAsia="Times New Roman" w:hAnsi="Times New Roman" w:cs="Times New Roman"/>
            <w:sz w:val="24"/>
            <w:szCs w:val="24"/>
          </w:rPr>
          <w:t>, since nutrients were not correlated with potential sewage inputs</w:t>
        </w:r>
      </w:ins>
      <w:r w:rsidR="002C1737">
        <w:rPr>
          <w:rFonts w:ascii="Times New Roman" w:eastAsia="Times New Roman" w:hAnsi="Times New Roman" w:cs="Times New Roman"/>
          <w:sz w:val="24"/>
          <w:szCs w:val="24"/>
        </w:rPr>
        <w:t xml:space="preserve">. </w:t>
      </w:r>
      <w:commentRangeStart w:id="277"/>
      <w:r w:rsidR="000E7380">
        <w:rPr>
          <w:rFonts w:ascii="Times New Roman" w:eastAsia="Times New Roman" w:hAnsi="Times New Roman" w:cs="Times New Roman"/>
          <w:sz w:val="24"/>
          <w:szCs w:val="24"/>
        </w:rPr>
        <w:t>Perhaps most significantly for Lake Baikal, m</w:t>
      </w:r>
      <w:r w:rsidR="00FC5D9D">
        <w:rPr>
          <w:rFonts w:ascii="Times New Roman" w:eastAsia="Times New Roman" w:hAnsi="Times New Roman" w:cs="Times New Roman"/>
          <w:sz w:val="24"/>
          <w:szCs w:val="24"/>
        </w:rPr>
        <w:t xml:space="preserve">elting permafrost </w:t>
      </w:r>
      <w:del w:id="278" w:author="Ted" w:date="2020-07-14T14:46:00Z">
        <w:r w:rsidR="00D53E5C" w:rsidDel="00EC3D3F">
          <w:rPr>
            <w:rFonts w:ascii="Times New Roman" w:eastAsia="Times New Roman" w:hAnsi="Times New Roman" w:cs="Times New Roman"/>
            <w:sz w:val="24"/>
            <w:szCs w:val="24"/>
          </w:rPr>
          <w:delText>within</w:delText>
        </w:r>
      </w:del>
      <w:ins w:id="279" w:author="Ted" w:date="2020-07-14T14:46:00Z">
        <w:r w:rsidR="00EC3D3F">
          <w:rPr>
            <w:rFonts w:ascii="Times New Roman" w:eastAsia="Times New Roman" w:hAnsi="Times New Roman" w:cs="Times New Roman"/>
            <w:sz w:val="24"/>
            <w:szCs w:val="24"/>
          </w:rPr>
          <w:t>in</w:t>
        </w:r>
      </w:ins>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r w:rsidR="000E7380">
        <w:rPr>
          <w:rFonts w:ascii="Times New Roman" w:eastAsia="Times New Roman" w:hAnsi="Times New Roman" w:cs="Times New Roman"/>
          <w:sz w:val="24"/>
          <w:szCs w:val="24"/>
        </w:rPr>
        <w:t xml:space="preserve">that of </w:t>
      </w:r>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Nutrients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of nitrogen (Galloway et al., 2004) and phosphorus (Stoddard et al., 2016), as well as changing terrestrial plant communities (Moran et al., 2012). </w:t>
      </w:r>
      <w:r w:rsidR="000E7380">
        <w:rPr>
          <w:rFonts w:ascii="Times New Roman" w:eastAsia="Times New Roman" w:hAnsi="Times New Roman" w:cs="Times New Roman"/>
          <w:sz w:val="24"/>
          <w:szCs w:val="24"/>
        </w:rPr>
        <w:t xml:space="preserve"> </w:t>
      </w:r>
      <w:r w:rsidR="00765F65">
        <w:rPr>
          <w:rFonts w:ascii="Times New Roman" w:eastAsia="Times New Roman" w:hAnsi="Times New Roman" w:cs="Times New Roman"/>
          <w:sz w:val="24"/>
          <w:szCs w:val="24"/>
        </w:rPr>
        <w:t>T</w:t>
      </w:r>
      <w:r w:rsidR="000E7380">
        <w:rPr>
          <w:rFonts w:ascii="Times New Roman" w:eastAsia="Times New Roman" w:hAnsi="Times New Roman" w:cs="Times New Roman"/>
          <w:sz w:val="24"/>
          <w:szCs w:val="24"/>
        </w:rPr>
        <w:t>o the best of our knowledge</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yet major factors 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w:t>
      </w:r>
      <w:commentRangeStart w:id="280"/>
      <w:del w:id="281" w:author="Ted" w:date="2020-07-14T14:41:00Z">
        <w:r w:rsidR="00765F65" w:rsidDel="00705FFE">
          <w:rPr>
            <w:rFonts w:ascii="Times New Roman" w:eastAsia="Times New Roman" w:hAnsi="Times New Roman" w:cs="Times New Roman"/>
            <w:sz w:val="24"/>
            <w:szCs w:val="24"/>
          </w:rPr>
          <w:delText>; Ozersky et al., 2018</w:delText>
        </w:r>
      </w:del>
      <w:commentRangeEnd w:id="280"/>
      <w:r w:rsidR="00705FFE">
        <w:rPr>
          <w:rStyle w:val="CommentReference"/>
        </w:rPr>
        <w:commentReference w:id="280"/>
      </w:r>
      <w:r w:rsidR="00765F65">
        <w:rPr>
          <w:rFonts w:ascii="Times New Roman" w:eastAsia="Times New Roman" w:hAnsi="Times New Roman" w:cs="Times New Roman"/>
          <w:sz w:val="24"/>
          <w:szCs w:val="24"/>
        </w:rPr>
        <w:t xml:space="preserve">)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commentRangeEnd w:id="277"/>
      <w:r w:rsidR="00705FFE">
        <w:rPr>
          <w:rStyle w:val="CommentReference"/>
        </w:rPr>
        <w:commentReference w:id="277"/>
      </w:r>
    </w:p>
    <w:p w14:paraId="21A6D87B" w14:textId="334EADB2" w:rsidR="00685D80" w:rsidRDefault="00685D80" w:rsidP="00383BCD">
      <w:pPr>
        <w:rPr>
          <w:rFonts w:ascii="Times New Roman" w:eastAsia="Times New Roman" w:hAnsi="Times New Roman" w:cs="Times New Roman"/>
          <w:sz w:val="24"/>
          <w:szCs w:val="24"/>
        </w:rPr>
      </w:pPr>
    </w:p>
    <w:p w14:paraId="323AA011" w14:textId="70AECEC9" w:rsidR="00224E1E"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 xml:space="preserve">his </w:t>
      </w:r>
      <w:del w:id="282" w:author="Ted" w:date="2020-07-14T14:42:00Z">
        <w:r w:rsidR="009007E8" w:rsidDel="00EC3D3F">
          <w:rPr>
            <w:rFonts w:ascii="Times New Roman" w:eastAsia="Times New Roman" w:hAnsi="Times New Roman" w:cs="Times New Roman"/>
            <w:sz w:val="24"/>
            <w:szCs w:val="24"/>
          </w:rPr>
          <w:delText xml:space="preserve">study </w:delText>
        </w:r>
      </w:del>
      <w:r w:rsidR="009007E8">
        <w:rPr>
          <w:rFonts w:ascii="Times New Roman" w:eastAsia="Times New Roman" w:hAnsi="Times New Roman" w:cs="Times New Roman"/>
          <w:sz w:val="24"/>
          <w:szCs w:val="24"/>
        </w:rPr>
        <w:t>is the first</w:t>
      </w:r>
      <w:ins w:id="283" w:author="Ted" w:date="2020-07-14T14:42:00Z">
        <w:r w:rsidR="00EC3D3F">
          <w:rPr>
            <w:rFonts w:ascii="Times New Roman" w:eastAsia="Times New Roman" w:hAnsi="Times New Roman" w:cs="Times New Roman"/>
            <w:sz w:val="24"/>
            <w:szCs w:val="24"/>
          </w:rPr>
          <w:t xml:space="preserve"> study</w:t>
        </w:r>
      </w:ins>
      <w:r w:rsidR="009007E8">
        <w:rPr>
          <w:rFonts w:ascii="Times New Roman" w:eastAsia="Times New Roman" w:hAnsi="Times New Roman" w:cs="Times New Roman"/>
          <w:sz w:val="24"/>
          <w:szCs w:val="24"/>
        </w:rPr>
        <w:t xml:space="preserve"> to detect PPCPs </w:t>
      </w:r>
      <w:del w:id="284" w:author="Ted" w:date="2020-07-14T14:42:00Z">
        <w:r w:rsidR="009007E8" w:rsidDel="00705FFE">
          <w:rPr>
            <w:rFonts w:ascii="Times New Roman" w:eastAsia="Times New Roman" w:hAnsi="Times New Roman" w:cs="Times New Roman"/>
            <w:sz w:val="24"/>
            <w:szCs w:val="24"/>
          </w:rPr>
          <w:delText>with</w:delText>
        </w:r>
      </w:del>
      <w:r w:rsidR="009007E8">
        <w:rPr>
          <w:rFonts w:ascii="Times New Roman" w:eastAsia="Times New Roman" w:hAnsi="Times New Roman" w:cs="Times New Roman"/>
          <w:sz w:val="24"/>
          <w:szCs w:val="24"/>
        </w:rPr>
        <w:t>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del w:id="285" w:author="Ted" w:date="2020-07-14T14:43:00Z">
        <w:r w:rsidR="00FE35CB" w:rsidDel="00EC3D3F">
          <w:rPr>
            <w:rFonts w:ascii="Times New Roman" w:eastAsia="Times New Roman" w:hAnsi="Times New Roman" w:cs="Times New Roman"/>
            <w:sz w:val="24"/>
            <w:szCs w:val="24"/>
          </w:rPr>
          <w:delText xml:space="preserve">Our </w:delText>
        </w:r>
        <w:r w:rsidR="00BE27F7" w:rsidDel="00EC3D3F">
          <w:rPr>
            <w:rFonts w:ascii="Times New Roman" w:eastAsia="Times New Roman" w:hAnsi="Times New Roman" w:cs="Times New Roman"/>
            <w:sz w:val="24"/>
            <w:szCs w:val="24"/>
          </w:rPr>
          <w:delText>data</w:delText>
        </w:r>
        <w:r w:rsidR="00FE35CB" w:rsidDel="00EC3D3F">
          <w:rPr>
            <w:rFonts w:ascii="Times New Roman" w:eastAsia="Times New Roman" w:hAnsi="Times New Roman" w:cs="Times New Roman"/>
            <w:sz w:val="24"/>
            <w:szCs w:val="24"/>
          </w:rPr>
          <w:delText xml:space="preserve"> </w:delText>
        </w:r>
        <w:r w:rsidR="00BE27F7" w:rsidDel="00EC3D3F">
          <w:rPr>
            <w:rFonts w:ascii="Times New Roman" w:eastAsia="Times New Roman" w:hAnsi="Times New Roman" w:cs="Times New Roman"/>
            <w:sz w:val="24"/>
            <w:szCs w:val="24"/>
          </w:rPr>
          <w:delText>demonstrate that</w:delText>
        </w:r>
      </w:del>
      <w:ins w:id="286" w:author="Ted" w:date="2020-07-14T14:43:00Z">
        <w:r w:rsidR="00EC3D3F">
          <w:rPr>
            <w:rFonts w:ascii="Times New Roman" w:eastAsia="Times New Roman" w:hAnsi="Times New Roman" w:cs="Times New Roman"/>
            <w:sz w:val="24"/>
            <w:szCs w:val="24"/>
          </w:rPr>
          <w:t>We detected</w:t>
        </w:r>
      </w:ins>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del w:id="287" w:author="Ted" w:date="2020-07-14T14:43:00Z">
        <w:r w:rsidR="00224E1E" w:rsidDel="00EC3D3F">
          <w:rPr>
            <w:rFonts w:ascii="Times New Roman" w:eastAsia="Times New Roman" w:hAnsi="Times New Roman" w:cs="Times New Roman"/>
            <w:sz w:val="24"/>
            <w:szCs w:val="24"/>
          </w:rPr>
          <w:delText>are present</w:delText>
        </w:r>
        <w:r w:rsidR="00FE35CB" w:rsidDel="00EC3D3F">
          <w:rPr>
            <w:rFonts w:ascii="Times New Roman" w:eastAsia="Times New Roman" w:hAnsi="Times New Roman" w:cs="Times New Roman"/>
            <w:sz w:val="24"/>
            <w:szCs w:val="24"/>
          </w:rPr>
          <w:delText xml:space="preserve"> </w:delText>
        </w:r>
      </w:del>
      <w:r w:rsidR="00FE35CB">
        <w:rPr>
          <w:rFonts w:ascii="Times New Roman" w:eastAsia="Times New Roman" w:hAnsi="Times New Roman" w:cs="Times New Roman"/>
          <w:sz w:val="24"/>
          <w:szCs w:val="24"/>
        </w:rPr>
        <w:t xml:space="preserve">nearshore </w:t>
      </w:r>
      <w:del w:id="288" w:author="Ted" w:date="2020-07-14T14:43:00Z">
        <w:r w:rsidR="00FE35CB" w:rsidDel="00EC3D3F">
          <w:rPr>
            <w:rFonts w:ascii="Times New Roman" w:eastAsia="Times New Roman" w:hAnsi="Times New Roman" w:cs="Times New Roman"/>
            <w:sz w:val="24"/>
            <w:szCs w:val="24"/>
          </w:rPr>
          <w:delText>and undetectable</w:delText>
        </w:r>
      </w:del>
      <w:ins w:id="289" w:author="Ted" w:date="2020-07-14T14:43:00Z">
        <w:r w:rsidR="00EC3D3F">
          <w:rPr>
            <w:rFonts w:ascii="Times New Roman" w:eastAsia="Times New Roman" w:hAnsi="Times New Roman" w:cs="Times New Roman"/>
            <w:sz w:val="24"/>
            <w:szCs w:val="24"/>
          </w:rPr>
          <w:t>but not at our three</w:t>
        </w:r>
      </w:ins>
      <w:r w:rsidR="00FE35CB">
        <w:rPr>
          <w:rFonts w:ascii="Times New Roman" w:eastAsia="Times New Roman" w:hAnsi="Times New Roman" w:cs="Times New Roman"/>
          <w:sz w:val="24"/>
          <w:szCs w:val="24"/>
        </w:rPr>
        <w:t xml:space="preserve"> offshore</w:t>
      </w:r>
      <w:ins w:id="290" w:author="Ted" w:date="2020-07-14T14:43:00Z">
        <w:r w:rsidR="00EC3D3F">
          <w:rPr>
            <w:rFonts w:ascii="Times New Roman" w:eastAsia="Times New Roman" w:hAnsi="Times New Roman" w:cs="Times New Roman"/>
            <w:sz w:val="24"/>
            <w:szCs w:val="24"/>
          </w:rPr>
          <w:t xml:space="preserve"> sites</w:t>
        </w:r>
      </w:ins>
      <w:r w:rsidR="00BE27F7">
        <w:rPr>
          <w:rFonts w:ascii="Times New Roman" w:eastAsia="Times New Roman" w:hAnsi="Times New Roman" w:cs="Times New Roman"/>
          <w:sz w:val="24"/>
          <w:szCs w:val="24"/>
        </w:rPr>
        <w:t xml:space="preserve">, suggesting that sewage inputs in Baikal </w:t>
      </w:r>
      <w:del w:id="291" w:author="Ted" w:date="2020-07-14T14:42:00Z">
        <w:r w:rsidR="00BE27F7" w:rsidDel="00EC3D3F">
          <w:rPr>
            <w:rFonts w:ascii="Times New Roman" w:eastAsia="Times New Roman" w:hAnsi="Times New Roman" w:cs="Times New Roman"/>
            <w:sz w:val="24"/>
            <w:szCs w:val="24"/>
          </w:rPr>
          <w:delText xml:space="preserve">indeed </w:delText>
        </w:r>
      </w:del>
      <w:ins w:id="292" w:author="Ted" w:date="2020-07-14T14:43:00Z">
        <w:r w:rsidR="00EC3D3F">
          <w:rPr>
            <w:rFonts w:ascii="Times New Roman" w:eastAsia="Times New Roman" w:hAnsi="Times New Roman" w:cs="Times New Roman"/>
            <w:sz w:val="24"/>
            <w:szCs w:val="24"/>
          </w:rPr>
          <w:t xml:space="preserve">may </w:t>
        </w:r>
      </w:ins>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sidR="009007E8">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t>
      </w:r>
      <w:del w:id="293" w:author="Ted" w:date="2020-07-14T14:46:00Z">
        <w:r w:rsidR="00685D80" w:rsidDel="00EC3D3F">
          <w:rPr>
            <w:rFonts w:ascii="Times New Roman" w:eastAsia="Times New Roman" w:hAnsi="Times New Roman" w:cs="Times New Roman"/>
            <w:sz w:val="24"/>
            <w:szCs w:val="24"/>
          </w:rPr>
          <w:delText>within</w:delText>
        </w:r>
      </w:del>
      <w:ins w:id="294" w:author="Ted" w:date="2020-07-14T14:46:00Z">
        <w:r w:rsidR="00EC3D3F">
          <w:rPr>
            <w:rFonts w:ascii="Times New Roman" w:eastAsia="Times New Roman" w:hAnsi="Times New Roman" w:cs="Times New Roman"/>
            <w:sz w:val="24"/>
            <w:szCs w:val="24"/>
          </w:rPr>
          <w:t>in</w:t>
        </w:r>
      </w:ins>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commentRangeStart w:id="295"/>
      <w:r w:rsidR="00E11A7E">
        <w:rPr>
          <w:rFonts w:ascii="Times New Roman" w:eastAsia="Times New Roman" w:hAnsi="Times New Roman" w:cs="Times New Roman"/>
          <w:sz w:val="24"/>
          <w:szCs w:val="24"/>
        </w:rPr>
        <w:t xml:space="preserve">With longer hydraulic residence times, PPCP distributions in lentic systems may differ from lotic environments, as pollutants within lakes may be more prone to accumulate </w:t>
      </w:r>
      <w:del w:id="296" w:author="Ted" w:date="2020-07-14T14:46:00Z">
        <w:r w:rsidR="00E11A7E" w:rsidDel="00EC3D3F">
          <w:rPr>
            <w:rFonts w:ascii="Times New Roman" w:eastAsia="Times New Roman" w:hAnsi="Times New Roman" w:cs="Times New Roman"/>
            <w:sz w:val="24"/>
            <w:szCs w:val="24"/>
          </w:rPr>
          <w:delText>within</w:delText>
        </w:r>
      </w:del>
      <w:ins w:id="297" w:author="Ted" w:date="2020-07-14T14:46:00Z">
        <w:r w:rsidR="00EC3D3F">
          <w:rPr>
            <w:rFonts w:ascii="Times New Roman" w:eastAsia="Times New Roman" w:hAnsi="Times New Roman" w:cs="Times New Roman"/>
            <w:sz w:val="24"/>
            <w:szCs w:val="24"/>
          </w:rPr>
          <w:t>in</w:t>
        </w:r>
      </w:ins>
      <w:r w:rsidR="00E11A7E">
        <w:rPr>
          <w:rFonts w:ascii="Times New Roman" w:eastAsia="Times New Roman" w:hAnsi="Times New Roman" w:cs="Times New Roman"/>
          <w:sz w:val="24"/>
          <w:szCs w:val="24"/>
        </w:rPr>
        <w:t xml:space="preserve"> the nearshore before diffusing to undetectable concentrations offshore.</w:t>
      </w:r>
      <w:r w:rsidR="008A7669">
        <w:rPr>
          <w:rFonts w:ascii="Times New Roman" w:eastAsia="Times New Roman" w:hAnsi="Times New Roman" w:cs="Times New Roman"/>
          <w:sz w:val="24"/>
          <w:szCs w:val="24"/>
        </w:rPr>
        <w:t xml:space="preserve"> </w:t>
      </w:r>
      <w:commentRangeEnd w:id="295"/>
      <w:r w:rsidR="00EC3D3F">
        <w:rPr>
          <w:rStyle w:val="CommentReference"/>
        </w:rPr>
        <w:commentReference w:id="295"/>
      </w:r>
    </w:p>
    <w:p w14:paraId="44DD3027" w14:textId="77777777" w:rsidR="00224E1E" w:rsidRDefault="00224E1E" w:rsidP="00383BCD">
      <w:pPr>
        <w:rPr>
          <w:rFonts w:ascii="Times New Roman" w:eastAsia="Times New Roman" w:hAnsi="Times New Roman" w:cs="Times New Roman"/>
          <w:sz w:val="24"/>
          <w:szCs w:val="24"/>
        </w:rPr>
      </w:pPr>
    </w:p>
    <w:p w14:paraId="16E6AEB6" w14:textId="710A0913" w:rsidR="00E63B3C" w:rsidRDefault="00E11A7E" w:rsidP="00383BCD">
      <w:pPr>
        <w:rPr>
          <w:rFonts w:ascii="Times New Roman" w:eastAsia="Times New Roman" w:hAnsi="Times New Roman" w:cs="Times New Roman"/>
          <w:sz w:val="24"/>
          <w:szCs w:val="24"/>
        </w:rPr>
      </w:pPr>
      <w:commentRangeStart w:id="298"/>
      <w:r>
        <w:rPr>
          <w:rFonts w:ascii="Times New Roman" w:eastAsia="Times New Roman" w:hAnsi="Times New Roman" w:cs="Times New Roman"/>
          <w:sz w:val="24"/>
          <w:szCs w:val="24"/>
        </w:rPr>
        <w:lastRenderedPageBreak/>
        <w:t>W</w:t>
      </w:r>
      <w:r w:rsidR="00224E1E">
        <w:rPr>
          <w:rFonts w:ascii="Times New Roman" w:eastAsia="Times New Roman" w:hAnsi="Times New Roman" w:cs="Times New Roman"/>
          <w:sz w:val="24"/>
          <w:szCs w:val="24"/>
        </w:rPr>
        <w:t>hile we use</w:t>
      </w:r>
      <w:ins w:id="299" w:author="Ted" w:date="2020-07-14T14:44:00Z">
        <w:r w:rsidR="00EC3D3F">
          <w:rPr>
            <w:rFonts w:ascii="Times New Roman" w:eastAsia="Times New Roman" w:hAnsi="Times New Roman" w:cs="Times New Roman"/>
            <w:sz w:val="24"/>
            <w:szCs w:val="24"/>
          </w:rPr>
          <w:t>d</w:t>
        </w:r>
      </w:ins>
      <w:r w:rsidR="00224E1E">
        <w:rPr>
          <w:rFonts w:ascii="Times New Roman" w:eastAsia="Times New Roman" w:hAnsi="Times New Roman" w:cs="Times New Roman"/>
          <w:sz w:val="24"/>
          <w:szCs w:val="24"/>
        </w:rPr>
        <w:t xml:space="preserve"> PPCPs as indicators of sewage, w</w:t>
      </w:r>
      <w:r>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w:t>
      </w:r>
      <w:del w:id="300" w:author="Ted" w:date="2020-07-14T14:44:00Z">
        <w:r w:rsidR="00F979A0" w:rsidDel="00EC3D3F">
          <w:rPr>
            <w:rFonts w:ascii="Times New Roman" w:eastAsia="Times New Roman" w:hAnsi="Times New Roman" w:cs="Times New Roman"/>
            <w:sz w:val="24"/>
            <w:szCs w:val="24"/>
          </w:rPr>
          <w:delText>concentrate</w:delText>
        </w:r>
        <w:r w:rsidR="00874EDD" w:rsidDel="00EC3D3F">
          <w:rPr>
            <w:rFonts w:ascii="Times New Roman" w:eastAsia="Times New Roman" w:hAnsi="Times New Roman" w:cs="Times New Roman"/>
            <w:sz w:val="24"/>
            <w:szCs w:val="24"/>
          </w:rPr>
          <w:delText xml:space="preserve"> </w:delText>
        </w:r>
      </w:del>
      <w:ins w:id="301" w:author="Ted" w:date="2020-07-14T14:44:00Z">
        <w:r w:rsidR="00EC3D3F">
          <w:rPr>
            <w:rFonts w:ascii="Times New Roman" w:eastAsia="Times New Roman" w:hAnsi="Times New Roman" w:cs="Times New Roman"/>
            <w:sz w:val="24"/>
            <w:szCs w:val="24"/>
          </w:rPr>
          <w:t xml:space="preserve">be present </w:t>
        </w:r>
      </w:ins>
      <w:del w:id="302" w:author="Ted" w:date="2020-07-14T14:45:00Z">
        <w:r w:rsidR="00874EDD" w:rsidDel="00EC3D3F">
          <w:rPr>
            <w:rFonts w:ascii="Times New Roman" w:eastAsia="Times New Roman" w:hAnsi="Times New Roman" w:cs="Times New Roman"/>
            <w:sz w:val="24"/>
            <w:szCs w:val="24"/>
          </w:rPr>
          <w:delText>with</w:delText>
        </w:r>
      </w:del>
      <w:r w:rsidR="00874EDD">
        <w:rPr>
          <w:rFonts w:ascii="Times New Roman" w:eastAsia="Times New Roman" w:hAnsi="Times New Roman" w:cs="Times New Roman"/>
          <w:sz w:val="24"/>
          <w:szCs w:val="24"/>
        </w:rPr>
        <w:t xml:space="preserve">in Baikal’s nearshore area to </w:t>
      </w:r>
      <w:r w:rsidR="00FE35CB">
        <w:rPr>
          <w:rFonts w:ascii="Times New Roman" w:eastAsia="Times New Roman" w:hAnsi="Times New Roman" w:cs="Times New Roman"/>
          <w:sz w:val="24"/>
          <w:szCs w:val="24"/>
        </w:rPr>
        <w:t>ecologically deleterious concentrations</w:t>
      </w:r>
      <w:r w:rsidR="00874EDD">
        <w:rPr>
          <w:rFonts w:ascii="Times New Roman" w:eastAsia="Times New Roman" w:hAnsi="Times New Roman" w:cs="Times New Roman"/>
          <w:sz w:val="24"/>
          <w:szCs w:val="24"/>
        </w:rPr>
        <w:t xml:space="preserve">. </w:t>
      </w:r>
      <w:r w:rsidR="003E20DA">
        <w:rPr>
          <w:rFonts w:ascii="Times New Roman" w:eastAsia="Times New Roman" w:hAnsi="Times New Roman" w:cs="Times New Roman"/>
          <w:sz w:val="24"/>
          <w:szCs w:val="24"/>
        </w:rPr>
        <w:t>Thus</w:t>
      </w:r>
      <w:r w:rsidR="003E64B9">
        <w:rPr>
          <w:rFonts w:ascii="Times New Roman" w:eastAsia="Times New Roman" w:hAnsi="Times New Roman" w:cs="Times New Roman"/>
          <w:sz w:val="24"/>
          <w:szCs w:val="24"/>
        </w:rPr>
        <w:t>,</w:t>
      </w:r>
      <w:r w:rsidR="003E20DA">
        <w:rPr>
          <w:rFonts w:ascii="Times New Roman" w:eastAsia="Times New Roman" w:hAnsi="Times New Roman" w:cs="Times New Roman"/>
          <w:sz w:val="24"/>
          <w:szCs w:val="24"/>
        </w:rPr>
        <w:t xml:space="preserve"> future studies could usefully address toxicological effects of PPCPs on nearshore Baikal biota.</w:t>
      </w:r>
      <w:commentRangeEnd w:id="298"/>
      <w:r w:rsidR="00EC3D3F">
        <w:rPr>
          <w:rStyle w:val="CommentReference"/>
        </w:rPr>
        <w:commentReference w:id="298"/>
      </w:r>
    </w:p>
    <w:p w14:paraId="42124162" w14:textId="77777777" w:rsidR="00685D80" w:rsidRDefault="00685D80" w:rsidP="00383BCD">
      <w:pPr>
        <w:rPr>
          <w:rFonts w:ascii="Times New Roman" w:eastAsia="Times New Roman" w:hAnsi="Times New Roman" w:cs="Times New Roman"/>
          <w:sz w:val="24"/>
          <w:szCs w:val="24"/>
        </w:rPr>
      </w:pPr>
    </w:p>
    <w:p w14:paraId="6FFBC599" w14:textId="63B94747" w:rsidR="00645829" w:rsidRDefault="00645829" w:rsidP="00645829">
      <w:pPr>
        <w:rPr>
          <w:rFonts w:ascii="Times New Roman" w:eastAsia="Times New Roman" w:hAnsi="Times New Roman" w:cs="Times New Roman"/>
          <w:sz w:val="24"/>
          <w:szCs w:val="24"/>
        </w:rPr>
      </w:pPr>
      <w:commentRangeStart w:id="303"/>
      <w:r>
        <w:rPr>
          <w:rFonts w:ascii="Times New Roman" w:eastAsia="Times New Roman" w:hAnsi="Times New Roman" w:cs="Times New Roman"/>
          <w:sz w:val="24"/>
          <w:szCs w:val="24"/>
        </w:rPr>
        <w:t>In</w:t>
      </w:r>
      <w:commentRangeEnd w:id="303"/>
      <w:r w:rsidR="00EC3D3F">
        <w:rPr>
          <w:rStyle w:val="CommentReference"/>
        </w:rPr>
        <w:commentReference w:id="303"/>
      </w:r>
      <w:r>
        <w:rPr>
          <w:rFonts w:ascii="Times New Roman" w:eastAsia="Times New Roman" w:hAnsi="Times New Roman" w:cs="Times New Roman"/>
          <w:sz w:val="24"/>
          <w:szCs w:val="24"/>
        </w:rPr>
        <w:t xml:space="preserve">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microplastics at our sampling sites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carry the caveat that plastics may originate from non-sewage sources, such </w:t>
      </w:r>
      <w:commentRangeStart w:id="304"/>
      <w:r w:rsidR="00FE35CB">
        <w:rPr>
          <w:rFonts w:ascii="Times New Roman" w:eastAsia="Times New Roman" w:hAnsi="Times New Roman" w:cs="Times New Roman"/>
          <w:sz w:val="24"/>
          <w:szCs w:val="24"/>
        </w:rPr>
        <w:t xml:space="preserve">as agriculture </w:t>
      </w:r>
      <w:commentRangeEnd w:id="304"/>
      <w:r w:rsidR="00EC3D3F">
        <w:rPr>
          <w:rStyle w:val="CommentReference"/>
        </w:rPr>
        <w:commentReference w:id="304"/>
      </w:r>
      <w:r w:rsidR="00FE35CB">
        <w:rPr>
          <w:rFonts w:ascii="Times New Roman" w:eastAsia="Times New Roman" w:hAnsi="Times New Roman" w:cs="Times New Roman"/>
          <w:sz w:val="24"/>
          <w:szCs w:val="24"/>
        </w:rPr>
        <w:t xml:space="preserve">(Steinmetz et al., 2016). </w:t>
      </w:r>
      <w:r>
        <w:rPr>
          <w:rFonts w:ascii="Times New Roman" w:eastAsia="Times New Roman" w:hAnsi="Times New Roman" w:cs="Times New Roman"/>
          <w:sz w:val="24"/>
          <w:szCs w:val="24"/>
        </w:rPr>
        <w:t xml:space="preserve">Unlike PPCPs’,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Unlike microplastics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Given that offshore concentrations were comparable to the nearshore, m</w:t>
      </w:r>
      <w:r w:rsidR="00FE35CB">
        <w:rPr>
          <w:rFonts w:ascii="Times New Roman" w:eastAsia="Times New Roman" w:hAnsi="Times New Roman" w:cs="Times New Roman"/>
          <w:sz w:val="24"/>
          <w:szCs w:val="24"/>
        </w:rPr>
        <w:t>icroplastics</w:t>
      </w:r>
      <w:r>
        <w:rPr>
          <w:rFonts w:ascii="Times New Roman" w:eastAsia="Times New Roman" w:hAnsi="Times New Roman" w:cs="Times New Roman"/>
          <w:sz w:val="24"/>
          <w:szCs w:val="24"/>
        </w:rPr>
        <w:t xml:space="preserve"> may be useful in</w:t>
      </w:r>
      <w:r w:rsidR="003D0265">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 xml:space="preserve">calculating a time-integrated sewage signal.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6AE85B09"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del w:id="305" w:author="Ted" w:date="2020-07-14T14:49:00Z">
        <w:r w:rsidR="00EE52D2" w:rsidDel="00EC3D3F">
          <w:rPr>
            <w:rFonts w:ascii="Times New Roman" w:eastAsia="Times New Roman" w:hAnsi="Times New Roman" w:cs="Times New Roman"/>
            <w:sz w:val="24"/>
            <w:szCs w:val="24"/>
          </w:rPr>
          <w:delText xml:space="preserve">more </w:delText>
        </w:r>
      </w:del>
      <w:ins w:id="306" w:author="Ted" w:date="2020-07-14T14:49:00Z">
        <w:r w:rsidR="00EC3D3F">
          <w:rPr>
            <w:rFonts w:ascii="Times New Roman" w:eastAsia="Times New Roman" w:hAnsi="Times New Roman" w:cs="Times New Roman"/>
            <w:sz w:val="24"/>
            <w:szCs w:val="24"/>
          </w:rPr>
          <w:t xml:space="preserve">higher relative abundance of </w:t>
        </w:r>
      </w:ins>
      <w:r w:rsidR="00D8535D">
        <w:rPr>
          <w:rFonts w:ascii="Times New Roman" w:eastAsia="Times New Roman" w:hAnsi="Times New Roman" w:cs="Times New Roman"/>
          <w:sz w:val="24"/>
          <w:szCs w:val="24"/>
        </w:rPr>
        <w:t xml:space="preserve">filamentous </w:t>
      </w:r>
      <w:ins w:id="307" w:author="Ted" w:date="2020-07-14T14:49:00Z">
        <w:r w:rsidR="00EC3D3F">
          <w:rPr>
            <w:rFonts w:ascii="Times New Roman" w:eastAsia="Times New Roman" w:hAnsi="Times New Roman" w:cs="Times New Roman"/>
            <w:sz w:val="24"/>
            <w:szCs w:val="24"/>
          </w:rPr>
          <w:t xml:space="preserve">taxa in </w:t>
        </w:r>
      </w:ins>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 xml:space="preserve">is greatest near areas of </w:t>
      </w:r>
      <w:commentRangeStart w:id="308"/>
      <w:r w:rsidR="00D8535D">
        <w:rPr>
          <w:rFonts w:ascii="Times New Roman" w:eastAsia="Times New Roman" w:hAnsi="Times New Roman" w:cs="Times New Roman"/>
          <w:sz w:val="24"/>
          <w:szCs w:val="24"/>
        </w:rPr>
        <w:t>high</w:t>
      </w:r>
      <w:commentRangeEnd w:id="308"/>
      <w:r w:rsidR="00EC3D3F">
        <w:rPr>
          <w:rStyle w:val="CommentReference"/>
        </w:rPr>
        <w:commentReference w:id="308"/>
      </w:r>
      <w:ins w:id="309" w:author="Ted" w:date="2020-07-14T14:50:00Z">
        <w:r w:rsidR="00EC3D3F">
          <w:rPr>
            <w:rFonts w:ascii="Times New Roman" w:eastAsia="Times New Roman" w:hAnsi="Times New Roman" w:cs="Times New Roman"/>
            <w:sz w:val="24"/>
            <w:szCs w:val="24"/>
          </w:rPr>
          <w:t>er</w:t>
        </w:r>
      </w:ins>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2DB87494"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commentRangeStart w:id="310"/>
      <w:r>
        <w:rPr>
          <w:rFonts w:ascii="Times New Roman" w:eastAsia="Times New Roman" w:hAnsi="Times New Roman" w:cs="Times New Roman"/>
          <w:sz w:val="24"/>
          <w:szCs w:val="24"/>
          <w:highlight w:val="white"/>
        </w:rPr>
        <w:t>concentrations</w:t>
      </w:r>
      <w:commentRangeEnd w:id="310"/>
      <w:r w:rsidR="00EC3D3F">
        <w:rPr>
          <w:rStyle w:val="CommentReference"/>
        </w:rPr>
        <w:commentReference w:id="310"/>
      </w:r>
      <w:r>
        <w:rPr>
          <w:rFonts w:ascii="Times New Roman" w:eastAsia="Times New Roman" w:hAnsi="Times New Roman" w:cs="Times New Roman"/>
          <w:sz w:val="24"/>
          <w:szCs w:val="24"/>
          <w:highlight w:val="white"/>
        </w:rPr>
        <w:t xml:space="preserve"> did not </w:t>
      </w:r>
      <w:r w:rsidR="00E04D43">
        <w:rPr>
          <w:rFonts w:ascii="Times New Roman" w:eastAsia="Times New Roman" w:hAnsi="Times New Roman" w:cs="Times New Roman"/>
          <w:sz w:val="24"/>
          <w:szCs w:val="24"/>
          <w:highlight w:val="white"/>
        </w:rPr>
        <w:t>differ along our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1E6425">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ins w:id="311" w:author="Ted" w:date="2020-07-14T14:51:00Z">
        <w:r w:rsidR="00EC3D3F">
          <w:rPr>
            <w:rFonts w:ascii="Times New Roman" w:hAnsi="Times New Roman" w:cs="Times New Roman"/>
            <w:sz w:val="24"/>
            <w:highlight w:val="white"/>
          </w:rPr>
          <w:t>; Camilleri and Ozersky 2019</w:t>
        </w:r>
      </w:ins>
      <w:r w:rsidR="001E6425" w:rsidRPr="00094852">
        <w:rPr>
          <w:rFonts w:ascii="Times New Roman" w:hAnsi="Times New Roman" w:cs="Times New Roman"/>
          <w:sz w:val="24"/>
          <w:highlight w:val="white"/>
        </w:rPr>
        <w:t>)</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4A1C07">
        <w:rPr>
          <w:rFonts w:ascii="Times New Roman" w:eastAsia="Times New Roman" w:hAnsi="Times New Roman" w:cs="Times New Roman"/>
          <w:sz w:val="24"/>
          <w:szCs w:val="24"/>
          <w:highlight w:val="white"/>
        </w:rPr>
        <w:t xml:space="preserve">become </w:t>
      </w:r>
      <w:commentRangeStart w:id="312"/>
      <w:r w:rsidR="004A1C07">
        <w:rPr>
          <w:rFonts w:ascii="Times New Roman" w:eastAsia="Times New Roman" w:hAnsi="Times New Roman" w:cs="Times New Roman"/>
          <w:sz w:val="24"/>
          <w:szCs w:val="24"/>
          <w:highlight w:val="white"/>
        </w:rPr>
        <w:t>enhanced</w:t>
      </w:r>
      <w:commentRangeEnd w:id="312"/>
      <w:r w:rsidR="00EC3D3F">
        <w:rPr>
          <w:rStyle w:val="CommentReference"/>
        </w:rPr>
        <w:commentReference w:id="312"/>
      </w:r>
      <w:r w:rsidR="004A1C07">
        <w:rPr>
          <w:rFonts w:ascii="Times New Roman" w:eastAsia="Times New Roman" w:hAnsi="Times New Roman" w:cs="Times New Roman"/>
          <w:sz w:val="24"/>
          <w:szCs w:val="24"/>
          <w:highlight w:val="white"/>
        </w:rPr>
        <w:t xml:space="preserve"> </w:t>
      </w:r>
      <w:del w:id="313" w:author="Ted" w:date="2020-07-14T14:45:00Z">
        <w:r w:rsidR="001E6425" w:rsidDel="00EC3D3F">
          <w:rPr>
            <w:rFonts w:ascii="Times New Roman" w:eastAsia="Times New Roman" w:hAnsi="Times New Roman" w:cs="Times New Roman"/>
            <w:sz w:val="24"/>
            <w:szCs w:val="24"/>
            <w:highlight w:val="white"/>
          </w:rPr>
          <w:delText>within</w:delText>
        </w:r>
      </w:del>
      <w:ins w:id="314" w:author="Ted" w:date="2020-07-14T14:45:00Z">
        <w:r w:rsidR="00EC3D3F">
          <w:rPr>
            <w:rFonts w:ascii="Times New Roman" w:eastAsia="Times New Roman" w:hAnsi="Times New Roman" w:cs="Times New Roman"/>
            <w:sz w:val="24"/>
            <w:szCs w:val="24"/>
            <w:highlight w:val="white"/>
          </w:rPr>
          <w:t>in</w:t>
        </w:r>
      </w:ins>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commentRangeStart w:id="315"/>
      <w:r w:rsidR="00585EED" w:rsidRPr="00094852">
        <w:rPr>
          <w:rFonts w:ascii="Times New Roman" w:eastAsia="Times New Roman" w:hAnsi="Times New Roman" w:cs="Times New Roman"/>
          <w:sz w:val="24"/>
          <w:szCs w:val="24"/>
        </w:rPr>
        <w:t>gradients of 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N concentrations tend to be highes</w:t>
      </w:r>
      <w:commentRangeEnd w:id="315"/>
      <w:r w:rsidR="00EC3D3F">
        <w:rPr>
          <w:rStyle w:val="CommentReference"/>
        </w:rPr>
        <w:commentReference w:id="315"/>
      </w:r>
      <w:r w:rsidR="00585EED" w:rsidRPr="00094852">
        <w:rPr>
          <w:rFonts w:ascii="Times New Roman" w:eastAsia="Times New Roman" w:hAnsi="Times New Roman" w:cs="Times New Roman"/>
          <w:sz w:val="24"/>
          <w:szCs w:val="24"/>
        </w:rPr>
        <w:t xml:space="preserve">t near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commentRangeStart w:id="316"/>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in areas of sewage pollution mirror observations from other aquatic systems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which </w:t>
      </w:r>
      <w:del w:id="317" w:author="Ted" w:date="2020-07-14T14:56:00Z">
        <w:r w:rsidR="00DB467B" w:rsidDel="005F0ECE">
          <w:rPr>
            <w:rFonts w:ascii="Times New Roman" w:eastAsia="Times New Roman" w:hAnsi="Times New Roman" w:cs="Times New Roman"/>
            <w:sz w:val="24"/>
            <w:szCs w:val="24"/>
            <w:highlight w:val="white"/>
          </w:rPr>
          <w:delText xml:space="preserve">could </w:delText>
        </w:r>
      </w:del>
      <w:ins w:id="318" w:author="Ted" w:date="2020-07-14T14:56:00Z">
        <w:r w:rsidR="005F0ECE">
          <w:rPr>
            <w:rFonts w:ascii="Times New Roman" w:eastAsia="Times New Roman" w:hAnsi="Times New Roman" w:cs="Times New Roman"/>
            <w:sz w:val="24"/>
            <w:szCs w:val="24"/>
            <w:highlight w:val="white"/>
          </w:rPr>
          <w:t xml:space="preserve">may </w:t>
        </w:r>
      </w:ins>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commentRangeEnd w:id="316"/>
      <w:r w:rsidR="005F0ECE">
        <w:rPr>
          <w:rStyle w:val="CommentReference"/>
        </w:rPr>
        <w:commentReference w:id="316"/>
      </w:r>
    </w:p>
    <w:p w14:paraId="7B3E7B77" w14:textId="77777777" w:rsidR="00795293" w:rsidRDefault="00795293" w:rsidP="00685D80">
      <w:pPr>
        <w:rPr>
          <w:rFonts w:ascii="Times New Roman" w:eastAsia="Times New Roman" w:hAnsi="Times New Roman" w:cs="Times New Roman"/>
          <w:sz w:val="24"/>
          <w:szCs w:val="24"/>
        </w:rPr>
      </w:pPr>
    </w:p>
    <w:p w14:paraId="3A5A905A" w14:textId="7D01DA71"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analyses, </w:t>
      </w:r>
      <w:commentRangeStart w:id="319"/>
      <w:proofErr w:type="gramStart"/>
      <w:r>
        <w:rPr>
          <w:rFonts w:ascii="Times New Roman" w:eastAsia="Times New Roman" w:hAnsi="Times New Roman" w:cs="Times New Roman"/>
          <w:sz w:val="24"/>
          <w:szCs w:val="24"/>
        </w:rPr>
        <w:t>however</w:t>
      </w:r>
      <w:commentRangeEnd w:id="319"/>
      <w:proofErr w:type="gramEnd"/>
      <w:r w:rsidR="005F0ECE">
        <w:rPr>
          <w:rStyle w:val="CommentReference"/>
        </w:rPr>
        <w:commentReference w:id="319"/>
      </w:r>
      <w:r>
        <w:rPr>
          <w:rFonts w:ascii="Times New Roman" w:eastAsia="Times New Roman" w:hAnsi="Times New Roman" w:cs="Times New Roman"/>
          <w:sz w:val="24"/>
          <w:szCs w:val="24"/>
        </w:rPr>
        <w:t>,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w:t>
      </w:r>
      <w:del w:id="320" w:author="Ted" w:date="2020-07-14T14:56:00Z">
        <w:r w:rsidR="00456A8D" w:rsidDel="005F0ECE">
          <w:rPr>
            <w:rFonts w:ascii="Times New Roman" w:eastAsia="Times New Roman" w:hAnsi="Times New Roman" w:cs="Times New Roman"/>
            <w:sz w:val="24"/>
            <w:szCs w:val="24"/>
          </w:rPr>
          <w:delText>the benthic algal resources</w:delText>
        </w:r>
      </w:del>
      <w:ins w:id="321" w:author="Ted" w:date="2020-07-14T14:56:00Z">
        <w:r w:rsidR="005F0ECE">
          <w:rPr>
            <w:rFonts w:ascii="Times New Roman" w:eastAsia="Times New Roman" w:hAnsi="Times New Roman" w:cs="Times New Roman"/>
            <w:sz w:val="24"/>
            <w:szCs w:val="24"/>
          </w:rPr>
          <w:t>periphyton</w:t>
        </w:r>
      </w:ins>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w:t>
      </w:r>
      <w:commentRangeStart w:id="322"/>
      <w:r w:rsidR="00C842B9">
        <w:rPr>
          <w:rFonts w:ascii="Times New Roman" w:eastAsia="Times New Roman" w:hAnsi="Times New Roman" w:cs="Times New Roman"/>
          <w:sz w:val="24"/>
          <w:szCs w:val="24"/>
          <w:highlight w:val="white"/>
        </w:rPr>
        <w:t>these</w:t>
      </w:r>
      <w:commentRangeEnd w:id="322"/>
      <w:r w:rsidR="005F0ECE">
        <w:rPr>
          <w:rStyle w:val="CommentReference"/>
        </w:rPr>
        <w:commentReference w:id="322"/>
      </w:r>
      <w:r w:rsidR="00C842B9">
        <w:rPr>
          <w:rFonts w:ascii="Times New Roman" w:eastAsia="Times New Roman" w:hAnsi="Times New Roman" w:cs="Times New Roman"/>
          <w:sz w:val="24"/>
          <w:szCs w:val="24"/>
          <w:highlight w:val="white"/>
        </w:rPr>
        <w:t xml:space="preserve"> 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23D451E6"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del w:id="323" w:author="Ted" w:date="2020-07-14T14:57:00Z">
        <w:r w:rsidDel="005F0ECE">
          <w:rPr>
            <w:rFonts w:ascii="Times New Roman" w:eastAsia="Times New Roman" w:hAnsi="Times New Roman" w:cs="Times New Roman"/>
            <w:sz w:val="24"/>
            <w:szCs w:val="24"/>
            <w:highlight w:val="white"/>
          </w:rPr>
          <w:delText>s</w:delText>
        </w:r>
      </w:del>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EFAs are a subgroup of polyunsaturated fatty acids (PUFAs) that are prone to accumulating </w:t>
      </w:r>
      <w:del w:id="324" w:author="Ted" w:date="2020-07-14T14:45:00Z">
        <w:r w:rsidDel="00EC3D3F">
          <w:rPr>
            <w:rFonts w:ascii="Times New Roman" w:eastAsia="Times New Roman" w:hAnsi="Times New Roman" w:cs="Times New Roman"/>
            <w:sz w:val="24"/>
            <w:szCs w:val="24"/>
          </w:rPr>
          <w:delText>within</w:delText>
        </w:r>
      </w:del>
      <w:ins w:id="325" w:author="Ted" w:date="2020-07-14T14:45:00Z">
        <w:r w:rsidR="00EC3D3F">
          <w:rPr>
            <w:rFonts w:ascii="Times New Roman" w:eastAsia="Times New Roman" w:hAnsi="Times New Roman" w:cs="Times New Roman"/>
            <w:sz w:val="24"/>
            <w:szCs w:val="24"/>
          </w:rPr>
          <w:t>in</w:t>
        </w:r>
      </w:ins>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w:t>
      </w:r>
      <w:commentRangeStart w:id="326"/>
      <w:r>
        <w:rPr>
          <w:rFonts w:ascii="Times New Roman" w:eastAsia="Times New Roman" w:hAnsi="Times New Roman" w:cs="Times New Roman"/>
          <w:sz w:val="24"/>
          <w:szCs w:val="24"/>
        </w:rPr>
        <w:t xml:space="preserve">an ecological focus </w:t>
      </w:r>
      <w:commentRangeEnd w:id="326"/>
      <w:r w:rsidR="005F0ECE">
        <w:rPr>
          <w:rStyle w:val="CommentReference"/>
        </w:rPr>
        <w:commentReference w:id="326"/>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w:t>
      </w:r>
      <w:r>
        <w:rPr>
          <w:rFonts w:ascii="Times New Roman" w:eastAsia="Times New Roman" w:hAnsi="Times New Roman" w:cs="Times New Roman"/>
          <w:sz w:val="24"/>
          <w:szCs w:val="24"/>
        </w:rPr>
        <w:lastRenderedPageBreak/>
        <w:t xml:space="preserve">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A6DBB0C" w:rsidR="004B79EC" w:rsidRDefault="00C842B9" w:rsidP="00B11017">
      <w:pPr>
        <w:rPr>
          <w:rFonts w:ascii="Times New Roman" w:eastAsia="Times New Roman" w:hAnsi="Times New Roman" w:cs="Times New Roman"/>
          <w:sz w:val="24"/>
          <w:szCs w:val="24"/>
          <w:highlight w:val="white"/>
        </w:rPr>
      </w:pPr>
      <w:del w:id="327" w:author="Ted" w:date="2020-07-14T15:19:00Z">
        <w:r w:rsidDel="00113126">
          <w:rPr>
            <w:rFonts w:ascii="Times New Roman" w:eastAsia="Times New Roman" w:hAnsi="Times New Roman" w:cs="Times New Roman"/>
            <w:sz w:val="24"/>
            <w:szCs w:val="24"/>
          </w:rPr>
          <w:delText>With respect to how benthic consumer communities would restructure with a changing periphyton community and increasing sewage signal, our</w:delText>
        </w:r>
      </w:del>
      <w:ins w:id="328" w:author="Ted" w:date="2020-07-14T15:19:00Z">
        <w:r w:rsidR="00113126">
          <w:rPr>
            <w:rFonts w:ascii="Times New Roman" w:eastAsia="Times New Roman" w:hAnsi="Times New Roman" w:cs="Times New Roman"/>
            <w:sz w:val="24"/>
            <w:szCs w:val="24"/>
          </w:rPr>
          <w:t>Our</w:t>
        </w:r>
      </w:ins>
      <w:r>
        <w:rPr>
          <w:rFonts w:ascii="Times New Roman" w:eastAsia="Times New Roman" w:hAnsi="Times New Roman" w:cs="Times New Roman"/>
          <w:sz w:val="24"/>
          <w:szCs w:val="24"/>
        </w:rPr>
        <w:t xml:space="preserve">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del w:id="329" w:author="Ted" w:date="2020-07-14T15:21:00Z">
        <w:r w:rsidR="00D37BB9" w:rsidDel="00113126">
          <w:rPr>
            <w:rFonts w:ascii="Times New Roman" w:eastAsia="Times New Roman" w:hAnsi="Times New Roman" w:cs="Times New Roman"/>
            <w:sz w:val="24"/>
            <w:szCs w:val="24"/>
          </w:rPr>
          <w:delText>Echoing</w:delText>
        </w:r>
        <w:r w:rsidR="002D1941" w:rsidDel="00113126">
          <w:rPr>
            <w:rFonts w:ascii="Times New Roman" w:eastAsia="Times New Roman" w:hAnsi="Times New Roman" w:cs="Times New Roman"/>
            <w:sz w:val="24"/>
            <w:szCs w:val="24"/>
          </w:rPr>
          <w:delText xml:space="preserve"> </w:delText>
        </w:r>
        <w:r w:rsidR="00D8535D" w:rsidDel="00113126">
          <w:rPr>
            <w:rFonts w:ascii="Times New Roman" w:eastAsia="Times New Roman" w:hAnsi="Times New Roman" w:cs="Times New Roman"/>
            <w:sz w:val="24"/>
            <w:szCs w:val="24"/>
          </w:rPr>
          <w:delText>Timoshkin et al.</w:delText>
        </w:r>
        <w:r w:rsidR="002D1941" w:rsidDel="00113126">
          <w:rPr>
            <w:rFonts w:ascii="Times New Roman" w:eastAsia="Times New Roman" w:hAnsi="Times New Roman" w:cs="Times New Roman"/>
            <w:sz w:val="24"/>
            <w:szCs w:val="24"/>
          </w:rPr>
          <w:delText>’s</w:delText>
        </w:r>
        <w:r w:rsidR="00D8535D" w:rsidDel="00113126">
          <w:rPr>
            <w:rFonts w:ascii="Times New Roman" w:eastAsia="Times New Roman" w:hAnsi="Times New Roman" w:cs="Times New Roman"/>
            <w:sz w:val="24"/>
            <w:szCs w:val="24"/>
          </w:rPr>
          <w:delText xml:space="preserve"> (2016)</w:delText>
        </w:r>
        <w:r w:rsidR="00965CCB" w:rsidDel="00113126">
          <w:rPr>
            <w:rFonts w:ascii="Times New Roman" w:eastAsia="Times New Roman" w:hAnsi="Times New Roman" w:cs="Times New Roman"/>
            <w:sz w:val="24"/>
            <w:szCs w:val="24"/>
          </w:rPr>
          <w:delText xml:space="preserve"> reported mass mortality of snails</w:delText>
        </w:r>
        <w:r w:rsidR="00D8535D" w:rsidDel="00113126">
          <w:rPr>
            <w:rFonts w:ascii="Times New Roman" w:eastAsia="Times New Roman" w:hAnsi="Times New Roman" w:cs="Times New Roman"/>
            <w:sz w:val="24"/>
            <w:szCs w:val="24"/>
          </w:rPr>
          <w:delText xml:space="preserve">, </w:delText>
        </w:r>
        <w:commentRangeStart w:id="330"/>
        <w:r w:rsidR="00D8535D" w:rsidDel="00113126">
          <w:rPr>
            <w:rFonts w:ascii="Times New Roman" w:eastAsia="Times New Roman" w:hAnsi="Times New Roman" w:cs="Times New Roman"/>
            <w:sz w:val="24"/>
            <w:szCs w:val="24"/>
          </w:rPr>
          <w:delText>o</w:delText>
        </w:r>
      </w:del>
      <w:ins w:id="331" w:author="Ted" w:date="2020-07-14T15:21:00Z">
        <w:r w:rsidR="00113126">
          <w:rPr>
            <w:rFonts w:ascii="Times New Roman" w:eastAsia="Times New Roman" w:hAnsi="Times New Roman" w:cs="Times New Roman"/>
            <w:sz w:val="24"/>
            <w:szCs w:val="24"/>
          </w:rPr>
          <w:t>O</w:t>
        </w:r>
      </w:ins>
      <w:r w:rsidR="00D8535D">
        <w:rPr>
          <w:rFonts w:ascii="Times New Roman" w:eastAsia="Times New Roman" w:hAnsi="Times New Roman" w:cs="Times New Roman"/>
          <w:sz w:val="24"/>
          <w:szCs w:val="24"/>
        </w:rPr>
        <w:t xml:space="preserve">ur results </w:t>
      </w:r>
      <w:commentRangeEnd w:id="330"/>
      <w:r w:rsidR="00E82AB8">
        <w:rPr>
          <w:rStyle w:val="CommentReference"/>
        </w:rPr>
        <w:commentReference w:id="330"/>
      </w:r>
      <w:del w:id="332" w:author="Ted" w:date="2020-07-14T15:22:00Z">
        <w:r w:rsidR="00D8535D" w:rsidDel="00113126">
          <w:rPr>
            <w:rFonts w:ascii="Times New Roman" w:eastAsia="Times New Roman" w:hAnsi="Times New Roman" w:cs="Times New Roman"/>
            <w:sz w:val="24"/>
            <w:szCs w:val="24"/>
          </w:rPr>
          <w:delText>also</w:delText>
        </w:r>
      </w:del>
      <w:r w:rsidR="00D8535D">
        <w:rPr>
          <w:rFonts w:ascii="Times New Roman" w:eastAsia="Times New Roman" w:hAnsi="Times New Roman" w:cs="Times New Roman"/>
          <w:sz w:val="24"/>
          <w:szCs w:val="24"/>
        </w:rPr>
        <w:t xml:space="preserve"> support </w:t>
      </w:r>
      <w:del w:id="333" w:author="Ted" w:date="2020-07-14T15:22:00Z">
        <w:r w:rsidR="00D8535D" w:rsidDel="00113126">
          <w:rPr>
            <w:rFonts w:ascii="Times New Roman" w:eastAsia="Times New Roman" w:hAnsi="Times New Roman" w:cs="Times New Roman"/>
            <w:sz w:val="24"/>
            <w:szCs w:val="24"/>
          </w:rPr>
          <w:delText>those authors’</w:delText>
        </w:r>
      </w:del>
      <w:ins w:id="334" w:author="Ted" w:date="2020-07-14T15:22:00Z">
        <w:r w:rsidR="00113126">
          <w:rPr>
            <w:rFonts w:ascii="Times New Roman" w:eastAsia="Times New Roman" w:hAnsi="Times New Roman" w:cs="Times New Roman"/>
            <w:sz w:val="24"/>
            <w:szCs w:val="24"/>
          </w:rPr>
          <w:t>the</w:t>
        </w:r>
      </w:ins>
      <w:r w:rsidR="00D8535D">
        <w:rPr>
          <w:rFonts w:ascii="Times New Roman" w:eastAsia="Times New Roman" w:hAnsi="Times New Roman" w:cs="Times New Roman"/>
          <w:sz w:val="24"/>
          <w:szCs w:val="24"/>
        </w:rPr>
        <w:t xml:space="preserve"> general conclusion </w:t>
      </w:r>
      <w:ins w:id="335" w:author="Ted" w:date="2020-07-14T15:22:00Z">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ins>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w:t>
      </w:r>
      <w:del w:id="336" w:author="Ted" w:date="2020-07-14T14:45:00Z">
        <w:r w:rsidR="002D1941" w:rsidDel="00EC3D3F">
          <w:rPr>
            <w:rFonts w:ascii="Times New Roman" w:eastAsia="Times New Roman" w:hAnsi="Times New Roman" w:cs="Times New Roman"/>
            <w:sz w:val="24"/>
            <w:szCs w:val="24"/>
          </w:rPr>
          <w:delText>in</w:delText>
        </w:r>
      </w:del>
      <w:r w:rsidR="002D1941">
        <w:rPr>
          <w:rFonts w:ascii="Times New Roman" w:eastAsia="Times New Roman" w:hAnsi="Times New Roman" w:cs="Times New Roman"/>
          <w:sz w:val="24"/>
          <w:szCs w:val="24"/>
        </w:rPr>
        <w:t xml:space="preserve">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del w:id="337" w:author="Ted" w:date="2020-07-14T15:23:00Z">
        <w:r w:rsidR="00D8535D" w:rsidDel="00E82AB8">
          <w:rPr>
            <w:rFonts w:ascii="Times New Roman" w:eastAsia="Times New Roman" w:hAnsi="Times New Roman" w:cs="Times New Roman"/>
            <w:sz w:val="24"/>
            <w:szCs w:val="24"/>
          </w:rPr>
          <w:delText xml:space="preserve">molluscs having </w:delText>
        </w:r>
      </w:del>
      <w:r w:rsidR="00D8535D">
        <w:rPr>
          <w:rFonts w:ascii="Times New Roman" w:eastAsia="Times New Roman" w:hAnsi="Times New Roman" w:cs="Times New Roman"/>
          <w:sz w:val="24"/>
          <w:szCs w:val="24"/>
        </w:rPr>
        <w:t xml:space="preserve">low tolerance for increased </w:t>
      </w:r>
      <w:ins w:id="338" w:author="Ted" w:date="2020-07-14T15:24:00Z">
        <w:r w:rsidR="00E82AB8">
          <w:rPr>
            <w:rFonts w:ascii="Times New Roman" w:eastAsia="Times New Roman" w:hAnsi="Times New Roman" w:cs="Times New Roman"/>
            <w:sz w:val="24"/>
            <w:szCs w:val="24"/>
          </w:rPr>
          <w:t xml:space="preserve">concentrations of </w:t>
        </w:r>
      </w:ins>
      <w:r w:rsidR="00D8535D">
        <w:rPr>
          <w:rFonts w:ascii="Times New Roman" w:eastAsia="Times New Roman" w:hAnsi="Times New Roman" w:cs="Times New Roman"/>
          <w:sz w:val="24"/>
          <w:szCs w:val="24"/>
        </w:rPr>
        <w:t>PPCP</w:t>
      </w:r>
      <w:ins w:id="339" w:author="Ted" w:date="2020-07-14T15:24:00Z">
        <w:r w:rsidR="00E82AB8">
          <w:rPr>
            <w:rFonts w:ascii="Times New Roman" w:eastAsia="Times New Roman" w:hAnsi="Times New Roman" w:cs="Times New Roman"/>
            <w:sz w:val="24"/>
            <w:szCs w:val="24"/>
          </w:rPr>
          <w:t>s</w:t>
        </w:r>
      </w:ins>
      <w:r w:rsidR="00D8535D">
        <w:rPr>
          <w:rFonts w:ascii="Times New Roman" w:eastAsia="Times New Roman" w:hAnsi="Times New Roman" w:cs="Times New Roman"/>
          <w:sz w:val="24"/>
          <w:szCs w:val="24"/>
        </w:rPr>
        <w:t xml:space="preserve"> </w:t>
      </w:r>
      <w:del w:id="340" w:author="Ted" w:date="2020-07-14T15:24:00Z">
        <w:r w:rsidR="00D8535D" w:rsidDel="00E82AB8">
          <w:rPr>
            <w:rFonts w:ascii="Times New Roman" w:eastAsia="Times New Roman" w:hAnsi="Times New Roman" w:cs="Times New Roman"/>
            <w:sz w:val="24"/>
            <w:szCs w:val="24"/>
          </w:rPr>
          <w:delText>concentrations</w:delText>
        </w:r>
        <w:r w:rsidR="00092E59" w:rsidDel="00E82AB8">
          <w:rPr>
            <w:rFonts w:ascii="Times New Roman" w:eastAsia="Times New Roman" w:hAnsi="Times New Roman" w:cs="Times New Roman"/>
            <w:sz w:val="24"/>
            <w:szCs w:val="24"/>
          </w:rPr>
          <w:delText xml:space="preserve"> </w:delText>
        </w:r>
      </w:del>
      <w:ins w:id="341" w:author="Ted" w:date="2020-07-14T15:24:00Z">
        <w:r w:rsidR="00E82AB8">
          <w:rPr>
            <w:rFonts w:ascii="Times New Roman" w:eastAsia="Times New Roman" w:hAnsi="Times New Roman" w:cs="Times New Roman"/>
            <w:sz w:val="24"/>
            <w:szCs w:val="24"/>
          </w:rPr>
          <w:t xml:space="preserve">or other components of sewage </w:t>
        </w:r>
      </w:ins>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ins w:id="342" w:author="Ted" w:date="2020-07-14T15:24:00Z">
        <w:r w:rsidR="00E82AB8">
          <w:rPr>
            <w:rFonts w:ascii="Times New Roman" w:hAnsi="Times New Roman" w:cs="Times New Roman"/>
            <w:sz w:val="24"/>
          </w:rPr>
          <w:t xml:space="preserve">, </w:t>
        </w:r>
      </w:ins>
      <w:ins w:id="343" w:author="Ted" w:date="2020-07-14T15:25:00Z">
        <w:r w:rsidR="00E82AB8" w:rsidRPr="00EF4024">
          <w:rPr>
            <w:rFonts w:ascii="Times New Roman" w:hAnsi="Times New Roman" w:cs="Times New Roman"/>
            <w:sz w:val="24"/>
          </w:rPr>
          <w:t>Timoshkin et al. 2016</w:t>
        </w:r>
      </w:ins>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344" w:author="Ted" w:date="2020-07-14T15:23:00Z">
        <w:r w:rsidR="00D8535D" w:rsidDel="00E82AB8">
          <w:rPr>
            <w:rFonts w:ascii="Times New Roman" w:eastAsia="Times New Roman" w:hAnsi="Times New Roman" w:cs="Times New Roman"/>
            <w:sz w:val="24"/>
            <w:szCs w:val="24"/>
          </w:rPr>
          <w:delText>molluscs not being able</w:delText>
        </w:r>
      </w:del>
      <w:ins w:id="345" w:author="Ted" w:date="2020-07-14T15:23:00Z">
        <w:r w:rsidR="00E82AB8">
          <w:rPr>
            <w:rFonts w:ascii="Times New Roman" w:eastAsia="Times New Roman" w:hAnsi="Times New Roman" w:cs="Times New Roman"/>
            <w:sz w:val="24"/>
            <w:szCs w:val="24"/>
          </w:rPr>
          <w:t>inability</w:t>
        </w:r>
      </w:ins>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ins w:id="346" w:author="Ted" w:date="2020-07-14T15:23:00Z">
        <w:r w:rsidR="00E82AB8">
          <w:rPr>
            <w:rFonts w:ascii="Times New Roman" w:eastAsia="Times New Roman" w:hAnsi="Times New Roman" w:cs="Times New Roman"/>
            <w:sz w:val="24"/>
            <w:szCs w:val="24"/>
          </w:rPr>
          <w:t xml:space="preserve">or </w:t>
        </w:r>
      </w:ins>
      <w:r w:rsidR="00D8535D">
        <w:rPr>
          <w:rFonts w:ascii="Times New Roman" w:eastAsia="Times New Roman" w:hAnsi="Times New Roman" w:cs="Times New Roman"/>
          <w:sz w:val="24"/>
          <w:szCs w:val="24"/>
        </w:rPr>
        <w:t>filamentous algae not offering the proper nutrition</w:t>
      </w:r>
      <w:del w:id="347" w:author="Ted" w:date="2020-07-14T15:23:00Z">
        <w:r w:rsidR="00D8535D" w:rsidDel="00E82AB8">
          <w:rPr>
            <w:rFonts w:ascii="Times New Roman" w:eastAsia="Times New Roman" w:hAnsi="Times New Roman" w:cs="Times New Roman"/>
            <w:sz w:val="24"/>
            <w:szCs w:val="24"/>
          </w:rPr>
          <w:delText xml:space="preserve">al yield </w:delText>
        </w:r>
      </w:del>
      <w:ins w:id="348" w:author="Ted" w:date="2020-07-14T15:24:00Z">
        <w:r w:rsidR="00E82AB8">
          <w:rPr>
            <w:rFonts w:ascii="Times New Roman" w:eastAsia="Times New Roman" w:hAnsi="Times New Roman" w:cs="Times New Roman"/>
            <w:sz w:val="24"/>
            <w:szCs w:val="24"/>
          </w:rPr>
          <w:t xml:space="preserve"> </w:t>
        </w:r>
      </w:ins>
      <w:del w:id="349" w:author="Ted" w:date="2020-07-14T15:24:00Z">
        <w:r w:rsidR="00D8535D" w:rsidDel="00E82AB8">
          <w:rPr>
            <w:rFonts w:ascii="Times New Roman" w:eastAsia="Times New Roman" w:hAnsi="Times New Roman" w:cs="Times New Roman"/>
            <w:sz w:val="24"/>
            <w:szCs w:val="24"/>
          </w:rPr>
          <w:delText>for molluscs</w:delText>
        </w:r>
      </w:del>
      <w:ins w:id="350" w:author="Ted" w:date="2020-07-14T15:24:00Z">
        <w:r w:rsidR="00E82AB8">
          <w:rPr>
            <w:rFonts w:ascii="Times New Roman" w:eastAsia="Times New Roman" w:hAnsi="Times New Roman" w:cs="Times New Roman"/>
            <w:sz w:val="24"/>
            <w:szCs w:val="24"/>
          </w:rPr>
          <w:t>=</w:t>
        </w:r>
      </w:ins>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del w:id="351" w:author="Ted" w:date="2020-07-14T15:25:00Z">
        <w:r w:rsidR="00D8535D" w:rsidDel="00E82AB8">
          <w:rPr>
            <w:rFonts w:ascii="Times New Roman" w:eastAsia="Times New Roman" w:hAnsi="Times New Roman" w:cs="Times New Roman"/>
            <w:sz w:val="24"/>
            <w:szCs w:val="24"/>
          </w:rPr>
          <w:delText xml:space="preserve">, or certain contaminants </w:delText>
        </w:r>
      </w:del>
      <w:del w:id="352" w:author="Ted" w:date="2020-07-14T14:45:00Z">
        <w:r w:rsidR="00D8535D" w:rsidDel="00EC3D3F">
          <w:rPr>
            <w:rFonts w:ascii="Times New Roman" w:eastAsia="Times New Roman" w:hAnsi="Times New Roman" w:cs="Times New Roman"/>
            <w:sz w:val="24"/>
            <w:szCs w:val="24"/>
          </w:rPr>
          <w:delText>within</w:delText>
        </w:r>
      </w:del>
      <w:del w:id="353" w:author="Ted" w:date="2020-07-14T15:25:00Z">
        <w:r w:rsidR="00D8535D" w:rsidDel="00E82AB8">
          <w:rPr>
            <w:rFonts w:ascii="Times New Roman" w:eastAsia="Times New Roman" w:hAnsi="Times New Roman" w:cs="Times New Roman"/>
            <w:sz w:val="24"/>
            <w:szCs w:val="24"/>
          </w:rPr>
          <w:delText xml:space="preserve"> the sewage being particularly toxic to molluscs </w:delText>
        </w:r>
        <w:r w:rsidR="00EF4024" w:rsidDel="00E82AB8">
          <w:rPr>
            <w:rFonts w:ascii="Times New Roman" w:eastAsia="Times New Roman" w:hAnsi="Times New Roman" w:cs="Times New Roman"/>
            <w:sz w:val="24"/>
            <w:szCs w:val="24"/>
          </w:rPr>
          <w:fldChar w:fldCharType="begin"/>
        </w:r>
        <w:r w:rsidR="00EF4024" w:rsidDel="00E82AB8">
          <w:rPr>
            <w:rFonts w:ascii="Times New Roman" w:eastAsia="Times New Roman" w:hAnsi="Times New Roman" w:cs="Times New Roman"/>
            <w:sz w:val="24"/>
            <w:szCs w:val="24"/>
          </w:rPr>
          <w:del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delInstrText>
        </w:r>
        <w:r w:rsidR="00EF4024" w:rsidDel="00E82AB8">
          <w:rPr>
            <w:rFonts w:ascii="Times New Roman" w:eastAsia="Times New Roman" w:hAnsi="Times New Roman" w:cs="Times New Roman"/>
            <w:sz w:val="24"/>
            <w:szCs w:val="24"/>
          </w:rPr>
          <w:fldChar w:fldCharType="separate"/>
        </w:r>
        <w:r w:rsidR="00EF4024" w:rsidRPr="00EF4024" w:rsidDel="00E82AB8">
          <w:rPr>
            <w:rFonts w:ascii="Times New Roman" w:hAnsi="Times New Roman" w:cs="Times New Roman"/>
            <w:sz w:val="24"/>
          </w:rPr>
          <w:delText>(Timoshkin et al. 2016)</w:delText>
        </w:r>
        <w:r w:rsidR="00EF4024" w:rsidDel="00E82AB8">
          <w:rPr>
            <w:rFonts w:ascii="Times New Roman" w:eastAsia="Times New Roman" w:hAnsi="Times New Roman" w:cs="Times New Roman"/>
            <w:sz w:val="24"/>
            <w:szCs w:val="24"/>
          </w:rPr>
          <w:fldChar w:fldCharType="end"/>
        </w:r>
      </w:del>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ins w:id="354" w:author="Ted" w:date="2020-07-14T15:25:00Z">
        <w:r w:rsidR="00E82AB8">
          <w:rPr>
            <w:rFonts w:ascii="Times New Roman" w:eastAsia="Times New Roman" w:hAnsi="Times New Roman" w:cs="Times New Roman"/>
            <w:sz w:val="24"/>
            <w:szCs w:val="24"/>
          </w:rPr>
          <w:t>.</w:t>
        </w:r>
      </w:ins>
      <w:del w:id="355" w:author="Ted" w:date="2020-07-14T15:25:00Z">
        <w:r w:rsidR="00B11017" w:rsidDel="00E82AB8">
          <w:rPr>
            <w:rFonts w:ascii="Times New Roman" w:eastAsia="Times New Roman" w:hAnsi="Times New Roman" w:cs="Times New Roman"/>
            <w:sz w:val="24"/>
            <w:szCs w:val="24"/>
          </w:rPr>
          <w:delText>;</w:delText>
        </w:r>
      </w:del>
      <w:r w:rsidR="00B11017">
        <w:rPr>
          <w:rFonts w:ascii="Times New Roman" w:eastAsia="Times New Roman" w:hAnsi="Times New Roman" w:cs="Times New Roman"/>
          <w:sz w:val="24"/>
          <w:szCs w:val="24"/>
        </w:rPr>
        <w:t xml:space="preserve"> </w:t>
      </w:r>
      <w:ins w:id="356" w:author="Ted" w:date="2020-07-14T15:25:00Z">
        <w:r w:rsidR="00E82AB8">
          <w:rPr>
            <w:rFonts w:ascii="Times New Roman" w:eastAsia="Times New Roman" w:hAnsi="Times New Roman" w:cs="Times New Roman"/>
            <w:sz w:val="24"/>
            <w:szCs w:val="24"/>
          </w:rPr>
          <w:t>T</w:t>
        </w:r>
      </w:ins>
      <w:del w:id="357" w:author="Ted" w:date="2020-07-14T15:25:00Z">
        <w:r w:rsidR="00B11017" w:rsidDel="00E82AB8">
          <w:rPr>
            <w:rFonts w:ascii="Times New Roman" w:eastAsia="Times New Roman" w:hAnsi="Times New Roman" w:cs="Times New Roman"/>
            <w:sz w:val="24"/>
            <w:szCs w:val="24"/>
          </w:rPr>
          <w:delText>t</w:delText>
        </w:r>
      </w:del>
      <w:r w:rsidR="00B11017">
        <w:rPr>
          <w:rFonts w:ascii="Times New Roman" w:eastAsia="Times New Roman" w:hAnsi="Times New Roman" w:cs="Times New Roman"/>
          <w:sz w:val="24"/>
          <w:szCs w:val="24"/>
        </w:rPr>
        <w:t>his genus</w:t>
      </w:r>
      <w:del w:id="358" w:author="Ted" w:date="2020-07-14T15:25:00Z">
        <w:r w:rsidR="00B11017" w:rsidDel="00E82AB8">
          <w:rPr>
            <w:rFonts w:ascii="Times New Roman" w:eastAsia="Times New Roman" w:hAnsi="Times New Roman" w:cs="Times New Roman"/>
            <w:sz w:val="24"/>
            <w:szCs w:val="24"/>
          </w:rPr>
          <w:delText>, however,</w:delText>
        </w:r>
      </w:del>
      <w:r w:rsidR="00B11017">
        <w:rPr>
          <w:rFonts w:ascii="Times New Roman" w:eastAsia="Times New Roman" w:hAnsi="Times New Roman" w:cs="Times New Roman"/>
          <w:sz w:val="24"/>
          <w:szCs w:val="24"/>
        </w:rPr>
        <w:t xml:space="preserve">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concentrations </w:t>
      </w:r>
      <w:commentRangeStart w:id="359"/>
      <w:del w:id="360" w:author="Ted" w:date="2020-07-14T15:26:00Z">
        <w:r w:rsidR="000F2398" w:rsidDel="00E82AB8">
          <w:rPr>
            <w:rFonts w:ascii="Times New Roman" w:eastAsia="Times New Roman" w:hAnsi="Times New Roman" w:cs="Times New Roman"/>
            <w:sz w:val="24"/>
            <w:szCs w:val="24"/>
            <w:highlight w:val="white"/>
          </w:rPr>
          <w:delText>likewise</w:delText>
        </w:r>
      </w:del>
      <w:commentRangeEnd w:id="359"/>
      <w:r w:rsidR="00E82AB8">
        <w:rPr>
          <w:rStyle w:val="CommentReference"/>
        </w:rPr>
        <w:commentReference w:id="359"/>
      </w:r>
      <w:del w:id="361" w:author="Ted" w:date="2020-07-14T15:26:00Z">
        <w:r w:rsidR="000F2398" w:rsidDel="00E82AB8">
          <w:rPr>
            <w:rFonts w:ascii="Times New Roman" w:eastAsia="Times New Roman" w:hAnsi="Times New Roman" w:cs="Times New Roman"/>
            <w:sz w:val="24"/>
            <w:szCs w:val="24"/>
            <w:highlight w:val="white"/>
          </w:rPr>
          <w:delText xml:space="preserve"> </w:delText>
        </w:r>
      </w:del>
      <w:r w:rsidR="000F2398">
        <w:rPr>
          <w:rFonts w:ascii="Times New Roman" w:eastAsia="Times New Roman" w:hAnsi="Times New Roman" w:cs="Times New Roman"/>
          <w:sz w:val="24"/>
          <w:szCs w:val="24"/>
          <w:highlight w:val="white"/>
        </w:rPr>
        <w:t>suggests that sewage-derived nutrients are being incorporated into the food web. While we did not test amphipod tissue</w:t>
      </w:r>
      <w:ins w:id="362" w:author="Ted" w:date="2020-07-14T15:26:00Z">
        <w:r w:rsidR="00E82AB8">
          <w:rPr>
            <w:rFonts w:ascii="Times New Roman" w:eastAsia="Times New Roman" w:hAnsi="Times New Roman" w:cs="Times New Roman"/>
            <w:sz w:val="24"/>
            <w:szCs w:val="24"/>
            <w:highlight w:val="white"/>
          </w:rPr>
          <w:t>s</w:t>
        </w:r>
      </w:ins>
      <w:r w:rsidR="000F2398">
        <w:rPr>
          <w:rFonts w:ascii="Times New Roman" w:eastAsia="Times New Roman" w:hAnsi="Times New Roman" w:cs="Times New Roman"/>
          <w:sz w:val="24"/>
          <w:szCs w:val="24"/>
          <w:highlight w:val="white"/>
        </w:rPr>
        <w:t xml:space="preserve"> for other sewage indicators</w:t>
      </w:r>
      <w:del w:id="363" w:author="Ted" w:date="2020-07-14T15:27:00Z">
        <w:r w:rsidR="000F2398" w:rsidDel="00E82AB8">
          <w:rPr>
            <w:rFonts w:ascii="Times New Roman" w:eastAsia="Times New Roman" w:hAnsi="Times New Roman" w:cs="Times New Roman"/>
            <w:sz w:val="24"/>
            <w:szCs w:val="24"/>
            <w:highlight w:val="white"/>
          </w:rPr>
          <w:delText>,</w:delText>
        </w:r>
      </w:del>
      <w:r w:rsidR="000F2398">
        <w:rPr>
          <w:rFonts w:ascii="Times New Roman" w:eastAsia="Times New Roman" w:hAnsi="Times New Roman" w:cs="Times New Roman"/>
          <w:sz w:val="24"/>
          <w:szCs w:val="24"/>
          <w:highlight w:val="white"/>
        </w:rPr>
        <w:t xml:space="preserve"> such as PPCPs and microplastics, </w:t>
      </w:r>
      <w:del w:id="364" w:author="Ted" w:date="2020-07-14T15:27:00Z">
        <w:r w:rsidR="000F2398" w:rsidDel="00E82AB8">
          <w:rPr>
            <w:rFonts w:ascii="Times New Roman" w:eastAsia="Times New Roman" w:hAnsi="Times New Roman" w:cs="Times New Roman"/>
            <w:sz w:val="24"/>
            <w:szCs w:val="24"/>
            <w:highlight w:val="white"/>
          </w:rPr>
          <w:delText xml:space="preserve">similar studies have demonstrated </w:delText>
        </w:r>
      </w:del>
      <w:r w:rsidR="000F2398">
        <w:rPr>
          <w:rFonts w:ascii="Times New Roman" w:eastAsia="Times New Roman" w:hAnsi="Times New Roman" w:cs="Times New Roman"/>
          <w:sz w:val="24"/>
          <w:szCs w:val="24"/>
          <w:highlight w:val="white"/>
        </w:rPr>
        <w:t xml:space="preserve">the potential for PPCPs to </w:t>
      </w:r>
      <w:del w:id="365" w:author="Ted" w:date="2020-07-14T15:27:00Z">
        <w:r w:rsidR="000F2398" w:rsidDel="00E82AB8">
          <w:rPr>
            <w:rFonts w:ascii="Times New Roman" w:eastAsia="Times New Roman" w:hAnsi="Times New Roman" w:cs="Times New Roman"/>
            <w:sz w:val="24"/>
            <w:szCs w:val="24"/>
            <w:highlight w:val="white"/>
          </w:rPr>
          <w:delText xml:space="preserve">not only </w:delText>
        </w:r>
      </w:del>
      <w:r w:rsidR="000F2398">
        <w:rPr>
          <w:rFonts w:ascii="Times New Roman" w:eastAsia="Times New Roman" w:hAnsi="Times New Roman" w:cs="Times New Roman"/>
          <w:sz w:val="24"/>
          <w:szCs w:val="24"/>
          <w:highlight w:val="white"/>
        </w:rPr>
        <w:t xml:space="preserve">bioaccumulate </w:t>
      </w:r>
      <w:del w:id="366" w:author="Ted" w:date="2020-07-14T15:27:00Z">
        <w:r w:rsidR="000F2398" w:rsidDel="00E82AB8">
          <w:rPr>
            <w:rFonts w:ascii="Times New Roman" w:eastAsia="Times New Roman" w:hAnsi="Times New Roman" w:cs="Times New Roman"/>
            <w:sz w:val="24"/>
            <w:szCs w:val="24"/>
            <w:highlight w:val="white"/>
          </w:rPr>
          <w:delText>but also</w:delText>
        </w:r>
      </w:del>
      <w:ins w:id="367" w:author="Ted" w:date="2020-07-14T15:27:00Z">
        <w:r w:rsidR="00E82AB8">
          <w:rPr>
            <w:rFonts w:ascii="Times New Roman" w:eastAsia="Times New Roman" w:hAnsi="Times New Roman" w:cs="Times New Roman"/>
            <w:sz w:val="24"/>
            <w:szCs w:val="24"/>
            <w:highlight w:val="white"/>
          </w:rPr>
          <w:t>and</w:t>
        </w:r>
      </w:ins>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commentRangeStart w:id="368"/>
      <w:del w:id="369" w:author="Ted" w:date="2020-07-14T14:45:00Z">
        <w:r w:rsidR="000F2398" w:rsidDel="00EC3D3F">
          <w:rPr>
            <w:rFonts w:ascii="Times New Roman" w:eastAsia="Times New Roman" w:hAnsi="Times New Roman" w:cs="Times New Roman"/>
            <w:sz w:val="24"/>
            <w:szCs w:val="24"/>
            <w:highlight w:val="white"/>
          </w:rPr>
          <w:delText>within</w:delText>
        </w:r>
      </w:del>
      <w:commentRangeEnd w:id="368"/>
      <w:r w:rsidR="00113126">
        <w:rPr>
          <w:rStyle w:val="CommentReference"/>
        </w:rPr>
        <w:commentReference w:id="368"/>
      </w:r>
      <w:ins w:id="370" w:author="Ted" w:date="2020-07-14T14:45:00Z">
        <w:r w:rsidR="00EC3D3F">
          <w:rPr>
            <w:rFonts w:ascii="Times New Roman" w:eastAsia="Times New Roman" w:hAnsi="Times New Roman" w:cs="Times New Roman"/>
            <w:sz w:val="24"/>
            <w:szCs w:val="24"/>
            <w:highlight w:val="white"/>
          </w:rPr>
          <w:t>in</w:t>
        </w:r>
      </w:ins>
      <w:r w:rsidR="000F2398">
        <w:rPr>
          <w:rFonts w:ascii="Times New Roman" w:eastAsia="Times New Roman" w:hAnsi="Times New Roman" w:cs="Times New Roman"/>
          <w:sz w:val="24"/>
          <w:szCs w:val="24"/>
          <w:highlight w:val="white"/>
        </w:rPr>
        <w:t xml:space="preserve"> food webs</w:t>
      </w:r>
      <w:ins w:id="371" w:author="Ted" w:date="2020-07-14T15:27:00Z">
        <w:r w:rsidR="00E82AB8">
          <w:rPr>
            <w:rFonts w:ascii="Times New Roman" w:eastAsia="Times New Roman" w:hAnsi="Times New Roman" w:cs="Times New Roman"/>
            <w:sz w:val="24"/>
            <w:szCs w:val="24"/>
            <w:highlight w:val="white"/>
          </w:rPr>
          <w:t xml:space="preserve"> has been de</w:t>
        </w:r>
      </w:ins>
      <w:ins w:id="372" w:author="Ted" w:date="2020-07-14T15:28:00Z">
        <w:r w:rsidR="00E82AB8">
          <w:rPr>
            <w:rFonts w:ascii="Times New Roman" w:eastAsia="Times New Roman" w:hAnsi="Times New Roman" w:cs="Times New Roman"/>
            <w:sz w:val="24"/>
            <w:szCs w:val="24"/>
            <w:highlight w:val="white"/>
          </w:rPr>
          <w:t>monstrated</w:t>
        </w:r>
      </w:ins>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4E6AC6C0"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del w:id="373" w:author="Ted" w:date="2020-07-14T15:28:00Z">
        <w:r w:rsidR="00131BD0" w:rsidDel="00E82AB8">
          <w:rPr>
            <w:rFonts w:ascii="Times New Roman" w:eastAsia="Times New Roman" w:hAnsi="Times New Roman" w:cs="Times New Roman"/>
            <w:sz w:val="24"/>
            <w:szCs w:val="24"/>
          </w:rPr>
          <w:delText>.</w:delText>
        </w:r>
        <w:r w:rsidR="004B79EC" w:rsidDel="00E82AB8">
          <w:rPr>
            <w:rFonts w:ascii="Times New Roman" w:eastAsia="Times New Roman" w:hAnsi="Times New Roman" w:cs="Times New Roman"/>
            <w:sz w:val="24"/>
            <w:szCs w:val="24"/>
          </w:rPr>
          <w:delText xml:space="preserve"> </w:delText>
        </w:r>
        <w:r w:rsidR="001A726E" w:rsidDel="00E82AB8">
          <w:rPr>
            <w:rFonts w:ascii="Times New Roman" w:eastAsia="Times New Roman" w:hAnsi="Times New Roman" w:cs="Times New Roman"/>
            <w:sz w:val="24"/>
            <w:szCs w:val="24"/>
          </w:rPr>
          <w:delText>Unlike primary producers, c</w:delText>
        </w:r>
      </w:del>
      <w:ins w:id="374" w:author="Ted" w:date="2020-07-14T15:28:00Z">
        <w:r w:rsidR="00E82AB8">
          <w:rPr>
            <w:rFonts w:ascii="Times New Roman" w:eastAsia="Times New Roman" w:hAnsi="Times New Roman" w:cs="Times New Roman"/>
            <w:sz w:val="24"/>
            <w:szCs w:val="24"/>
          </w:rPr>
          <w:t>C</w:t>
        </w:r>
      </w:ins>
      <w:r w:rsidR="001A726E">
        <w:rPr>
          <w:rFonts w:ascii="Times New Roman" w:eastAsia="Times New Roman" w:hAnsi="Times New Roman" w:cs="Times New Roman"/>
          <w:sz w:val="24"/>
          <w:szCs w:val="24"/>
        </w:rPr>
        <w:t xml:space="preserve">onsumers usually accumulate fatty acids from their food source. </w:t>
      </w:r>
      <w:commentRangeStart w:id="375"/>
      <w:r w:rsidR="001A726E">
        <w:rPr>
          <w:rFonts w:ascii="Times New Roman" w:eastAsia="Times New Roman" w:hAnsi="Times New Roman" w:cs="Times New Roman"/>
          <w:sz w:val="24"/>
          <w:szCs w:val="24"/>
        </w:rPr>
        <w:t xml:space="preserve">Yoshii’s (1999) study use of stable isotope data suggested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a combination or grazers and omnivores.</w:t>
      </w:r>
      <w:commentRangeEnd w:id="375"/>
      <w:r w:rsidR="00E82AB8">
        <w:rPr>
          <w:rStyle w:val="CommentReference"/>
        </w:rPr>
        <w:commentReference w:id="375"/>
      </w:r>
      <w:r w:rsidR="00094852">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 </w:t>
      </w:r>
      <w:commentRangeStart w:id="376"/>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fatty acid profiles in amphipods largely reflect fatty acid signatures in periphyton, </w:t>
      </w:r>
      <w:commentRangeEnd w:id="376"/>
      <w:r w:rsidR="00E82AB8">
        <w:rPr>
          <w:rStyle w:val="CommentReference"/>
        </w:rPr>
        <w:commentReference w:id="376"/>
      </w:r>
      <w:r w:rsidR="001A726E">
        <w:rPr>
          <w:rFonts w:ascii="Times New Roman" w:eastAsia="Times New Roman" w:hAnsi="Times New Roman" w:cs="Times New Roman"/>
          <w:sz w:val="24"/>
          <w:szCs w:val="24"/>
        </w:rPr>
        <w:t xml:space="preserve">our data suggest that amphipods likely continue grazing on periphyton, </w:t>
      </w:r>
      <w:r w:rsidR="001A726E">
        <w:rPr>
          <w:rFonts w:ascii="Times New Roman" w:eastAsia="Times New Roman" w:hAnsi="Times New Roman" w:cs="Times New Roman"/>
          <w:sz w:val="24"/>
          <w:szCs w:val="24"/>
        </w:rPr>
        <w:lastRenderedPageBreak/>
        <w:t xml:space="preserve">despite the food resource changing in community composition and nutritional content. </w:t>
      </w:r>
      <w:proofErr w:type="gramStart"/>
      <w:r w:rsidR="001A726E">
        <w:rPr>
          <w:rFonts w:ascii="Times New Roman" w:eastAsia="Times New Roman" w:hAnsi="Times New Roman" w:cs="Times New Roman"/>
          <w:sz w:val="24"/>
          <w:szCs w:val="24"/>
        </w:rPr>
        <w:t>As a consequence</w:t>
      </w:r>
      <w:proofErr w:type="gramEnd"/>
      <w:r w:rsidR="001A726E">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del w:id="377" w:author="Ted" w:date="2020-07-14T15:31:00Z">
        <w:r w:rsidR="001A726E" w:rsidDel="00E82AB8">
          <w:rPr>
            <w:rFonts w:ascii="Times New Roman" w:eastAsia="Times New Roman" w:hAnsi="Times New Roman" w:cs="Times New Roman"/>
            <w:sz w:val="24"/>
            <w:szCs w:val="24"/>
          </w:rPr>
          <w:delText xml:space="preserve">periphyton’s </w:delText>
        </w:r>
      </w:del>
      <w:ins w:id="378" w:author="Ted" w:date="2020-07-14T15:31:00Z">
        <w:r w:rsidR="00E82AB8">
          <w:rPr>
            <w:rFonts w:ascii="Times New Roman" w:eastAsia="Times New Roman" w:hAnsi="Times New Roman" w:cs="Times New Roman"/>
            <w:sz w:val="24"/>
            <w:szCs w:val="24"/>
          </w:rPr>
          <w:t xml:space="preserve">the </w:t>
        </w:r>
      </w:ins>
      <w:r w:rsidR="001A726E">
        <w:rPr>
          <w:rFonts w:ascii="Times New Roman" w:eastAsia="Times New Roman" w:hAnsi="Times New Roman" w:cs="Times New Roman"/>
          <w:sz w:val="24"/>
          <w:szCs w:val="24"/>
        </w:rPr>
        <w:t xml:space="preserve">shifting nutritional </w:t>
      </w:r>
      <w:del w:id="379" w:author="Ted" w:date="2020-07-14T15:31:00Z">
        <w:r w:rsidR="001A726E" w:rsidDel="00E82AB8">
          <w:rPr>
            <w:rFonts w:ascii="Times New Roman" w:eastAsia="Times New Roman" w:hAnsi="Times New Roman" w:cs="Times New Roman"/>
            <w:sz w:val="24"/>
            <w:szCs w:val="24"/>
          </w:rPr>
          <w:delText>status</w:delText>
        </w:r>
        <w:r w:rsidR="00D8535D" w:rsidDel="00E82AB8">
          <w:rPr>
            <w:rFonts w:ascii="Times New Roman" w:eastAsia="Times New Roman" w:hAnsi="Times New Roman" w:cs="Times New Roman"/>
            <w:sz w:val="24"/>
            <w:szCs w:val="24"/>
          </w:rPr>
          <w:delText xml:space="preserve"> </w:delText>
        </w:r>
      </w:del>
      <w:ins w:id="380" w:author="Ted" w:date="2020-07-14T15:31:00Z">
        <w:r w:rsidR="00E82AB8">
          <w:rPr>
            <w:rFonts w:ascii="Times New Roman" w:eastAsia="Times New Roman" w:hAnsi="Times New Roman" w:cs="Times New Roman"/>
            <w:sz w:val="24"/>
            <w:szCs w:val="24"/>
          </w:rPr>
          <w:t xml:space="preserve">quality of periphyton </w:t>
        </w:r>
      </w:ins>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del w:id="381" w:author="Ted" w:date="2020-07-14T15:31:00Z">
        <w:r w:rsidR="00D8535D" w:rsidDel="00E82AB8">
          <w:rPr>
            <w:rFonts w:ascii="Times New Roman" w:eastAsia="Times New Roman" w:hAnsi="Times New Roman" w:cs="Times New Roman"/>
            <w:sz w:val="24"/>
            <w:szCs w:val="24"/>
          </w:rPr>
          <w:delText xml:space="preserve">removing </w:delText>
        </w:r>
      </w:del>
      <w:ins w:id="382" w:author="Ted" w:date="2020-07-14T15:31:00Z">
        <w:r w:rsidR="00E82AB8">
          <w:rPr>
            <w:rFonts w:ascii="Times New Roman" w:eastAsia="Times New Roman" w:hAnsi="Times New Roman" w:cs="Times New Roman"/>
            <w:sz w:val="24"/>
            <w:szCs w:val="24"/>
          </w:rPr>
          <w:t xml:space="preserve">taking up </w:t>
        </w:r>
      </w:ins>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del w:id="383" w:author="Ted" w:date="2020-07-14T15:32:00Z">
        <w:r w:rsidR="00D8535D" w:rsidDel="00E82AB8">
          <w:rPr>
            <w:rFonts w:ascii="Times New Roman" w:eastAsia="Times New Roman" w:hAnsi="Times New Roman" w:cs="Times New Roman"/>
            <w:sz w:val="24"/>
            <w:szCs w:val="24"/>
          </w:rPr>
          <w:delText xml:space="preserve">indeed </w:delText>
        </w:r>
      </w:del>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w:t>
      </w:r>
      <w:del w:id="384" w:author="Ted" w:date="2020-07-14T15:32:00Z">
        <w:r w:rsidR="00514479" w:rsidDel="00E82AB8">
          <w:rPr>
            <w:rFonts w:ascii="Times New Roman" w:eastAsia="Times New Roman" w:hAnsi="Times New Roman" w:cs="Times New Roman"/>
            <w:sz w:val="24"/>
            <w:szCs w:val="24"/>
          </w:rPr>
          <w:delText xml:space="preserve"> though</w:delText>
        </w:r>
      </w:del>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w:t>
      </w:r>
      <w:del w:id="385" w:author="Ted" w:date="2020-07-14T15:32:00Z">
        <w:r w:rsidR="00514479" w:rsidDel="00E82AB8">
          <w:rPr>
            <w:rFonts w:ascii="Times New Roman" w:eastAsia="Times New Roman" w:hAnsi="Times New Roman" w:cs="Times New Roman"/>
            <w:sz w:val="24"/>
            <w:szCs w:val="24"/>
          </w:rPr>
          <w:delText xml:space="preserve">alter </w:delText>
        </w:r>
      </w:del>
      <w:ins w:id="386" w:author="Ted" w:date="2020-07-14T15:32:00Z">
        <w:r w:rsidR="00E82AB8">
          <w:rPr>
            <w:rFonts w:ascii="Times New Roman" w:eastAsia="Times New Roman" w:hAnsi="Times New Roman" w:cs="Times New Roman"/>
            <w:sz w:val="24"/>
            <w:szCs w:val="24"/>
          </w:rPr>
          <w:t xml:space="preserve">change </w:t>
        </w:r>
      </w:ins>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commentRangeStart w:id="387"/>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commentRangeEnd w:id="387"/>
      <w:r w:rsidR="00E82AB8">
        <w:rPr>
          <w:rStyle w:val="CommentReference"/>
        </w:rPr>
        <w:commentReference w:id="387"/>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5F2D822D"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del w:id="388" w:author="Ted" w:date="2020-07-14T15:34:00Z">
        <w:r w:rsidR="00DA2137" w:rsidDel="0059652C">
          <w:rPr>
            <w:rFonts w:ascii="Times New Roman" w:eastAsia="Times New Roman" w:hAnsi="Times New Roman" w:cs="Times New Roman"/>
            <w:sz w:val="24"/>
            <w:szCs w:val="24"/>
          </w:rPr>
          <w:delText>may have multiple sources of nutrient inputs, including melting permafrost</w:delText>
        </w:r>
      </w:del>
      <w:ins w:id="389" w:author="Ted" w:date="2020-07-14T15:34:00Z">
        <w:r w:rsidR="0059652C">
          <w:rPr>
            <w:rFonts w:ascii="Times New Roman" w:eastAsia="Times New Roman" w:hAnsi="Times New Roman" w:cs="Times New Roman"/>
            <w:sz w:val="24"/>
            <w:szCs w:val="24"/>
          </w:rPr>
          <w:t>receives nutrients from multiple sources</w:t>
        </w:r>
      </w:ins>
      <w:r w:rsidR="00DA2137">
        <w:rPr>
          <w:rFonts w:ascii="Times New Roman" w:eastAsia="Times New Roman" w:hAnsi="Times New Roman" w:cs="Times New Roman"/>
          <w:sz w:val="24"/>
          <w:szCs w:val="24"/>
        </w:rPr>
        <w: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 xml:space="preserve">ing </w:t>
      </w:r>
      <w:commentRangeStart w:id="390"/>
      <w:r w:rsidR="00DA2137">
        <w:rPr>
          <w:rFonts w:ascii="Times New Roman" w:eastAsia="Times New Roman" w:hAnsi="Times New Roman" w:cs="Times New Roman"/>
          <w:sz w:val="24"/>
          <w:szCs w:val="24"/>
        </w:rPr>
        <w:t>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commentRangeEnd w:id="390"/>
      <w:r w:rsidR="0059652C">
        <w:rPr>
          <w:rStyle w:val="CommentReference"/>
        </w:rPr>
        <w:commentReference w:id="390"/>
      </w:r>
      <w:commentRangeStart w:id="391"/>
      <w:r w:rsidR="00FF3A56">
        <w:rPr>
          <w:rFonts w:ascii="Times New Roman" w:eastAsia="Times New Roman" w:hAnsi="Times New Roman" w:cs="Times New Roman"/>
          <w:sz w:val="24"/>
          <w:szCs w:val="24"/>
        </w:rPr>
        <w:t>F</w:t>
      </w:r>
      <w:r w:rsidR="00C03D31">
        <w:rPr>
          <w:rFonts w:ascii="Times New Roman" w:eastAsia="Times New Roman" w:hAnsi="Times New Roman" w:cs="Times New Roman"/>
          <w:sz w:val="24"/>
          <w:szCs w:val="24"/>
        </w:rPr>
        <w:t>ollowing f</w:t>
      </w:r>
      <w:r w:rsidR="00DA2137">
        <w:rPr>
          <w:rFonts w:ascii="Times New Roman" w:eastAsia="Times New Roman" w:hAnsi="Times New Roman" w:cs="Times New Roman"/>
          <w:sz w:val="24"/>
          <w:szCs w:val="24"/>
        </w:rPr>
        <w:t xml:space="preserve">oundations lain by </w:t>
      </w:r>
      <w:commentRangeEnd w:id="391"/>
      <w:r w:rsidR="0059652C">
        <w:rPr>
          <w:rStyle w:val="CommentReference"/>
        </w:rPr>
        <w:commentReference w:id="391"/>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w:t>
      </w:r>
      <w:del w:id="392" w:author="Ted" w:date="2020-07-14T15:36:00Z">
        <w:r w:rsidR="00D8535D" w:rsidDel="0059652C">
          <w:rPr>
            <w:rFonts w:ascii="Times New Roman" w:eastAsia="Times New Roman" w:hAnsi="Times New Roman" w:cs="Times New Roman"/>
            <w:sz w:val="24"/>
            <w:szCs w:val="24"/>
          </w:rPr>
          <w:delText xml:space="preserve">hot spots of </w:delText>
        </w:r>
      </w:del>
      <w:r w:rsidR="00D8535D">
        <w:rPr>
          <w:rFonts w:ascii="Times New Roman" w:eastAsia="Times New Roman" w:hAnsi="Times New Roman" w:cs="Times New Roman"/>
          <w:sz w:val="24"/>
          <w:szCs w:val="24"/>
        </w:rPr>
        <w:t xml:space="preserve">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w:t>
      </w:r>
      <w:del w:id="393" w:author="Ted" w:date="2020-07-14T15:36:00Z">
        <w:r w:rsidR="00DA2137" w:rsidDel="0059652C">
          <w:rPr>
            <w:rFonts w:ascii="Times New Roman" w:eastAsia="Times New Roman" w:hAnsi="Times New Roman" w:cs="Times New Roman"/>
            <w:sz w:val="24"/>
            <w:szCs w:val="24"/>
          </w:rPr>
          <w:delText xml:space="preserve">nuanced </w:delText>
        </w:r>
      </w:del>
      <w:r w:rsidR="00DA2137">
        <w:rPr>
          <w:rFonts w:ascii="Times New Roman" w:eastAsia="Times New Roman" w:hAnsi="Times New Roman" w:cs="Times New Roman"/>
          <w:sz w:val="24"/>
          <w:szCs w:val="24"/>
        </w:rPr>
        <w:t xml:space="preserve">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commentRangeStart w:id="394"/>
      <w:r w:rsidR="00373E7B">
        <w:rPr>
          <w:rFonts w:ascii="Times New Roman" w:eastAsia="Times New Roman" w:hAnsi="Times New Roman" w:cs="Times New Roman"/>
          <w:sz w:val="24"/>
          <w:szCs w:val="24"/>
        </w:rPr>
        <w:t>In general, our results suggest that w</w:t>
      </w:r>
      <w:r w:rsidR="00DA2137">
        <w:rPr>
          <w:rFonts w:ascii="Times New Roman" w:eastAsia="Times New Roman" w:hAnsi="Times New Roman" w:cs="Times New Roman"/>
          <w:sz w:val="24"/>
          <w:szCs w:val="24"/>
        </w:rPr>
        <w:t>hile sewage pollution may lead to changing 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 xml:space="preserve">ding fatty acids. </w:t>
      </w:r>
      <w:commentRangeStart w:id="395"/>
      <w:r w:rsidR="00373E7B">
        <w:rPr>
          <w:rFonts w:ascii="Times New Roman" w:eastAsia="Times New Roman" w:hAnsi="Times New Roman" w:cs="Times New Roman"/>
          <w:sz w:val="24"/>
          <w:szCs w:val="24"/>
        </w:rPr>
        <w:t>In both cases</w:t>
      </w:r>
      <w:commentRangeEnd w:id="395"/>
      <w:r w:rsidR="0059652C">
        <w:rPr>
          <w:rStyle w:val="CommentReference"/>
        </w:rPr>
        <w:commentReference w:id="395"/>
      </w:r>
      <w:r w:rsidR="00373E7B">
        <w:rPr>
          <w:rFonts w:ascii="Times New Roman" w:eastAsia="Times New Roman" w:hAnsi="Times New Roman" w:cs="Times New Roman"/>
          <w:sz w:val="24"/>
          <w:szCs w:val="24"/>
        </w:rPr>
        <w:t>,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6D1C9C">
        <w:rPr>
          <w:rFonts w:ascii="Times New Roman" w:eastAsia="Times New Roman" w:hAnsi="Times New Roman" w:cs="Times New Roman"/>
          <w:sz w:val="24"/>
          <w:szCs w:val="24"/>
        </w:rPr>
        <w:t xml:space="preserve">the </w:t>
      </w:r>
      <w:r w:rsidR="00373E7B">
        <w:rPr>
          <w:rFonts w:ascii="Times New Roman" w:eastAsia="Times New Roman" w:hAnsi="Times New Roman" w:cs="Times New Roman"/>
          <w:sz w:val="24"/>
          <w:szCs w:val="24"/>
        </w:rPr>
        <w:t>fatty acids necessary to survive in Baikal’s cold temperatures.</w:t>
      </w:r>
      <w:commentRangeEnd w:id="394"/>
      <w:r w:rsidR="0059652C">
        <w:rPr>
          <w:rStyle w:val="CommentReference"/>
        </w:rPr>
        <w:commentReference w:id="394"/>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530C6C23"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ins w:id="396" w:author="Ted" w:date="2020-07-14T15:38:00Z">
        <w:r w:rsidR="0059652C">
          <w:rPr>
            <w:rFonts w:ascii="Times New Roman" w:eastAsia="Times New Roman" w:hAnsi="Times New Roman" w:cs="Times New Roman"/>
            <w:sz w:val="24"/>
            <w:szCs w:val="24"/>
          </w:rPr>
          <w:t xml:space="preserve">large </w:t>
        </w:r>
      </w:ins>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commentRangeStart w:id="397"/>
      <w:r w:rsidR="00FF225E">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2014)","dontUpdate":true,"noteIndex":0},"citationItems":[{"id":703,"uris":["http://zotero.org/users/2645460/items/UPBEZ8TP"],"uri":["http://zotero.org/users/2645460/items/UPBEZ8TP"],"itemData":{"id":703,"type":"article","language":"Russian","publisher":"Russian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FF225E">
        <w:rPr>
          <w:rFonts w:ascii="Times New Roman" w:eastAsia="Times New Roman" w:hAnsi="Times New Roman" w:cs="Times New Roman"/>
          <w:sz w:val="24"/>
          <w:szCs w:val="24"/>
        </w:rPr>
        <w:fldChar w:fldCharType="separate"/>
      </w:r>
      <w:r w:rsidR="004A728E">
        <w:rPr>
          <w:rFonts w:ascii="Times New Roman" w:hAnsi="Times New Roman" w:cs="Times New Roman"/>
          <w:sz w:val="24"/>
        </w:rPr>
        <w:t>(</w:t>
      </w:r>
      <w:r w:rsidR="00FF225E" w:rsidRPr="00833C11">
        <w:rPr>
          <w:rFonts w:ascii="Times New Roman" w:hAnsi="Times New Roman" w:cs="Times New Roman"/>
          <w:sz w:val="24"/>
        </w:rPr>
        <w:t>Ministry of Natural Resources and Ecology of the Russian Federation 2014)</w:t>
      </w:r>
      <w:r w:rsidR="00FF225E">
        <w:rPr>
          <w:rFonts w:ascii="Times New Roman" w:eastAsia="Times New Roman" w:hAnsi="Times New Roman" w:cs="Times New Roman"/>
          <w:sz w:val="24"/>
          <w:szCs w:val="24"/>
        </w:rPr>
        <w:fldChar w:fldCharType="end"/>
      </w:r>
      <w:commentRangeEnd w:id="397"/>
      <w:r w:rsidR="0059652C">
        <w:rPr>
          <w:rStyle w:val="CommentReference"/>
        </w:rPr>
        <w:commentReference w:id="397"/>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commentRangeStart w:id="398"/>
      <w:r w:rsidR="00FF225E">
        <w:rPr>
          <w:rFonts w:ascii="Times New Roman" w:eastAsia="Times New Roman" w:hAnsi="Times New Roman" w:cs="Times New Roman"/>
          <w:sz w:val="24"/>
          <w:szCs w:val="24"/>
        </w:rPr>
        <w:t>eutrophic</w:t>
      </w:r>
      <w:commentRangeEnd w:id="398"/>
      <w:r w:rsidR="0059652C">
        <w:rPr>
          <w:rStyle w:val="CommentReference"/>
        </w:rPr>
        <w:commentReference w:id="398"/>
      </w:r>
      <w:r w:rsidR="00FF225E">
        <w:rPr>
          <w:rFonts w:ascii="Times New Roman" w:eastAsia="Times New Roman" w:hAnsi="Times New Roman" w:cs="Times New Roman"/>
          <w:sz w:val="24"/>
          <w:szCs w:val="24"/>
        </w:rPr>
        <w:t xml:space="preserve"> hot spots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developing throughout the lake suggest localized eutrophication</w:t>
      </w:r>
      <w:r w:rsidR="004A728E">
        <w:rPr>
          <w:rFonts w:ascii="Times New Roman" w:eastAsia="Times New Roman" w:hAnsi="Times New Roman" w:cs="Times New Roman"/>
          <w:sz w:val="24"/>
          <w:szCs w:val="24"/>
        </w:rPr>
        <w:t xml:space="preserve"> (</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Beyond Baikal, several large, deep, oligotrophic lakes have likewise experienced localized sewage pollution with nearshore biological responses, </w:t>
      </w:r>
      <w:r w:rsidR="00FF225E">
        <w:rPr>
          <w:rFonts w:ascii="Times New Roman" w:eastAsia="Times New Roman" w:hAnsi="Times New Roman" w:cs="Times New Roman"/>
          <w:sz w:val="24"/>
          <w:szCs w:val="24"/>
        </w:rPr>
        <w:lastRenderedPageBreak/>
        <w:t>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del w:id="399" w:author="Ted" w:date="2020-07-14T15:40:00Z">
        <w:r w:rsidR="00060EB5" w:rsidDel="0059652C">
          <w:rPr>
            <w:rFonts w:ascii="Times New Roman" w:eastAsia="Times New Roman" w:hAnsi="Times New Roman" w:cs="Times New Roman"/>
            <w:sz w:val="24"/>
            <w:szCs w:val="24"/>
          </w:rPr>
          <w:delText xml:space="preserve">reversal </w:delText>
        </w:r>
      </w:del>
      <w:ins w:id="400" w:author="Ted" w:date="2020-07-14T15:40:00Z">
        <w:r w:rsidR="0059652C">
          <w:rPr>
            <w:rFonts w:ascii="Times New Roman" w:eastAsia="Times New Roman" w:hAnsi="Times New Roman" w:cs="Times New Roman"/>
            <w:sz w:val="24"/>
            <w:szCs w:val="24"/>
          </w:rPr>
          <w:t xml:space="preserve">mitigation </w:t>
        </w:r>
      </w:ins>
      <w:r w:rsidR="00060EB5">
        <w:rPr>
          <w:rFonts w:ascii="Times New Roman" w:eastAsia="Times New Roman" w:hAnsi="Times New Roman" w:cs="Times New Roman"/>
          <w:sz w:val="24"/>
          <w:szCs w:val="24"/>
        </w:rPr>
        <w:t xml:space="preserve">can be complicated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 xml:space="preserve"> </w:t>
      </w:r>
      <w:commentRangeStart w:id="401"/>
      <w:r w:rsidR="00060EB5">
        <w:rPr>
          <w:rFonts w:ascii="Times New Roman" w:eastAsia="Times New Roman" w:hAnsi="Times New Roman" w:cs="Times New Roman"/>
          <w:sz w:val="24"/>
          <w:szCs w:val="24"/>
        </w:rPr>
        <w:t xml:space="preserve">and highly idiosyncratic </w:t>
      </w:r>
      <w:commentRangeEnd w:id="401"/>
      <w:r w:rsidR="0059652C">
        <w:rPr>
          <w:rStyle w:val="CommentReference"/>
        </w:rPr>
        <w:commentReference w:id="401"/>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w:t>
      </w:r>
      <w:commentRangeStart w:id="402"/>
      <w:r w:rsidR="00FF225E">
        <w:rPr>
          <w:rFonts w:ascii="Times New Roman" w:eastAsia="Times New Roman" w:hAnsi="Times New Roman" w:cs="Times New Roman"/>
          <w:sz w:val="24"/>
          <w:szCs w:val="24"/>
        </w:rPr>
        <w:t>Because systems may experience low level sewage inputs or</w:t>
      </w:r>
      <w:ins w:id="403" w:author="Ted" w:date="2020-07-14T15:40:00Z">
        <w:r w:rsidR="0059652C">
          <w:rPr>
            <w:rFonts w:ascii="Times New Roman" w:eastAsia="Times New Roman" w:hAnsi="Times New Roman" w:cs="Times New Roman"/>
            <w:sz w:val="24"/>
            <w:szCs w:val="24"/>
          </w:rPr>
          <w:t xml:space="preserve"> </w:t>
        </w:r>
      </w:ins>
      <w:del w:id="404" w:author="Ted" w:date="2020-07-14T15:40:00Z">
        <w:r w:rsidR="00FF225E" w:rsidDel="0059652C">
          <w:rPr>
            <w:rFonts w:ascii="Times New Roman" w:eastAsia="Times New Roman" w:hAnsi="Times New Roman" w:cs="Times New Roman"/>
            <w:sz w:val="24"/>
            <w:szCs w:val="24"/>
          </w:rPr>
          <w:delText xml:space="preserve"> even </w:delText>
        </w:r>
      </w:del>
      <w:r w:rsidR="00FF225E">
        <w:rPr>
          <w:rFonts w:ascii="Times New Roman" w:eastAsia="Times New Roman" w:hAnsi="Times New Roman" w:cs="Times New Roman"/>
          <w:sz w:val="24"/>
          <w:szCs w:val="24"/>
        </w:rPr>
        <w:t>nutrient inputs from multiple sources</w:t>
      </w:r>
      <w:commentRangeEnd w:id="402"/>
      <w:r w:rsidR="0059652C">
        <w:rPr>
          <w:rStyle w:val="CommentReference"/>
        </w:rPr>
        <w:commentReference w:id="402"/>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del w:id="405" w:author="Ted" w:date="2020-07-14T15:41:00Z">
        <w:r w:rsidR="008B16F2" w:rsidDel="0059652C">
          <w:rPr>
            <w:rFonts w:ascii="Times New Roman" w:eastAsia="Times New Roman" w:hAnsi="Times New Roman" w:cs="Times New Roman"/>
            <w:sz w:val="24"/>
            <w:szCs w:val="24"/>
          </w:rPr>
          <w:delText xml:space="preserve">If included in monitoring, </w:delText>
        </w:r>
      </w:del>
      <w:r w:rsidR="008B16F2">
        <w:rPr>
          <w:rFonts w:ascii="Times New Roman" w:eastAsia="Times New Roman" w:hAnsi="Times New Roman" w:cs="Times New Roman"/>
          <w:sz w:val="24"/>
          <w:szCs w:val="24"/>
        </w:rPr>
        <w:t xml:space="preserve">PPCP sampling has the </w:t>
      </w:r>
      <w:del w:id="406" w:author="Ted" w:date="2020-07-14T15:41:00Z">
        <w:r w:rsidR="008B16F2" w:rsidDel="0059652C">
          <w:rPr>
            <w:rFonts w:ascii="Times New Roman" w:eastAsia="Times New Roman" w:hAnsi="Times New Roman" w:cs="Times New Roman"/>
            <w:sz w:val="24"/>
            <w:szCs w:val="24"/>
          </w:rPr>
          <w:delText xml:space="preserve">promise </w:delText>
        </w:r>
      </w:del>
      <w:proofErr w:type="spellStart"/>
      <w:ins w:id="407" w:author="Ted" w:date="2020-07-14T15:41:00Z">
        <w:r w:rsidR="0059652C">
          <w:rPr>
            <w:rFonts w:ascii="Times New Roman" w:eastAsia="Times New Roman" w:hAnsi="Times New Roman" w:cs="Times New Roman"/>
            <w:sz w:val="24"/>
            <w:szCs w:val="24"/>
          </w:rPr>
          <w:t>potenital</w:t>
        </w:r>
        <w:proofErr w:type="spellEnd"/>
        <w:r w:rsidR="0059652C">
          <w:rPr>
            <w:rFonts w:ascii="Times New Roman" w:eastAsia="Times New Roman" w:hAnsi="Times New Roman" w:cs="Times New Roman"/>
            <w:sz w:val="24"/>
            <w:szCs w:val="24"/>
          </w:rPr>
          <w:t xml:space="preserve"> </w:t>
        </w:r>
      </w:ins>
      <w:r w:rsidR="008B16F2">
        <w:rPr>
          <w:rFonts w:ascii="Times New Roman" w:eastAsia="Times New Roman" w:hAnsi="Times New Roman" w:cs="Times New Roman"/>
          <w:sz w:val="24"/>
          <w:szCs w:val="24"/>
        </w:rPr>
        <w:t xml:space="preserve">to not only </w:t>
      </w:r>
      <w:del w:id="408" w:author="Ted" w:date="2020-07-14T15:41:00Z">
        <w:r w:rsidR="008B16F2" w:rsidDel="0059652C">
          <w:rPr>
            <w:rFonts w:ascii="Times New Roman" w:eastAsia="Times New Roman" w:hAnsi="Times New Roman" w:cs="Times New Roman"/>
            <w:sz w:val="24"/>
            <w:szCs w:val="24"/>
          </w:rPr>
          <w:delText xml:space="preserve">specify </w:delText>
        </w:r>
      </w:del>
      <w:ins w:id="409" w:author="Ted" w:date="2020-07-14T15:41:00Z">
        <w:r w:rsidR="0059652C">
          <w:rPr>
            <w:rFonts w:ascii="Times New Roman" w:eastAsia="Times New Roman" w:hAnsi="Times New Roman" w:cs="Times New Roman"/>
            <w:sz w:val="24"/>
            <w:szCs w:val="24"/>
          </w:rPr>
          <w:t xml:space="preserve">identify </w:t>
        </w:r>
      </w:ins>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del w:id="410" w:author="Ted" w:date="2020-07-14T15:41:00Z">
        <w:r w:rsidR="008B16F2" w:rsidDel="0059652C">
          <w:rPr>
            <w:rFonts w:ascii="Times New Roman" w:eastAsia="Times New Roman" w:hAnsi="Times New Roman" w:cs="Times New Roman"/>
            <w:sz w:val="24"/>
            <w:szCs w:val="24"/>
          </w:rPr>
          <w:delText xml:space="preserve">define </w:delText>
        </w:r>
      </w:del>
      <w:ins w:id="411" w:author="Ted" w:date="2020-07-14T15:41:00Z">
        <w:r w:rsidR="0059652C">
          <w:rPr>
            <w:rFonts w:ascii="Times New Roman" w:eastAsia="Times New Roman" w:hAnsi="Times New Roman" w:cs="Times New Roman"/>
            <w:sz w:val="24"/>
            <w:szCs w:val="24"/>
          </w:rPr>
          <w:t xml:space="preserve">assess </w:t>
        </w:r>
      </w:ins>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commentRangeStart w:id="412"/>
      <w:r w:rsidR="00155633">
        <w:rPr>
          <w:rFonts w:ascii="Times New Roman" w:eastAsia="Times New Roman" w:hAnsi="Times New Roman" w:cs="Times New Roman"/>
          <w:sz w:val="24"/>
          <w:szCs w:val="24"/>
        </w:rPr>
        <w:t xml:space="preserve">When paired with co-located, nearshore community data, managers can be better informed in how their system is responding </w:t>
      </w:r>
      <w:r w:rsidR="00947C9E">
        <w:rPr>
          <w:rFonts w:ascii="Times New Roman" w:eastAsia="Times New Roman" w:hAnsi="Times New Roman" w:cs="Times New Roman"/>
          <w:sz w:val="24"/>
          <w:szCs w:val="24"/>
        </w:rPr>
        <w:t>and take</w:t>
      </w:r>
      <w:r w:rsidR="00155633">
        <w:rPr>
          <w:rFonts w:ascii="Times New Roman" w:eastAsia="Times New Roman" w:hAnsi="Times New Roman" w:cs="Times New Roman"/>
          <w:sz w:val="24"/>
          <w:szCs w:val="24"/>
        </w:rPr>
        <w:t xml:space="preserve"> appropriate action before changes are detected offshore.</w:t>
      </w:r>
      <w:r w:rsidR="00FF225E">
        <w:rPr>
          <w:rFonts w:ascii="Times New Roman" w:eastAsia="Times New Roman" w:hAnsi="Times New Roman" w:cs="Times New Roman"/>
          <w:sz w:val="24"/>
          <w:szCs w:val="24"/>
        </w:rPr>
        <w:t xml:space="preserve"> </w:t>
      </w:r>
      <w:commentRangeEnd w:id="412"/>
      <w:r w:rsidR="0059652C">
        <w:rPr>
          <w:rStyle w:val="CommentReference"/>
        </w:rPr>
        <w:commentReference w:id="412"/>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073C9A7" w14:textId="77777777" w:rsidR="003E64B9" w:rsidRDefault="00A92B32" w:rsidP="003E64B9">
      <w:pPr>
        <w:pStyle w:val="Bibliography"/>
      </w:pPr>
      <w:r w:rsidRPr="00A92B32">
        <w:fldChar w:fldCharType="begin"/>
      </w:r>
      <w:r w:rsidR="003E64B9">
        <w:instrText xml:space="preserve"> ADDIN ZOTERO_BIBL {"uncited":[],"omitted":[],"custom":[]} CSL_BIBLIOGRAPHY </w:instrText>
      </w:r>
      <w:r w:rsidRPr="00A92B32">
        <w:fldChar w:fldCharType="separate"/>
      </w:r>
      <w:r w:rsidR="003E64B9">
        <w:t xml:space="preserve">Anderson, M. J. 2001. A new method for non-parametric multivariate analysis of variance. Austral Ecology </w:t>
      </w:r>
      <w:r w:rsidR="003E64B9">
        <w:rPr>
          <w:b/>
          <w:bCs/>
        </w:rPr>
        <w:t>26</w:t>
      </w:r>
      <w:r w:rsidR="003E64B9">
        <w:t>: 32–46. doi:10.1111/j.1442-9993.2001.01070.pp.x</w:t>
      </w:r>
    </w:p>
    <w:p w14:paraId="350BDA0B" w14:textId="77777777" w:rsidR="003E64B9" w:rsidRDefault="003E64B9" w:rsidP="003E64B9">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22B8B1B0" w14:textId="77777777" w:rsidR="003E64B9" w:rsidRDefault="003E64B9" w:rsidP="003E64B9">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28570AD" w14:textId="77777777" w:rsidR="003E64B9" w:rsidRDefault="003E64B9" w:rsidP="003E64B9">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7440581D" w14:textId="77777777" w:rsidR="003E64B9" w:rsidRDefault="003E64B9" w:rsidP="003E64B9">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6381445F" w14:textId="77777777" w:rsidR="003E64B9" w:rsidRDefault="003E64B9" w:rsidP="003E64B9">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7128E9D1" w14:textId="77777777" w:rsidR="003E64B9" w:rsidRDefault="003E64B9" w:rsidP="003E64B9">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499EFA0D" w14:textId="77777777" w:rsidR="003E64B9" w:rsidRDefault="003E64B9" w:rsidP="003E64B9">
      <w:pPr>
        <w:pStyle w:val="Bibliography"/>
      </w:pPr>
      <w:r>
        <w:t xml:space="preserve">Castell, J. D., E. J. Kennedy, S. M. C. Robinson, G. J. Parsons, T. J. Blair, and E. Gonzalez-Duran. 2004. Effect of dietary lipids on fatty acid composition and metabolism in juvenile </w:t>
      </w:r>
      <w:r>
        <w:lastRenderedPageBreak/>
        <w:t xml:space="preserve">green sea urchins (Strongylocentrotus droebachiensis). Aquaculture </w:t>
      </w:r>
      <w:r>
        <w:rPr>
          <w:b/>
          <w:bCs/>
        </w:rPr>
        <w:t>242</w:t>
      </w:r>
      <w:r>
        <w:t>: 417–435. doi:10.1016/j.aquaculture.2003.11.003</w:t>
      </w:r>
    </w:p>
    <w:p w14:paraId="72EB99C3" w14:textId="77777777" w:rsidR="003E64B9" w:rsidRDefault="003E64B9" w:rsidP="003E64B9">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5376D443" w14:textId="77777777" w:rsidR="003E64B9" w:rsidRDefault="003E64B9" w:rsidP="003E64B9">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10B9E316" w14:textId="77777777" w:rsidR="003E64B9" w:rsidRDefault="003E64B9" w:rsidP="003E64B9">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649872D" w14:textId="77777777" w:rsidR="003E64B9" w:rsidRDefault="003E64B9" w:rsidP="003E64B9">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0DD3AE6E" w14:textId="77777777" w:rsidR="003E64B9" w:rsidRDefault="003E64B9" w:rsidP="003E64B9">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0CD766B7" w14:textId="77777777" w:rsidR="003E64B9" w:rsidRDefault="003E64B9" w:rsidP="003E64B9">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3E8C2929" w14:textId="77777777" w:rsidR="003E64B9" w:rsidRDefault="003E64B9" w:rsidP="003E64B9">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2213E9F4" w14:textId="77777777" w:rsidR="003E64B9" w:rsidRDefault="003E64B9" w:rsidP="003E64B9">
      <w:pPr>
        <w:pStyle w:val="Bibliography"/>
      </w:pPr>
      <w:r>
        <w:lastRenderedPageBreak/>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71030A3B" w14:textId="77777777" w:rsidR="003E64B9" w:rsidRDefault="003E64B9" w:rsidP="003E64B9">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1CAC7C69" w14:textId="77777777" w:rsidR="003E64B9" w:rsidRDefault="003E64B9" w:rsidP="003E64B9">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202D8F1B" w14:textId="77777777" w:rsidR="003E64B9" w:rsidRDefault="003E64B9" w:rsidP="003E64B9">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0ED7B2D0" w14:textId="77777777" w:rsidR="003E64B9" w:rsidRDefault="003E64B9" w:rsidP="003E64B9">
      <w:pPr>
        <w:pStyle w:val="Bibliography"/>
      </w:pPr>
      <w:r>
        <w:t xml:space="preserve">Guzzo, M. M., G. D. Haffner, S. Sorge, S. A. Rush, and A. T. Fisk. 2011. Spatial and temporal variabilities of δ13C and δ15N within lower trophic levels of a large lake: implications for estimating trophic relationships of consumers. Hydrobiologia </w:t>
      </w:r>
      <w:r>
        <w:rPr>
          <w:b/>
          <w:bCs/>
        </w:rPr>
        <w:t>675</w:t>
      </w:r>
      <w:r>
        <w:t>: 41–53. doi:10.1007/s10750-011-0794-1</w:t>
      </w:r>
    </w:p>
    <w:p w14:paraId="03F38B4A" w14:textId="77777777" w:rsidR="003E64B9" w:rsidRDefault="003E64B9" w:rsidP="003E64B9">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133526D" w14:textId="77777777" w:rsidR="003E64B9" w:rsidRDefault="003E64B9" w:rsidP="003E64B9">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18EDF073" w14:textId="77777777" w:rsidR="003E64B9" w:rsidRDefault="003E64B9" w:rsidP="003E64B9">
      <w:pPr>
        <w:pStyle w:val="Bibliography"/>
      </w:pPr>
      <w:r>
        <w:t xml:space="preserve">Hampton, S. E., S. McGowan, T. Ozersky, and others. 2018. Recent ecological change in ancient lakes. Limnology and Oceanography </w:t>
      </w:r>
      <w:r>
        <w:rPr>
          <w:b/>
          <w:bCs/>
        </w:rPr>
        <w:t>63</w:t>
      </w:r>
      <w:r>
        <w:t>: 2277–2304. doi:10.1002/lno.10938</w:t>
      </w:r>
    </w:p>
    <w:p w14:paraId="7B2E1EE0" w14:textId="77777777" w:rsidR="003E64B9" w:rsidRDefault="003E64B9" w:rsidP="003E64B9">
      <w:pPr>
        <w:pStyle w:val="Bibliography"/>
      </w:pPr>
      <w:r>
        <w:lastRenderedPageBreak/>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336372EF" w14:textId="77777777" w:rsidR="003E64B9" w:rsidRDefault="003E64B9" w:rsidP="003E64B9">
      <w:pPr>
        <w:pStyle w:val="Bibliography"/>
      </w:pPr>
      <w:r>
        <w:t xml:space="preserve">Hollingsworth, R. G., J. W. Armstrong, and E. Campbell. 2002. Caffeine as a repellent for slugs and snails. Nature </w:t>
      </w:r>
      <w:r>
        <w:rPr>
          <w:b/>
          <w:bCs/>
        </w:rPr>
        <w:t>417</w:t>
      </w:r>
      <w:r>
        <w:t>: 915–916. doi:10.1038/417915a</w:t>
      </w:r>
    </w:p>
    <w:p w14:paraId="093D0289" w14:textId="77777777" w:rsidR="003E64B9" w:rsidRDefault="003E64B9" w:rsidP="003E64B9">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0496EEBB" w14:textId="77777777" w:rsidR="003E64B9" w:rsidRDefault="003E64B9" w:rsidP="003E64B9">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2D512ED0" w14:textId="77777777" w:rsidR="003E64B9" w:rsidRDefault="003E64B9" w:rsidP="003E64B9">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1E7DA1DA" w14:textId="77777777" w:rsidR="003E64B9" w:rsidRDefault="003E64B9" w:rsidP="003E64B9">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4B6FC30" w14:textId="77777777" w:rsidR="003E64B9" w:rsidRDefault="003E64B9" w:rsidP="003E64B9">
      <w:pPr>
        <w:pStyle w:val="Bibliography"/>
      </w:pPr>
      <w:r>
        <w:t xml:space="preserve">Kelly, J. R., and R. E. Scheibling. 2012. Fatty acids as dietary tracers in benthic food webs. Marine Ecology Progress Series </w:t>
      </w:r>
      <w:r>
        <w:rPr>
          <w:b/>
          <w:bCs/>
        </w:rPr>
        <w:t>446</w:t>
      </w:r>
      <w:r>
        <w:t>: 1–22. doi:10.3354/meps09559</w:t>
      </w:r>
    </w:p>
    <w:p w14:paraId="0AF5AF08" w14:textId="77777777" w:rsidR="003E64B9" w:rsidRDefault="003E64B9" w:rsidP="003E64B9">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0E488779" w14:textId="77777777" w:rsidR="003E64B9" w:rsidRDefault="003E64B9" w:rsidP="003E64B9">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0F81DDF7" w14:textId="77777777" w:rsidR="003E64B9" w:rsidRDefault="003E64B9" w:rsidP="003E64B9">
      <w:pPr>
        <w:pStyle w:val="Bibliography"/>
      </w:pPr>
      <w:r>
        <w:lastRenderedPageBreak/>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042CF845" w14:textId="77777777" w:rsidR="003E64B9" w:rsidRDefault="003E64B9" w:rsidP="003E64B9">
      <w:pPr>
        <w:pStyle w:val="Bibliography"/>
      </w:pPr>
      <w:r>
        <w:t>Kozhov, M. M. 1963. Lake Baikal and its Life, Springer Science &amp; Business Media.</w:t>
      </w:r>
    </w:p>
    <w:p w14:paraId="4C3D10A2" w14:textId="77777777" w:rsidR="003E64B9" w:rsidRDefault="003E64B9" w:rsidP="003E64B9">
      <w:pPr>
        <w:pStyle w:val="Bibliography"/>
      </w:pPr>
      <w:r>
        <w:t>Kozhova, O. M., and L. R. Izmest’eva. 1998. Lake Baikal: Evolution and Biodiversity, Backhuys Publishers.</w:t>
      </w:r>
    </w:p>
    <w:p w14:paraId="5DB3FF13" w14:textId="77777777" w:rsidR="003E64B9" w:rsidRDefault="003E64B9" w:rsidP="003E64B9">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5D4D6F24" w14:textId="77777777" w:rsidR="003E64B9" w:rsidRDefault="003E64B9" w:rsidP="003E64B9">
      <w:pPr>
        <w:pStyle w:val="Bibliography"/>
      </w:pPr>
      <w:r>
        <w:t xml:space="preserve">Lambert, D., A. Cattaneo, and R. Carignan. 2008. Periphyton as an early indicator of perturbation in recreational lakes. Can. J. Fish. Aquat. Sci. </w:t>
      </w:r>
      <w:r>
        <w:rPr>
          <w:b/>
          <w:bCs/>
        </w:rPr>
        <w:t>65</w:t>
      </w:r>
      <w:r>
        <w:t>: 258–265. doi:10.1139/f07-168</w:t>
      </w:r>
    </w:p>
    <w:p w14:paraId="7EAD9FDA" w14:textId="77777777" w:rsidR="003E64B9" w:rsidRDefault="003E64B9" w:rsidP="003E64B9">
      <w:pPr>
        <w:pStyle w:val="Bibliography"/>
      </w:pPr>
      <w:r>
        <w:t>Legendre, P., and L. Legendre. 2012. Numerical Ecology, 3rd ed. Elsevier.</w:t>
      </w:r>
    </w:p>
    <w:p w14:paraId="65DA5DFD" w14:textId="77777777" w:rsidR="003E64B9" w:rsidRDefault="003E64B9" w:rsidP="003E64B9">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05548D0E" w14:textId="77777777" w:rsidR="003E64B9" w:rsidRDefault="003E64B9" w:rsidP="003E64B9">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17B3F2E8" w14:textId="77777777" w:rsidR="003E64B9" w:rsidRDefault="003E64B9" w:rsidP="003E64B9">
      <w:pPr>
        <w:pStyle w:val="Bibliography"/>
      </w:pPr>
      <w:r>
        <w:t>Mazzella, L., and G. F. Russo. 1989. Grazing effect of two Gibbula species (Mollusca, Archaeogastropoda) on the epiphytic community of Posidonia oceanica leaves.</w:t>
      </w:r>
    </w:p>
    <w:p w14:paraId="6D7A772F" w14:textId="77777777" w:rsidR="003E64B9" w:rsidRDefault="003E64B9" w:rsidP="003E64B9">
      <w:pPr>
        <w:pStyle w:val="Bibliography"/>
      </w:pPr>
      <w:r>
        <w:t xml:space="preserve">McIntyre, P. B., and A. S. Flecker. 2006. Rapid turnover of tissue nitrogen of primary consumers in tropical freshwaters. Oecologia </w:t>
      </w:r>
      <w:r>
        <w:rPr>
          <w:b/>
          <w:bCs/>
        </w:rPr>
        <w:t>148</w:t>
      </w:r>
      <w:r>
        <w:t>: 12–21. doi:10.1007/s00442-005-0354-3</w:t>
      </w:r>
    </w:p>
    <w:p w14:paraId="0E3B3C2A" w14:textId="77777777" w:rsidR="003E64B9" w:rsidRDefault="003E64B9" w:rsidP="003E64B9">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12961–12973. doi:10.1021/acs.est.9b02966</w:t>
      </w:r>
    </w:p>
    <w:p w14:paraId="117FD4ED" w14:textId="77777777" w:rsidR="003E64B9" w:rsidRDefault="003E64B9" w:rsidP="003E64B9">
      <w:pPr>
        <w:pStyle w:val="Bibliography"/>
      </w:pPr>
      <w:r>
        <w:t>Ministry of Natural Resources and Ecology of the Russian Federation. 2014. On the State of Lake Baikal and Measures for Its Protection in 2013: Government Report.</w:t>
      </w:r>
    </w:p>
    <w:p w14:paraId="70184E61" w14:textId="77777777" w:rsidR="003E64B9" w:rsidRDefault="003E64B9" w:rsidP="003E64B9">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6F83C79C" w14:textId="77777777" w:rsidR="003E64B9" w:rsidRDefault="003E64B9" w:rsidP="003E64B9">
      <w:pPr>
        <w:pStyle w:val="Bibliography"/>
      </w:pPr>
      <w:r>
        <w:t>Moran, P. W., S. E. Cox, S. S. Embrey, R. L. Huffman, T. D. Olsen, and S. C. Fradkin. 2012. Sources and Sinks of Nitrogen and Phosphorus in a Deep, Oligotrophic Lake, Lake Crescent, Olympic National Park, Washington. US Geological Survey.</w:t>
      </w:r>
    </w:p>
    <w:p w14:paraId="2D8DACED" w14:textId="77777777" w:rsidR="003E64B9" w:rsidRDefault="003E64B9" w:rsidP="003E64B9">
      <w:pPr>
        <w:pStyle w:val="Bibliography"/>
      </w:pPr>
      <w:r>
        <w:t xml:space="preserve">Nichols, D. S., P. D. Nichols, and T. A. McMeekin. 1993. Polyunsaturated fatty acids in Antarctic bacteria. Antartic science </w:t>
      </w:r>
      <w:r>
        <w:rPr>
          <w:b/>
          <w:bCs/>
        </w:rPr>
        <w:t>5</w:t>
      </w:r>
      <w:r>
        <w:t>: 149–160. doi:10.1017/S0954102093000215</w:t>
      </w:r>
    </w:p>
    <w:p w14:paraId="2F2FC050" w14:textId="77777777" w:rsidR="003E64B9" w:rsidRDefault="003E64B9" w:rsidP="003E64B9">
      <w:pPr>
        <w:pStyle w:val="Bibliography"/>
      </w:pPr>
      <w:r>
        <w:t>Oksanen, J., F. G. Blanchet, M. Friendly, and others. 2019. vegan: Community Ecology Package,.</w:t>
      </w:r>
    </w:p>
    <w:p w14:paraId="55F18A16" w14:textId="77777777" w:rsidR="003E64B9" w:rsidRDefault="003E64B9" w:rsidP="003E64B9">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2E4B63B5" w14:textId="77777777" w:rsidR="003E64B9" w:rsidRDefault="003E64B9" w:rsidP="003E64B9">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1D3CD7F2" w14:textId="77777777" w:rsidR="003E64B9" w:rsidRDefault="003E64B9" w:rsidP="003E64B9">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42351370" w14:textId="77777777" w:rsidR="003E64B9" w:rsidRDefault="003E64B9" w:rsidP="003E64B9">
      <w:pPr>
        <w:pStyle w:val="Bibliography"/>
      </w:pPr>
      <w:r>
        <w:lastRenderedPageBreak/>
        <w:t xml:space="preserve">Post, D. M. 2002. Using Stable Isotopes to Estimate Trophic Position: Models, Methods, and Assumptions. Ecology </w:t>
      </w:r>
      <w:r>
        <w:rPr>
          <w:b/>
          <w:bCs/>
        </w:rPr>
        <w:t>83</w:t>
      </w:r>
      <w:r>
        <w:t>: 703–718. doi:10.1890/0012-9658(2002)083[0703:USITET]2.0.CO;2</w:t>
      </w:r>
    </w:p>
    <w:p w14:paraId="09379631" w14:textId="77777777" w:rsidR="003E64B9" w:rsidRDefault="003E64B9" w:rsidP="003E64B9">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34899BDC" w14:textId="77777777" w:rsidR="003E64B9" w:rsidRDefault="003E64B9" w:rsidP="003E64B9">
      <w:pPr>
        <w:pStyle w:val="Bibliography"/>
      </w:pPr>
      <w:r>
        <w:t>R Core Team. 2019. R: A Language and Environment for Statistical Computing,.</w:t>
      </w:r>
    </w:p>
    <w:p w14:paraId="1E2D1A65" w14:textId="77777777" w:rsidR="003E64B9" w:rsidRDefault="003E64B9" w:rsidP="003E64B9">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435A5581" w14:textId="77777777" w:rsidR="003E64B9" w:rsidRDefault="003E64B9" w:rsidP="003E64B9">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B8F1445" w14:textId="77777777" w:rsidR="003E64B9" w:rsidRDefault="003E64B9" w:rsidP="003E64B9">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B09962D" w14:textId="77777777" w:rsidR="003E64B9" w:rsidRDefault="003E64B9" w:rsidP="003E64B9">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79D3009B" w14:textId="77777777" w:rsidR="003E64B9" w:rsidRDefault="003E64B9" w:rsidP="003E64B9">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ECB265B" w14:textId="77777777" w:rsidR="003E64B9" w:rsidRDefault="003E64B9" w:rsidP="003E64B9">
      <w:pPr>
        <w:pStyle w:val="Bibliography"/>
      </w:pPr>
      <w:r>
        <w:t xml:space="preserve">Sargent, J. R., and S. Falk-Petersen. 1988. The lipid biochemistry of calanoid copepods. Hydrobiologia </w:t>
      </w:r>
      <w:r>
        <w:rPr>
          <w:b/>
          <w:bCs/>
        </w:rPr>
        <w:t>167–168</w:t>
      </w:r>
      <w:r>
        <w:t>: 101–114. doi:10.1007/BF00026297</w:t>
      </w:r>
    </w:p>
    <w:p w14:paraId="428B4833" w14:textId="77777777" w:rsidR="003E64B9" w:rsidRDefault="003E64B9" w:rsidP="003E64B9">
      <w:pPr>
        <w:pStyle w:val="Bibliography"/>
      </w:pPr>
      <w:r>
        <w:lastRenderedPageBreak/>
        <w:t xml:space="preserve">Savage, C., and R. Elmgren. 2004. MACROALGAL (FUCUS VESICULOSUS) δ15N VALUES TRACE DECREASE IN SEWAGE INFLUENCE. Ecological Applications </w:t>
      </w:r>
      <w:r>
        <w:rPr>
          <w:b/>
          <w:bCs/>
        </w:rPr>
        <w:t>14</w:t>
      </w:r>
      <w:r>
        <w:t>: 517–526. doi:10.1890/02-5396</w:t>
      </w:r>
    </w:p>
    <w:p w14:paraId="745DAFE1" w14:textId="77777777" w:rsidR="003E64B9" w:rsidRDefault="003E64B9" w:rsidP="003E64B9">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9314565" w14:textId="77777777" w:rsidR="003E64B9" w:rsidRDefault="003E64B9" w:rsidP="003E64B9">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02401ADF" w14:textId="77777777" w:rsidR="003E64B9" w:rsidRDefault="003E64B9" w:rsidP="003E64B9">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7053950E" w14:textId="77777777" w:rsidR="003E64B9" w:rsidRDefault="003E64B9" w:rsidP="003E64B9">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518A3532" w14:textId="77777777" w:rsidR="003E64B9" w:rsidRDefault="003E64B9" w:rsidP="003E64B9">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3E279A5A" w14:textId="77777777" w:rsidR="003E64B9" w:rsidRDefault="003E64B9" w:rsidP="003E64B9">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10594AB6" w14:textId="77777777" w:rsidR="003E64B9" w:rsidRDefault="003E64B9" w:rsidP="003E64B9">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4C93DDB1" w14:textId="77777777" w:rsidR="003E64B9" w:rsidRDefault="003E64B9" w:rsidP="003E64B9">
      <w:pPr>
        <w:pStyle w:val="Bibliography"/>
      </w:pPr>
      <w:r>
        <w:lastRenderedPageBreak/>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5FACA445" w14:textId="77777777" w:rsidR="003E64B9" w:rsidRDefault="003E64B9" w:rsidP="003E64B9">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7D26C427" w14:textId="77777777" w:rsidR="003E64B9" w:rsidRDefault="003E64B9" w:rsidP="003E64B9">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53400B3F" w14:textId="77777777" w:rsidR="003E64B9" w:rsidRDefault="003E64B9" w:rsidP="003E64B9">
      <w:pPr>
        <w:pStyle w:val="Bibliography"/>
      </w:pPr>
      <w:r>
        <w:t>Wickham, H. 2016. ggplot2: Elegant Graphics for Data Analysis, Springer-Verlag.</w:t>
      </w:r>
    </w:p>
    <w:p w14:paraId="5AFC4C1F" w14:textId="77777777" w:rsidR="003E64B9" w:rsidRDefault="003E64B9" w:rsidP="003E64B9">
      <w:pPr>
        <w:pStyle w:val="Bibliography"/>
      </w:pPr>
      <w:r>
        <w:t>Wickham, H., R. Francois, L. Henry, and K. Mueller. 2019. dplyr: A Grammar of Data Manipulation,.</w:t>
      </w:r>
    </w:p>
    <w:p w14:paraId="1C01321B" w14:textId="77777777" w:rsidR="003E64B9" w:rsidRDefault="003E64B9" w:rsidP="003E64B9">
      <w:pPr>
        <w:pStyle w:val="Bibliography"/>
      </w:pPr>
      <w:r>
        <w:t>Wickham, H., and L. Henry. 2019. tidyr: Easily Tidy Data with ‘spread()’ and ‘gather()’ Functions,.</w:t>
      </w:r>
    </w:p>
    <w:p w14:paraId="74EBFE69" w14:textId="77777777" w:rsidR="003E64B9" w:rsidRDefault="003E64B9" w:rsidP="003E64B9">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1C8C02B9" w14:textId="77777777" w:rsidR="003E64B9" w:rsidRDefault="003E64B9" w:rsidP="003E64B9">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4251415C" w14:textId="77777777" w:rsidR="003E64B9" w:rsidRDefault="003E64B9" w:rsidP="003E64B9">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ACD0460" w14:textId="42452B3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11EDB225"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del w:id="413" w:author="Ted" w:date="2020-07-14T15:42:00Z">
              <w:r w:rsidR="00563BF6" w:rsidDel="0059652C">
                <w:rPr>
                  <w:rFonts w:ascii="Times New Roman" w:eastAsia="Times New Roman" w:hAnsi="Times New Roman" w:cs="Times New Roman"/>
                  <w:sz w:val="16"/>
                  <w:szCs w:val="16"/>
                </w:rPr>
                <w:delText>Locational information</w:delText>
              </w:r>
            </w:del>
            <w:ins w:id="414" w:author="Ted" w:date="2020-07-14T15:42:00Z">
              <w:r w:rsidR="0059652C">
                <w:rPr>
                  <w:rFonts w:ascii="Times New Roman" w:eastAsia="Times New Roman" w:hAnsi="Times New Roman" w:cs="Times New Roman"/>
                  <w:sz w:val="16"/>
                  <w:szCs w:val="16"/>
                </w:rPr>
                <w:t>Location</w:t>
              </w:r>
            </w:ins>
            <w:ins w:id="415" w:author="Ted" w:date="2020-07-14T15:43:00Z">
              <w:r w:rsidR="0059652C">
                <w:rPr>
                  <w:rFonts w:ascii="Times New Roman" w:eastAsia="Times New Roman" w:hAnsi="Times New Roman" w:cs="Times New Roman"/>
                  <w:sz w:val="16"/>
                  <w:szCs w:val="16"/>
                </w:rPr>
                <w:t xml:space="preserve">, depth, </w:t>
              </w:r>
              <w:proofErr w:type="gramStart"/>
              <w:r w:rsidR="0059652C">
                <w:rPr>
                  <w:rFonts w:ascii="Times New Roman" w:eastAsia="Times New Roman" w:hAnsi="Times New Roman" w:cs="Times New Roman"/>
                  <w:sz w:val="16"/>
                  <w:szCs w:val="16"/>
                </w:rPr>
                <w:t>temperature</w:t>
              </w:r>
              <w:proofErr w:type="gramEnd"/>
              <w:r w:rsidR="0059652C">
                <w:rPr>
                  <w:rFonts w:ascii="Times New Roman" w:eastAsia="Times New Roman" w:hAnsi="Times New Roman" w:cs="Times New Roman"/>
                  <w:sz w:val="16"/>
                  <w:szCs w:val="16"/>
                </w:rPr>
                <w:t xml:space="preserve"> and </w:t>
              </w:r>
              <w:r w:rsidR="00C872C8">
                <w:rPr>
                  <w:rFonts w:ascii="Times New Roman" w:eastAsia="Times New Roman" w:hAnsi="Times New Roman" w:cs="Times New Roman"/>
                  <w:sz w:val="16"/>
                  <w:szCs w:val="16"/>
                </w:rPr>
                <w:t>population information</w:t>
              </w:r>
            </w:ins>
            <w:r w:rsidR="00563BF6">
              <w:rPr>
                <w:rFonts w:ascii="Times New Roman" w:eastAsia="Times New Roman" w:hAnsi="Times New Roman" w:cs="Times New Roman"/>
                <w:sz w:val="16"/>
                <w:szCs w:val="16"/>
              </w:rPr>
              <w:t xml:space="preserve"> for each of the 17 sampling </w:t>
            </w:r>
            <w:del w:id="416" w:author="Ted" w:date="2020-07-14T15:43:00Z">
              <w:r w:rsidR="00563BF6" w:rsidDel="00C872C8">
                <w:rPr>
                  <w:rFonts w:ascii="Times New Roman" w:eastAsia="Times New Roman" w:hAnsi="Times New Roman" w:cs="Times New Roman"/>
                  <w:sz w:val="16"/>
                  <w:szCs w:val="16"/>
                </w:rPr>
                <w:delText>locations</w:delText>
              </w:r>
            </w:del>
            <w:ins w:id="417" w:author="Ted" w:date="2020-07-14T15:43:00Z">
              <w:r w:rsidR="00C872C8">
                <w:rPr>
                  <w:rFonts w:ascii="Times New Roman" w:eastAsia="Times New Roman" w:hAnsi="Times New Roman" w:cs="Times New Roman"/>
                  <w:sz w:val="16"/>
                  <w:szCs w:val="16"/>
                </w:rPr>
                <w:t>stations</w:t>
              </w:r>
            </w:ins>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223BBC67" w:rsidR="00715D55" w:rsidRDefault="00920A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8B778A2" wp14:editId="7FE5086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35D9E6F6"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commentRangeStart w:id="418"/>
      <w:r>
        <w:rPr>
          <w:rFonts w:ascii="Times New Roman" w:eastAsia="Times New Roman" w:hAnsi="Times New Roman" w:cs="Times New Roman"/>
          <w:sz w:val="24"/>
          <w:szCs w:val="24"/>
        </w:rPr>
        <w:t xml:space="preserve">Map of all sampling locations with sites sized and colored by </w:t>
      </w:r>
      <w:proofErr w:type="gramStart"/>
      <w:r w:rsidR="000318B7">
        <w:rPr>
          <w:rFonts w:ascii="Times New Roman" w:eastAsia="Times New Roman" w:hAnsi="Times New Roman" w:cs="Times New Roman"/>
          <w:sz w:val="24"/>
          <w:szCs w:val="24"/>
        </w:rPr>
        <w:t>log-transformed</w:t>
      </w:r>
      <w:proofErr w:type="gramEnd"/>
      <w:r w:rsidR="000318B7">
        <w:rPr>
          <w:rFonts w:ascii="Times New Roman" w:eastAsia="Times New Roman" w:hAnsi="Times New Roman" w:cs="Times New Roman"/>
          <w:sz w:val="24"/>
          <w:szCs w:val="24"/>
        </w:rPr>
        <w:t xml:space="preserv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End w:id="418"/>
      <w:r w:rsidR="00C872C8">
        <w:rPr>
          <w:rStyle w:val="CommentReference"/>
        </w:rPr>
        <w:commentReference w:id="418"/>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IDW population was log-transformed </w:t>
      </w:r>
      <w:proofErr w:type="gramStart"/>
      <w:r w:rsidR="000318B7">
        <w:rPr>
          <w:rFonts w:ascii="Times New Roman" w:eastAsia="Times New Roman" w:hAnsi="Times New Roman" w:cs="Times New Roman"/>
          <w:sz w:val="24"/>
          <w:szCs w:val="24"/>
        </w:rPr>
        <w:t>so as to</w:t>
      </w:r>
      <w:proofErr w:type="gramEnd"/>
      <w:r w:rsidR="000318B7">
        <w:rPr>
          <w:rFonts w:ascii="Times New Roman" w:eastAsia="Times New Roman" w:hAnsi="Times New Roman" w:cs="Times New Roman"/>
          <w:sz w:val="24"/>
          <w:szCs w:val="24"/>
        </w:rPr>
        <w:t xml:space="preserve">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commentRangeStart w:id="419"/>
      <w:del w:id="420" w:author="Ted" w:date="2020-07-14T15:44:00Z">
        <w:r w:rsidDel="00C872C8">
          <w:rPr>
            <w:rFonts w:ascii="Times New Roman" w:eastAsia="Times New Roman" w:hAnsi="Times New Roman" w:cs="Times New Roman"/>
            <w:sz w:val="24"/>
            <w:szCs w:val="24"/>
          </w:rPr>
          <w:delText xml:space="preserve">Listvyanka contains </w:delText>
        </w:r>
      </w:del>
      <w:commentRangeEnd w:id="419"/>
      <w:r w:rsidR="00C872C8">
        <w:rPr>
          <w:rStyle w:val="CommentReference"/>
        </w:rPr>
        <w:commentReference w:id="419"/>
      </w:r>
      <w:del w:id="421" w:author="Ted" w:date="2020-07-14T15:44:00Z">
        <w:r w:rsidDel="00C872C8">
          <w:rPr>
            <w:rFonts w:ascii="Times New Roman" w:eastAsia="Times New Roman" w:hAnsi="Times New Roman" w:cs="Times New Roman"/>
            <w:sz w:val="24"/>
            <w:szCs w:val="24"/>
          </w:rPr>
          <w:delText xml:space="preserve">approximately 2,000 permanent residents, although it experiences a transient tourist population of approximately </w:delText>
        </w:r>
        <w:r w:rsidR="000318B7" w:rsidDel="00C872C8">
          <w:rPr>
            <w:rFonts w:ascii="Times New Roman" w:eastAsia="Times New Roman" w:hAnsi="Times New Roman" w:cs="Times New Roman"/>
            <w:sz w:val="24"/>
            <w:szCs w:val="24"/>
          </w:rPr>
          <w:delText>1.2 million</w:delText>
        </w:r>
        <w:r w:rsidDel="00C872C8">
          <w:rPr>
            <w:rFonts w:ascii="Times New Roman" w:eastAsia="Times New Roman" w:hAnsi="Times New Roman" w:cs="Times New Roman"/>
            <w:sz w:val="24"/>
            <w:szCs w:val="24"/>
          </w:rPr>
          <w:delText xml:space="preserve"> people annually. Bolshie Koty contains approximately </w:delText>
        </w:r>
        <w:r w:rsidR="00DE0012" w:rsidDel="00C872C8">
          <w:rPr>
            <w:rFonts w:ascii="Times New Roman" w:eastAsia="Times New Roman" w:hAnsi="Times New Roman" w:cs="Times New Roman"/>
            <w:sz w:val="24"/>
            <w:szCs w:val="24"/>
          </w:rPr>
          <w:delText>80</w:delText>
        </w:r>
        <w:r w:rsidDel="00C872C8">
          <w:rPr>
            <w:rFonts w:ascii="Times New Roman" w:eastAsia="Times New Roman" w:hAnsi="Times New Roman" w:cs="Times New Roman"/>
            <w:sz w:val="24"/>
            <w:szCs w:val="24"/>
          </w:rPr>
          <w:delText xml:space="preserve"> permanent residents, but the two local field stations</w:delText>
        </w:r>
        <w:r w:rsidR="00754A6A" w:rsidDel="00C872C8">
          <w:rPr>
            <w:rFonts w:ascii="Times New Roman" w:eastAsia="Times New Roman" w:hAnsi="Times New Roman" w:cs="Times New Roman"/>
            <w:sz w:val="24"/>
            <w:szCs w:val="24"/>
          </w:rPr>
          <w:delText xml:space="preserve"> and tourism</w:delText>
        </w:r>
        <w:r w:rsidDel="00C872C8">
          <w:rPr>
            <w:rFonts w:ascii="Times New Roman" w:eastAsia="Times New Roman" w:hAnsi="Times New Roman" w:cs="Times New Roman"/>
            <w:sz w:val="24"/>
            <w:szCs w:val="24"/>
          </w:rPr>
          <w:delText xml:space="preserve"> can </w:delText>
        </w:r>
        <w:r w:rsidR="00754A6A" w:rsidDel="00C872C8">
          <w:rPr>
            <w:rFonts w:ascii="Times New Roman" w:eastAsia="Times New Roman" w:hAnsi="Times New Roman" w:cs="Times New Roman"/>
            <w:sz w:val="24"/>
            <w:szCs w:val="24"/>
          </w:rPr>
          <w:delText xml:space="preserve">increase </w:delText>
        </w:r>
        <w:r w:rsidDel="00C872C8">
          <w:rPr>
            <w:rFonts w:ascii="Times New Roman" w:eastAsia="Times New Roman" w:hAnsi="Times New Roman" w:cs="Times New Roman"/>
            <w:sz w:val="24"/>
            <w:szCs w:val="24"/>
          </w:rPr>
          <w:delText xml:space="preserve">population </w:delText>
        </w:r>
        <w:r w:rsidR="00754A6A" w:rsidDel="00C872C8">
          <w:rPr>
            <w:rFonts w:ascii="Times New Roman" w:eastAsia="Times New Roman" w:hAnsi="Times New Roman" w:cs="Times New Roman"/>
            <w:sz w:val="24"/>
            <w:szCs w:val="24"/>
          </w:rPr>
          <w:delText>by</w:delText>
        </w:r>
        <w:r w:rsidDel="00C872C8">
          <w:rPr>
            <w:rFonts w:ascii="Times New Roman" w:eastAsia="Times New Roman" w:hAnsi="Times New Roman" w:cs="Times New Roman"/>
            <w:sz w:val="24"/>
            <w:szCs w:val="24"/>
          </w:rPr>
          <w:delText xml:space="preserve"> 200+ individuals</w:delText>
        </w:r>
        <w:r w:rsidR="00754A6A" w:rsidDel="00C872C8">
          <w:rPr>
            <w:rFonts w:ascii="Times New Roman" w:eastAsia="Times New Roman" w:hAnsi="Times New Roman" w:cs="Times New Roman"/>
            <w:sz w:val="24"/>
            <w:szCs w:val="24"/>
          </w:rPr>
          <w:delText xml:space="preserve"> in the summer</w:delText>
        </w:r>
        <w:r w:rsidDel="00C872C8">
          <w:rPr>
            <w:rFonts w:ascii="Times New Roman" w:eastAsia="Times New Roman" w:hAnsi="Times New Roman" w:cs="Times New Roman"/>
            <w:sz w:val="24"/>
            <w:szCs w:val="24"/>
          </w:rPr>
          <w:delText xml:space="preserve">. Bolshoe Goloustnoe has approximately 600 permanent residents and remains relatively consistent throughout the year. </w:delText>
        </w:r>
      </w:del>
      <w:r>
        <w:rPr>
          <w:rFonts w:ascii="Times New Roman" w:eastAsia="Times New Roman" w:hAnsi="Times New Roman" w:cs="Times New Roman"/>
          <w:sz w:val="24"/>
          <w:szCs w:val="24"/>
        </w:rPr>
        <w:t xml:space="preserve">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1">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cancellus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3CF7EB2D"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9221D" w14:textId="77777777" w:rsidR="00C95266" w:rsidRDefault="00D8535D">
            <w:pPr>
              <w:widowControl w:val="0"/>
              <w:spacing w:line="240" w:lineRule="auto"/>
              <w:rPr>
                <w:ins w:id="422" w:author="Ted" w:date="2020-07-14T11:57:00Z"/>
                <w:rFonts w:ascii="Times New Roman" w:eastAsia="Times New Roman" w:hAnsi="Times New Roman" w:cs="Times New Roman"/>
                <w:sz w:val="16"/>
                <w:szCs w:val="16"/>
              </w:rPr>
            </w:pPr>
            <w:del w:id="423" w:author="Ted" w:date="2020-07-14T11:57:00Z">
              <w:r w:rsidDel="00C95266">
                <w:rPr>
                  <w:rFonts w:ascii="Times New Roman" w:eastAsia="Times New Roman" w:hAnsi="Times New Roman" w:cs="Times New Roman"/>
                  <w:sz w:val="16"/>
                  <w:szCs w:val="16"/>
                </w:rPr>
                <w:delText>PO4</w:delText>
              </w:r>
              <w:commentRangeStart w:id="424"/>
              <w:r w:rsidDel="00C95266">
                <w:rPr>
                  <w:rFonts w:ascii="Times New Roman" w:eastAsia="Times New Roman" w:hAnsi="Times New Roman" w:cs="Times New Roman"/>
                  <w:sz w:val="16"/>
                  <w:szCs w:val="16"/>
                </w:rPr>
                <w:delText xml:space="preserve"> </w:delText>
              </w:r>
            </w:del>
            <w:ins w:id="425" w:author="Ted" w:date="2020-07-14T11:57:00Z">
              <w:r w:rsidR="00C95266">
                <w:rPr>
                  <w:rFonts w:ascii="Times New Roman" w:eastAsia="Times New Roman" w:hAnsi="Times New Roman" w:cs="Times New Roman"/>
                  <w:sz w:val="16"/>
                  <w:szCs w:val="16"/>
                </w:rPr>
                <w:t>TP</w:t>
              </w:r>
              <w:commentRangeEnd w:id="424"/>
              <w:r w:rsidR="00C95266">
                <w:rPr>
                  <w:rStyle w:val="CommentReference"/>
                </w:rPr>
                <w:commentReference w:id="424"/>
              </w:r>
            </w:ins>
          </w:p>
          <w:p w14:paraId="7B932317" w14:textId="372D76F3"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commentRangeStart w:id="426"/>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commentRangeEnd w:id="426"/>
            <w:r w:rsidR="00C872C8">
              <w:rPr>
                <w:rStyle w:val="CommentReference"/>
              </w:rPr>
              <w:commentReference w:id="426"/>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1C4A6FF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D8535D" w:rsidRPr="00C872C8">
        <w:rPr>
          <w:rFonts w:ascii="Times New Roman" w:eastAsia="Times New Roman" w:hAnsi="Times New Roman" w:cs="Times New Roman"/>
          <w:sz w:val="24"/>
          <w:szCs w:val="24"/>
          <w:highlight w:val="yellow"/>
          <w:rPrChange w:id="427" w:author="Ted" w:date="2020-07-14T15:45:00Z">
            <w:rPr>
              <w:rFonts w:ascii="Times New Roman" w:eastAsia="Times New Roman" w:hAnsi="Times New Roman" w:cs="Times New Roman"/>
              <w:sz w:val="24"/>
              <w:szCs w:val="24"/>
            </w:rPr>
          </w:rPrChange>
        </w:rPr>
        <w:t>N15</w:t>
      </w:r>
      <w:r w:rsidR="00D8535D">
        <w:rPr>
          <w:rFonts w:ascii="Times New Roman" w:eastAsia="Times New Roman" w:hAnsi="Times New Roman" w:cs="Times New Roman"/>
          <w:sz w:val="24"/>
          <w:szCs w:val="24"/>
        </w:rPr>
        <w:t xml:space="preserve">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w:t>
      </w:r>
      <w:r w:rsidR="00D8535D" w:rsidRPr="00C872C8">
        <w:rPr>
          <w:rFonts w:ascii="Times New Roman" w:eastAsia="Times New Roman" w:hAnsi="Times New Roman" w:cs="Times New Roman"/>
          <w:sz w:val="24"/>
          <w:szCs w:val="24"/>
          <w:highlight w:val="yellow"/>
          <w:rPrChange w:id="428" w:author="Ted" w:date="2020-07-14T15:45:00Z">
            <w:rPr>
              <w:rFonts w:ascii="Times New Roman" w:eastAsia="Times New Roman" w:hAnsi="Times New Roman" w:cs="Times New Roman"/>
              <w:sz w:val="24"/>
              <w:szCs w:val="24"/>
            </w:rPr>
          </w:rPrChange>
        </w:rPr>
        <w:t>N15</w:t>
      </w:r>
      <w:r w:rsidR="00D8535D">
        <w:rPr>
          <w:rFonts w:ascii="Times New Roman" w:eastAsia="Times New Roman" w:hAnsi="Times New Roman" w:cs="Times New Roman"/>
          <w:sz w:val="24"/>
          <w:szCs w:val="24"/>
        </w:rPr>
        <w:t xml:space="preserve"> (B), and phosphorus (C) produced significant models. Chlorophyll a (D), Nitrate (E), Total Microplastics (F), Ammonium (G), and Microplastic Density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F8B101" w:rsidR="00715D55" w:rsidRDefault="00D8535D">
      <w:pPr>
        <w:rPr>
          <w:rFonts w:ascii="Times New Roman" w:eastAsia="Times New Roman" w:hAnsi="Times New Roman" w:cs="Times New Roman"/>
          <w:sz w:val="24"/>
          <w:szCs w:val="24"/>
        </w:rPr>
      </w:pPr>
      <w:commentRangeStart w:id="429"/>
      <w:r>
        <w:rPr>
          <w:rFonts w:ascii="Times New Roman" w:eastAsia="Times New Roman" w:hAnsi="Times New Roman" w:cs="Times New Roman"/>
          <w:sz w:val="24"/>
          <w:szCs w:val="24"/>
        </w:rPr>
        <w:t>Figure 3</w:t>
      </w:r>
      <w:commentRangeEnd w:id="429"/>
      <w:r w:rsidR="00C872C8">
        <w:rPr>
          <w:rStyle w:val="CommentReference"/>
        </w:rPr>
        <w:commentReference w:id="429"/>
      </w:r>
      <w:r>
        <w:rPr>
          <w:rFonts w:ascii="Times New Roman" w:eastAsia="Times New Roman" w:hAnsi="Times New Roman" w:cs="Times New Roman"/>
          <w:sz w:val="24"/>
          <w:szCs w:val="24"/>
        </w:rPr>
        <w:t xml:space="preserve">: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commentRangeStart w:id="430"/>
      <w:r>
        <w:rPr>
          <w:rFonts w:ascii="Times New Roman" w:eastAsia="Times New Roman" w:hAnsi="Times New Roman" w:cs="Times New Roman"/>
          <w:sz w:val="24"/>
          <w:szCs w:val="24"/>
        </w:rPr>
        <w:t>Figure 5</w:t>
      </w:r>
      <w:commentRangeEnd w:id="430"/>
      <w:r w:rsidR="00C872C8">
        <w:rPr>
          <w:rStyle w:val="CommentReference"/>
        </w:rPr>
        <w:commentReference w:id="430"/>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w:t>
      </w:r>
      <w:proofErr w:type="gramStart"/>
      <w:r w:rsidR="00D8535D">
        <w:rPr>
          <w:rFonts w:ascii="Times New Roman" w:eastAsia="Times New Roman" w:hAnsi="Times New Roman" w:cs="Times New Roman"/>
          <w:sz w:val="24"/>
          <w:szCs w:val="24"/>
        </w:rPr>
        <w:t>log-transformed</w:t>
      </w:r>
      <w:proofErr w:type="gramEnd"/>
      <w:r w:rsidR="00D8535D">
        <w:rPr>
          <w:rFonts w:ascii="Times New Roman" w:eastAsia="Times New Roman" w:hAnsi="Times New Roman" w:cs="Times New Roman"/>
          <w:sz w:val="24"/>
          <w:szCs w:val="24"/>
        </w:rPr>
        <w:t xml:space="preserv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2957A6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deviation </w:t>
      </w:r>
      <w:r w:rsidR="00D8535D" w:rsidRPr="00C872C8">
        <w:rPr>
          <w:rFonts w:ascii="Times New Roman" w:eastAsia="Times New Roman" w:hAnsi="Times New Roman" w:cs="Times New Roman"/>
          <w:sz w:val="24"/>
          <w:szCs w:val="24"/>
          <w:highlight w:val="yellow"/>
          <w:rPrChange w:id="431" w:author="Ted" w:date="2020-07-14T15:46:00Z">
            <w:rPr>
              <w:rFonts w:ascii="Times New Roman" w:eastAsia="Times New Roman" w:hAnsi="Times New Roman" w:cs="Times New Roman"/>
              <w:sz w:val="24"/>
              <w:szCs w:val="24"/>
            </w:rPr>
          </w:rPrChange>
        </w:rPr>
        <w:t>C13 and N15</w:t>
      </w:r>
      <w:r w:rsidR="00D8535D">
        <w:rPr>
          <w:rFonts w:ascii="Times New Roman" w:eastAsia="Times New Roman" w:hAnsi="Times New Roman" w:cs="Times New Roman"/>
          <w:sz w:val="24"/>
          <w:szCs w:val="24"/>
        </w:rPr>
        <w:t xml:space="preserve"> stable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in </w:t>
      </w:r>
      <w:r w:rsidR="00D8535D" w:rsidRPr="00C872C8">
        <w:rPr>
          <w:rFonts w:ascii="Times New Roman" w:eastAsia="Times New Roman" w:hAnsi="Times New Roman" w:cs="Times New Roman"/>
          <w:sz w:val="24"/>
          <w:szCs w:val="24"/>
          <w:highlight w:val="yellow"/>
          <w:rPrChange w:id="432" w:author="Ted" w:date="2020-07-14T15:46:00Z">
            <w:rPr>
              <w:rFonts w:ascii="Times New Roman" w:eastAsia="Times New Roman" w:hAnsi="Times New Roman" w:cs="Times New Roman"/>
              <w:sz w:val="24"/>
              <w:szCs w:val="24"/>
            </w:rPr>
          </w:rPrChange>
        </w:rPr>
        <w:t>C13 or N15</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D8535D">
        <w:rPr>
          <w:rFonts w:ascii="Times New Roman" w:eastAsia="Times New Roman" w:hAnsi="Times New Roman" w:cs="Times New Roman"/>
          <w:sz w:val="24"/>
          <w:szCs w:val="24"/>
        </w:rPr>
        <w:t xml:space="preserve"> </w:t>
      </w:r>
      <w:r w:rsidR="00D8535D" w:rsidRPr="00C872C8">
        <w:rPr>
          <w:rFonts w:ascii="Times New Roman" w:eastAsia="Times New Roman" w:hAnsi="Times New Roman" w:cs="Times New Roman"/>
          <w:sz w:val="24"/>
          <w:szCs w:val="24"/>
          <w:highlight w:val="yellow"/>
          <w:rPrChange w:id="433" w:author="Ted" w:date="2020-07-14T15:46:00Z">
            <w:rPr>
              <w:rFonts w:ascii="Times New Roman" w:eastAsia="Times New Roman" w:hAnsi="Times New Roman" w:cs="Times New Roman"/>
              <w:sz w:val="24"/>
              <w:szCs w:val="24"/>
            </w:rPr>
          </w:rPrChange>
        </w:rPr>
        <w:t>N15</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C872C8">
        <w:rPr>
          <w:rFonts w:ascii="Times New Roman" w:eastAsia="Times New Roman" w:hAnsi="Times New Roman" w:cs="Times New Roman"/>
          <w:i/>
          <w:iCs/>
          <w:sz w:val="24"/>
          <w:szCs w:val="24"/>
          <w:rPrChange w:id="434" w:author="Ted" w:date="2020-07-14T15:46:00Z">
            <w:rPr>
              <w:rFonts w:ascii="Times New Roman" w:eastAsia="Times New Roman" w:hAnsi="Times New Roman" w:cs="Times New Roman"/>
              <w:sz w:val="24"/>
              <w:szCs w:val="24"/>
            </w:rPr>
          </w:rPrChange>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77777777" w:rsidR="00715D55" w:rsidRDefault="00D8535D">
      <w:pPr>
        <w:rPr>
          <w:rFonts w:ascii="Times New Roman" w:eastAsia="Times New Roman" w:hAnsi="Times New Roman" w:cs="Times New Roman"/>
          <w:sz w:val="24"/>
          <w:szCs w:val="24"/>
        </w:rPr>
      </w:pPr>
      <w:commentRangeStart w:id="435"/>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commentRangeEnd w:id="435"/>
      <w:r w:rsidR="00C872C8">
        <w:rPr>
          <w:rStyle w:val="CommentReference"/>
        </w:rPr>
        <w:commentReference w:id="435"/>
      </w:r>
    </w:p>
    <w:p w14:paraId="0AB3AC7F" w14:textId="77777777" w:rsidR="00715D55" w:rsidRDefault="00715D55">
      <w:pPr>
        <w:rPr>
          <w:rFonts w:ascii="Times New Roman" w:eastAsia="Times New Roman" w:hAnsi="Times New Roman" w:cs="Times New Roman"/>
          <w:sz w:val="24"/>
          <w:szCs w:val="24"/>
        </w:rPr>
      </w:pPr>
    </w:p>
    <w:p w14:paraId="4F7210E8" w14:textId="7FC6ABBC"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 xml:space="preserve">that are </w:t>
      </w:r>
      <w:proofErr w:type="gramStart"/>
      <w:r w:rsidR="009D5F26">
        <w:rPr>
          <w:rFonts w:ascii="Times New Roman" w:eastAsia="Times New Roman" w:hAnsi="Times New Roman" w:cs="Times New Roman"/>
          <w:sz w:val="24"/>
          <w:szCs w:val="24"/>
        </w:rPr>
        <w:t>large</w:t>
      </w:r>
      <w:proofErr w:type="gramEnd"/>
      <w:r w:rsidR="009D5F26">
        <w:rPr>
          <w:rFonts w:ascii="Times New Roman" w:eastAsia="Times New Roman" w:hAnsi="Times New Roman" w:cs="Times New Roman"/>
          <w:sz w:val="24"/>
          <w:szCs w:val="24"/>
        </w:rPr>
        <w:t xml:space="preserv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w:t>
      </w:r>
      <w:proofErr w:type="gramStart"/>
      <w:r w:rsidR="000318B7">
        <w:rPr>
          <w:rFonts w:ascii="Times New Roman" w:eastAsia="Times New Roman" w:hAnsi="Times New Roman" w:cs="Times New Roman"/>
          <w:sz w:val="24"/>
          <w:szCs w:val="24"/>
        </w:rPr>
        <w:t>large</w:t>
      </w:r>
      <w:proofErr w:type="gramEnd"/>
      <w:r w:rsidR="000318B7">
        <w:rPr>
          <w:rFonts w:ascii="Times New Roman" w:eastAsia="Times New Roman" w:hAnsi="Times New Roman" w:cs="Times New Roman"/>
          <w:sz w:val="24"/>
          <w:szCs w:val="24"/>
        </w:rPr>
        <w:t xml:space="preserv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Ted" w:date="2020-07-14T10:31:00Z" w:initials="T">
    <w:p w14:paraId="3821EED5" w14:textId="75D6FADF" w:rsidR="00E82AB8" w:rsidRDefault="00E82AB8">
      <w:pPr>
        <w:pStyle w:val="CommentText"/>
      </w:pPr>
      <w:r>
        <w:rPr>
          <w:rStyle w:val="CommentReference"/>
        </w:rPr>
        <w:annotationRef/>
      </w:r>
      <w:proofErr w:type="gramStart"/>
      <w:r>
        <w:t>Take a peek</w:t>
      </w:r>
      <w:proofErr w:type="gramEnd"/>
      <w:r>
        <w:t xml:space="preserve"> at this reference. I think one of the key revision tasks is simplifying the text and making it more concise.</w:t>
      </w:r>
    </w:p>
    <w:p w14:paraId="26D142B0" w14:textId="77777777" w:rsidR="00E82AB8" w:rsidRDefault="00E82AB8">
      <w:pPr>
        <w:pStyle w:val="CommentText"/>
      </w:pPr>
    </w:p>
    <w:p w14:paraId="614CDAA2" w14:textId="046D956A" w:rsidR="00E82AB8" w:rsidRDefault="00E82AB8">
      <w:pPr>
        <w:pStyle w:val="CommentText"/>
      </w:pPr>
      <w:proofErr w:type="spellStart"/>
      <w:r>
        <w:rPr>
          <w:color w:val="222222"/>
          <w:sz w:val="20"/>
          <w:szCs w:val="20"/>
          <w:shd w:val="clear" w:color="auto" w:fill="FFFFFF"/>
        </w:rPr>
        <w:t>Hotaling</w:t>
      </w:r>
      <w:proofErr w:type="spellEnd"/>
      <w:r>
        <w:rPr>
          <w:color w:val="222222"/>
          <w:sz w:val="20"/>
          <w:szCs w:val="20"/>
          <w:shd w:val="clear" w:color="auto" w:fill="FFFFFF"/>
        </w:rPr>
        <w:t>, S. (2020). Simple rules for concise scientific writing. </w:t>
      </w:r>
      <w:r>
        <w:rPr>
          <w:i/>
          <w:iCs/>
          <w:color w:val="222222"/>
          <w:sz w:val="20"/>
          <w:szCs w:val="20"/>
          <w:shd w:val="clear" w:color="auto" w:fill="FFFFFF"/>
        </w:rPr>
        <w:t>Limnology and Oceanography Letters</w:t>
      </w:r>
      <w:r>
        <w:rPr>
          <w:color w:val="222222"/>
          <w:sz w:val="20"/>
          <w:szCs w:val="20"/>
          <w:shd w:val="clear" w:color="auto" w:fill="FFFFFF"/>
        </w:rPr>
        <w:t>.</w:t>
      </w:r>
    </w:p>
  </w:comment>
  <w:comment w:id="8" w:author="Ted" w:date="2020-07-14T10:16:00Z" w:initials="T">
    <w:p w14:paraId="07B4222A" w14:textId="1110E843" w:rsidR="00E82AB8" w:rsidRDefault="00E82AB8">
      <w:pPr>
        <w:pStyle w:val="CommentText"/>
      </w:pPr>
      <w:r>
        <w:rPr>
          <w:rStyle w:val="CommentReference"/>
        </w:rPr>
        <w:annotationRef/>
      </w:r>
      <w:r>
        <w:t>This sentence needs some thought. A bit awkward as written.</w:t>
      </w:r>
    </w:p>
  </w:comment>
  <w:comment w:id="9" w:author="Ted" w:date="2020-07-14T10:21:00Z" w:initials="T">
    <w:p w14:paraId="0431A54B" w14:textId="6A809E9D" w:rsidR="00E82AB8" w:rsidRDefault="00E82AB8">
      <w:pPr>
        <w:pStyle w:val="CommentText"/>
      </w:pPr>
      <w:r>
        <w:rPr>
          <w:rStyle w:val="CommentReference"/>
        </w:rPr>
        <w:annotationRef/>
      </w:r>
      <w:r>
        <w:t xml:space="preserve">Consider stating what to purpose of this study is in one statement. Right </w:t>
      </w:r>
      <w:proofErr w:type="gramStart"/>
      <w:r>
        <w:t>now</w:t>
      </w:r>
      <w:proofErr w:type="gramEnd"/>
      <w:r>
        <w:t xml:space="preserve"> this info is dispersed between two different sentences.</w:t>
      </w:r>
    </w:p>
  </w:comment>
  <w:comment w:id="11" w:author="Ted" w:date="2020-07-14T10:24:00Z" w:initials="T">
    <w:p w14:paraId="56445F17" w14:textId="693876A2" w:rsidR="00E82AB8" w:rsidRDefault="00E82AB8">
      <w:pPr>
        <w:pStyle w:val="CommentText"/>
      </w:pPr>
      <w:r>
        <w:rPr>
          <w:rStyle w:val="CommentReference"/>
        </w:rPr>
        <w:annotationRef/>
      </w:r>
      <w:r>
        <w:t>A bit unclear what you mean by this</w:t>
      </w:r>
    </w:p>
  </w:comment>
  <w:comment w:id="22" w:author="Ted" w:date="2020-07-14T10:33:00Z" w:initials="T">
    <w:p w14:paraId="309A4587" w14:textId="0F4B7F7F" w:rsidR="00E82AB8" w:rsidRDefault="00E82AB8">
      <w:pPr>
        <w:pStyle w:val="CommentText"/>
      </w:pPr>
      <w:r>
        <w:rPr>
          <w:rStyle w:val="CommentReference"/>
        </w:rPr>
        <w:annotationRef/>
      </w:r>
      <w:r>
        <w:t>Not necessary, especially given the length of the paper</w:t>
      </w:r>
    </w:p>
  </w:comment>
  <w:comment w:id="25" w:author="Ted" w:date="2020-07-14T10:35:00Z" w:initials="T">
    <w:p w14:paraId="6CF50FF7" w14:textId="18F370A5" w:rsidR="00E82AB8" w:rsidRDefault="00E82AB8">
      <w:pPr>
        <w:pStyle w:val="CommentText"/>
      </w:pPr>
      <w:r>
        <w:rPr>
          <w:rStyle w:val="CommentReference"/>
        </w:rPr>
        <w:annotationRef/>
      </w:r>
      <w:r>
        <w:t>This is currently a bit vague. Second sentence can be made shorter.</w:t>
      </w:r>
    </w:p>
  </w:comment>
  <w:comment w:id="27" w:author="Ted" w:date="2020-07-14T10:40:00Z" w:initials="T">
    <w:p w14:paraId="775C3C8F" w14:textId="2F9F0733" w:rsidR="00E82AB8" w:rsidRDefault="00E82AB8">
      <w:pPr>
        <w:pStyle w:val="CommentText"/>
      </w:pPr>
      <w:r>
        <w:rPr>
          <w:rStyle w:val="CommentReference"/>
        </w:rPr>
        <w:annotationRef/>
      </w:r>
      <w:r>
        <w:t>As sentence is currently structured, you are implying that elevated d15N signatures are “pollutants” (they are just indicators)</w:t>
      </w:r>
    </w:p>
  </w:comment>
  <w:comment w:id="28" w:author="Ted" w:date="2020-07-14T10:40:00Z" w:initials="T">
    <w:p w14:paraId="6D70B50C" w14:textId="730AC6B3" w:rsidR="00E82AB8" w:rsidRDefault="00E82AB8">
      <w:pPr>
        <w:pStyle w:val="CommentText"/>
        <w:rPr>
          <w:color w:val="222222"/>
          <w:sz w:val="20"/>
          <w:szCs w:val="20"/>
          <w:shd w:val="clear" w:color="auto" w:fill="FFFFFF"/>
        </w:rPr>
      </w:pPr>
      <w:r>
        <w:rPr>
          <w:rStyle w:val="CommentReference"/>
        </w:rPr>
        <w:annotationRef/>
      </w:r>
      <w:r>
        <w:rPr>
          <w:color w:val="222222"/>
          <w:sz w:val="20"/>
          <w:szCs w:val="20"/>
          <w:shd w:val="clear" w:color="auto" w:fill="FFFFFF"/>
        </w:rPr>
        <w:t>Possibly relevant to periphyton in large lakes:</w:t>
      </w:r>
    </w:p>
    <w:p w14:paraId="31A5DE97" w14:textId="77777777" w:rsidR="00E82AB8" w:rsidRDefault="00E82AB8">
      <w:pPr>
        <w:pStyle w:val="CommentText"/>
        <w:rPr>
          <w:color w:val="222222"/>
          <w:sz w:val="20"/>
          <w:szCs w:val="20"/>
          <w:shd w:val="clear" w:color="auto" w:fill="FFFFFF"/>
        </w:rPr>
      </w:pPr>
    </w:p>
    <w:p w14:paraId="6DEF3E25" w14:textId="3D291E00" w:rsidR="00E82AB8" w:rsidRDefault="00E82AB8">
      <w:pPr>
        <w:pStyle w:val="CommentText"/>
      </w:pPr>
      <w:r>
        <w:rPr>
          <w:color w:val="222222"/>
          <w:sz w:val="20"/>
          <w:szCs w:val="20"/>
          <w:shd w:val="clear" w:color="auto" w:fill="FFFFFF"/>
        </w:rPr>
        <w:t xml:space="preserve">Camilleri, A. C., &amp; </w:t>
      </w:r>
      <w:proofErr w:type="spellStart"/>
      <w:r>
        <w:rPr>
          <w:color w:val="222222"/>
          <w:sz w:val="20"/>
          <w:szCs w:val="20"/>
          <w:shd w:val="clear" w:color="auto" w:fill="FFFFFF"/>
        </w:rPr>
        <w:t>Ozersky</w:t>
      </w:r>
      <w:proofErr w:type="spellEnd"/>
      <w:r>
        <w:rPr>
          <w:color w:val="222222"/>
          <w:sz w:val="20"/>
          <w:szCs w:val="20"/>
          <w:shd w:val="clear" w:color="auto" w:fill="FFFFFF"/>
        </w:rPr>
        <w:t>, T. (2019). Large variation in periphyton δ13C and δ15N values in the upper Great Lakes: Correlates and implications. </w:t>
      </w:r>
      <w:r>
        <w:rPr>
          <w:i/>
          <w:iCs/>
          <w:color w:val="222222"/>
          <w:sz w:val="20"/>
          <w:szCs w:val="20"/>
          <w:shd w:val="clear" w:color="auto" w:fill="FFFFFF"/>
        </w:rPr>
        <w:t>Journal of Great Lakes Research</w:t>
      </w:r>
      <w:r>
        <w:rPr>
          <w:color w:val="222222"/>
          <w:sz w:val="20"/>
          <w:szCs w:val="20"/>
          <w:shd w:val="clear" w:color="auto" w:fill="FFFFFF"/>
        </w:rPr>
        <w:t>, </w:t>
      </w:r>
      <w:r>
        <w:rPr>
          <w:i/>
          <w:iCs/>
          <w:color w:val="222222"/>
          <w:sz w:val="20"/>
          <w:szCs w:val="20"/>
          <w:shd w:val="clear" w:color="auto" w:fill="FFFFFF"/>
        </w:rPr>
        <w:t>45</w:t>
      </w:r>
      <w:r>
        <w:rPr>
          <w:color w:val="222222"/>
          <w:sz w:val="20"/>
          <w:szCs w:val="20"/>
          <w:shd w:val="clear" w:color="auto" w:fill="FFFFFF"/>
        </w:rPr>
        <w:t>(5), 986-990.</w:t>
      </w:r>
    </w:p>
  </w:comment>
  <w:comment w:id="30" w:author="Ted" w:date="2020-07-14T10:42:00Z" w:initials="T">
    <w:p w14:paraId="09080F1F" w14:textId="1DA2913C" w:rsidR="00E82AB8" w:rsidRDefault="00E82AB8">
      <w:pPr>
        <w:pStyle w:val="CommentText"/>
      </w:pPr>
      <w:r>
        <w:rPr>
          <w:rStyle w:val="CommentReference"/>
        </w:rPr>
        <w:annotationRef/>
      </w:r>
      <w:r>
        <w:t>Not clear what “continental to pore scales” means</w:t>
      </w:r>
    </w:p>
  </w:comment>
  <w:comment w:id="31" w:author="Ted" w:date="2020-07-14T10:47:00Z" w:initials="T">
    <w:p w14:paraId="6F07CEBA" w14:textId="16489E13" w:rsidR="00E82AB8" w:rsidRDefault="00E82AB8">
      <w:pPr>
        <w:pStyle w:val="CommentText"/>
      </w:pPr>
      <w:r>
        <w:rPr>
          <w:rStyle w:val="CommentReference"/>
        </w:rPr>
        <w:annotationRef/>
      </w:r>
      <w:r>
        <w:t xml:space="preserve">Again, in interest of making paper shorter I suggest removing this (or incorporating the info into previous sentence). </w:t>
      </w:r>
      <w:proofErr w:type="gramStart"/>
      <w:r>
        <w:t>I’m</w:t>
      </w:r>
      <w:proofErr w:type="gramEnd"/>
      <w:r>
        <w:t xml:space="preserve"> not sure this adds valuable info over last sentence. </w:t>
      </w:r>
    </w:p>
  </w:comment>
  <w:comment w:id="36" w:author="Ted" w:date="2020-07-14T10:49:00Z" w:initials="T">
    <w:p w14:paraId="52017CF0" w14:textId="50AC5365" w:rsidR="00E82AB8" w:rsidRDefault="00E82AB8">
      <w:pPr>
        <w:pStyle w:val="CommentText"/>
      </w:pPr>
      <w:r>
        <w:rPr>
          <w:rStyle w:val="CommentReference"/>
        </w:rPr>
        <w:annotationRef/>
      </w:r>
      <w:r>
        <w:t>Make sure the subject of the sentence is clear.</w:t>
      </w:r>
    </w:p>
  </w:comment>
  <w:comment w:id="42" w:author="Ted" w:date="2020-07-14T10:51:00Z" w:initials="T">
    <w:p w14:paraId="751D7131" w14:textId="02166E14" w:rsidR="00E82AB8" w:rsidRDefault="00E82AB8">
      <w:pPr>
        <w:pStyle w:val="CommentText"/>
      </w:pPr>
      <w:r>
        <w:rPr>
          <w:rStyle w:val="CommentReference"/>
        </w:rPr>
        <w:annotationRef/>
      </w:r>
      <w:proofErr w:type="gramStart"/>
      <w:r>
        <w:t>I’m</w:t>
      </w:r>
      <w:proofErr w:type="gramEnd"/>
      <w:r>
        <w:t xml:space="preserve"> not totally sure what you mean by ‘duration’</w:t>
      </w:r>
    </w:p>
  </w:comment>
  <w:comment w:id="55" w:author="Ted" w:date="2020-07-14T10:54:00Z" w:initials="T">
    <w:p w14:paraId="5FCA447F" w14:textId="038BAEBF" w:rsidR="00E82AB8" w:rsidRDefault="00E82AB8">
      <w:pPr>
        <w:pStyle w:val="CommentText"/>
      </w:pPr>
      <w:r>
        <w:rPr>
          <w:rStyle w:val="CommentReference"/>
        </w:rPr>
        <w:annotationRef/>
      </w:r>
      <w:r>
        <w:t>?</w:t>
      </w:r>
    </w:p>
  </w:comment>
  <w:comment w:id="56" w:author="Ted" w:date="2020-07-14T10:54:00Z" w:initials="T">
    <w:p w14:paraId="19285117" w14:textId="0AED47C3" w:rsidR="00E82AB8" w:rsidRDefault="00E82AB8">
      <w:pPr>
        <w:pStyle w:val="CommentText"/>
      </w:pPr>
      <w:r>
        <w:rPr>
          <w:rStyle w:val="CommentReference"/>
        </w:rPr>
        <w:annotationRef/>
      </w:r>
      <w:r>
        <w:t xml:space="preserve">A bit vague. Do you mean “trophic </w:t>
      </w:r>
      <w:proofErr w:type="spellStart"/>
      <w:r>
        <w:t>strucutre</w:t>
      </w:r>
      <w:proofErr w:type="spellEnd"/>
      <w:r>
        <w:t>”?</w:t>
      </w:r>
    </w:p>
  </w:comment>
  <w:comment w:id="63" w:author="Ted" w:date="2020-07-14T10:59:00Z" w:initials="T">
    <w:p w14:paraId="0CECA6B2" w14:textId="4EAAA27E" w:rsidR="00E82AB8" w:rsidRDefault="00E82AB8">
      <w:pPr>
        <w:pStyle w:val="CommentText"/>
      </w:pPr>
      <w:r>
        <w:rPr>
          <w:rStyle w:val="CommentReference"/>
        </w:rPr>
        <w:annotationRef/>
      </w:r>
      <w:r>
        <w:t>“...which dominate periphyton communities in unimpacted ecosystems”? or something like that...</w:t>
      </w:r>
    </w:p>
  </w:comment>
  <w:comment w:id="62" w:author="Ted" w:date="2020-07-14T10:58:00Z" w:initials="T">
    <w:p w14:paraId="0E0B3AA5" w14:textId="4135E054" w:rsidR="00E82AB8" w:rsidRDefault="00E82AB8">
      <w:pPr>
        <w:pStyle w:val="CommentText"/>
      </w:pPr>
      <w:r>
        <w:rPr>
          <w:rStyle w:val="CommentReference"/>
        </w:rPr>
        <w:annotationRef/>
      </w:r>
      <w:r>
        <w:t xml:space="preserve">A bit awkward. Consider rephrasing. </w:t>
      </w:r>
    </w:p>
  </w:comment>
  <w:comment w:id="64" w:author="Ted" w:date="2020-07-14T11:01:00Z" w:initials="T">
    <w:p w14:paraId="58D3475E" w14:textId="3DE3835C" w:rsidR="00E82AB8" w:rsidRDefault="00E82AB8">
      <w:pPr>
        <w:pStyle w:val="CommentText"/>
      </w:pPr>
      <w:r>
        <w:rPr>
          <w:rStyle w:val="CommentReference"/>
        </w:rPr>
        <w:annotationRef/>
      </w:r>
      <w:r>
        <w:t>I think this can be substantially condensed here and instead addressed in detail in the discussion section.</w:t>
      </w:r>
    </w:p>
  </w:comment>
  <w:comment w:id="75" w:author="Ted" w:date="2020-07-14T11:05:00Z" w:initials="T">
    <w:p w14:paraId="5246C056" w14:textId="5AC7B958" w:rsidR="00E82AB8" w:rsidRDefault="00E82AB8">
      <w:pPr>
        <w:pStyle w:val="CommentText"/>
      </w:pPr>
      <w:r>
        <w:rPr>
          <w:rStyle w:val="CommentReference"/>
        </w:rPr>
        <w:annotationRef/>
      </w:r>
      <w:r>
        <w:t xml:space="preserve">Fuck those guys. Cite a published paper with </w:t>
      </w:r>
      <w:r w:rsidR="0005526C">
        <w:t xml:space="preserve">actual </w:t>
      </w:r>
      <w:r>
        <w:t>nutrient concentrations.</w:t>
      </w:r>
    </w:p>
  </w:comment>
  <w:comment w:id="78" w:author="Ted" w:date="2020-07-14T11:06:00Z" w:initials="T">
    <w:p w14:paraId="1CCEC1FC" w14:textId="77777777" w:rsidR="00E82AB8" w:rsidRDefault="00E82AB8" w:rsidP="00FA2CB7">
      <w:pPr>
        <w:pStyle w:val="CommentText"/>
      </w:pPr>
      <w:r>
        <w:t>“Don't use a five-dollar word when a fifty-cent word will do.”</w:t>
      </w:r>
    </w:p>
    <w:p w14:paraId="42F4AD0C" w14:textId="77777777" w:rsidR="00E82AB8" w:rsidRDefault="00E82AB8" w:rsidP="00FA2CB7">
      <w:pPr>
        <w:pStyle w:val="CommentText"/>
      </w:pPr>
    </w:p>
    <w:p w14:paraId="43A05DB2" w14:textId="77777777" w:rsidR="00E82AB8" w:rsidRDefault="00E82AB8" w:rsidP="00FA2CB7">
      <w:pPr>
        <w:pStyle w:val="CommentText"/>
      </w:pPr>
      <w:r>
        <w:t>― Mark Twain</w:t>
      </w:r>
    </w:p>
    <w:p w14:paraId="7C52EE57" w14:textId="77777777" w:rsidR="00E82AB8" w:rsidRDefault="00E82AB8" w:rsidP="00FA2CB7">
      <w:pPr>
        <w:pStyle w:val="CommentText"/>
      </w:pPr>
    </w:p>
    <w:p w14:paraId="70759EA0" w14:textId="7DDB2CF0" w:rsidR="00E82AB8" w:rsidRDefault="00E82AB8" w:rsidP="00FA2CB7">
      <w:pPr>
        <w:pStyle w:val="CommentText"/>
      </w:pPr>
      <w:r>
        <w:t>Good advice to keep in mind through the paper</w:t>
      </w:r>
    </w:p>
  </w:comment>
  <w:comment w:id="87" w:author="Ted" w:date="2020-07-14T11:10:00Z" w:initials="T">
    <w:p w14:paraId="16373071" w14:textId="0089847D" w:rsidR="00E82AB8" w:rsidRDefault="00E82AB8">
      <w:pPr>
        <w:pStyle w:val="CommentText"/>
      </w:pPr>
      <w:r>
        <w:rPr>
          <w:rStyle w:val="CommentReference"/>
        </w:rPr>
        <w:annotationRef/>
      </w:r>
      <w:r>
        <w:t>Were they technically “blooms”?</w:t>
      </w:r>
    </w:p>
  </w:comment>
  <w:comment w:id="95" w:author="Ted" w:date="2020-07-14T11:12:00Z" w:initials="T">
    <w:p w14:paraId="73265EAC" w14:textId="52BAB21A" w:rsidR="00E82AB8" w:rsidRDefault="00E82AB8">
      <w:pPr>
        <w:pStyle w:val="CommentText"/>
      </w:pPr>
      <w:r>
        <w:rPr>
          <w:rStyle w:val="CommentReference"/>
        </w:rPr>
        <w:annotationRef/>
      </w:r>
      <w:r>
        <w:t>I suggest putting this in a separate sentence.</w:t>
      </w:r>
    </w:p>
  </w:comment>
  <w:comment w:id="96" w:author="Ted" w:date="2020-07-14T11:12:00Z" w:initials="T">
    <w:p w14:paraId="0E5A47FF" w14:textId="307F0F1A" w:rsidR="00E82AB8" w:rsidRDefault="00E82AB8">
      <w:pPr>
        <w:pStyle w:val="CommentText"/>
      </w:pPr>
      <w:r>
        <w:rPr>
          <w:rStyle w:val="CommentReference"/>
        </w:rPr>
        <w:annotationRef/>
      </w:r>
      <w:r>
        <w:t>Very awkward sentence; rephrase</w:t>
      </w:r>
    </w:p>
  </w:comment>
  <w:comment w:id="101" w:author="Ted" w:date="2020-07-14T11:14:00Z" w:initials="T">
    <w:p w14:paraId="0BFC4CDE" w14:textId="74FFE77E" w:rsidR="00E82AB8" w:rsidRDefault="00E82AB8">
      <w:pPr>
        <w:pStyle w:val="CommentText"/>
      </w:pPr>
      <w:r>
        <w:rPr>
          <w:rStyle w:val="CommentReference"/>
        </w:rPr>
        <w:annotationRef/>
      </w:r>
      <w:r>
        <w:t xml:space="preserve">This implies you are “fishing” for results. You </w:t>
      </w:r>
      <w:proofErr w:type="gramStart"/>
      <w:r>
        <w:t>don’t</w:t>
      </w:r>
      <w:proofErr w:type="gramEnd"/>
      <w:r>
        <w:t xml:space="preserve"> know (yet) whether there is a relationship...</w:t>
      </w:r>
    </w:p>
  </w:comment>
  <w:comment w:id="112" w:author="Ted" w:date="2020-07-14T11:16:00Z" w:initials="T">
    <w:p w14:paraId="69863477" w14:textId="203ED1D1" w:rsidR="00E82AB8" w:rsidRDefault="00E82AB8">
      <w:pPr>
        <w:pStyle w:val="CommentText"/>
      </w:pPr>
      <w:r>
        <w:rPr>
          <w:rStyle w:val="CommentReference"/>
        </w:rPr>
        <w:annotationRef/>
      </w:r>
      <w:r>
        <w:t>Not sure what this adds.</w:t>
      </w:r>
    </w:p>
  </w:comment>
  <w:comment w:id="117" w:author="Ted" w:date="2020-07-14T11:28:00Z" w:initials="T">
    <w:p w14:paraId="30A83C1E" w14:textId="3C239D79" w:rsidR="00E82AB8" w:rsidRDefault="00E82AB8">
      <w:pPr>
        <w:pStyle w:val="CommentText"/>
      </w:pPr>
      <w:r>
        <w:rPr>
          <w:rStyle w:val="CommentReference"/>
        </w:rPr>
        <w:annotationRef/>
      </w:r>
      <w:r>
        <w:t>I think adding water depth will convince reviewers not familiar with Baikal that 2-5 km offshore is pe</w:t>
      </w:r>
      <w:r w:rsidR="0005526C">
        <w:t>l</w:t>
      </w:r>
      <w:r>
        <w:t>agic</w:t>
      </w:r>
    </w:p>
  </w:comment>
  <w:comment w:id="123" w:author="Ted" w:date="2020-07-14T11:30:00Z" w:initials="T">
    <w:p w14:paraId="4A1B4625" w14:textId="4853E145" w:rsidR="00E82AB8" w:rsidRDefault="00E82AB8">
      <w:pPr>
        <w:pStyle w:val="CommentText"/>
      </w:pPr>
      <w:r>
        <w:rPr>
          <w:rStyle w:val="CommentReference"/>
        </w:rPr>
        <w:annotationRef/>
      </w:r>
      <w:r>
        <w:t>? you mean hotels?</w:t>
      </w:r>
    </w:p>
  </w:comment>
  <w:comment w:id="129" w:author="Ted" w:date="2020-07-14T11:32:00Z" w:initials="T">
    <w:p w14:paraId="27FC5FDE" w14:textId="6C494A19" w:rsidR="00E82AB8" w:rsidRDefault="00E82AB8">
      <w:pPr>
        <w:pStyle w:val="CommentText"/>
      </w:pPr>
      <w:r>
        <w:rPr>
          <w:rStyle w:val="CommentReference"/>
        </w:rPr>
        <w:annotationRef/>
      </w:r>
      <w:r>
        <w:t>This is a bit confusing. Can you think of a simpler way to say this?</w:t>
      </w:r>
    </w:p>
  </w:comment>
  <w:comment w:id="138" w:author="Ted" w:date="2020-07-14T11:34:00Z" w:initials="T">
    <w:p w14:paraId="525E74A6" w14:textId="1288FE13" w:rsidR="00E82AB8" w:rsidRDefault="00E82AB8">
      <w:pPr>
        <w:pStyle w:val="CommentText"/>
      </w:pPr>
      <w:r>
        <w:rPr>
          <w:rStyle w:val="CommentReference"/>
        </w:rPr>
        <w:annotationRef/>
      </w:r>
      <w:r>
        <w:t xml:space="preserve">Do you mean ‘groundwater’? </w:t>
      </w:r>
    </w:p>
  </w:comment>
  <w:comment w:id="141" w:author="Ted" w:date="2020-07-14T11:38:00Z" w:initials="T">
    <w:p w14:paraId="5FCB93D3" w14:textId="7DCE2E18" w:rsidR="00E82AB8" w:rsidRDefault="00E82AB8">
      <w:pPr>
        <w:pStyle w:val="CommentText"/>
      </w:pPr>
      <w:r>
        <w:rPr>
          <w:rStyle w:val="CommentReference"/>
        </w:rPr>
        <w:annotationRef/>
      </w:r>
      <w:r>
        <w:t>Can some of this stuff be moved to supplementary info section? Or condensed?</w:t>
      </w:r>
    </w:p>
  </w:comment>
  <w:comment w:id="143" w:author="Ted" w:date="2020-07-14T11:39:00Z" w:initials="T">
    <w:p w14:paraId="11B10935" w14:textId="612EC3DD" w:rsidR="00E82AB8" w:rsidRDefault="00E82AB8">
      <w:pPr>
        <w:pStyle w:val="CommentText"/>
      </w:pPr>
      <w:r>
        <w:rPr>
          <w:rStyle w:val="CommentReference"/>
        </w:rPr>
        <w:annotationRef/>
      </w:r>
      <w:r>
        <w:t>I have no idea what this means or why this is important</w:t>
      </w:r>
    </w:p>
  </w:comment>
  <w:comment w:id="153" w:author="Ted" w:date="2020-07-14T11:52:00Z" w:initials="T">
    <w:p w14:paraId="32761DE0" w14:textId="70691F5A" w:rsidR="00E82AB8" w:rsidRPr="0005526C" w:rsidRDefault="00E82AB8">
      <w:pPr>
        <w:pStyle w:val="CommentText"/>
        <w:rPr>
          <w:lang w:val="en-CA"/>
        </w:rPr>
      </w:pPr>
      <w:r>
        <w:rPr>
          <w:rStyle w:val="CommentReference"/>
        </w:rPr>
        <w:annotationRef/>
      </w:r>
      <w:r>
        <w:t xml:space="preserve">You should specify when our sampling was done. I </w:t>
      </w:r>
      <w:proofErr w:type="gramStart"/>
      <w:r>
        <w:t>don’t</w:t>
      </w:r>
      <w:proofErr w:type="gramEnd"/>
      <w:r>
        <w:t xml:space="preserve"> see this info anywhere</w:t>
      </w:r>
    </w:p>
  </w:comment>
  <w:comment w:id="155" w:author="Ted" w:date="2020-07-14T11:49:00Z" w:initials="T">
    <w:p w14:paraId="2B7858D3" w14:textId="77777777" w:rsidR="00E82AB8" w:rsidRDefault="00E82AB8">
      <w:pPr>
        <w:pStyle w:val="CommentText"/>
      </w:pPr>
      <w:r>
        <w:rPr>
          <w:rStyle w:val="CommentReference"/>
        </w:rPr>
        <w:annotationRef/>
      </w:r>
      <w:r>
        <w:t>How were the jars cleaned before we used them?  Saying we rinsed them three times with lake water is not enough.</w:t>
      </w:r>
    </w:p>
    <w:p w14:paraId="1FBD2FC3" w14:textId="77777777" w:rsidR="00E82AB8" w:rsidRDefault="00E82AB8">
      <w:pPr>
        <w:pStyle w:val="CommentText"/>
      </w:pPr>
    </w:p>
    <w:p w14:paraId="71D16D1E" w14:textId="7D075D07" w:rsidR="00E82AB8" w:rsidRDefault="00E82AB8">
      <w:pPr>
        <w:pStyle w:val="CommentText"/>
      </w:pPr>
      <w:r>
        <w:t xml:space="preserve">What depth were these collected from? 0.75 m depth like </w:t>
      </w:r>
      <w:proofErr w:type="spellStart"/>
      <w:r>
        <w:t>chl</w:t>
      </w:r>
      <w:proofErr w:type="spellEnd"/>
      <w:r>
        <w:t xml:space="preserve"> samples?</w:t>
      </w:r>
    </w:p>
  </w:comment>
  <w:comment w:id="156" w:author="Ted" w:date="2020-07-14T13:09:00Z" w:initials="T">
    <w:p w14:paraId="5DEFF386" w14:textId="173AF008" w:rsidR="00E82AB8" w:rsidRDefault="00E82AB8">
      <w:pPr>
        <w:pStyle w:val="CommentText"/>
      </w:pPr>
      <w:r>
        <w:rPr>
          <w:rStyle w:val="CommentReference"/>
        </w:rPr>
        <w:annotationRef/>
      </w:r>
      <w:r>
        <w:t>Did we not filter samples prior to analysis? NO3/ NH4 is usually done on filtered samples.</w:t>
      </w:r>
    </w:p>
  </w:comment>
  <w:comment w:id="161" w:author="Ted" w:date="2020-07-14T12:46:00Z" w:initials="T">
    <w:p w14:paraId="015BF1B5" w14:textId="5F873697" w:rsidR="00E82AB8" w:rsidRDefault="00E82AB8">
      <w:pPr>
        <w:pStyle w:val="CommentText"/>
      </w:pPr>
      <w:r>
        <w:rPr>
          <w:rStyle w:val="CommentReference"/>
        </w:rPr>
        <w:annotationRef/>
      </w:r>
      <w:r>
        <w:t>See below for links to the methods that they used for our samples</w:t>
      </w:r>
    </w:p>
  </w:comment>
  <w:comment w:id="162" w:author="Ted" w:date="2020-07-14T12:44:00Z" w:initials="T">
    <w:p w14:paraId="1B9F6950" w14:textId="77777777" w:rsidR="00E82AB8" w:rsidRDefault="00E82AB8">
      <w:pPr>
        <w:pStyle w:val="CommentText"/>
        <w:rPr>
          <w:lang w:val="en-CA"/>
        </w:rPr>
      </w:pPr>
      <w:r>
        <w:rPr>
          <w:rStyle w:val="CommentReference"/>
        </w:rPr>
        <w:annotationRef/>
      </w:r>
      <w:r>
        <w:rPr>
          <w:lang w:val="en-CA"/>
        </w:rPr>
        <w:t>Link to method:</w:t>
      </w:r>
    </w:p>
    <w:p w14:paraId="49D960AB" w14:textId="63F07AAF" w:rsidR="00E82AB8" w:rsidRDefault="005F6342">
      <w:pPr>
        <w:pStyle w:val="CommentText"/>
      </w:pPr>
      <w:hyperlink r:id="rId1" w:history="1">
        <w:r w:rsidR="00E82AB8">
          <w:rPr>
            <w:rStyle w:val="Hyperlink"/>
          </w:rPr>
          <w:t>http://docs.cntd.ru/document/1200115428</w:t>
        </w:r>
      </w:hyperlink>
    </w:p>
  </w:comment>
  <w:comment w:id="163" w:author="Ted" w:date="2020-07-14T12:42:00Z" w:initials="T">
    <w:p w14:paraId="01A4FA23" w14:textId="20573CE5" w:rsidR="00E82AB8" w:rsidRPr="002075AA" w:rsidRDefault="00E82AB8">
      <w:pPr>
        <w:pStyle w:val="CommentText"/>
        <w:rPr>
          <w:lang w:val="en-CA"/>
        </w:rPr>
      </w:pPr>
      <w:r>
        <w:rPr>
          <w:rStyle w:val="CommentReference"/>
        </w:rPr>
        <w:annotationRef/>
      </w:r>
      <w:r>
        <w:rPr>
          <w:lang w:val="en-CA"/>
        </w:rPr>
        <w:t xml:space="preserve">Link to method: </w:t>
      </w:r>
      <w:hyperlink r:id="rId2" w:history="1">
        <w:r>
          <w:rPr>
            <w:rStyle w:val="Hyperlink"/>
          </w:rPr>
          <w:t>https://files.stroyinf.ru/Data2/1/4293739/4293739155.pdf</w:t>
        </w:r>
      </w:hyperlink>
    </w:p>
  </w:comment>
  <w:comment w:id="165" w:author="Ted" w:date="2020-07-14T12:45:00Z" w:initials="T">
    <w:p w14:paraId="5101701C" w14:textId="77777777" w:rsidR="00E82AB8" w:rsidRDefault="00E82AB8">
      <w:pPr>
        <w:pStyle w:val="CommentText"/>
        <w:rPr>
          <w:lang w:val="en-CA"/>
        </w:rPr>
      </w:pPr>
      <w:r>
        <w:rPr>
          <w:rStyle w:val="CommentReference"/>
        </w:rPr>
        <w:annotationRef/>
      </w:r>
      <w:r>
        <w:rPr>
          <w:lang w:val="en-CA"/>
        </w:rPr>
        <w:t>Link to method:</w:t>
      </w:r>
    </w:p>
    <w:p w14:paraId="412F6B65" w14:textId="23C48368" w:rsidR="00E82AB8" w:rsidRPr="002075AA" w:rsidRDefault="005F6342">
      <w:pPr>
        <w:pStyle w:val="CommentText"/>
        <w:rPr>
          <w:lang w:val="en-CA"/>
        </w:rPr>
      </w:pPr>
      <w:hyperlink r:id="rId3" w:history="1">
        <w:r w:rsidR="00E82AB8">
          <w:rPr>
            <w:rStyle w:val="Hyperlink"/>
          </w:rPr>
          <w:t>http://docs.cntd.ru/document/1200115799</w:t>
        </w:r>
      </w:hyperlink>
    </w:p>
  </w:comment>
  <w:comment w:id="168" w:author="Ted" w:date="2020-07-14T12:01:00Z" w:initials="T">
    <w:p w14:paraId="12C98B26" w14:textId="718E898B" w:rsidR="00E82AB8" w:rsidRDefault="00E82AB8">
      <w:pPr>
        <w:pStyle w:val="CommentText"/>
      </w:pPr>
      <w:r>
        <w:rPr>
          <w:rStyle w:val="CommentReference"/>
        </w:rPr>
        <w:annotationRef/>
      </w:r>
      <w:r>
        <w:t>In table 3 you are giving concentrations in mg/dm3...</w:t>
      </w:r>
    </w:p>
  </w:comment>
  <w:comment w:id="189" w:author="Ted" w:date="2020-07-14T13:17:00Z" w:initials="T">
    <w:p w14:paraId="1BABEE78" w14:textId="69A6EE54" w:rsidR="00E82AB8" w:rsidRDefault="00E82AB8">
      <w:pPr>
        <w:pStyle w:val="CommentText"/>
      </w:pPr>
      <w:r>
        <w:rPr>
          <w:rStyle w:val="CommentReference"/>
        </w:rPr>
        <w:annotationRef/>
      </w:r>
      <w:r>
        <w:t xml:space="preserve">This portion is unclear. How were samples filtered? Were GF/F filter </w:t>
      </w:r>
      <w:proofErr w:type="spellStart"/>
      <w:r>
        <w:t>precombusted</w:t>
      </w:r>
      <w:proofErr w:type="spellEnd"/>
      <w:r>
        <w:t>? Were they pre-rinsed with organic solvent?</w:t>
      </w:r>
    </w:p>
  </w:comment>
  <w:comment w:id="194" w:author="Ted" w:date="2020-07-14T13:22:00Z" w:initials="T">
    <w:p w14:paraId="281480FC" w14:textId="77777777" w:rsidR="00E82AB8" w:rsidRDefault="00E82AB8">
      <w:pPr>
        <w:pStyle w:val="CommentText"/>
      </w:pPr>
      <w:r>
        <w:rPr>
          <w:rStyle w:val="CommentReference"/>
        </w:rPr>
        <w:annotationRef/>
      </w:r>
      <w:r>
        <w:t>Keep consistent with previous statements.</w:t>
      </w:r>
    </w:p>
    <w:p w14:paraId="16A2B69A" w14:textId="77777777" w:rsidR="00E82AB8" w:rsidRDefault="00E82AB8">
      <w:pPr>
        <w:pStyle w:val="CommentText"/>
      </w:pPr>
    </w:p>
    <w:p w14:paraId="2B32E50E" w14:textId="7C89B01B" w:rsidR="00E82AB8" w:rsidRDefault="00E82AB8">
      <w:pPr>
        <w:pStyle w:val="CommentText"/>
      </w:pPr>
      <w:r>
        <w:t>Btw- it might make sense to say you collected samples from the 0.75 once in a general description of sampling, rather than restating it for every analysis.</w:t>
      </w:r>
    </w:p>
  </w:comment>
  <w:comment w:id="210" w:author="Ted" w:date="2020-07-14T13:28:00Z" w:initials="T">
    <w:p w14:paraId="2F81676D" w14:textId="7A54E557" w:rsidR="00E82AB8" w:rsidRDefault="00E82AB8">
      <w:pPr>
        <w:pStyle w:val="CommentText"/>
      </w:pPr>
      <w:r>
        <w:rPr>
          <w:rStyle w:val="CommentReference"/>
        </w:rPr>
        <w:annotationRef/>
      </w:r>
      <w:r>
        <w:t>Magnification?</w:t>
      </w:r>
    </w:p>
  </w:comment>
  <w:comment w:id="216" w:author="Ted" w:date="2020-07-14T13:30:00Z" w:initials="T">
    <w:p w14:paraId="062EC35C" w14:textId="6DFF6874" w:rsidR="00E82AB8" w:rsidRDefault="00E82AB8">
      <w:pPr>
        <w:pStyle w:val="CommentText"/>
      </w:pPr>
      <w:r>
        <w:rPr>
          <w:rStyle w:val="CommentReference"/>
        </w:rPr>
        <w:annotationRef/>
      </w:r>
      <w:r>
        <w:t>?</w:t>
      </w:r>
    </w:p>
  </w:comment>
  <w:comment w:id="219" w:author="Ted" w:date="2020-07-14T13:33:00Z" w:initials="T">
    <w:p w14:paraId="65CCB909" w14:textId="33040E2F" w:rsidR="00E82AB8" w:rsidRDefault="00E82AB8">
      <w:pPr>
        <w:pStyle w:val="CommentText"/>
      </w:pPr>
      <w:r>
        <w:rPr>
          <w:rStyle w:val="CommentReference"/>
        </w:rPr>
        <w:annotationRef/>
      </w:r>
      <w:proofErr w:type="gramStart"/>
      <w:r>
        <w:t>I’m</w:t>
      </w:r>
      <w:proofErr w:type="gramEnd"/>
      <w:r>
        <w:t xml:space="preserve"> not totally sure I get it. </w:t>
      </w:r>
      <w:proofErr w:type="gramStart"/>
      <w:r>
        <w:t>So</w:t>
      </w:r>
      <w:proofErr w:type="gramEnd"/>
      <w:r>
        <w:t xml:space="preserve"> did you just count the entire aliquot every time? And count additional aliquots if you did not get 300 in the 1</w:t>
      </w:r>
      <w:r w:rsidRPr="00BB6989">
        <w:rPr>
          <w:vertAlign w:val="superscript"/>
        </w:rPr>
        <w:t>st</w:t>
      </w:r>
      <w:r>
        <w:t xml:space="preserve"> one?</w:t>
      </w:r>
    </w:p>
  </w:comment>
  <w:comment w:id="228" w:author="Ted" w:date="2020-07-14T13:36:00Z" w:initials="T">
    <w:p w14:paraId="43FB66B2" w14:textId="1A221842" w:rsidR="00E82AB8" w:rsidRDefault="00E82AB8">
      <w:pPr>
        <w:pStyle w:val="CommentText"/>
      </w:pPr>
      <w:r>
        <w:rPr>
          <w:rStyle w:val="CommentReference"/>
        </w:rPr>
        <w:annotationRef/>
      </w:r>
      <w:r>
        <w:t>This does not sound right. As I recall, we did not have access to -80 until Irkutsk</w:t>
      </w:r>
    </w:p>
  </w:comment>
  <w:comment w:id="232" w:author="Ted" w:date="2020-07-14T13:40:00Z" w:initials="T">
    <w:p w14:paraId="483FC347" w14:textId="322A7B15" w:rsidR="00E82AB8" w:rsidRDefault="00E82AB8">
      <w:pPr>
        <w:pStyle w:val="CommentText"/>
      </w:pPr>
      <w:r>
        <w:rPr>
          <w:rStyle w:val="CommentReference"/>
        </w:rPr>
        <w:annotationRef/>
      </w:r>
      <w:r>
        <w:t>I believe it was 24 for most samples, but Kirill might remember otherwise</w:t>
      </w:r>
    </w:p>
  </w:comment>
  <w:comment w:id="236" w:author="Ted" w:date="2020-07-14T13:41:00Z" w:initials="T">
    <w:p w14:paraId="532DEA1E" w14:textId="28338EEE" w:rsidR="00E82AB8" w:rsidRDefault="00E82AB8">
      <w:pPr>
        <w:pStyle w:val="CommentText"/>
      </w:pPr>
      <w:r>
        <w:rPr>
          <w:rStyle w:val="CommentReference"/>
        </w:rPr>
        <w:annotationRef/>
      </w:r>
      <w:r>
        <w:t>Is that right? Do you have the raw data? If so, you should report uncertainty associated with replicate samples (should be in raw data files).</w:t>
      </w:r>
    </w:p>
  </w:comment>
  <w:comment w:id="238" w:author="Ted" w:date="2020-07-14T13:42:00Z" w:initials="T">
    <w:p w14:paraId="0C0C6104" w14:textId="1259DB22" w:rsidR="00E82AB8" w:rsidRDefault="00E82AB8">
      <w:pPr>
        <w:pStyle w:val="CommentText"/>
      </w:pPr>
      <w:r>
        <w:rPr>
          <w:rStyle w:val="CommentReference"/>
        </w:rPr>
        <w:annotationRef/>
      </w:r>
      <w:r>
        <w:t xml:space="preserve">Is that correct? Does not sound quite right. </w:t>
      </w:r>
      <w:proofErr w:type="gramStart"/>
      <w:r>
        <w:t>Also</w:t>
      </w:r>
      <w:proofErr w:type="gramEnd"/>
      <w:r>
        <w:t xml:space="preserve"> you already mentioned that samples for SI and FA were freeze dried on line 348.</w:t>
      </w:r>
    </w:p>
  </w:comment>
  <w:comment w:id="241" w:author="Ted" w:date="2020-07-14T13:57:00Z" w:initials="T">
    <w:p w14:paraId="3680432F" w14:textId="59FAC18C" w:rsidR="00E82AB8" w:rsidRDefault="00E82AB8">
      <w:pPr>
        <w:pStyle w:val="CommentText"/>
      </w:pPr>
      <w:r>
        <w:rPr>
          <w:rStyle w:val="CommentReference"/>
        </w:rPr>
        <w:annotationRef/>
      </w:r>
      <w:r>
        <w:t>Some of these values are different than what is shown on Fig. 3</w:t>
      </w:r>
    </w:p>
  </w:comment>
  <w:comment w:id="249" w:author="Ted" w:date="2020-07-14T14:08:00Z" w:initials="T">
    <w:p w14:paraId="6F818A9E" w14:textId="63213FA0" w:rsidR="00E82AB8" w:rsidRDefault="00E82AB8">
      <w:pPr>
        <w:pStyle w:val="CommentText"/>
      </w:pPr>
      <w:r>
        <w:rPr>
          <w:rStyle w:val="CommentReference"/>
        </w:rPr>
        <w:annotationRef/>
      </w:r>
      <w:r>
        <w:t>You mention earlier that all inverts were identified to species. Why were they “fed” into the stats at a coarser taxonomic level? Need to explain (unless I missed it).</w:t>
      </w:r>
    </w:p>
  </w:comment>
  <w:comment w:id="251" w:author="Ted" w:date="2020-07-14T16:17:00Z" w:initials="T">
    <w:p w14:paraId="6777C73B" w14:textId="33D7B67A" w:rsidR="0005526C" w:rsidRDefault="0005526C">
      <w:pPr>
        <w:pStyle w:val="CommentText"/>
      </w:pPr>
      <w:r>
        <w:rPr>
          <w:rStyle w:val="CommentReference"/>
        </w:rPr>
        <w:annotationRef/>
      </w:r>
      <w:r>
        <w:t>A bit convoluted</w:t>
      </w:r>
    </w:p>
  </w:comment>
  <w:comment w:id="252" w:author="Ted" w:date="2020-07-14T14:13:00Z" w:initials="T">
    <w:p w14:paraId="2C19E8CC" w14:textId="77777777" w:rsidR="0005526C" w:rsidRDefault="00E82AB8">
      <w:pPr>
        <w:pStyle w:val="CommentText"/>
      </w:pPr>
      <w:r>
        <w:rPr>
          <w:rStyle w:val="CommentReference"/>
        </w:rPr>
        <w:annotationRef/>
      </w:r>
      <w:r>
        <w:t xml:space="preserve">This does not </w:t>
      </w:r>
      <w:r w:rsidR="0005526C">
        <w:t xml:space="preserve">really </w:t>
      </w:r>
      <w:r>
        <w:t>belong in results section.</w:t>
      </w:r>
    </w:p>
    <w:p w14:paraId="256D6F34" w14:textId="77777777" w:rsidR="0005526C" w:rsidRDefault="0005526C">
      <w:pPr>
        <w:pStyle w:val="CommentText"/>
      </w:pPr>
    </w:p>
    <w:p w14:paraId="10CDEFF8" w14:textId="070D12EC" w:rsidR="0005526C" w:rsidRDefault="0005526C">
      <w:pPr>
        <w:pStyle w:val="CommentText"/>
      </w:pPr>
      <w:r>
        <w:t>Also, not necessarily. Some may be herbivores, some may be omnivores, no?</w:t>
      </w:r>
    </w:p>
  </w:comment>
  <w:comment w:id="258" w:author="Ted" w:date="2020-07-14T14:32:00Z" w:initials="T">
    <w:p w14:paraId="61555286" w14:textId="198F10D8" w:rsidR="00E82AB8" w:rsidRDefault="00E82AB8">
      <w:pPr>
        <w:pStyle w:val="CommentText"/>
      </w:pPr>
      <w:r>
        <w:rPr>
          <w:rStyle w:val="CommentReference"/>
        </w:rPr>
        <w:annotationRef/>
      </w:r>
      <w:r>
        <w:t>There has been work (</w:t>
      </w:r>
      <w:proofErr w:type="gramStart"/>
      <w:r>
        <w:t>don’t</w:t>
      </w:r>
      <w:proofErr w:type="gramEnd"/>
      <w:r>
        <w:t xml:space="preserve"> remember exact refs) on coliform and other sewage indicator bacteria in Baikal that seems relevant.</w:t>
      </w:r>
    </w:p>
  </w:comment>
  <w:comment w:id="263" w:author="Ted" w:date="2020-07-14T14:34:00Z" w:initials="T">
    <w:p w14:paraId="4DAD061C" w14:textId="547DED10" w:rsidR="00E82AB8" w:rsidRDefault="00E82AB8">
      <w:pPr>
        <w:pStyle w:val="CommentText"/>
      </w:pPr>
      <w:r>
        <w:rPr>
          <w:rStyle w:val="CommentReference"/>
        </w:rPr>
        <w:annotationRef/>
      </w:r>
      <w:r>
        <w:t>?</w:t>
      </w:r>
    </w:p>
  </w:comment>
  <w:comment w:id="267" w:author="Ted" w:date="2020-07-14T14:36:00Z" w:initials="T">
    <w:p w14:paraId="3C177BEE" w14:textId="5C3BD1C2" w:rsidR="00E82AB8" w:rsidRDefault="00E82AB8">
      <w:pPr>
        <w:pStyle w:val="CommentText"/>
      </w:pPr>
      <w:r>
        <w:rPr>
          <w:rStyle w:val="CommentReference"/>
        </w:rPr>
        <w:annotationRef/>
      </w:r>
      <w:r>
        <w:t>“some” seems to be more consistent with the results</w:t>
      </w:r>
    </w:p>
  </w:comment>
  <w:comment w:id="271" w:author="Ted" w:date="2020-07-14T14:37:00Z" w:initials="T">
    <w:p w14:paraId="2BFD7E8D" w14:textId="35A13D38" w:rsidR="00E82AB8" w:rsidRDefault="00E82AB8">
      <w:pPr>
        <w:pStyle w:val="CommentText"/>
      </w:pPr>
      <w:r>
        <w:rPr>
          <w:rStyle w:val="CommentReference"/>
        </w:rPr>
        <w:annotationRef/>
      </w:r>
      <w:proofErr w:type="gramStart"/>
      <w:r>
        <w:t>I’m</w:t>
      </w:r>
      <w:proofErr w:type="gramEnd"/>
      <w:r>
        <w:t xml:space="preserve"> not sure I totally follow the logic of this sentence.</w:t>
      </w:r>
    </w:p>
  </w:comment>
  <w:comment w:id="274" w:author="Ted" w:date="2020-07-14T14:39:00Z" w:initials="T">
    <w:p w14:paraId="05F96533" w14:textId="331617CB" w:rsidR="00E82AB8" w:rsidRDefault="00E82AB8">
      <w:pPr>
        <w:pStyle w:val="CommentText"/>
      </w:pPr>
      <w:r>
        <w:rPr>
          <w:rStyle w:val="CommentReference"/>
        </w:rPr>
        <w:annotationRef/>
      </w:r>
      <w:r>
        <w:t>“consistently sewage associated” is a bit awkward</w:t>
      </w:r>
    </w:p>
  </w:comment>
  <w:comment w:id="280" w:author="Ted" w:date="2020-07-14T14:41:00Z" w:initials="T">
    <w:p w14:paraId="6F4AF428" w14:textId="5B79F00D" w:rsidR="00E82AB8" w:rsidRDefault="00E82AB8">
      <w:pPr>
        <w:pStyle w:val="CommentText"/>
      </w:pPr>
      <w:r>
        <w:rPr>
          <w:rStyle w:val="CommentReference"/>
        </w:rPr>
        <w:annotationRef/>
      </w:r>
      <w:r>
        <w:t xml:space="preserve">Not </w:t>
      </w:r>
      <w:proofErr w:type="gramStart"/>
      <w:r>
        <w:t>really relevant</w:t>
      </w:r>
      <w:proofErr w:type="gramEnd"/>
      <w:r>
        <w:t xml:space="preserve"> for this statement</w:t>
      </w:r>
    </w:p>
  </w:comment>
  <w:comment w:id="277" w:author="Ted" w:date="2020-07-14T14:41:00Z" w:initials="T">
    <w:p w14:paraId="7D078740" w14:textId="05DA0E51" w:rsidR="00E82AB8" w:rsidRDefault="00E82AB8">
      <w:pPr>
        <w:pStyle w:val="CommentText"/>
      </w:pPr>
      <w:r>
        <w:rPr>
          <w:rStyle w:val="CommentReference"/>
        </w:rPr>
        <w:annotationRef/>
      </w:r>
      <w:r>
        <w:t>This section needs to be tightened.</w:t>
      </w:r>
    </w:p>
  </w:comment>
  <w:comment w:id="295" w:author="Ted" w:date="2020-07-14T14:44:00Z" w:initials="T">
    <w:p w14:paraId="17139352" w14:textId="397C00BB" w:rsidR="00E82AB8" w:rsidRDefault="00E82AB8">
      <w:pPr>
        <w:pStyle w:val="CommentText"/>
      </w:pPr>
      <w:r>
        <w:rPr>
          <w:rStyle w:val="CommentReference"/>
        </w:rPr>
        <w:annotationRef/>
      </w:r>
      <w:proofErr w:type="gramStart"/>
      <w:r>
        <w:t>I’m</w:t>
      </w:r>
      <w:proofErr w:type="gramEnd"/>
      <w:r>
        <w:t xml:space="preserve"> not really sure what you are saying here o</w:t>
      </w:r>
      <w:r w:rsidR="005F6342">
        <w:t xml:space="preserve">r </w:t>
      </w:r>
      <w:r>
        <w:t>why it’s important</w:t>
      </w:r>
    </w:p>
  </w:comment>
  <w:comment w:id="298" w:author="Ted" w:date="2020-07-14T14:46:00Z" w:initials="T">
    <w:p w14:paraId="1BF7D88E" w14:textId="67576122" w:rsidR="00E82AB8" w:rsidRDefault="00E82AB8">
      <w:pPr>
        <w:pStyle w:val="CommentText"/>
      </w:pPr>
      <w:r>
        <w:rPr>
          <w:rStyle w:val="CommentReference"/>
        </w:rPr>
        <w:annotationRef/>
      </w:r>
      <w:r>
        <w:t>This section should be condensed to 1-2 sentences.</w:t>
      </w:r>
    </w:p>
  </w:comment>
  <w:comment w:id="303" w:author="Ted" w:date="2020-07-14T14:48:00Z" w:initials="T">
    <w:p w14:paraId="3F21B52C" w14:textId="11553FF7" w:rsidR="00E82AB8" w:rsidRDefault="00E82AB8">
      <w:pPr>
        <w:pStyle w:val="CommentText"/>
      </w:pPr>
      <w:r>
        <w:rPr>
          <w:rStyle w:val="CommentReference"/>
        </w:rPr>
        <w:annotationRef/>
      </w:r>
      <w:r>
        <w:t>Another paragraph that needs to be condensed.</w:t>
      </w:r>
    </w:p>
  </w:comment>
  <w:comment w:id="304" w:author="Ted" w:date="2020-07-14T14:47:00Z" w:initials="T">
    <w:p w14:paraId="3720360C" w14:textId="78511C2B" w:rsidR="00E82AB8" w:rsidRDefault="00E82AB8">
      <w:pPr>
        <w:pStyle w:val="CommentText"/>
      </w:pPr>
      <w:r>
        <w:rPr>
          <w:rStyle w:val="CommentReference"/>
        </w:rPr>
        <w:annotationRef/>
      </w:r>
      <w:r>
        <w:t>And presumably fragmentation of large plastic debris that end up in lakes in other ways (trash, fishing nets)?</w:t>
      </w:r>
    </w:p>
  </w:comment>
  <w:comment w:id="308" w:author="Ted" w:date="2020-07-14T14:50:00Z" w:initials="T">
    <w:p w14:paraId="5323D24B" w14:textId="0B061B1E" w:rsidR="00E82AB8" w:rsidRDefault="00E82AB8">
      <w:pPr>
        <w:pStyle w:val="CommentText"/>
      </w:pPr>
      <w:r>
        <w:rPr>
          <w:rStyle w:val="CommentReference"/>
        </w:rPr>
        <w:annotationRef/>
      </w:r>
      <w:r>
        <w:t>What is “high” lakeside development?</w:t>
      </w:r>
    </w:p>
  </w:comment>
  <w:comment w:id="310" w:author="Ted" w:date="2020-07-14T14:52:00Z" w:initials="T">
    <w:p w14:paraId="71938C6F" w14:textId="270F977D" w:rsidR="00E82AB8" w:rsidRDefault="00E82AB8">
      <w:pPr>
        <w:pStyle w:val="CommentText"/>
      </w:pPr>
      <w:r>
        <w:rPr>
          <w:rStyle w:val="CommentReference"/>
        </w:rPr>
        <w:annotationRef/>
      </w:r>
      <w:r>
        <w:t xml:space="preserve">Not strictly correct to refer to these as concentrations. Enriched/ depleted values is the better terminology.  </w:t>
      </w:r>
    </w:p>
  </w:comment>
  <w:comment w:id="312" w:author="Ted" w:date="2020-07-14T14:50:00Z" w:initials="T">
    <w:p w14:paraId="7A6175DE" w14:textId="64C89C2B" w:rsidR="00E82AB8" w:rsidRDefault="00E82AB8">
      <w:pPr>
        <w:pStyle w:val="CommentText"/>
      </w:pPr>
      <w:r>
        <w:rPr>
          <w:rStyle w:val="CommentReference"/>
        </w:rPr>
        <w:annotationRef/>
      </w:r>
      <w:r>
        <w:t>?</w:t>
      </w:r>
    </w:p>
  </w:comment>
  <w:comment w:id="315" w:author="Ted" w:date="2020-07-14T14:51:00Z" w:initials="T">
    <w:p w14:paraId="4D6B59BF" w14:textId="7EA21BBB" w:rsidR="00E82AB8" w:rsidRDefault="00E82AB8">
      <w:pPr>
        <w:pStyle w:val="CommentText"/>
      </w:pPr>
      <w:r>
        <w:rPr>
          <w:rStyle w:val="CommentReference"/>
        </w:rPr>
        <w:annotationRef/>
      </w:r>
      <w:proofErr w:type="gramStart"/>
      <w:r>
        <w:t>I’m</w:t>
      </w:r>
      <w:proofErr w:type="gramEnd"/>
      <w:r>
        <w:t xml:space="preserve"> not sure what you mean by “</w:t>
      </w:r>
      <w:r w:rsidRPr="00094852">
        <w:rPr>
          <w:rFonts w:ascii="Times New Roman" w:eastAsia="Times New Roman" w:hAnsi="Times New Roman" w:cs="Times New Roman"/>
        </w:rPr>
        <w:t>gradients of δ</w:t>
      </w:r>
      <w:r w:rsidRPr="00094852">
        <w:rPr>
          <w:rFonts w:ascii="Times New Roman" w:eastAsia="Times New Roman" w:hAnsi="Times New Roman" w:cs="Times New Roman"/>
          <w:vertAlign w:val="superscript"/>
        </w:rPr>
        <w:t>15</w:t>
      </w:r>
      <w:r w:rsidRPr="00094852">
        <w:rPr>
          <w:rFonts w:ascii="Times New Roman" w:eastAsia="Times New Roman" w:hAnsi="Times New Roman" w:cs="Times New Roman"/>
        </w:rPr>
        <w:t>N concentrations tend to be highes</w:t>
      </w:r>
      <w:r>
        <w:rPr>
          <w:rStyle w:val="CommentReference"/>
        </w:rPr>
        <w:annotationRef/>
      </w:r>
      <w:r w:rsidRPr="00094852">
        <w:rPr>
          <w:rFonts w:ascii="Times New Roman" w:eastAsia="Times New Roman" w:hAnsi="Times New Roman" w:cs="Times New Roman"/>
        </w:rPr>
        <w:t>t</w:t>
      </w:r>
      <w:r>
        <w:rPr>
          <w:rFonts w:ascii="Times New Roman" w:eastAsia="Times New Roman" w:hAnsi="Times New Roman" w:cs="Times New Roman"/>
        </w:rPr>
        <w:t>”? Do you mean “</w:t>
      </w:r>
      <w:r w:rsidRPr="00094852">
        <w:rPr>
          <w:rFonts w:ascii="Times New Roman" w:eastAsia="Times New Roman" w:hAnsi="Times New Roman" w:cs="Times New Roman"/>
        </w:rPr>
        <w:t>δ</w:t>
      </w:r>
      <w:r w:rsidRPr="00094852">
        <w:rPr>
          <w:rFonts w:ascii="Times New Roman" w:eastAsia="Times New Roman" w:hAnsi="Times New Roman" w:cs="Times New Roman"/>
          <w:vertAlign w:val="superscript"/>
        </w:rPr>
        <w:t>15</w:t>
      </w:r>
      <w:r w:rsidRPr="00094852">
        <w:rPr>
          <w:rFonts w:ascii="Times New Roman" w:eastAsia="Times New Roman" w:hAnsi="Times New Roman" w:cs="Times New Roman"/>
        </w:rPr>
        <w:t>N</w:t>
      </w:r>
      <w:r>
        <w:rPr>
          <w:rFonts w:ascii="Times New Roman" w:eastAsia="Times New Roman" w:hAnsi="Times New Roman" w:cs="Times New Roman"/>
        </w:rPr>
        <w:t xml:space="preserve"> values were most enriched”?</w:t>
      </w:r>
    </w:p>
  </w:comment>
  <w:comment w:id="316" w:author="Ted" w:date="2020-07-14T14:55:00Z" w:initials="T">
    <w:p w14:paraId="3F7B22E3" w14:textId="670E6CA7" w:rsidR="00E82AB8" w:rsidRDefault="00E82AB8">
      <w:pPr>
        <w:pStyle w:val="CommentText"/>
      </w:pPr>
      <w:r>
        <w:rPr>
          <w:rStyle w:val="CommentReference"/>
        </w:rPr>
        <w:annotationRef/>
      </w:r>
      <w:r>
        <w:t>Condense/ break up this sentence.</w:t>
      </w:r>
    </w:p>
  </w:comment>
  <w:comment w:id="319" w:author="Ted" w:date="2020-07-14T14:56:00Z" w:initials="T">
    <w:p w14:paraId="49462BF2" w14:textId="4CC171B6" w:rsidR="00E82AB8" w:rsidRDefault="00E82AB8">
      <w:pPr>
        <w:pStyle w:val="CommentText"/>
      </w:pPr>
      <w:r>
        <w:rPr>
          <w:rStyle w:val="CommentReference"/>
        </w:rPr>
        <w:annotationRef/>
      </w:r>
      <w:r>
        <w:t>What does the however refer to?</w:t>
      </w:r>
    </w:p>
  </w:comment>
  <w:comment w:id="322" w:author="Ted" w:date="2020-07-14T14:57:00Z" w:initials="T">
    <w:p w14:paraId="344443DC" w14:textId="07EE4A9E" w:rsidR="00E82AB8" w:rsidRDefault="00E82AB8">
      <w:pPr>
        <w:pStyle w:val="CommentText"/>
      </w:pPr>
      <w:r>
        <w:rPr>
          <w:rStyle w:val="CommentReference"/>
        </w:rPr>
        <w:annotationRef/>
      </w:r>
      <w:r>
        <w:t>Which? The FA? Or all the previous results?</w:t>
      </w:r>
    </w:p>
  </w:comment>
  <w:comment w:id="326" w:author="Ted" w:date="2020-07-14T14:57:00Z" w:initials="T">
    <w:p w14:paraId="73D544DC" w14:textId="128F6C10" w:rsidR="00E82AB8" w:rsidRDefault="00E82AB8">
      <w:pPr>
        <w:pStyle w:val="CommentText"/>
      </w:pPr>
      <w:r>
        <w:rPr>
          <w:rStyle w:val="CommentReference"/>
        </w:rPr>
        <w:annotationRef/>
      </w:r>
      <w:r>
        <w:t>What do you mean by “ecological focus”?</w:t>
      </w:r>
    </w:p>
  </w:comment>
  <w:comment w:id="330" w:author="Ted" w:date="2020-07-14T15:22:00Z" w:initials="T">
    <w:p w14:paraId="02BA3A55" w14:textId="37CDD55F" w:rsidR="00E82AB8" w:rsidRDefault="00E82AB8">
      <w:pPr>
        <w:pStyle w:val="CommentText"/>
      </w:pPr>
      <w:r>
        <w:rPr>
          <w:rStyle w:val="CommentReference"/>
        </w:rPr>
        <w:annotationRef/>
      </w:r>
      <w:r>
        <w:t xml:space="preserve">Summarize the finding (you saw less </w:t>
      </w:r>
      <w:proofErr w:type="spellStart"/>
      <w:r>
        <w:t>molluscs</w:t>
      </w:r>
      <w:proofErr w:type="spellEnd"/>
      <w:r>
        <w:t xml:space="preserve"> at impacted sites? How strong was the effect?)</w:t>
      </w:r>
    </w:p>
  </w:comment>
  <w:comment w:id="359" w:author="Ted" w:date="2020-07-14T15:26:00Z" w:initials="T">
    <w:p w14:paraId="53C7DDFB" w14:textId="77CCF57F" w:rsidR="00E82AB8" w:rsidRDefault="00E82AB8">
      <w:pPr>
        <w:pStyle w:val="CommentText"/>
      </w:pPr>
      <w:r>
        <w:rPr>
          <w:rStyle w:val="CommentReference"/>
        </w:rPr>
        <w:annotationRef/>
      </w:r>
      <w:r>
        <w:t>Not sure what the likewise is referring to</w:t>
      </w:r>
    </w:p>
  </w:comment>
  <w:comment w:id="368" w:author="Ted" w:date="2020-07-14T15:20:00Z" w:initials="T">
    <w:p w14:paraId="388613C6" w14:textId="06252250" w:rsidR="00E82AB8" w:rsidRDefault="00E82AB8">
      <w:pPr>
        <w:pStyle w:val="CommentText"/>
      </w:pPr>
      <w:r>
        <w:rPr>
          <w:rStyle w:val="CommentReference"/>
        </w:rPr>
        <w:annotationRef/>
      </w:r>
      <w:r>
        <w:t>M, I suggest you forget you know this word.</w:t>
      </w:r>
    </w:p>
  </w:comment>
  <w:comment w:id="375" w:author="Ted" w:date="2020-07-14T15:29:00Z" w:initials="T">
    <w:p w14:paraId="53DF8EA9" w14:textId="71A75A84" w:rsidR="00E82AB8" w:rsidRDefault="00E82AB8">
      <w:pPr>
        <w:pStyle w:val="CommentText"/>
      </w:pPr>
      <w:r>
        <w:rPr>
          <w:rStyle w:val="CommentReference"/>
        </w:rPr>
        <w:annotationRef/>
      </w:r>
      <w:r>
        <w:t xml:space="preserve">Don’t you have the SI data to say that too? </w:t>
      </w:r>
    </w:p>
  </w:comment>
  <w:comment w:id="376" w:author="Ted" w:date="2020-07-14T15:30:00Z" w:initials="T">
    <w:p w14:paraId="33A26248" w14:textId="74E98554" w:rsidR="00E82AB8" w:rsidRDefault="00E82AB8">
      <w:pPr>
        <w:pStyle w:val="CommentText"/>
      </w:pPr>
      <w:r>
        <w:rPr>
          <w:rStyle w:val="CommentReference"/>
        </w:rPr>
        <w:annotationRef/>
      </w:r>
      <w:r>
        <w:t>Is this based on literature? Then reference. Or is it based on your results?</w:t>
      </w:r>
    </w:p>
  </w:comment>
  <w:comment w:id="387" w:author="Ted" w:date="2020-07-14T15:32:00Z" w:initials="T">
    <w:p w14:paraId="51DF22C1" w14:textId="00C14561" w:rsidR="00E82AB8" w:rsidRDefault="00E82AB8">
      <w:pPr>
        <w:pStyle w:val="CommentText"/>
      </w:pPr>
      <w:r>
        <w:rPr>
          <w:rStyle w:val="CommentReference"/>
        </w:rPr>
        <w:annotationRef/>
      </w:r>
      <w:proofErr w:type="gramStart"/>
      <w:r>
        <w:t>That’s</w:t>
      </w:r>
      <w:proofErr w:type="gramEnd"/>
      <w:r>
        <w:t xml:space="preserve"> </w:t>
      </w:r>
      <w:r w:rsidR="0059652C">
        <w:t xml:space="preserve">very </w:t>
      </w:r>
      <w:r w:rsidR="005F6342">
        <w:t>speculative</w:t>
      </w:r>
    </w:p>
  </w:comment>
  <w:comment w:id="390" w:author="Ted" w:date="2020-07-14T15:34:00Z" w:initials="T">
    <w:p w14:paraId="6A85680E" w14:textId="6C6711BE" w:rsidR="0059652C" w:rsidRDefault="0059652C">
      <w:pPr>
        <w:pStyle w:val="CommentText"/>
      </w:pPr>
      <w:r>
        <w:rPr>
          <w:rStyle w:val="CommentReference"/>
        </w:rPr>
        <w:annotationRef/>
      </w:r>
      <w:r>
        <w:t>Not really. You did not measure nutrient concentrations in sewage, not did you detect a (significant) nutrient signal associated with human impact.</w:t>
      </w:r>
    </w:p>
  </w:comment>
  <w:comment w:id="391" w:author="Ted" w:date="2020-07-14T15:35:00Z" w:initials="T">
    <w:p w14:paraId="124C6849" w14:textId="1B730798" w:rsidR="0059652C" w:rsidRDefault="0059652C">
      <w:pPr>
        <w:pStyle w:val="CommentText"/>
      </w:pPr>
      <w:r>
        <w:rPr>
          <w:rStyle w:val="CommentReference"/>
        </w:rPr>
        <w:annotationRef/>
      </w:r>
      <w:r>
        <w:t>Rephrase please</w:t>
      </w:r>
    </w:p>
  </w:comment>
  <w:comment w:id="395" w:author="Ted" w:date="2020-07-14T15:37:00Z" w:initials="T">
    <w:p w14:paraId="5159CA11" w14:textId="4A789F47" w:rsidR="0059652C" w:rsidRDefault="0059652C">
      <w:pPr>
        <w:pStyle w:val="CommentText"/>
      </w:pPr>
      <w:r>
        <w:rPr>
          <w:rStyle w:val="CommentReference"/>
        </w:rPr>
        <w:annotationRef/>
      </w:r>
      <w:r>
        <w:t>What are the two cases?</w:t>
      </w:r>
    </w:p>
  </w:comment>
  <w:comment w:id="394" w:author="Ted" w:date="2020-07-14T15:37:00Z" w:initials="T">
    <w:p w14:paraId="17C466BD" w14:textId="30204C0E" w:rsidR="0059652C" w:rsidRDefault="0059652C">
      <w:pPr>
        <w:pStyle w:val="CommentText"/>
      </w:pPr>
      <w:r>
        <w:rPr>
          <w:rStyle w:val="CommentReference"/>
        </w:rPr>
        <w:annotationRef/>
      </w:r>
      <w:r>
        <w:t>Complicated, long sentences. I suggest rephrasing.</w:t>
      </w:r>
    </w:p>
  </w:comment>
  <w:comment w:id="397" w:author="Ted" w:date="2020-07-14T15:38:00Z" w:initials="T">
    <w:p w14:paraId="67E090EF" w14:textId="47890708" w:rsidR="0059652C" w:rsidRDefault="0059652C">
      <w:pPr>
        <w:pStyle w:val="CommentText"/>
      </w:pPr>
      <w:r>
        <w:rPr>
          <w:rStyle w:val="CommentReference"/>
        </w:rPr>
        <w:annotationRef/>
      </w:r>
      <w:r>
        <w:t>Again, find a better reference.</w:t>
      </w:r>
    </w:p>
  </w:comment>
  <w:comment w:id="398" w:author="Ted" w:date="2020-07-14T15:38:00Z" w:initials="T">
    <w:p w14:paraId="551FE547" w14:textId="5A226A66" w:rsidR="0059652C" w:rsidRDefault="0059652C">
      <w:pPr>
        <w:pStyle w:val="CommentText"/>
      </w:pPr>
      <w:r>
        <w:rPr>
          <w:rStyle w:val="CommentReference"/>
        </w:rPr>
        <w:annotationRef/>
      </w:r>
      <w:r>
        <w:t>I think you need a different word here. “Hot spots of eutrophication”?</w:t>
      </w:r>
    </w:p>
  </w:comment>
  <w:comment w:id="401" w:author="Ted" w:date="2020-07-14T15:40:00Z" w:initials="T">
    <w:p w14:paraId="63AEDF2C" w14:textId="05B01964" w:rsidR="0059652C" w:rsidRDefault="0059652C">
      <w:pPr>
        <w:pStyle w:val="CommentText"/>
      </w:pPr>
      <w:r>
        <w:rPr>
          <w:rStyle w:val="CommentReference"/>
        </w:rPr>
        <w:annotationRef/>
      </w:r>
      <w:r>
        <w:t xml:space="preserve">What does that </w:t>
      </w:r>
      <w:proofErr w:type="gramStart"/>
      <w:r>
        <w:t>actually mean</w:t>
      </w:r>
      <w:proofErr w:type="gramEnd"/>
      <w:r>
        <w:t>?</w:t>
      </w:r>
    </w:p>
  </w:comment>
  <w:comment w:id="402" w:author="Ted" w:date="2020-07-14T15:40:00Z" w:initials="T">
    <w:p w14:paraId="44DBBC63" w14:textId="73B6A10D" w:rsidR="0059652C" w:rsidRDefault="0059652C">
      <w:pPr>
        <w:pStyle w:val="CommentText"/>
      </w:pPr>
      <w:r>
        <w:rPr>
          <w:rStyle w:val="CommentReference"/>
        </w:rPr>
        <w:annotationRef/>
      </w:r>
      <w:proofErr w:type="gramStart"/>
      <w:r>
        <w:t>I’m</w:t>
      </w:r>
      <w:proofErr w:type="gramEnd"/>
      <w:r>
        <w:t xml:space="preserve"> not sure what you mean here.</w:t>
      </w:r>
    </w:p>
  </w:comment>
  <w:comment w:id="412" w:author="Ted" w:date="2020-07-14T15:42:00Z" w:initials="T">
    <w:p w14:paraId="35CAF275" w14:textId="6BA780DF" w:rsidR="0059652C" w:rsidRDefault="0059652C">
      <w:pPr>
        <w:pStyle w:val="CommentText"/>
      </w:pPr>
      <w:r>
        <w:rPr>
          <w:rStyle w:val="CommentReference"/>
        </w:rPr>
        <w:annotationRef/>
      </w:r>
      <w:r>
        <w:t xml:space="preserve">Needs some thought. </w:t>
      </w:r>
    </w:p>
  </w:comment>
  <w:comment w:id="418" w:author="Ted" w:date="2020-07-14T15:43:00Z" w:initials="T">
    <w:p w14:paraId="55ABF22E" w14:textId="29388B11" w:rsidR="00C872C8" w:rsidRDefault="00C872C8">
      <w:pPr>
        <w:pStyle w:val="CommentText"/>
      </w:pPr>
      <w:r>
        <w:rPr>
          <w:rStyle w:val="CommentReference"/>
        </w:rPr>
        <w:annotationRef/>
      </w:r>
      <w:r>
        <w:t>Consider making the scale broader (smaller low impact symbols, larger high impact symbols).</w:t>
      </w:r>
    </w:p>
  </w:comment>
  <w:comment w:id="419" w:author="Ted" w:date="2020-07-14T15:44:00Z" w:initials="T">
    <w:p w14:paraId="059F15BE" w14:textId="53521449" w:rsidR="00C872C8" w:rsidRDefault="00C872C8">
      <w:pPr>
        <w:pStyle w:val="CommentText"/>
      </w:pPr>
      <w:r>
        <w:rPr>
          <w:rStyle w:val="CommentReference"/>
        </w:rPr>
        <w:annotationRef/>
      </w:r>
      <w:r>
        <w:t xml:space="preserve">I </w:t>
      </w:r>
      <w:proofErr w:type="gramStart"/>
      <w:r>
        <w:t>don’t</w:t>
      </w:r>
      <w:proofErr w:type="gramEnd"/>
      <w:r>
        <w:t xml:space="preserve"> think you need to repeat this info here.</w:t>
      </w:r>
    </w:p>
  </w:comment>
  <w:comment w:id="424" w:author="Ted" w:date="2020-07-14T11:57:00Z" w:initials="T">
    <w:p w14:paraId="7EAC562F" w14:textId="687FC106" w:rsidR="00E82AB8" w:rsidRDefault="00E82AB8">
      <w:pPr>
        <w:pStyle w:val="CommentText"/>
      </w:pPr>
      <w:r>
        <w:rPr>
          <w:rStyle w:val="CommentReference"/>
        </w:rPr>
        <w:annotationRef/>
      </w:r>
      <w:r>
        <w:t xml:space="preserve">This is </w:t>
      </w:r>
      <w:proofErr w:type="gramStart"/>
      <w:r>
        <w:t>actually TP.</w:t>
      </w:r>
      <w:proofErr w:type="gramEnd"/>
      <w:r>
        <w:t>..</w:t>
      </w:r>
    </w:p>
  </w:comment>
  <w:comment w:id="426" w:author="Ted" w:date="2020-07-14T15:45:00Z" w:initials="T">
    <w:p w14:paraId="64E8356D" w14:textId="77777777" w:rsidR="00C872C8" w:rsidRDefault="00C872C8">
      <w:pPr>
        <w:pStyle w:val="CommentText"/>
      </w:pPr>
      <w:r>
        <w:rPr>
          <w:rStyle w:val="CommentReference"/>
        </w:rPr>
        <w:annotationRef/>
      </w:r>
      <w:r>
        <w:t>Units?</w:t>
      </w:r>
    </w:p>
    <w:p w14:paraId="0057B104" w14:textId="77777777" w:rsidR="00C872C8" w:rsidRDefault="00C872C8">
      <w:pPr>
        <w:pStyle w:val="CommentText"/>
      </w:pPr>
    </w:p>
    <w:p w14:paraId="65690E21" w14:textId="47B3F5D5" w:rsidR="00C872C8" w:rsidRDefault="00C872C8">
      <w:pPr>
        <w:pStyle w:val="CommentText"/>
      </w:pPr>
      <w:r>
        <w:t>Add microplastics?</w:t>
      </w:r>
    </w:p>
  </w:comment>
  <w:comment w:id="429" w:author="Ted" w:date="2020-07-14T15:47:00Z" w:initials="T">
    <w:p w14:paraId="7F7015B3" w14:textId="68D39D8D" w:rsidR="00C872C8" w:rsidRDefault="00C872C8">
      <w:pPr>
        <w:pStyle w:val="CommentText"/>
      </w:pPr>
      <w:r>
        <w:rPr>
          <w:rStyle w:val="CommentReference"/>
        </w:rPr>
        <w:annotationRef/>
      </w:r>
      <w:r>
        <w:t xml:space="preserve">I </w:t>
      </w:r>
      <w:proofErr w:type="gramStart"/>
      <w:r>
        <w:t>cant</w:t>
      </w:r>
      <w:proofErr w:type="gramEnd"/>
      <w:r>
        <w:t xml:space="preserve"> say I see a very clear pattern here.</w:t>
      </w:r>
    </w:p>
  </w:comment>
  <w:comment w:id="430" w:author="Ted" w:date="2020-07-14T15:48:00Z" w:initials="T">
    <w:p w14:paraId="4AEBDD26" w14:textId="660AACE7" w:rsidR="00C872C8" w:rsidRDefault="00C872C8">
      <w:pPr>
        <w:pStyle w:val="CommentText"/>
      </w:pPr>
      <w:r>
        <w:rPr>
          <w:rStyle w:val="CommentReference"/>
        </w:rPr>
        <w:annotationRef/>
      </w:r>
      <w:r>
        <w:t>Why are you separating the high/med/low in previous plot but not in this one?</w:t>
      </w:r>
    </w:p>
  </w:comment>
  <w:comment w:id="435" w:author="Ted" w:date="2020-07-14T15:46:00Z" w:initials="T">
    <w:p w14:paraId="78D4FCE7" w14:textId="7C62FFF5" w:rsidR="00C872C8" w:rsidRDefault="00C872C8">
      <w:pPr>
        <w:pStyle w:val="CommentText"/>
      </w:pPr>
      <w:r>
        <w:rPr>
          <w:rStyle w:val="CommentReference"/>
        </w:rPr>
        <w:annotationRef/>
      </w:r>
      <w:r>
        <w:t>Stats? (as in fig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4CDAA2" w15:done="0"/>
  <w15:commentEx w15:paraId="07B4222A" w15:done="0"/>
  <w15:commentEx w15:paraId="0431A54B" w15:done="0"/>
  <w15:commentEx w15:paraId="56445F17" w15:done="0"/>
  <w15:commentEx w15:paraId="309A4587" w15:done="0"/>
  <w15:commentEx w15:paraId="6CF50FF7" w15:done="0"/>
  <w15:commentEx w15:paraId="775C3C8F" w15:done="0"/>
  <w15:commentEx w15:paraId="6DEF3E25" w15:done="0"/>
  <w15:commentEx w15:paraId="09080F1F" w15:done="0"/>
  <w15:commentEx w15:paraId="6F07CEBA" w15:done="0"/>
  <w15:commentEx w15:paraId="52017CF0" w15:done="0"/>
  <w15:commentEx w15:paraId="751D7131" w15:done="0"/>
  <w15:commentEx w15:paraId="5FCA447F" w15:done="0"/>
  <w15:commentEx w15:paraId="19285117" w15:done="0"/>
  <w15:commentEx w15:paraId="0CECA6B2" w15:done="0"/>
  <w15:commentEx w15:paraId="0E0B3AA5" w15:done="0"/>
  <w15:commentEx w15:paraId="58D3475E" w15:done="0"/>
  <w15:commentEx w15:paraId="5246C056" w15:done="0"/>
  <w15:commentEx w15:paraId="70759EA0" w15:done="0"/>
  <w15:commentEx w15:paraId="16373071" w15:done="0"/>
  <w15:commentEx w15:paraId="73265EAC" w15:done="0"/>
  <w15:commentEx w15:paraId="0E5A47FF" w15:done="0"/>
  <w15:commentEx w15:paraId="0BFC4CDE" w15:done="0"/>
  <w15:commentEx w15:paraId="69863477" w15:done="0"/>
  <w15:commentEx w15:paraId="30A83C1E" w15:done="0"/>
  <w15:commentEx w15:paraId="4A1B4625" w15:done="0"/>
  <w15:commentEx w15:paraId="27FC5FDE" w15:done="0"/>
  <w15:commentEx w15:paraId="525E74A6" w15:done="0"/>
  <w15:commentEx w15:paraId="5FCB93D3" w15:done="0"/>
  <w15:commentEx w15:paraId="11B10935" w15:done="0"/>
  <w15:commentEx w15:paraId="32761DE0" w15:done="0"/>
  <w15:commentEx w15:paraId="71D16D1E" w15:done="0"/>
  <w15:commentEx w15:paraId="5DEFF386" w15:done="0"/>
  <w15:commentEx w15:paraId="015BF1B5" w15:done="0"/>
  <w15:commentEx w15:paraId="49D960AB" w15:done="0"/>
  <w15:commentEx w15:paraId="01A4FA23" w15:done="0"/>
  <w15:commentEx w15:paraId="412F6B65" w15:done="0"/>
  <w15:commentEx w15:paraId="12C98B26" w15:done="0"/>
  <w15:commentEx w15:paraId="1BABEE78" w15:done="0"/>
  <w15:commentEx w15:paraId="2B32E50E" w15:done="0"/>
  <w15:commentEx w15:paraId="2F81676D" w15:done="0"/>
  <w15:commentEx w15:paraId="062EC35C" w15:done="0"/>
  <w15:commentEx w15:paraId="65CCB909" w15:done="0"/>
  <w15:commentEx w15:paraId="43FB66B2" w15:done="0"/>
  <w15:commentEx w15:paraId="483FC347" w15:done="0"/>
  <w15:commentEx w15:paraId="532DEA1E" w15:done="0"/>
  <w15:commentEx w15:paraId="0C0C6104" w15:done="0"/>
  <w15:commentEx w15:paraId="3680432F" w15:done="0"/>
  <w15:commentEx w15:paraId="6F818A9E" w15:done="0"/>
  <w15:commentEx w15:paraId="6777C73B" w15:done="0"/>
  <w15:commentEx w15:paraId="10CDEFF8" w15:done="0"/>
  <w15:commentEx w15:paraId="61555286" w15:done="0"/>
  <w15:commentEx w15:paraId="4DAD061C" w15:done="0"/>
  <w15:commentEx w15:paraId="3C177BEE" w15:done="0"/>
  <w15:commentEx w15:paraId="2BFD7E8D" w15:done="0"/>
  <w15:commentEx w15:paraId="05F96533" w15:done="0"/>
  <w15:commentEx w15:paraId="6F4AF428" w15:done="0"/>
  <w15:commentEx w15:paraId="7D078740" w15:done="0"/>
  <w15:commentEx w15:paraId="17139352" w15:done="0"/>
  <w15:commentEx w15:paraId="1BF7D88E" w15:done="0"/>
  <w15:commentEx w15:paraId="3F21B52C" w15:done="0"/>
  <w15:commentEx w15:paraId="3720360C" w15:done="0"/>
  <w15:commentEx w15:paraId="5323D24B" w15:done="0"/>
  <w15:commentEx w15:paraId="71938C6F" w15:done="0"/>
  <w15:commentEx w15:paraId="7A6175DE" w15:done="0"/>
  <w15:commentEx w15:paraId="4D6B59BF" w15:done="0"/>
  <w15:commentEx w15:paraId="3F7B22E3" w15:done="0"/>
  <w15:commentEx w15:paraId="49462BF2" w15:done="0"/>
  <w15:commentEx w15:paraId="344443DC" w15:done="0"/>
  <w15:commentEx w15:paraId="73D544DC" w15:done="0"/>
  <w15:commentEx w15:paraId="02BA3A55" w15:done="0"/>
  <w15:commentEx w15:paraId="53C7DDFB" w15:done="0"/>
  <w15:commentEx w15:paraId="388613C6" w15:done="0"/>
  <w15:commentEx w15:paraId="53DF8EA9" w15:done="0"/>
  <w15:commentEx w15:paraId="33A26248" w15:done="0"/>
  <w15:commentEx w15:paraId="51DF22C1" w15:done="0"/>
  <w15:commentEx w15:paraId="6A85680E" w15:done="0"/>
  <w15:commentEx w15:paraId="124C6849" w15:done="0"/>
  <w15:commentEx w15:paraId="5159CA11" w15:done="0"/>
  <w15:commentEx w15:paraId="17C466BD" w15:done="0"/>
  <w15:commentEx w15:paraId="67E090EF" w15:done="0"/>
  <w15:commentEx w15:paraId="551FE547" w15:done="0"/>
  <w15:commentEx w15:paraId="63AEDF2C" w15:done="0"/>
  <w15:commentEx w15:paraId="44DBBC63" w15:done="0"/>
  <w15:commentEx w15:paraId="35CAF275" w15:done="0"/>
  <w15:commentEx w15:paraId="55ABF22E" w15:done="0"/>
  <w15:commentEx w15:paraId="059F15BE" w15:done="0"/>
  <w15:commentEx w15:paraId="7EAC562F" w15:done="0"/>
  <w15:commentEx w15:paraId="65690E21" w15:done="0"/>
  <w15:commentEx w15:paraId="7F7015B3" w15:done="0"/>
  <w15:commentEx w15:paraId="4AEBDD26" w15:done="0"/>
  <w15:commentEx w15:paraId="78D4FC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B80862" w16cex:dateUtc="2020-07-14T15:33: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4CDAA2" w16cid:durableId="22B807FC"/>
  <w16cid:commentId w16cid:paraId="07B4222A" w16cid:durableId="22B8048D"/>
  <w16cid:commentId w16cid:paraId="0431A54B" w16cid:durableId="22B8058E"/>
  <w16cid:commentId w16cid:paraId="56445F17" w16cid:durableId="22B80650"/>
  <w16cid:commentId w16cid:paraId="309A4587" w16cid:durableId="22B80862"/>
  <w16cid:commentId w16cid:paraId="6CF50FF7" w16cid:durableId="22B808FB"/>
  <w16cid:commentId w16cid:paraId="775C3C8F" w16cid:durableId="22B80A26"/>
  <w16cid:commentId w16cid:paraId="6DEF3E25" w16cid:durableId="22B80A06"/>
  <w16cid:commentId w16cid:paraId="09080F1F" w16cid:durableId="22B80A92"/>
  <w16cid:commentId w16cid:paraId="6F07CEBA" w16cid:durableId="22B80BBB"/>
  <w16cid:commentId w16cid:paraId="52017CF0" w16cid:durableId="22B80C3A"/>
  <w16cid:commentId w16cid:paraId="751D7131" w16cid:durableId="22B80CAC"/>
  <w16cid:commentId w16cid:paraId="5FCA447F" w16cid:durableId="22B80D61"/>
  <w16cid:commentId w16cid:paraId="19285117" w16cid:durableId="22B80D83"/>
  <w16cid:commentId w16cid:paraId="0CECA6B2" w16cid:durableId="22B80EAD"/>
  <w16cid:commentId w16cid:paraId="0E0B3AA5" w16cid:durableId="22B80E61"/>
  <w16cid:commentId w16cid:paraId="58D3475E" w16cid:durableId="22B80EFE"/>
  <w16cid:commentId w16cid:paraId="5246C056" w16cid:durableId="22B80FE9"/>
  <w16cid:commentId w16cid:paraId="70759EA0" w16cid:durableId="22B8102E"/>
  <w16cid:commentId w16cid:paraId="16373071" w16cid:durableId="22B81139"/>
  <w16cid:commentId w16cid:paraId="73265EAC" w16cid:durableId="22B81180"/>
  <w16cid:commentId w16cid:paraId="0E5A47FF" w16cid:durableId="22B811B7"/>
  <w16cid:commentId w16cid:paraId="0BFC4CDE" w16cid:durableId="22B81216"/>
  <w16cid:commentId w16cid:paraId="69863477" w16cid:durableId="22B81298"/>
  <w16cid:commentId w16cid:paraId="30A83C1E" w16cid:durableId="22B8154B"/>
  <w16cid:commentId w16cid:paraId="4A1B4625" w16cid:durableId="22B815D7"/>
  <w16cid:commentId w16cid:paraId="27FC5FDE" w16cid:durableId="22B81649"/>
  <w16cid:commentId w16cid:paraId="525E74A6" w16cid:durableId="22B816AE"/>
  <w16cid:commentId w16cid:paraId="5FCB93D3" w16cid:durableId="22B817AF"/>
  <w16cid:commentId w16cid:paraId="11B10935" w16cid:durableId="22B817F7"/>
  <w16cid:commentId w16cid:paraId="32761DE0" w16cid:durableId="22B81AF4"/>
  <w16cid:commentId w16cid:paraId="71D16D1E" w16cid:durableId="22B81A34"/>
  <w16cid:commentId w16cid:paraId="5DEFF386" w16cid:durableId="22B82D04"/>
  <w16cid:commentId w16cid:paraId="015BF1B5" w16cid:durableId="22B82788"/>
  <w16cid:commentId w16cid:paraId="49D960AB" w16cid:durableId="22B8271B"/>
  <w16cid:commentId w16cid:paraId="01A4FA23" w16cid:durableId="22B826CA"/>
  <w16cid:commentId w16cid:paraId="412F6B65" w16cid:durableId="22B82776"/>
  <w16cid:commentId w16cid:paraId="12C98B26" w16cid:durableId="22B81D34"/>
  <w16cid:commentId w16cid:paraId="1BABEE78" w16cid:durableId="22B82EF5"/>
  <w16cid:commentId w16cid:paraId="2B32E50E" w16cid:durableId="22B8301C"/>
  <w16cid:commentId w16cid:paraId="2F81676D" w16cid:durableId="22B83189"/>
  <w16cid:commentId w16cid:paraId="062EC35C" w16cid:durableId="22B831FE"/>
  <w16cid:commentId w16cid:paraId="65CCB909" w16cid:durableId="22B83294"/>
  <w16cid:commentId w16cid:paraId="43FB66B2" w16cid:durableId="22B83362"/>
  <w16cid:commentId w16cid:paraId="483FC347" w16cid:durableId="22B83442"/>
  <w16cid:commentId w16cid:paraId="532DEA1E" w16cid:durableId="22B8347A"/>
  <w16cid:commentId w16cid:paraId="0C0C6104" w16cid:durableId="22B834B3"/>
  <w16cid:commentId w16cid:paraId="3680432F" w16cid:durableId="22B83835"/>
  <w16cid:commentId w16cid:paraId="6F818A9E" w16cid:durableId="22B83AED"/>
  <w16cid:commentId w16cid:paraId="6777C73B" w16cid:durableId="22B8590E"/>
  <w16cid:commentId w16cid:paraId="10CDEFF8" w16cid:durableId="22B83BF7"/>
  <w16cid:commentId w16cid:paraId="61555286" w16cid:durableId="22B84094"/>
  <w16cid:commentId w16cid:paraId="4DAD061C" w16cid:durableId="22B84104"/>
  <w16cid:commentId w16cid:paraId="3C177BEE" w16cid:durableId="22B8416A"/>
  <w16cid:commentId w16cid:paraId="2BFD7E8D" w16cid:durableId="22B841BC"/>
  <w16cid:commentId w16cid:paraId="05F96533" w16cid:durableId="22B8422D"/>
  <w16cid:commentId w16cid:paraId="6F4AF428" w16cid:durableId="22B842B6"/>
  <w16cid:commentId w16cid:paraId="7D078740" w16cid:durableId="22B842AA"/>
  <w16cid:commentId w16cid:paraId="17139352" w16cid:durableId="22B84331"/>
  <w16cid:commentId w16cid:paraId="1BF7D88E" w16cid:durableId="22B843D0"/>
  <w16cid:commentId w16cid:paraId="3F21B52C" w16cid:durableId="22B84454"/>
  <w16cid:commentId w16cid:paraId="3720360C" w16cid:durableId="22B843FE"/>
  <w16cid:commentId w16cid:paraId="5323D24B" w16cid:durableId="22B844A5"/>
  <w16cid:commentId w16cid:paraId="71938C6F" w16cid:durableId="22B8452B"/>
  <w16cid:commentId w16cid:paraId="7A6175DE" w16cid:durableId="22B844D1"/>
  <w16cid:commentId w16cid:paraId="4D6B59BF" w16cid:durableId="22B844F9"/>
  <w16cid:commentId w16cid:paraId="3F7B22E3" w16cid:durableId="22B845E4"/>
  <w16cid:commentId w16cid:paraId="49462BF2" w16cid:durableId="22B84602"/>
  <w16cid:commentId w16cid:paraId="344443DC" w16cid:durableId="22B84649"/>
  <w16cid:commentId w16cid:paraId="73D544DC" w16cid:durableId="22B84676"/>
  <w16cid:commentId w16cid:paraId="02BA3A55" w16cid:durableId="22B84C45"/>
  <w16cid:commentId w16cid:paraId="53C7DDFB" w16cid:durableId="22B84D32"/>
  <w16cid:commentId w16cid:paraId="388613C6" w16cid:durableId="22B84BD1"/>
  <w16cid:commentId w16cid:paraId="53DF8EA9" w16cid:durableId="22B84DF4"/>
  <w16cid:commentId w16cid:paraId="33A26248" w16cid:durableId="22B84E1B"/>
  <w16cid:commentId w16cid:paraId="51DF22C1" w16cid:durableId="22B84E97"/>
  <w16cid:commentId w16cid:paraId="6A85680E" w16cid:durableId="22B84F18"/>
  <w16cid:commentId w16cid:paraId="124C6849" w16cid:durableId="22B84F4C"/>
  <w16cid:commentId w16cid:paraId="5159CA11" w16cid:durableId="22B84FAE"/>
  <w16cid:commentId w16cid:paraId="17C466BD" w16cid:durableId="22B84FC3"/>
  <w16cid:commentId w16cid:paraId="67E090EF" w16cid:durableId="22B84FE1"/>
  <w16cid:commentId w16cid:paraId="551FE547" w16cid:durableId="22B84FFC"/>
  <w16cid:commentId w16cid:paraId="63AEDF2C" w16cid:durableId="22B8505A"/>
  <w16cid:commentId w16cid:paraId="44DBBC63" w16cid:durableId="22B85076"/>
  <w16cid:commentId w16cid:paraId="35CAF275" w16cid:durableId="22B850CC"/>
  <w16cid:commentId w16cid:paraId="55ABF22E" w16cid:durableId="22B85133"/>
  <w16cid:commentId w16cid:paraId="059F15BE" w16cid:durableId="22B8515E"/>
  <w16cid:commentId w16cid:paraId="7EAC562F" w16cid:durableId="22B81C3F"/>
  <w16cid:commentId w16cid:paraId="65690E21" w16cid:durableId="22B8518B"/>
  <w16cid:commentId w16cid:paraId="7F7015B3" w16cid:durableId="22B8521F"/>
  <w16cid:commentId w16cid:paraId="4AEBDD26" w16cid:durableId="22B85233"/>
  <w16cid:commentId w16cid:paraId="78D4FCE7" w16cid:durableId="22B851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d">
    <w15:presenceInfo w15:providerId="None" w15:userId="T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5526C"/>
    <w:rsid w:val="00060EB5"/>
    <w:rsid w:val="000803B9"/>
    <w:rsid w:val="0008134F"/>
    <w:rsid w:val="00090369"/>
    <w:rsid w:val="0009268E"/>
    <w:rsid w:val="00092E59"/>
    <w:rsid w:val="00094852"/>
    <w:rsid w:val="000B4975"/>
    <w:rsid w:val="000B5308"/>
    <w:rsid w:val="000B5B9E"/>
    <w:rsid w:val="000C2C76"/>
    <w:rsid w:val="000C5619"/>
    <w:rsid w:val="000D0804"/>
    <w:rsid w:val="000D4AC4"/>
    <w:rsid w:val="000D6577"/>
    <w:rsid w:val="000E056C"/>
    <w:rsid w:val="000E5A9F"/>
    <w:rsid w:val="000E7380"/>
    <w:rsid w:val="000F223A"/>
    <w:rsid w:val="000F2398"/>
    <w:rsid w:val="000F601A"/>
    <w:rsid w:val="000F7A09"/>
    <w:rsid w:val="00106752"/>
    <w:rsid w:val="00110977"/>
    <w:rsid w:val="00113126"/>
    <w:rsid w:val="0011485F"/>
    <w:rsid w:val="00115FCB"/>
    <w:rsid w:val="00123693"/>
    <w:rsid w:val="001249C1"/>
    <w:rsid w:val="00131BD0"/>
    <w:rsid w:val="0014730F"/>
    <w:rsid w:val="00147D1A"/>
    <w:rsid w:val="00150E6F"/>
    <w:rsid w:val="00154ABA"/>
    <w:rsid w:val="00155633"/>
    <w:rsid w:val="001742BF"/>
    <w:rsid w:val="00180C02"/>
    <w:rsid w:val="001910E2"/>
    <w:rsid w:val="00191128"/>
    <w:rsid w:val="00191B6C"/>
    <w:rsid w:val="00191FD0"/>
    <w:rsid w:val="001936D1"/>
    <w:rsid w:val="00195B09"/>
    <w:rsid w:val="00197C8D"/>
    <w:rsid w:val="001A1BBB"/>
    <w:rsid w:val="001A726E"/>
    <w:rsid w:val="001B3EB7"/>
    <w:rsid w:val="001B7B02"/>
    <w:rsid w:val="001C6CA2"/>
    <w:rsid w:val="001C70B0"/>
    <w:rsid w:val="001D454C"/>
    <w:rsid w:val="001E1889"/>
    <w:rsid w:val="001E2084"/>
    <w:rsid w:val="001E6425"/>
    <w:rsid w:val="001F0393"/>
    <w:rsid w:val="00205279"/>
    <w:rsid w:val="002075AA"/>
    <w:rsid w:val="00222599"/>
    <w:rsid w:val="00222A8A"/>
    <w:rsid w:val="002249CB"/>
    <w:rsid w:val="00224E1E"/>
    <w:rsid w:val="00225EC8"/>
    <w:rsid w:val="002309D1"/>
    <w:rsid w:val="002313BC"/>
    <w:rsid w:val="00232F99"/>
    <w:rsid w:val="00233CA3"/>
    <w:rsid w:val="00236ED5"/>
    <w:rsid w:val="002424DE"/>
    <w:rsid w:val="00250FD8"/>
    <w:rsid w:val="00252F80"/>
    <w:rsid w:val="00263FB9"/>
    <w:rsid w:val="002703B2"/>
    <w:rsid w:val="00274B1A"/>
    <w:rsid w:val="002849B1"/>
    <w:rsid w:val="0028782C"/>
    <w:rsid w:val="00287F90"/>
    <w:rsid w:val="00292741"/>
    <w:rsid w:val="002A02BE"/>
    <w:rsid w:val="002B00A3"/>
    <w:rsid w:val="002C1737"/>
    <w:rsid w:val="002C2D2B"/>
    <w:rsid w:val="002C5913"/>
    <w:rsid w:val="002D1941"/>
    <w:rsid w:val="002E06DD"/>
    <w:rsid w:val="002E1A4B"/>
    <w:rsid w:val="002E6D0A"/>
    <w:rsid w:val="002F1C07"/>
    <w:rsid w:val="00324C64"/>
    <w:rsid w:val="00337791"/>
    <w:rsid w:val="00357863"/>
    <w:rsid w:val="00357C12"/>
    <w:rsid w:val="00363613"/>
    <w:rsid w:val="00370B28"/>
    <w:rsid w:val="00373E7B"/>
    <w:rsid w:val="00375241"/>
    <w:rsid w:val="00381463"/>
    <w:rsid w:val="00383BCD"/>
    <w:rsid w:val="00394A8C"/>
    <w:rsid w:val="003952A3"/>
    <w:rsid w:val="003968BB"/>
    <w:rsid w:val="003A3B7A"/>
    <w:rsid w:val="003C6606"/>
    <w:rsid w:val="003C75C7"/>
    <w:rsid w:val="003D0265"/>
    <w:rsid w:val="003E20DA"/>
    <w:rsid w:val="003E64B9"/>
    <w:rsid w:val="004003EB"/>
    <w:rsid w:val="00412374"/>
    <w:rsid w:val="00414172"/>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D4D41"/>
    <w:rsid w:val="004E481A"/>
    <w:rsid w:val="004F577D"/>
    <w:rsid w:val="005068F3"/>
    <w:rsid w:val="00512766"/>
    <w:rsid w:val="00514479"/>
    <w:rsid w:val="00525154"/>
    <w:rsid w:val="005308B4"/>
    <w:rsid w:val="00532522"/>
    <w:rsid w:val="00536BE1"/>
    <w:rsid w:val="0054796C"/>
    <w:rsid w:val="00553A61"/>
    <w:rsid w:val="00555EF1"/>
    <w:rsid w:val="00557916"/>
    <w:rsid w:val="005613D8"/>
    <w:rsid w:val="00563BF6"/>
    <w:rsid w:val="0056418A"/>
    <w:rsid w:val="005731EE"/>
    <w:rsid w:val="00574762"/>
    <w:rsid w:val="005855F7"/>
    <w:rsid w:val="00585EED"/>
    <w:rsid w:val="00587BE1"/>
    <w:rsid w:val="0059652C"/>
    <w:rsid w:val="00597E12"/>
    <w:rsid w:val="005A573D"/>
    <w:rsid w:val="005A6C99"/>
    <w:rsid w:val="005B362F"/>
    <w:rsid w:val="005C1322"/>
    <w:rsid w:val="005C4AD8"/>
    <w:rsid w:val="005D3D2A"/>
    <w:rsid w:val="005F0ECE"/>
    <w:rsid w:val="005F4343"/>
    <w:rsid w:val="005F618B"/>
    <w:rsid w:val="005F6342"/>
    <w:rsid w:val="005F6DEA"/>
    <w:rsid w:val="005F7A18"/>
    <w:rsid w:val="006256FC"/>
    <w:rsid w:val="00626543"/>
    <w:rsid w:val="006265CB"/>
    <w:rsid w:val="006300F4"/>
    <w:rsid w:val="00641CE6"/>
    <w:rsid w:val="00641D70"/>
    <w:rsid w:val="00644808"/>
    <w:rsid w:val="00645829"/>
    <w:rsid w:val="00650752"/>
    <w:rsid w:val="00651D3A"/>
    <w:rsid w:val="006563E3"/>
    <w:rsid w:val="00672B30"/>
    <w:rsid w:val="00673CE2"/>
    <w:rsid w:val="006752D5"/>
    <w:rsid w:val="00685120"/>
    <w:rsid w:val="00685D80"/>
    <w:rsid w:val="00690E7D"/>
    <w:rsid w:val="006A7A61"/>
    <w:rsid w:val="006B1D2B"/>
    <w:rsid w:val="006B3ABE"/>
    <w:rsid w:val="006B4A02"/>
    <w:rsid w:val="006C6420"/>
    <w:rsid w:val="006D1C9C"/>
    <w:rsid w:val="006D2328"/>
    <w:rsid w:val="006D26E7"/>
    <w:rsid w:val="006D35AC"/>
    <w:rsid w:val="006D5521"/>
    <w:rsid w:val="006E0A52"/>
    <w:rsid w:val="006E42C8"/>
    <w:rsid w:val="006E5C66"/>
    <w:rsid w:val="006F1DAD"/>
    <w:rsid w:val="006F5F57"/>
    <w:rsid w:val="00705FFE"/>
    <w:rsid w:val="00715D55"/>
    <w:rsid w:val="007273EE"/>
    <w:rsid w:val="00732999"/>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D2FF3"/>
    <w:rsid w:val="007D3AD5"/>
    <w:rsid w:val="007E0747"/>
    <w:rsid w:val="007E0849"/>
    <w:rsid w:val="007E2F25"/>
    <w:rsid w:val="007E6282"/>
    <w:rsid w:val="007F226F"/>
    <w:rsid w:val="007F5F4A"/>
    <w:rsid w:val="00801579"/>
    <w:rsid w:val="00811F9F"/>
    <w:rsid w:val="0081388E"/>
    <w:rsid w:val="0081508A"/>
    <w:rsid w:val="00833288"/>
    <w:rsid w:val="00833C11"/>
    <w:rsid w:val="008363E4"/>
    <w:rsid w:val="00854325"/>
    <w:rsid w:val="00874EDD"/>
    <w:rsid w:val="00877064"/>
    <w:rsid w:val="00885BA6"/>
    <w:rsid w:val="008A18BF"/>
    <w:rsid w:val="008A299A"/>
    <w:rsid w:val="008A4A9B"/>
    <w:rsid w:val="008A5647"/>
    <w:rsid w:val="008A7669"/>
    <w:rsid w:val="008B16F2"/>
    <w:rsid w:val="008B2526"/>
    <w:rsid w:val="008C64AE"/>
    <w:rsid w:val="008C6721"/>
    <w:rsid w:val="008D6D41"/>
    <w:rsid w:val="008E397A"/>
    <w:rsid w:val="008E5D3D"/>
    <w:rsid w:val="008E7730"/>
    <w:rsid w:val="008F41D6"/>
    <w:rsid w:val="009007E8"/>
    <w:rsid w:val="00902608"/>
    <w:rsid w:val="00905270"/>
    <w:rsid w:val="0091395E"/>
    <w:rsid w:val="00920A8F"/>
    <w:rsid w:val="00926704"/>
    <w:rsid w:val="00947C9E"/>
    <w:rsid w:val="00956343"/>
    <w:rsid w:val="009654BD"/>
    <w:rsid w:val="00965CCB"/>
    <w:rsid w:val="00970A1D"/>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A011BB"/>
    <w:rsid w:val="00A02873"/>
    <w:rsid w:val="00A10D0E"/>
    <w:rsid w:val="00A21CA4"/>
    <w:rsid w:val="00A22275"/>
    <w:rsid w:val="00A254FA"/>
    <w:rsid w:val="00A41CC6"/>
    <w:rsid w:val="00A42BBE"/>
    <w:rsid w:val="00A454D8"/>
    <w:rsid w:val="00A6440C"/>
    <w:rsid w:val="00A825BE"/>
    <w:rsid w:val="00A87BAC"/>
    <w:rsid w:val="00A91AE6"/>
    <w:rsid w:val="00A92B32"/>
    <w:rsid w:val="00A9628E"/>
    <w:rsid w:val="00AB7989"/>
    <w:rsid w:val="00AC75E6"/>
    <w:rsid w:val="00AE06B7"/>
    <w:rsid w:val="00AE6372"/>
    <w:rsid w:val="00AF0312"/>
    <w:rsid w:val="00AF6212"/>
    <w:rsid w:val="00B025E9"/>
    <w:rsid w:val="00B05791"/>
    <w:rsid w:val="00B07246"/>
    <w:rsid w:val="00B11017"/>
    <w:rsid w:val="00B14EA0"/>
    <w:rsid w:val="00B15F86"/>
    <w:rsid w:val="00B1679D"/>
    <w:rsid w:val="00B2468C"/>
    <w:rsid w:val="00B24F30"/>
    <w:rsid w:val="00B37098"/>
    <w:rsid w:val="00B417BC"/>
    <w:rsid w:val="00B55E36"/>
    <w:rsid w:val="00B63560"/>
    <w:rsid w:val="00B66C34"/>
    <w:rsid w:val="00B70844"/>
    <w:rsid w:val="00B72507"/>
    <w:rsid w:val="00B7339C"/>
    <w:rsid w:val="00B77BC2"/>
    <w:rsid w:val="00B803E2"/>
    <w:rsid w:val="00B9280F"/>
    <w:rsid w:val="00B97CFE"/>
    <w:rsid w:val="00BB6989"/>
    <w:rsid w:val="00BC1A91"/>
    <w:rsid w:val="00BC24F4"/>
    <w:rsid w:val="00BD0B70"/>
    <w:rsid w:val="00BD3210"/>
    <w:rsid w:val="00BD46C3"/>
    <w:rsid w:val="00BE06D7"/>
    <w:rsid w:val="00BE27F7"/>
    <w:rsid w:val="00BF09EC"/>
    <w:rsid w:val="00BF3FFC"/>
    <w:rsid w:val="00C03D31"/>
    <w:rsid w:val="00C053B8"/>
    <w:rsid w:val="00C131EF"/>
    <w:rsid w:val="00C239E7"/>
    <w:rsid w:val="00C2668C"/>
    <w:rsid w:val="00C30C70"/>
    <w:rsid w:val="00C33FF9"/>
    <w:rsid w:val="00C345FA"/>
    <w:rsid w:val="00C34AFE"/>
    <w:rsid w:val="00C34B80"/>
    <w:rsid w:val="00C44829"/>
    <w:rsid w:val="00C451C6"/>
    <w:rsid w:val="00C52786"/>
    <w:rsid w:val="00C53DAE"/>
    <w:rsid w:val="00C62CCF"/>
    <w:rsid w:val="00C815A8"/>
    <w:rsid w:val="00C842B9"/>
    <w:rsid w:val="00C872C8"/>
    <w:rsid w:val="00C95266"/>
    <w:rsid w:val="00C96C19"/>
    <w:rsid w:val="00CA6980"/>
    <w:rsid w:val="00CA7C4B"/>
    <w:rsid w:val="00CB3C43"/>
    <w:rsid w:val="00CC0781"/>
    <w:rsid w:val="00CC0FCC"/>
    <w:rsid w:val="00CC139B"/>
    <w:rsid w:val="00CE567A"/>
    <w:rsid w:val="00CF2299"/>
    <w:rsid w:val="00CF3363"/>
    <w:rsid w:val="00D05946"/>
    <w:rsid w:val="00D0773C"/>
    <w:rsid w:val="00D13058"/>
    <w:rsid w:val="00D20ACE"/>
    <w:rsid w:val="00D22D4D"/>
    <w:rsid w:val="00D2684E"/>
    <w:rsid w:val="00D271DE"/>
    <w:rsid w:val="00D37BB9"/>
    <w:rsid w:val="00D401B9"/>
    <w:rsid w:val="00D438C7"/>
    <w:rsid w:val="00D52D89"/>
    <w:rsid w:val="00D53E5C"/>
    <w:rsid w:val="00D631E0"/>
    <w:rsid w:val="00D63D31"/>
    <w:rsid w:val="00D71D8A"/>
    <w:rsid w:val="00D72E69"/>
    <w:rsid w:val="00D77EA1"/>
    <w:rsid w:val="00D80F94"/>
    <w:rsid w:val="00D81354"/>
    <w:rsid w:val="00D8535D"/>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42EE1"/>
    <w:rsid w:val="00E45EB1"/>
    <w:rsid w:val="00E479B7"/>
    <w:rsid w:val="00E55C6C"/>
    <w:rsid w:val="00E57A4D"/>
    <w:rsid w:val="00E61E5E"/>
    <w:rsid w:val="00E63B3C"/>
    <w:rsid w:val="00E676C1"/>
    <w:rsid w:val="00E72E55"/>
    <w:rsid w:val="00E76385"/>
    <w:rsid w:val="00E82AB8"/>
    <w:rsid w:val="00E8665D"/>
    <w:rsid w:val="00E86FF8"/>
    <w:rsid w:val="00E9349B"/>
    <w:rsid w:val="00E97A2F"/>
    <w:rsid w:val="00EA5EAE"/>
    <w:rsid w:val="00EA681C"/>
    <w:rsid w:val="00EC3D3F"/>
    <w:rsid w:val="00EC59E6"/>
    <w:rsid w:val="00ED3AB0"/>
    <w:rsid w:val="00ED3EE8"/>
    <w:rsid w:val="00ED7A0F"/>
    <w:rsid w:val="00EE3ABB"/>
    <w:rsid w:val="00EE40C5"/>
    <w:rsid w:val="00EE52D2"/>
    <w:rsid w:val="00EE5D2F"/>
    <w:rsid w:val="00EF22B5"/>
    <w:rsid w:val="00EF4024"/>
    <w:rsid w:val="00EF7A40"/>
    <w:rsid w:val="00F01527"/>
    <w:rsid w:val="00F0668B"/>
    <w:rsid w:val="00F0768F"/>
    <w:rsid w:val="00F07CCB"/>
    <w:rsid w:val="00F23BF5"/>
    <w:rsid w:val="00F25311"/>
    <w:rsid w:val="00F34A1E"/>
    <w:rsid w:val="00F5144C"/>
    <w:rsid w:val="00F536BA"/>
    <w:rsid w:val="00F622F3"/>
    <w:rsid w:val="00F62B41"/>
    <w:rsid w:val="00F731DF"/>
    <w:rsid w:val="00F95006"/>
    <w:rsid w:val="00F979A0"/>
    <w:rsid w:val="00FA07C4"/>
    <w:rsid w:val="00FA2CB7"/>
    <w:rsid w:val="00FA6158"/>
    <w:rsid w:val="00FB2BAF"/>
    <w:rsid w:val="00FC3707"/>
    <w:rsid w:val="00FC5D9D"/>
    <w:rsid w:val="00FC7BD4"/>
    <w:rsid w:val="00FD2D7A"/>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docs.cntd.ru/document/1200115799" TargetMode="External"/><Relationship Id="rId2" Type="http://schemas.openxmlformats.org/officeDocument/2006/relationships/hyperlink" Target="https://files.stroyinf.ru/Data2/1/4293739/4293739155.pdf" TargetMode="External"/><Relationship Id="rId1" Type="http://schemas.openxmlformats.org/officeDocument/2006/relationships/hyperlink" Target="http://docs.cntd.ru/document/1200115428"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D1B13-DDE7-4BA8-A682-15A5DE13C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43</Pages>
  <Words>42435</Words>
  <Characters>241881</Characters>
  <Application>Microsoft Office Word</Application>
  <DocSecurity>0</DocSecurity>
  <Lines>2015</Lines>
  <Paragraphs>567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283749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Ted</cp:lastModifiedBy>
  <cp:revision>4</cp:revision>
  <cp:lastPrinted>2020-06-19T17:44:00Z</cp:lastPrinted>
  <dcterms:created xsi:type="dcterms:W3CDTF">2020-07-14T21:13:00Z</dcterms:created>
  <dcterms:modified xsi:type="dcterms:W3CDTF">2020-07-14T21:19:00Z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id="bwWjsH4H"/&gt;&lt;style id="http://www.zotero.org/styles/limnology-and-oceanography" hasBibliography="1" bibliographyStyleHasBeenSet="1"/&gt;&lt;prefs&gt;&lt;pref name="fieldType" value="Field"/&gt;&lt;/prefs&gt;&lt;/data&gt;</vt:lpwstr>
  </property>
</Properties>
</file>