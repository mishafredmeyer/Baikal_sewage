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54DD5206" w:rsidR="00715D55" w:rsidRDefault="00D8535D">
      <w:pPr>
        <w:rPr>
          <w:b/>
        </w:rPr>
      </w:pPr>
      <w:r>
        <w:rPr>
          <w:b/>
        </w:rPr>
        <w:lastRenderedPageBreak/>
        <w:t>Abstract (2</w:t>
      </w:r>
      <w:ins w:id="0" w:author="Meyer, Michael Frederick" w:date="2020-09-08T14:22:00Z">
        <w:r w:rsidR="00150A0F">
          <w:rPr>
            <w:b/>
          </w:rPr>
          <w:t>50</w:t>
        </w:r>
      </w:ins>
      <w:del w:id="1" w:author="Meyer, Michael Frederick" w:date="2020-09-08T14:22:00Z">
        <w:r w:rsidR="0073707F" w:rsidDel="00150A0F">
          <w:rPr>
            <w:b/>
          </w:rPr>
          <w:delText>4</w:delText>
        </w:r>
        <w:r w:rsidR="00274B1A" w:rsidDel="00150A0F">
          <w:rPr>
            <w:b/>
          </w:rPr>
          <w:delText>9</w:delText>
        </w:r>
      </w:del>
      <w:r>
        <w:rPr>
          <w:b/>
        </w:rPr>
        <w:t>/250 words)</w:t>
      </w:r>
    </w:p>
    <w:p w14:paraId="6365BCF6" w14:textId="77777777" w:rsidR="00715D55" w:rsidRDefault="00715D55"/>
    <w:p w14:paraId="510F10FE" w14:textId="3FA07200" w:rsidR="00715D55" w:rsidRDefault="00D438C7">
      <w:del w:id="2" w:author="Meyer, Michael Frederick" w:date="2020-09-08T13:56:00Z">
        <w:r w:rsidDel="003F5190">
          <w:rPr>
            <w:rFonts w:ascii="Times New Roman" w:eastAsia="Times New Roman" w:hAnsi="Times New Roman" w:cs="Times New Roman"/>
            <w:sz w:val="24"/>
            <w:szCs w:val="24"/>
            <w:highlight w:val="white"/>
          </w:rPr>
          <w:delText>Clustered</w:delText>
        </w:r>
        <w:r w:rsidR="00D8535D" w:rsidDel="003F5190">
          <w:rPr>
            <w:rFonts w:ascii="Times New Roman" w:eastAsia="Times New Roman" w:hAnsi="Times New Roman" w:cs="Times New Roman"/>
            <w:sz w:val="24"/>
            <w:szCs w:val="24"/>
            <w:highlight w:val="white"/>
          </w:rPr>
          <w:delText xml:space="preserve"> </w:delText>
        </w:r>
        <w:r w:rsidDel="003F5190">
          <w:rPr>
            <w:rFonts w:ascii="Times New Roman" w:eastAsia="Times New Roman" w:hAnsi="Times New Roman" w:cs="Times New Roman"/>
            <w:sz w:val="24"/>
            <w:szCs w:val="24"/>
            <w:highlight w:val="white"/>
          </w:rPr>
          <w:delText>anthropogenic activity along lake</w:delText>
        </w:r>
        <w:r w:rsidR="00B72507" w:rsidDel="003F5190">
          <w:rPr>
            <w:rFonts w:ascii="Times New Roman" w:eastAsia="Times New Roman" w:hAnsi="Times New Roman" w:cs="Times New Roman"/>
            <w:sz w:val="24"/>
            <w:szCs w:val="24"/>
            <w:highlight w:val="white"/>
          </w:rPr>
          <w:delText xml:space="preserve"> </w:delText>
        </w:r>
        <w:r w:rsidDel="003F5190">
          <w:rPr>
            <w:rFonts w:ascii="Times New Roman" w:eastAsia="Times New Roman" w:hAnsi="Times New Roman" w:cs="Times New Roman"/>
            <w:sz w:val="24"/>
            <w:szCs w:val="24"/>
            <w:highlight w:val="white"/>
          </w:rPr>
          <w:delText>shores can create</w:delText>
        </w:r>
        <w:r w:rsidR="00D8535D" w:rsidDel="003F5190">
          <w:rPr>
            <w:rFonts w:ascii="Times New Roman" w:eastAsia="Times New Roman" w:hAnsi="Times New Roman" w:cs="Times New Roman"/>
            <w:sz w:val="24"/>
            <w:szCs w:val="24"/>
            <w:highlight w:val="white"/>
          </w:rPr>
          <w:delText xml:space="preserve"> hot spots of disturbance</w:delText>
        </w:r>
        <w:r w:rsidR="0073707F" w:rsidDel="003F5190">
          <w:rPr>
            <w:rFonts w:ascii="Times New Roman" w:eastAsia="Times New Roman" w:hAnsi="Times New Roman" w:cs="Times New Roman"/>
            <w:sz w:val="24"/>
            <w:szCs w:val="24"/>
            <w:highlight w:val="white"/>
          </w:rPr>
          <w:delText xml:space="preserve"> </w:delText>
        </w:r>
      </w:del>
      <w:del w:id="3" w:author="Meyer, Michael Frederick" w:date="2020-09-08T13:55:00Z">
        <w:r w:rsidR="00E676C1" w:rsidDel="003F5190">
          <w:rPr>
            <w:rFonts w:ascii="Times New Roman" w:eastAsia="Times New Roman" w:hAnsi="Times New Roman" w:cs="Times New Roman"/>
            <w:sz w:val="24"/>
            <w:szCs w:val="24"/>
            <w:highlight w:val="white"/>
          </w:rPr>
          <w:delText xml:space="preserve">and </w:delText>
        </w:r>
      </w:del>
      <w:del w:id="4" w:author="Meyer, Michael Frederick" w:date="2020-09-08T13:56:00Z">
        <w:r w:rsidR="0073707F" w:rsidDel="003F5190">
          <w:rPr>
            <w:rFonts w:ascii="Times New Roman" w:eastAsia="Times New Roman" w:hAnsi="Times New Roman" w:cs="Times New Roman"/>
            <w:sz w:val="24"/>
            <w:szCs w:val="24"/>
            <w:highlight w:val="white"/>
          </w:rPr>
          <w:delText>ecological consequences</w:delText>
        </w:r>
        <w:r w:rsidR="00D8535D" w:rsidDel="003F5190">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Sewage released from lakeside development is a </w:t>
      </w:r>
      <w:del w:id="5" w:author="Meyer, Michael Frederick" w:date="2020-09-08T13:56:00Z">
        <w:r w:rsidR="00D8535D" w:rsidDel="003F5190">
          <w:rPr>
            <w:rFonts w:ascii="Times New Roman" w:eastAsia="Times New Roman" w:hAnsi="Times New Roman" w:cs="Times New Roman"/>
            <w:sz w:val="24"/>
            <w:szCs w:val="24"/>
            <w:highlight w:val="white"/>
          </w:rPr>
          <w:delText>type of</w:delText>
        </w:r>
      </w:del>
      <w:ins w:id="6" w:author="Meyer, Michael Frederick" w:date="2020-09-08T13:56:00Z">
        <w:r w:rsidR="003F5190">
          <w:rPr>
            <w:rFonts w:ascii="Times New Roman" w:eastAsia="Times New Roman" w:hAnsi="Times New Roman" w:cs="Times New Roman"/>
            <w:sz w:val="24"/>
            <w:szCs w:val="24"/>
            <w:highlight w:val="white"/>
          </w:rPr>
          <w:t>common,</w:t>
        </w:r>
      </w:ins>
      <w:r w:rsidR="00D8535D">
        <w:rPr>
          <w:rFonts w:ascii="Times New Roman" w:eastAsia="Times New Roman" w:hAnsi="Times New Roman" w:cs="Times New Roman"/>
          <w:sz w:val="24"/>
          <w:szCs w:val="24"/>
          <w:highlight w:val="white"/>
        </w:rPr>
        <w:t xml:space="preserve"> high</w:t>
      </w:r>
      <w:ins w:id="7" w:author="Meyer, Michael Frederick" w:date="2020-09-08T14:23:00Z">
        <w:r w:rsidR="00150A0F">
          <w:rPr>
            <w:rFonts w:ascii="Times New Roman" w:eastAsia="Times New Roman" w:hAnsi="Times New Roman" w:cs="Times New Roman"/>
            <w:sz w:val="24"/>
            <w:szCs w:val="24"/>
            <w:highlight w:val="white"/>
          </w:rPr>
          <w:t>-</w:t>
        </w:r>
      </w:ins>
      <w:del w:id="8" w:author="Meyer, Michael Frederick" w:date="2020-09-08T14:23:00Z">
        <w:r w:rsidR="00D8535D" w:rsidDel="00150A0F">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t>
      </w:r>
      <w:ins w:id="9" w:author="Meyer, Michael Frederick" w:date="2020-09-08T14:22:00Z">
        <w:r w:rsidR="00150A0F">
          <w:rPr>
            <w:rFonts w:ascii="Times New Roman" w:eastAsia="Times New Roman" w:hAnsi="Times New Roman" w:cs="Times New Roman"/>
            <w:sz w:val="24"/>
            <w:szCs w:val="24"/>
            <w:highlight w:val="white"/>
          </w:rPr>
          <w:t xml:space="preserve">that </w:t>
        </w:r>
      </w:ins>
      <w:ins w:id="10" w:author="Meyer, Michael Frederick" w:date="2020-09-08T14:05:00Z">
        <w:r w:rsidR="007D6DDA">
          <w:rPr>
            <w:rFonts w:ascii="Times New Roman" w:eastAsia="Times New Roman" w:hAnsi="Times New Roman" w:cs="Times New Roman"/>
            <w:sz w:val="24"/>
            <w:szCs w:val="24"/>
            <w:highlight w:val="white"/>
          </w:rPr>
          <w:t>can elevate nutrient concentrations</w:t>
        </w:r>
      </w:ins>
      <w:ins w:id="11" w:author="Meyer, Michael Frederick" w:date="2020-09-08T13:57:00Z">
        <w:r w:rsidR="003F5190">
          <w:rPr>
            <w:rFonts w:ascii="Times New Roman" w:eastAsia="Times New Roman" w:hAnsi="Times New Roman" w:cs="Times New Roman"/>
            <w:sz w:val="24"/>
            <w:szCs w:val="24"/>
            <w:highlight w:val="white"/>
          </w:rPr>
          <w:t xml:space="preserve"> </w:t>
        </w:r>
      </w:ins>
      <w:ins w:id="12" w:author="Meyer, Michael Frederick" w:date="2020-09-08T14:07:00Z">
        <w:r w:rsidR="007D6DDA">
          <w:rPr>
            <w:rFonts w:ascii="Times New Roman" w:eastAsia="Times New Roman" w:hAnsi="Times New Roman" w:cs="Times New Roman"/>
            <w:sz w:val="24"/>
            <w:szCs w:val="24"/>
            <w:highlight w:val="white"/>
          </w:rPr>
          <w:t xml:space="preserve">and </w:t>
        </w:r>
      </w:ins>
      <w:ins w:id="13" w:author="Meyer, Michael Frederick" w:date="2020-09-08T13:57:00Z">
        <w:r w:rsidR="003F5190">
          <w:rPr>
            <w:rFonts w:ascii="Times New Roman" w:eastAsia="Times New Roman" w:hAnsi="Times New Roman" w:cs="Times New Roman"/>
            <w:sz w:val="24"/>
            <w:szCs w:val="24"/>
            <w:highlight w:val="white"/>
          </w:rPr>
          <w:t xml:space="preserve">reshape </w:t>
        </w:r>
      </w:ins>
      <w:ins w:id="14" w:author="Meyer, Michael Frederick" w:date="2020-09-08T13:59:00Z">
        <w:r w:rsidR="003F5190">
          <w:rPr>
            <w:rFonts w:ascii="Times New Roman" w:eastAsia="Times New Roman" w:hAnsi="Times New Roman" w:cs="Times New Roman"/>
            <w:sz w:val="24"/>
            <w:szCs w:val="24"/>
            <w:highlight w:val="white"/>
          </w:rPr>
          <w:t>ecological communities</w:t>
        </w:r>
      </w:ins>
      <w:ins w:id="15" w:author="Meyer, Michael Frederick" w:date="2020-09-08T14:06:00Z">
        <w:r w:rsidR="007D6DDA">
          <w:rPr>
            <w:rFonts w:ascii="Times New Roman" w:eastAsia="Times New Roman" w:hAnsi="Times New Roman" w:cs="Times New Roman"/>
            <w:sz w:val="24"/>
            <w:szCs w:val="24"/>
            <w:highlight w:val="white"/>
          </w:rPr>
          <w:t xml:space="preserve">, especially in oligotrophic systems </w:t>
        </w:r>
        <w:commentRangeStart w:id="16"/>
        <w:r w:rsidR="007D6DDA">
          <w:rPr>
            <w:rFonts w:ascii="Times New Roman" w:eastAsia="Times New Roman" w:hAnsi="Times New Roman" w:cs="Times New Roman"/>
            <w:sz w:val="24"/>
            <w:szCs w:val="24"/>
            <w:highlight w:val="white"/>
          </w:rPr>
          <w:t xml:space="preserve">where </w:t>
        </w:r>
      </w:ins>
      <w:ins w:id="17" w:author="Meyer, Michael Frederick" w:date="2020-09-08T14:43:00Z">
        <w:r w:rsidR="000D00B7">
          <w:rPr>
            <w:rFonts w:ascii="Times New Roman" w:eastAsia="Times New Roman" w:hAnsi="Times New Roman" w:cs="Times New Roman"/>
            <w:sz w:val="24"/>
            <w:szCs w:val="24"/>
            <w:highlight w:val="white"/>
          </w:rPr>
          <w:t>nitrogen and phosphorus</w:t>
        </w:r>
      </w:ins>
      <w:ins w:id="18" w:author="Meyer, Michael Frederick" w:date="2020-09-08T14:06:00Z">
        <w:r w:rsidR="007D6DDA">
          <w:rPr>
            <w:rFonts w:ascii="Times New Roman" w:eastAsia="Times New Roman" w:hAnsi="Times New Roman" w:cs="Times New Roman"/>
            <w:sz w:val="24"/>
            <w:szCs w:val="24"/>
            <w:highlight w:val="white"/>
          </w:rPr>
          <w:t xml:space="preserve"> concentrations are naturally low</w:t>
        </w:r>
      </w:ins>
      <w:commentRangeEnd w:id="16"/>
      <w:ins w:id="19" w:author="Meyer, Michael Frederick" w:date="2020-09-08T15:04:00Z">
        <w:r w:rsidR="008B7DED">
          <w:rPr>
            <w:rStyle w:val="CommentReference"/>
          </w:rPr>
          <w:commentReference w:id="16"/>
        </w:r>
      </w:ins>
      <w:ins w:id="20" w:author="Meyer, Michael Frederick" w:date="2020-09-08T13:59:00Z">
        <w:r w:rsidR="003F5190">
          <w:rPr>
            <w:rFonts w:ascii="Times New Roman" w:eastAsia="Times New Roman" w:hAnsi="Times New Roman" w:cs="Times New Roman"/>
            <w:sz w:val="24"/>
            <w:szCs w:val="24"/>
            <w:highlight w:val="white"/>
          </w:rPr>
          <w:t>.</w:t>
        </w:r>
      </w:ins>
      <w:ins w:id="21" w:author="Meyer, Michael Frederick" w:date="2020-09-08T14:24:00Z">
        <w:r w:rsidR="00150A0F">
          <w:rPr>
            <w:rFonts w:ascii="Times New Roman" w:eastAsia="Times New Roman" w:hAnsi="Times New Roman" w:cs="Times New Roman"/>
            <w:sz w:val="24"/>
            <w:szCs w:val="24"/>
            <w:highlight w:val="white"/>
          </w:rPr>
          <w:t xml:space="preserve"> Although seeming straightforward,</w:t>
        </w:r>
      </w:ins>
      <w:ins w:id="22" w:author="Meyer, Michael Frederick" w:date="2020-09-08T14:08:00Z">
        <w:r w:rsidR="007D6DDA">
          <w:rPr>
            <w:rFonts w:ascii="Times New Roman" w:eastAsia="Times New Roman" w:hAnsi="Times New Roman" w:cs="Times New Roman"/>
            <w:sz w:val="24"/>
            <w:szCs w:val="24"/>
            <w:highlight w:val="white"/>
          </w:rPr>
          <w:t xml:space="preserve"> </w:t>
        </w:r>
      </w:ins>
      <w:ins w:id="23" w:author="Meyer, Michael Frederick" w:date="2020-09-08T14:26:00Z">
        <w:r w:rsidR="007F2E5D">
          <w:rPr>
            <w:rFonts w:ascii="Times New Roman" w:eastAsia="Times New Roman" w:hAnsi="Times New Roman" w:cs="Times New Roman"/>
            <w:sz w:val="24"/>
            <w:szCs w:val="24"/>
            <w:highlight w:val="white"/>
          </w:rPr>
          <w:t xml:space="preserve">wastewater detection based off nutrient concentrations </w:t>
        </w:r>
      </w:ins>
      <w:ins w:id="24" w:author="Meyer, Michael Frederick" w:date="2020-09-08T14:42:00Z">
        <w:r w:rsidR="000D00B7">
          <w:rPr>
            <w:rFonts w:ascii="Times New Roman" w:eastAsia="Times New Roman" w:hAnsi="Times New Roman" w:cs="Times New Roman"/>
            <w:sz w:val="24"/>
            <w:szCs w:val="24"/>
            <w:highlight w:val="white"/>
          </w:rPr>
          <w:t>or</w:t>
        </w:r>
      </w:ins>
      <w:ins w:id="25" w:author="Meyer, Michael Frederick" w:date="2020-09-08T14:43:00Z">
        <w:r w:rsidR="000D00B7">
          <w:rPr>
            <w:rFonts w:ascii="Times New Roman" w:eastAsia="Times New Roman" w:hAnsi="Times New Roman" w:cs="Times New Roman"/>
            <w:sz w:val="24"/>
            <w:szCs w:val="24"/>
            <w:highlight w:val="white"/>
          </w:rPr>
          <w:t xml:space="preserve"> </w:t>
        </w:r>
      </w:ins>
      <w:ins w:id="26" w:author="Meyer, Michael Frederick" w:date="2020-09-08T14:42:00Z">
        <w:r w:rsidR="000D00B7">
          <w:rPr>
            <w:rFonts w:ascii="Times New Roman" w:eastAsia="Times New Roman" w:hAnsi="Times New Roman" w:cs="Times New Roman"/>
            <w:sz w:val="24"/>
            <w:szCs w:val="24"/>
            <w:highlight w:val="white"/>
          </w:rPr>
          <w:t xml:space="preserve">increased primary </w:t>
        </w:r>
      </w:ins>
      <w:ins w:id="27" w:author="Meyer, Michael Frederick" w:date="2020-09-08T14:43:00Z">
        <w:r w:rsidR="000D00B7">
          <w:rPr>
            <w:rFonts w:ascii="Times New Roman" w:eastAsia="Times New Roman" w:hAnsi="Times New Roman" w:cs="Times New Roman"/>
            <w:sz w:val="24"/>
            <w:szCs w:val="24"/>
            <w:highlight w:val="white"/>
          </w:rPr>
          <w:t xml:space="preserve">production </w:t>
        </w:r>
      </w:ins>
      <w:ins w:id="28" w:author="Meyer, Michael Frederick" w:date="2020-09-08T14:26:00Z">
        <w:r w:rsidR="007F2E5D">
          <w:rPr>
            <w:rFonts w:ascii="Times New Roman" w:eastAsia="Times New Roman" w:hAnsi="Times New Roman" w:cs="Times New Roman"/>
            <w:sz w:val="24"/>
            <w:szCs w:val="24"/>
            <w:highlight w:val="white"/>
          </w:rPr>
          <w:t xml:space="preserve">can be challenging, as </w:t>
        </w:r>
      </w:ins>
      <w:ins w:id="29" w:author="Meyer, Michael Frederick" w:date="2020-09-08T14:08:00Z">
        <w:r w:rsidR="007D6DDA">
          <w:rPr>
            <w:rFonts w:ascii="Times New Roman" w:eastAsia="Times New Roman" w:hAnsi="Times New Roman" w:cs="Times New Roman"/>
            <w:sz w:val="24"/>
            <w:szCs w:val="24"/>
            <w:highlight w:val="white"/>
          </w:rPr>
          <w:t>nutrients</w:t>
        </w:r>
      </w:ins>
      <w:ins w:id="30" w:author="Meyer, Michael Frederick" w:date="2020-09-08T14:09:00Z">
        <w:r w:rsidR="007D6DDA">
          <w:rPr>
            <w:rFonts w:ascii="Times New Roman" w:eastAsia="Times New Roman" w:hAnsi="Times New Roman" w:cs="Times New Roman"/>
            <w:sz w:val="24"/>
            <w:szCs w:val="24"/>
            <w:highlight w:val="white"/>
          </w:rPr>
          <w:t xml:space="preserve"> can </w:t>
        </w:r>
      </w:ins>
      <w:ins w:id="31" w:author="Meyer, Michael Frederick" w:date="2020-09-08T14:24:00Z">
        <w:r w:rsidR="00150A0F">
          <w:rPr>
            <w:rFonts w:ascii="Times New Roman" w:eastAsia="Times New Roman" w:hAnsi="Times New Roman" w:cs="Times New Roman"/>
            <w:sz w:val="24"/>
            <w:szCs w:val="24"/>
            <w:highlight w:val="white"/>
          </w:rPr>
          <w:t>originate from</w:t>
        </w:r>
      </w:ins>
      <w:ins w:id="32" w:author="Meyer, Michael Frederick" w:date="2020-09-08T14:09:00Z">
        <w:r w:rsidR="007D6DDA">
          <w:rPr>
            <w:rFonts w:ascii="Times New Roman" w:eastAsia="Times New Roman" w:hAnsi="Times New Roman" w:cs="Times New Roman"/>
            <w:sz w:val="24"/>
            <w:szCs w:val="24"/>
            <w:highlight w:val="white"/>
          </w:rPr>
          <w:t xml:space="preserve"> disparate sources.</w:t>
        </w:r>
      </w:ins>
      <w:ins w:id="33" w:author="Meyer, Michael Frederick" w:date="2020-09-08T13:59:00Z">
        <w:r w:rsidR="003F5190">
          <w:rPr>
            <w:rFonts w:ascii="Times New Roman" w:eastAsia="Times New Roman" w:hAnsi="Times New Roman" w:cs="Times New Roman"/>
            <w:sz w:val="24"/>
            <w:szCs w:val="24"/>
            <w:highlight w:val="white"/>
          </w:rPr>
          <w:t xml:space="preserve"> </w:t>
        </w:r>
      </w:ins>
      <w:del w:id="34" w:author="Meyer, Michael Frederick" w:date="2020-09-08T14:06:00Z">
        <w:r w:rsidR="00D8535D" w:rsidDel="007D6DDA">
          <w:rPr>
            <w:rFonts w:ascii="Times New Roman" w:eastAsia="Times New Roman" w:hAnsi="Times New Roman" w:cs="Times New Roman"/>
            <w:sz w:val="24"/>
            <w:szCs w:val="24"/>
            <w:highlight w:val="white"/>
          </w:rPr>
          <w:delText xml:space="preserve">with effects most immediately observed among littoral biota. </w:delText>
        </w:r>
      </w:del>
      <w:commentRangeStart w:id="35"/>
      <w:r w:rsidR="00D8535D">
        <w:rPr>
          <w:rFonts w:ascii="Times New Roman" w:eastAsia="Times New Roman" w:hAnsi="Times New Roman" w:cs="Times New Roman"/>
          <w:sz w:val="24"/>
          <w:szCs w:val="24"/>
          <w:highlight w:val="white"/>
        </w:rPr>
        <w:t>Lake Baikal</w:t>
      </w:r>
      <w:ins w:id="36" w:author="Meyer, Michael Frederick" w:date="2020-09-08T14:26:00Z">
        <w:r w:rsidR="007F2E5D">
          <w:rPr>
            <w:rFonts w:ascii="Times New Roman" w:eastAsia="Times New Roman" w:hAnsi="Times New Roman" w:cs="Times New Roman"/>
            <w:sz w:val="24"/>
            <w:szCs w:val="24"/>
            <w:highlight w:val="white"/>
          </w:rPr>
          <w:t>,</w:t>
        </w:r>
      </w:ins>
      <w:ins w:id="37" w:author="Meyer, Michael Frederick" w:date="2020-09-08T14:27:00Z">
        <w:r w:rsidR="007F2E5D">
          <w:rPr>
            <w:rFonts w:ascii="Times New Roman" w:eastAsia="Times New Roman" w:hAnsi="Times New Roman" w:cs="Times New Roman"/>
            <w:sz w:val="24"/>
            <w:szCs w:val="24"/>
            <w:highlight w:val="white"/>
          </w:rPr>
          <w:t xml:space="preserve"> an oligotrophic lake with many potential nutrient sources</w:t>
        </w:r>
      </w:ins>
      <w:ins w:id="38" w:author="Meyer, Michael Frederick" w:date="2020-09-08T14:40:00Z">
        <w:r w:rsidR="000D00B7">
          <w:rPr>
            <w:rFonts w:ascii="Times New Roman" w:eastAsia="Times New Roman" w:hAnsi="Times New Roman" w:cs="Times New Roman"/>
            <w:sz w:val="24"/>
            <w:szCs w:val="24"/>
            <w:highlight w:val="white"/>
          </w:rPr>
          <w:t xml:space="preserve"> in its basin</w:t>
        </w:r>
      </w:ins>
      <w:ins w:id="39" w:author="Meyer, Michael Frederick" w:date="2020-09-08T14:27:00Z">
        <w:r w:rsidR="007F2E5D">
          <w:rPr>
            <w:rFonts w:ascii="Times New Roman" w:eastAsia="Times New Roman" w:hAnsi="Times New Roman" w:cs="Times New Roman"/>
            <w:sz w:val="24"/>
            <w:szCs w:val="24"/>
            <w:highlight w:val="white"/>
          </w:rPr>
          <w:t>,</w:t>
        </w:r>
      </w:ins>
      <w:ins w:id="40" w:author="Meyer, Michael Frederick" w:date="2020-09-08T14:14:00Z">
        <w:r w:rsidR="007D6DDA">
          <w:rPr>
            <w:rFonts w:ascii="Times New Roman" w:eastAsia="Times New Roman" w:hAnsi="Times New Roman" w:cs="Times New Roman"/>
            <w:sz w:val="24"/>
            <w:szCs w:val="24"/>
            <w:highlight w:val="white"/>
          </w:rPr>
          <w:t xml:space="preserve"> </w:t>
        </w:r>
      </w:ins>
      <w:del w:id="41" w:author="Meyer, Michael Frederick" w:date="2020-09-08T14:14:00Z">
        <w:r w:rsidR="00D8535D" w:rsidDel="007D6DDA">
          <w:rPr>
            <w:rFonts w:ascii="Times New Roman" w:eastAsia="Times New Roman" w:hAnsi="Times New Roman" w:cs="Times New Roman"/>
            <w:sz w:val="24"/>
            <w:szCs w:val="24"/>
            <w:highlight w:val="white"/>
          </w:rPr>
          <w:delText xml:space="preserve">, </w:delText>
        </w:r>
        <w:r w:rsidR="00587BE1" w:rsidDel="007D6DDA">
          <w:rPr>
            <w:rFonts w:ascii="Times New Roman" w:eastAsia="Times New Roman" w:hAnsi="Times New Roman" w:cs="Times New Roman"/>
            <w:sz w:val="24"/>
            <w:szCs w:val="24"/>
            <w:highlight w:val="white"/>
          </w:rPr>
          <w:delText>a large</w:delText>
        </w:r>
        <w:r w:rsidR="0073707F" w:rsidDel="007D6DDA">
          <w:rPr>
            <w:rFonts w:ascii="Times New Roman" w:eastAsia="Times New Roman" w:hAnsi="Times New Roman" w:cs="Times New Roman"/>
            <w:sz w:val="24"/>
            <w:szCs w:val="24"/>
            <w:highlight w:val="white"/>
          </w:rPr>
          <w:delText xml:space="preserve">, </w:delText>
        </w:r>
        <w:r w:rsidR="00587BE1" w:rsidDel="007D6DDA">
          <w:rPr>
            <w:rFonts w:ascii="Times New Roman" w:eastAsia="Times New Roman" w:hAnsi="Times New Roman" w:cs="Times New Roman"/>
            <w:sz w:val="24"/>
            <w:szCs w:val="24"/>
            <w:highlight w:val="white"/>
          </w:rPr>
          <w:delText>oligotrophic lake</w:delText>
        </w:r>
        <w:r w:rsidR="00D8535D" w:rsidDel="007D6DDA">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w:t>
      </w:r>
      <w:del w:id="42" w:author="Meyer, Michael Frederick" w:date="2020-09-08T14:11:00Z">
        <w:r w:rsidR="00D8535D" w:rsidDel="007D6DDA">
          <w:rPr>
            <w:rFonts w:ascii="Times New Roman" w:eastAsia="Times New Roman" w:hAnsi="Times New Roman" w:cs="Times New Roman"/>
            <w:sz w:val="24"/>
            <w:szCs w:val="24"/>
            <w:highlight w:val="white"/>
          </w:rPr>
          <w:delText>localized sewage pollution from lakeside settlements</w:delText>
        </w:r>
        <w:r w:rsidR="00363613" w:rsidDel="007D6DDA">
          <w:rPr>
            <w:rFonts w:ascii="Times New Roman" w:eastAsia="Times New Roman" w:hAnsi="Times New Roman" w:cs="Times New Roman"/>
            <w:sz w:val="24"/>
            <w:szCs w:val="24"/>
            <w:highlight w:val="white"/>
          </w:rPr>
          <w:delText xml:space="preserve">; </w:delText>
        </w:r>
      </w:del>
      <w:r w:rsidR="00363613">
        <w:rPr>
          <w:rFonts w:ascii="Times New Roman" w:eastAsia="Times New Roman" w:hAnsi="Times New Roman" w:cs="Times New Roman"/>
          <w:sz w:val="24"/>
          <w:szCs w:val="24"/>
          <w:highlight w:val="white"/>
        </w:rPr>
        <w:t>increas</w:t>
      </w:r>
      <w:ins w:id="43" w:author="Meyer, Michael Frederick" w:date="2020-09-08T14:13:00Z">
        <w:r w:rsidR="007D6DDA">
          <w:rPr>
            <w:rFonts w:ascii="Times New Roman" w:eastAsia="Times New Roman" w:hAnsi="Times New Roman" w:cs="Times New Roman"/>
            <w:sz w:val="24"/>
            <w:szCs w:val="24"/>
            <w:highlight w:val="white"/>
          </w:rPr>
          <w:t>ed</w:t>
        </w:r>
      </w:ins>
      <w:del w:id="44" w:author="Meyer, Michael Frederick" w:date="2020-09-08T14:13:00Z">
        <w:r w:rsidR="00363613" w:rsidDel="007D6DDA">
          <w:rPr>
            <w:rFonts w:ascii="Times New Roman" w:eastAsia="Times New Roman" w:hAnsi="Times New Roman" w:cs="Times New Roman"/>
            <w:sz w:val="24"/>
            <w:szCs w:val="24"/>
            <w:highlight w:val="white"/>
          </w:rPr>
          <w:delText>ing</w:delText>
        </w:r>
      </w:del>
      <w:r w:rsidR="00363613">
        <w:rPr>
          <w:rFonts w:ascii="Times New Roman" w:eastAsia="Times New Roman" w:hAnsi="Times New Roman" w:cs="Times New Roman"/>
          <w:sz w:val="24"/>
          <w:szCs w:val="24"/>
          <w:highlight w:val="white"/>
        </w:rPr>
        <w:t xml:space="preserve"> filamentous algal abundance </w:t>
      </w:r>
      <w:ins w:id="45" w:author="Meyer, Michael Frederick" w:date="2020-09-08T14:11:00Z">
        <w:r w:rsidR="007D6DDA">
          <w:rPr>
            <w:rFonts w:ascii="Times New Roman" w:eastAsia="Times New Roman" w:hAnsi="Times New Roman" w:cs="Times New Roman"/>
            <w:sz w:val="24"/>
            <w:szCs w:val="24"/>
            <w:highlight w:val="white"/>
          </w:rPr>
          <w:t xml:space="preserve">near </w:t>
        </w:r>
      </w:ins>
      <w:ins w:id="46" w:author="Meyer, Michael Frederick" w:date="2020-09-08T14:44:00Z">
        <w:r w:rsidR="000D00B7">
          <w:rPr>
            <w:rFonts w:ascii="Times New Roman" w:eastAsia="Times New Roman" w:hAnsi="Times New Roman" w:cs="Times New Roman"/>
            <w:sz w:val="24"/>
            <w:szCs w:val="24"/>
            <w:highlight w:val="white"/>
          </w:rPr>
          <w:t xml:space="preserve">localized </w:t>
        </w:r>
      </w:ins>
      <w:ins w:id="47" w:author="Meyer, Michael Frederick" w:date="2020-09-08T14:11:00Z">
        <w:r w:rsidR="007D6DDA">
          <w:rPr>
            <w:rFonts w:ascii="Times New Roman" w:eastAsia="Times New Roman" w:hAnsi="Times New Roman" w:cs="Times New Roman"/>
            <w:sz w:val="24"/>
            <w:szCs w:val="24"/>
            <w:highlight w:val="white"/>
          </w:rPr>
          <w:t>lakeside developments</w:t>
        </w:r>
      </w:ins>
      <w:ins w:id="48" w:author="Meyer, Michael Frederick" w:date="2020-09-08T14:15:00Z">
        <w:r w:rsidR="00150A0F">
          <w:rPr>
            <w:rFonts w:ascii="Times New Roman" w:eastAsia="Times New Roman" w:hAnsi="Times New Roman" w:cs="Times New Roman"/>
            <w:sz w:val="24"/>
            <w:szCs w:val="24"/>
            <w:highlight w:val="white"/>
          </w:rPr>
          <w:t xml:space="preserve">. Previous evidence has strongly suggested sewage as </w:t>
        </w:r>
      </w:ins>
      <w:ins w:id="49" w:author="Meyer, Michael Frederick" w:date="2020-09-08T14:40:00Z">
        <w:r w:rsidR="000D00B7">
          <w:rPr>
            <w:rFonts w:ascii="Times New Roman" w:eastAsia="Times New Roman" w:hAnsi="Times New Roman" w:cs="Times New Roman"/>
            <w:sz w:val="24"/>
            <w:szCs w:val="24"/>
            <w:highlight w:val="white"/>
          </w:rPr>
          <w:t>a major</w:t>
        </w:r>
      </w:ins>
      <w:ins w:id="50" w:author="Meyer, Michael Frederick" w:date="2020-09-08T14:15:00Z">
        <w:r w:rsidR="00150A0F">
          <w:rPr>
            <w:rFonts w:ascii="Times New Roman" w:eastAsia="Times New Roman" w:hAnsi="Times New Roman" w:cs="Times New Roman"/>
            <w:sz w:val="24"/>
            <w:szCs w:val="24"/>
            <w:highlight w:val="white"/>
          </w:rPr>
          <w:t xml:space="preserve"> cause, yet </w:t>
        </w:r>
      </w:ins>
      <w:ins w:id="51" w:author="Meyer, Michael Frederick" w:date="2020-09-08T14:16:00Z">
        <w:r w:rsidR="00150A0F">
          <w:rPr>
            <w:rFonts w:ascii="Times New Roman" w:eastAsia="Times New Roman" w:hAnsi="Times New Roman" w:cs="Times New Roman"/>
            <w:sz w:val="24"/>
            <w:szCs w:val="24"/>
            <w:highlight w:val="white"/>
          </w:rPr>
          <w:t xml:space="preserve">explicitly linking sewage with ecological change </w:t>
        </w:r>
      </w:ins>
      <w:ins w:id="52" w:author="Meyer, Michael Frederick" w:date="2020-09-08T14:17:00Z">
        <w:r w:rsidR="00150A0F">
          <w:rPr>
            <w:rFonts w:ascii="Times New Roman" w:eastAsia="Times New Roman" w:hAnsi="Times New Roman" w:cs="Times New Roman"/>
            <w:sz w:val="24"/>
            <w:szCs w:val="24"/>
            <w:highlight w:val="white"/>
          </w:rPr>
          <w:t>has been elusive</w:t>
        </w:r>
      </w:ins>
      <w:del w:id="53" w:author="Meyer, Michael Frederick" w:date="2020-09-08T14:13:00Z">
        <w:r w:rsidR="00363613" w:rsidDel="007D6DDA">
          <w:rPr>
            <w:rFonts w:ascii="Times New Roman" w:eastAsia="Times New Roman" w:hAnsi="Times New Roman" w:cs="Times New Roman"/>
            <w:sz w:val="24"/>
            <w:szCs w:val="24"/>
            <w:highlight w:val="white"/>
          </w:rPr>
          <w:delText xml:space="preserve">has provided evidence that </w:delText>
        </w:r>
        <w:r w:rsidR="00D8535D" w:rsidDel="007D6DDA">
          <w:rPr>
            <w:rFonts w:ascii="Times New Roman" w:eastAsia="Times New Roman" w:hAnsi="Times New Roman" w:cs="Times New Roman"/>
            <w:sz w:val="24"/>
            <w:szCs w:val="24"/>
            <w:highlight w:val="white"/>
          </w:rPr>
          <w:delText xml:space="preserve">nearshore benthic </w:delText>
        </w:r>
        <w:r w:rsidR="00106752" w:rsidDel="007D6DDA">
          <w:rPr>
            <w:rFonts w:ascii="Times New Roman" w:eastAsia="Times New Roman" w:hAnsi="Times New Roman" w:cs="Times New Roman"/>
            <w:sz w:val="24"/>
            <w:szCs w:val="24"/>
            <w:highlight w:val="white"/>
          </w:rPr>
          <w:delText xml:space="preserve">communities </w:delText>
        </w:r>
        <w:r w:rsidR="00363613" w:rsidDel="007D6DDA">
          <w:rPr>
            <w:rFonts w:ascii="Times New Roman" w:eastAsia="Times New Roman" w:hAnsi="Times New Roman" w:cs="Times New Roman"/>
            <w:sz w:val="24"/>
            <w:szCs w:val="24"/>
            <w:highlight w:val="white"/>
          </w:rPr>
          <w:delText xml:space="preserve">may </w:delText>
        </w:r>
        <w:r w:rsidR="00D8535D" w:rsidDel="007D6DDA">
          <w:rPr>
            <w:rFonts w:ascii="Times New Roman" w:eastAsia="Times New Roman" w:hAnsi="Times New Roman" w:cs="Times New Roman"/>
            <w:sz w:val="24"/>
            <w:szCs w:val="24"/>
            <w:highlight w:val="white"/>
          </w:rPr>
          <w:delText>be responding</w:delText>
        </w:r>
        <w:r w:rsidR="00363613" w:rsidDel="007D6DDA">
          <w:rPr>
            <w:rFonts w:ascii="Times New Roman" w:eastAsia="Times New Roman" w:hAnsi="Times New Roman" w:cs="Times New Roman"/>
            <w:sz w:val="24"/>
            <w:szCs w:val="24"/>
            <w:highlight w:val="white"/>
          </w:rPr>
          <w:delText xml:space="preserve"> to sewage inputs</w:delText>
        </w:r>
      </w:del>
      <w:r w:rsidR="00D8535D">
        <w:rPr>
          <w:rFonts w:ascii="Times New Roman" w:eastAsia="Times New Roman" w:hAnsi="Times New Roman" w:cs="Times New Roman"/>
          <w:sz w:val="24"/>
          <w:szCs w:val="24"/>
          <w:highlight w:val="white"/>
        </w:rPr>
        <w:t xml:space="preserve">. </w:t>
      </w:r>
      <w:commentRangeEnd w:id="35"/>
      <w:r w:rsidR="00E676C1">
        <w:rPr>
          <w:rStyle w:val="CommentReference"/>
        </w:rPr>
        <w:commentReference w:id="35"/>
      </w:r>
      <w:commentRangeStart w:id="54"/>
      <w:r w:rsidR="00D8535D">
        <w:rPr>
          <w:rFonts w:ascii="Times New Roman" w:eastAsia="Times New Roman" w:hAnsi="Times New Roman" w:cs="Times New Roman"/>
          <w:sz w:val="24"/>
          <w:szCs w:val="24"/>
          <w:highlight w:val="white"/>
        </w:rPr>
        <w:t>To</w:t>
      </w:r>
      <w:commentRangeEnd w:id="54"/>
      <w:r w:rsidR="00E676C1">
        <w:rPr>
          <w:rStyle w:val="CommentReference"/>
        </w:rPr>
        <w:commentReference w:id="54"/>
      </w:r>
      <w:r w:rsidR="00D8535D">
        <w:rPr>
          <w:rFonts w:ascii="Times New Roman" w:eastAsia="Times New Roman" w:hAnsi="Times New Roman" w:cs="Times New Roman"/>
          <w:sz w:val="24"/>
          <w:szCs w:val="24"/>
          <w:highlight w:val="white"/>
        </w:rPr>
        <w:t xml:space="preserve"> </w:t>
      </w:r>
      <w:del w:id="55" w:author="Meyer, Michael Frederick" w:date="2020-09-08T14:18:00Z">
        <w:r w:rsidR="00106752" w:rsidDel="00150A0F">
          <w:rPr>
            <w:rFonts w:ascii="Times New Roman" w:eastAsia="Times New Roman" w:hAnsi="Times New Roman" w:cs="Times New Roman"/>
            <w:sz w:val="24"/>
            <w:szCs w:val="24"/>
            <w:highlight w:val="white"/>
          </w:rPr>
          <w:delText xml:space="preserve">determine </w:delText>
        </w:r>
      </w:del>
      <w:ins w:id="56" w:author="Meyer, Michael Frederick" w:date="2020-09-08T14:18:00Z">
        <w:r w:rsidR="00150A0F">
          <w:rPr>
            <w:rFonts w:ascii="Times New Roman" w:eastAsia="Times New Roman" w:hAnsi="Times New Roman" w:cs="Times New Roman"/>
            <w:sz w:val="24"/>
            <w:szCs w:val="24"/>
            <w:highlight w:val="white"/>
          </w:rPr>
          <w:t xml:space="preserve">associate </w:t>
        </w:r>
      </w:ins>
      <w:del w:id="57" w:author="Meyer, Michael Frederick" w:date="2020-09-08T14:28:00Z">
        <w:r w:rsidR="00D8535D" w:rsidDel="007F2E5D">
          <w:rPr>
            <w:rFonts w:ascii="Times New Roman" w:eastAsia="Times New Roman" w:hAnsi="Times New Roman" w:cs="Times New Roman"/>
            <w:sz w:val="24"/>
            <w:szCs w:val="24"/>
            <w:highlight w:val="white"/>
          </w:rPr>
          <w:delText xml:space="preserve">the </w:delText>
        </w:r>
        <w:r w:rsidR="008F41D6" w:rsidDel="007F2E5D">
          <w:rPr>
            <w:rFonts w:ascii="Times New Roman" w:eastAsia="Times New Roman" w:hAnsi="Times New Roman" w:cs="Times New Roman"/>
            <w:sz w:val="24"/>
            <w:szCs w:val="24"/>
            <w:highlight w:val="white"/>
          </w:rPr>
          <w:delText>presence</w:delText>
        </w:r>
        <w:r w:rsidR="00D8535D" w:rsidDel="007F2E5D">
          <w:rPr>
            <w:rFonts w:ascii="Times New Roman" w:eastAsia="Times New Roman" w:hAnsi="Times New Roman" w:cs="Times New Roman"/>
            <w:sz w:val="24"/>
            <w:szCs w:val="24"/>
            <w:highlight w:val="white"/>
          </w:rPr>
          <w:delText xml:space="preserve"> and </w:delText>
        </w:r>
        <w:r w:rsidR="001F0393" w:rsidDel="007F2E5D">
          <w:rPr>
            <w:rFonts w:ascii="Times New Roman" w:eastAsia="Times New Roman" w:hAnsi="Times New Roman" w:cs="Times New Roman"/>
            <w:sz w:val="24"/>
            <w:szCs w:val="24"/>
            <w:highlight w:val="white"/>
          </w:rPr>
          <w:delText>magnitude</w:delText>
        </w:r>
        <w:r w:rsidR="00D8535D" w:rsidDel="007F2E5D">
          <w:rPr>
            <w:rFonts w:ascii="Times New Roman" w:eastAsia="Times New Roman" w:hAnsi="Times New Roman" w:cs="Times New Roman"/>
            <w:sz w:val="24"/>
            <w:szCs w:val="24"/>
            <w:highlight w:val="white"/>
          </w:rPr>
          <w:delText xml:space="preserve"> of </w:delText>
        </w:r>
      </w:del>
      <w:r w:rsidR="00D8535D">
        <w:rPr>
          <w:rFonts w:ascii="Times New Roman" w:eastAsia="Times New Roman" w:hAnsi="Times New Roman" w:cs="Times New Roman"/>
          <w:sz w:val="24"/>
          <w:szCs w:val="24"/>
          <w:highlight w:val="white"/>
        </w:rPr>
        <w:t>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w:t>
      </w:r>
      <w:ins w:id="58" w:author="Meyer, Michael Frederick" w:date="2020-09-08T14:18:00Z">
        <w:r w:rsidR="00150A0F">
          <w:rPr>
            <w:rFonts w:ascii="Times New Roman" w:eastAsia="Times New Roman" w:hAnsi="Times New Roman" w:cs="Times New Roman"/>
            <w:sz w:val="24"/>
            <w:szCs w:val="24"/>
            <w:highlight w:val="white"/>
          </w:rPr>
          <w:t xml:space="preserve"> with littoral ecological responses</w:t>
        </w:r>
      </w:ins>
      <w:r w:rsidR="00D8535D">
        <w:rPr>
          <w:rFonts w:ascii="Times New Roman" w:eastAsia="Times New Roman" w:hAnsi="Times New Roman" w:cs="Times New Roman"/>
          <w:sz w:val="24"/>
          <w:szCs w:val="24"/>
          <w:highlight w:val="white"/>
        </w:rPr>
        <w:t>, we surveyed</w:t>
      </w:r>
      <w:del w:id="59" w:author="Meyer, Michael Frederick" w:date="2020-09-08T14:46:00Z">
        <w:r w:rsidR="00D8535D" w:rsidDel="000D00B7">
          <w:rPr>
            <w:rFonts w:ascii="Times New Roman" w:eastAsia="Times New Roman" w:hAnsi="Times New Roman" w:cs="Times New Roman"/>
            <w:sz w:val="24"/>
            <w:szCs w:val="24"/>
            <w:highlight w:val="white"/>
          </w:rPr>
          <w:delText xml:space="preserve"> a</w:delText>
        </w:r>
      </w:del>
      <w:r w:rsidR="00D8535D">
        <w:rPr>
          <w:rFonts w:ascii="Times New Roman" w:eastAsia="Times New Roman" w:hAnsi="Times New Roman" w:cs="Times New Roman"/>
          <w:sz w:val="24"/>
          <w:szCs w:val="24"/>
          <w:highlight w:val="white"/>
        </w:rPr>
        <w:t xml:space="preserve"> 40</w:t>
      </w:r>
      <w:del w:id="60" w:author="Meyer, Michael Frederick" w:date="2020-09-08T14:56:00Z">
        <w:r w:rsidR="00D8535D" w:rsidDel="00AB40EC">
          <w:rPr>
            <w:rFonts w:ascii="Times New Roman" w:eastAsia="Times New Roman" w:hAnsi="Times New Roman" w:cs="Times New Roman"/>
            <w:sz w:val="24"/>
            <w:szCs w:val="24"/>
            <w:highlight w:val="white"/>
          </w:rPr>
          <w:delText>-</w:delText>
        </w:r>
      </w:del>
      <w:ins w:id="61" w:author="Meyer, Michael Frederick" w:date="2020-09-08T14:56:00Z">
        <w:r w:rsidR="00AB40EC">
          <w:rPr>
            <w:rFonts w:ascii="Times New Roman" w:eastAsia="Times New Roman" w:hAnsi="Times New Roman" w:cs="Times New Roman"/>
            <w:sz w:val="24"/>
            <w:szCs w:val="24"/>
            <w:highlight w:val="white"/>
          </w:rPr>
          <w:t xml:space="preserve"> </w:t>
        </w:r>
      </w:ins>
      <w:r w:rsidR="00D8535D">
        <w:rPr>
          <w:rFonts w:ascii="Times New Roman" w:eastAsia="Times New Roman" w:hAnsi="Times New Roman" w:cs="Times New Roman"/>
          <w:sz w:val="24"/>
          <w:szCs w:val="24"/>
          <w:highlight w:val="white"/>
        </w:rPr>
        <w:t xml:space="preserve">km </w:t>
      </w:r>
      <w:del w:id="62" w:author="Meyer, Michael Frederick" w:date="2020-09-08T14:46:00Z">
        <w:r w:rsidR="00D8535D" w:rsidDel="000D00B7">
          <w:rPr>
            <w:rFonts w:ascii="Times New Roman" w:eastAsia="Times New Roman" w:hAnsi="Times New Roman" w:cs="Times New Roman"/>
            <w:sz w:val="24"/>
            <w:szCs w:val="24"/>
            <w:highlight w:val="white"/>
          </w:rPr>
          <w:delText xml:space="preserve">transect </w:delText>
        </w:r>
      </w:del>
      <w:r w:rsidR="00D8535D">
        <w:rPr>
          <w:rFonts w:ascii="Times New Roman" w:eastAsia="Times New Roman" w:hAnsi="Times New Roman" w:cs="Times New Roman"/>
          <w:sz w:val="24"/>
          <w:szCs w:val="24"/>
          <w:highlight w:val="white"/>
        </w:rPr>
        <w:t xml:space="preserve">of </w:t>
      </w:r>
      <w:del w:id="63" w:author="Meyer, Michael Frederick" w:date="2020-09-08T14:57:00Z">
        <w:r w:rsidR="00D8535D" w:rsidDel="00AB40EC">
          <w:rPr>
            <w:rFonts w:ascii="Times New Roman" w:eastAsia="Times New Roman" w:hAnsi="Times New Roman" w:cs="Times New Roman"/>
            <w:sz w:val="24"/>
            <w:szCs w:val="24"/>
            <w:highlight w:val="white"/>
          </w:rPr>
          <w:delText xml:space="preserve">the </w:delText>
        </w:r>
      </w:del>
      <w:ins w:id="64" w:author="Meyer, Michael Frederick" w:date="2020-09-08T14:57:00Z">
        <w:r w:rsidR="00AB40EC">
          <w:rPr>
            <w:rFonts w:ascii="Times New Roman" w:eastAsia="Times New Roman" w:hAnsi="Times New Roman" w:cs="Times New Roman"/>
            <w:sz w:val="24"/>
            <w:szCs w:val="24"/>
            <w:highlight w:val="white"/>
          </w:rPr>
          <w:t xml:space="preserve">Baikal’s </w:t>
        </w:r>
      </w:ins>
      <w:r w:rsidR="00D8535D">
        <w:rPr>
          <w:rFonts w:ascii="Times New Roman" w:eastAsia="Times New Roman" w:hAnsi="Times New Roman" w:cs="Times New Roman"/>
          <w:sz w:val="24"/>
          <w:szCs w:val="24"/>
          <w:highlight w:val="white"/>
        </w:rPr>
        <w:t>southwestern shore for sewage indicators</w:t>
      </w:r>
      <w:ins w:id="65" w:author="Meyer, Michael Frederick" w:date="2020-09-08T14:47:00Z">
        <w:r w:rsidR="000D00B7">
          <w:rPr>
            <w:rFonts w:ascii="Times New Roman" w:eastAsia="Times New Roman" w:hAnsi="Times New Roman" w:cs="Times New Roman"/>
            <w:sz w:val="24"/>
            <w:szCs w:val="24"/>
            <w:highlight w:val="white"/>
          </w:rPr>
          <w:t xml:space="preserve"> (</w:t>
        </w:r>
      </w:ins>
      <w:del w:id="66" w:author="Meyer, Michael Frederick" w:date="2020-09-08T14:47:00Z">
        <w:r w:rsidR="00D8535D" w:rsidDel="000D00B7">
          <w:rPr>
            <w:rFonts w:ascii="Times New Roman" w:eastAsia="Times New Roman" w:hAnsi="Times New Roman" w:cs="Times New Roman"/>
            <w:sz w:val="24"/>
            <w:szCs w:val="24"/>
            <w:highlight w:val="white"/>
          </w:rPr>
          <w:delText>, including</w:delText>
        </w:r>
      </w:del>
      <w:del w:id="67" w:author="Meyer, Michael Frederick" w:date="2020-09-08T14:48:00Z">
        <w:r w:rsidR="00D8535D" w:rsidDel="000D00B7">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pharmaceuticals and personal care products (PPCPs) and microplastics</w:t>
      </w:r>
      <w:ins w:id="68" w:author="Meyer, Michael Frederick" w:date="2020-09-08T14:47:00Z">
        <w:r w:rsidR="000D00B7">
          <w:rPr>
            <w:rFonts w:ascii="Times New Roman" w:eastAsia="Times New Roman" w:hAnsi="Times New Roman" w:cs="Times New Roman"/>
            <w:sz w:val="24"/>
            <w:szCs w:val="24"/>
            <w:highlight w:val="white"/>
          </w:rPr>
          <w:t>)</w:t>
        </w:r>
      </w:ins>
      <w:ins w:id="69" w:author="Meyer, Michael Frederick" w:date="2020-09-08T14:18:00Z">
        <w:r w:rsidR="00150A0F">
          <w:rPr>
            <w:rFonts w:ascii="Times New Roman" w:eastAsia="Times New Roman" w:hAnsi="Times New Roman" w:cs="Times New Roman"/>
            <w:sz w:val="24"/>
            <w:szCs w:val="24"/>
            <w:highlight w:val="white"/>
          </w:rPr>
          <w:t xml:space="preserve"> </w:t>
        </w:r>
      </w:ins>
      <w:ins w:id="70" w:author="Meyer, Michael Frederick" w:date="2020-09-08T14:47:00Z">
        <w:r w:rsidR="000D00B7">
          <w:rPr>
            <w:rFonts w:ascii="Times New Roman" w:eastAsia="Times New Roman" w:hAnsi="Times New Roman" w:cs="Times New Roman"/>
            <w:sz w:val="24"/>
            <w:szCs w:val="24"/>
            <w:highlight w:val="white"/>
          </w:rPr>
          <w:t>as well as</w:t>
        </w:r>
      </w:ins>
      <w:ins w:id="71" w:author="Meyer, Michael Frederick" w:date="2020-09-08T14:19:00Z">
        <w:r w:rsidR="00150A0F">
          <w:rPr>
            <w:rFonts w:ascii="Times New Roman" w:eastAsia="Times New Roman" w:hAnsi="Times New Roman" w:cs="Times New Roman"/>
            <w:sz w:val="24"/>
            <w:szCs w:val="24"/>
            <w:highlight w:val="white"/>
          </w:rPr>
          <w:t xml:space="preserve"> </w:t>
        </w:r>
      </w:ins>
      <w:del w:id="72" w:author="Meyer, Michael Frederick" w:date="2020-09-08T14:18:00Z">
        <w:r w:rsidR="00D8535D" w:rsidDel="00150A0F">
          <w:rPr>
            <w:rFonts w:ascii="Times New Roman" w:eastAsia="Times New Roman" w:hAnsi="Times New Roman" w:cs="Times New Roman"/>
            <w:sz w:val="24"/>
            <w:szCs w:val="24"/>
            <w:highlight w:val="white"/>
          </w:rPr>
          <w:delText xml:space="preserve">. To examine </w:delText>
        </w:r>
        <w:r w:rsidR="00587BE1" w:rsidDel="00150A0F">
          <w:rPr>
            <w:rFonts w:ascii="Times New Roman" w:eastAsia="Times New Roman" w:hAnsi="Times New Roman" w:cs="Times New Roman"/>
            <w:sz w:val="24"/>
            <w:szCs w:val="24"/>
            <w:highlight w:val="white"/>
          </w:rPr>
          <w:delText xml:space="preserve">benthic </w:delText>
        </w:r>
        <w:r w:rsidR="00D8535D" w:rsidDel="00150A0F">
          <w:rPr>
            <w:rFonts w:ascii="Times New Roman" w:eastAsia="Times New Roman" w:hAnsi="Times New Roman" w:cs="Times New Roman"/>
            <w:sz w:val="24"/>
            <w:szCs w:val="24"/>
            <w:highlight w:val="white"/>
          </w:rPr>
          <w:delText xml:space="preserve">community responses, </w:delText>
        </w:r>
      </w:del>
      <w:r w:rsidR="00D8535D">
        <w:rPr>
          <w:rFonts w:ascii="Times New Roman" w:eastAsia="Times New Roman" w:hAnsi="Times New Roman" w:cs="Times New Roman"/>
          <w:sz w:val="24"/>
          <w:szCs w:val="24"/>
          <w:highlight w:val="white"/>
        </w:rPr>
        <w:t xml:space="preserve">periphyton and macroinvertebrate </w:t>
      </w:r>
      <w:del w:id="73" w:author="Meyer, Michael Frederick" w:date="2020-09-08T14:19:00Z">
        <w:r w:rsidR="002A02BE" w:rsidDel="00150A0F">
          <w:rPr>
            <w:rFonts w:ascii="Times New Roman" w:eastAsia="Times New Roman" w:hAnsi="Times New Roman" w:cs="Times New Roman"/>
            <w:sz w:val="24"/>
            <w:szCs w:val="24"/>
            <w:highlight w:val="white"/>
          </w:rPr>
          <w:delText xml:space="preserve">relative </w:delText>
        </w:r>
      </w:del>
      <w:r w:rsidR="00D8535D">
        <w:rPr>
          <w:rFonts w:ascii="Times New Roman" w:eastAsia="Times New Roman" w:hAnsi="Times New Roman" w:cs="Times New Roman"/>
          <w:sz w:val="24"/>
          <w:szCs w:val="24"/>
          <w:highlight w:val="white"/>
        </w:rPr>
        <w:t xml:space="preserve">abundance </w:t>
      </w:r>
      <w:del w:id="74" w:author="Meyer, Michael Frederick" w:date="2020-09-08T14:19:00Z">
        <w:r w:rsidR="00D8535D" w:rsidDel="00150A0F">
          <w:rPr>
            <w:rFonts w:ascii="Times New Roman" w:eastAsia="Times New Roman" w:hAnsi="Times New Roman" w:cs="Times New Roman"/>
            <w:sz w:val="24"/>
            <w:szCs w:val="24"/>
            <w:highlight w:val="white"/>
          </w:rPr>
          <w:delText xml:space="preserve">as well as </w:delText>
        </w:r>
        <w:r w:rsidR="00106752" w:rsidDel="00150A0F">
          <w:rPr>
            <w:rFonts w:ascii="Times New Roman" w:eastAsia="Times New Roman" w:hAnsi="Times New Roman" w:cs="Times New Roman"/>
            <w:sz w:val="24"/>
            <w:szCs w:val="24"/>
            <w:highlight w:val="white"/>
          </w:rPr>
          <w:delText>indicators of</w:delText>
        </w:r>
      </w:del>
      <w:ins w:id="75" w:author="Meyer, Michael Frederick" w:date="2020-09-08T14:19:00Z">
        <w:r w:rsidR="00150A0F">
          <w:rPr>
            <w:rFonts w:ascii="Times New Roman" w:eastAsia="Times New Roman" w:hAnsi="Times New Roman" w:cs="Times New Roman"/>
            <w:sz w:val="24"/>
            <w:szCs w:val="24"/>
            <w:highlight w:val="white"/>
          </w:rPr>
          <w:t>and</w:t>
        </w:r>
      </w:ins>
      <w:r w:rsidR="00106752">
        <w:rPr>
          <w:rFonts w:ascii="Times New Roman" w:eastAsia="Times New Roman" w:hAnsi="Times New Roman" w:cs="Times New Roman"/>
          <w:sz w:val="24"/>
          <w:szCs w:val="24"/>
          <w:highlight w:val="white"/>
        </w:rPr>
        <w:t xml:space="preserve"> food web </w:t>
      </w:r>
      <w:del w:id="76" w:author="Meyer, Michael Frederick" w:date="2020-09-08T14:19:00Z">
        <w:r w:rsidR="00106752" w:rsidDel="00150A0F">
          <w:rPr>
            <w:rFonts w:ascii="Times New Roman" w:eastAsia="Times New Roman" w:hAnsi="Times New Roman" w:cs="Times New Roman"/>
            <w:sz w:val="24"/>
            <w:szCs w:val="24"/>
            <w:highlight w:val="white"/>
          </w:rPr>
          <w:delText xml:space="preserve">structure </w:delText>
        </w:r>
      </w:del>
      <w:ins w:id="77" w:author="Meyer, Michael Frederick" w:date="2020-09-08T14:19:00Z">
        <w:r w:rsidR="00150A0F">
          <w:rPr>
            <w:rFonts w:ascii="Times New Roman" w:eastAsia="Times New Roman" w:hAnsi="Times New Roman" w:cs="Times New Roman"/>
            <w:sz w:val="24"/>
            <w:szCs w:val="24"/>
            <w:highlight w:val="white"/>
          </w:rPr>
          <w:t xml:space="preserve">data </w:t>
        </w:r>
      </w:ins>
      <w:r w:rsidR="00106752">
        <w:rPr>
          <w:rFonts w:ascii="Times New Roman" w:eastAsia="Times New Roman" w:hAnsi="Times New Roman" w:cs="Times New Roman"/>
          <w:sz w:val="24"/>
          <w:szCs w:val="24"/>
          <w:highlight w:val="white"/>
        </w:rPr>
        <w:t>(stable isotopes and fatty acid</w:t>
      </w:r>
      <w:del w:id="78" w:author="Meyer, Michael Frederick" w:date="2020-09-08T14:28:00Z">
        <w:r w:rsidR="00106752" w:rsidDel="007F2E5D">
          <w:rPr>
            <w:rFonts w:ascii="Times New Roman" w:eastAsia="Times New Roman" w:hAnsi="Times New Roman" w:cs="Times New Roman"/>
            <w:sz w:val="24"/>
            <w:szCs w:val="24"/>
            <w:highlight w:val="white"/>
          </w:rPr>
          <w:delText xml:space="preserve"> </w:delText>
        </w:r>
      </w:del>
      <w:ins w:id="79" w:author="Meyer, Michael Frederick" w:date="2020-09-08T14:28:00Z">
        <w:r w:rsidR="007F2E5D">
          <w:rPr>
            <w:rFonts w:ascii="Times New Roman" w:eastAsia="Times New Roman" w:hAnsi="Times New Roman" w:cs="Times New Roman"/>
            <w:sz w:val="24"/>
            <w:szCs w:val="24"/>
            <w:highlight w:val="white"/>
          </w:rPr>
          <w:t>s</w:t>
        </w:r>
      </w:ins>
      <w:del w:id="80" w:author="Meyer, Michael Frederick" w:date="2020-09-08T14:28:00Z">
        <w:r w:rsidR="00106752" w:rsidDel="007F2E5D">
          <w:rPr>
            <w:rFonts w:ascii="Times New Roman" w:eastAsia="Times New Roman" w:hAnsi="Times New Roman" w:cs="Times New Roman"/>
            <w:sz w:val="24"/>
            <w:szCs w:val="24"/>
            <w:highlight w:val="white"/>
          </w:rPr>
          <w:delText>composition</w:delText>
        </w:r>
      </w:del>
      <w:r w:rsidR="00106752">
        <w:rPr>
          <w:rFonts w:ascii="Times New Roman" w:eastAsia="Times New Roman" w:hAnsi="Times New Roman" w:cs="Times New Roman"/>
          <w:sz w:val="24"/>
          <w:szCs w:val="24"/>
          <w:highlight w:val="white"/>
        </w:rPr>
        <w:t>)</w:t>
      </w:r>
      <w:del w:id="81" w:author="Meyer, Michael Frederick" w:date="2020-09-08T14:19:00Z">
        <w:r w:rsidR="00D8535D" w:rsidDel="00150A0F">
          <w:rPr>
            <w:rFonts w:ascii="Times New Roman" w:eastAsia="Times New Roman" w:hAnsi="Times New Roman" w:cs="Times New Roman"/>
            <w:sz w:val="24"/>
            <w:szCs w:val="24"/>
            <w:highlight w:val="white"/>
          </w:rPr>
          <w:delText xml:space="preserve"> were assessed at each littoral site</w:delText>
        </w:r>
      </w:del>
      <w:r w:rsidR="00D8535D">
        <w:rPr>
          <w:rFonts w:ascii="Times New Roman" w:eastAsia="Times New Roman" w:hAnsi="Times New Roman" w:cs="Times New Roman"/>
          <w:sz w:val="24"/>
          <w:szCs w:val="24"/>
          <w:highlight w:val="white"/>
        </w:rPr>
        <w:t xml:space="preserve">. </w:t>
      </w:r>
      <w:del w:id="82" w:author="Meyer, Michael Frederick" w:date="2020-09-08T14:28:00Z">
        <w:r w:rsidR="00D8535D" w:rsidDel="007F2E5D">
          <w:rPr>
            <w:rFonts w:ascii="Times New Roman" w:eastAsia="Times New Roman" w:hAnsi="Times New Roman" w:cs="Times New Roman"/>
            <w:sz w:val="24"/>
            <w:szCs w:val="24"/>
            <w:highlight w:val="white"/>
          </w:rPr>
          <w:delText>At all sites</w:delText>
        </w:r>
        <w:r w:rsidR="00E479B7" w:rsidDel="007F2E5D">
          <w:rPr>
            <w:rFonts w:ascii="Times New Roman" w:eastAsia="Times New Roman" w:hAnsi="Times New Roman" w:cs="Times New Roman"/>
            <w:sz w:val="24"/>
            <w:szCs w:val="24"/>
            <w:highlight w:val="white"/>
          </w:rPr>
          <w:delText>,</w:delText>
        </w:r>
        <w:r w:rsidR="00D8535D" w:rsidDel="007F2E5D">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PPCPs</w:t>
      </w:r>
      <w:ins w:id="83" w:author="Meyer, Michael Frederick" w:date="2020-09-08T14:48:00Z">
        <w:r w:rsidR="000D00B7">
          <w:rPr>
            <w:rFonts w:ascii="Times New Roman" w:eastAsia="Times New Roman" w:hAnsi="Times New Roman" w:cs="Times New Roman"/>
            <w:sz w:val="24"/>
            <w:szCs w:val="24"/>
            <w:highlight w:val="white"/>
          </w:rPr>
          <w:t>,</w:t>
        </w:r>
      </w:ins>
      <w:r w:rsidR="00D8535D">
        <w:rPr>
          <w:rFonts w:ascii="Times New Roman" w:eastAsia="Times New Roman" w:hAnsi="Times New Roman" w:cs="Times New Roman"/>
          <w:sz w:val="24"/>
          <w:szCs w:val="24"/>
          <w:highlight w:val="white"/>
        </w:rPr>
        <w:t xml:space="preserve"> including caffeine</w:t>
      </w:r>
      <w:del w:id="84" w:author="Meyer, Michael Frederick" w:date="2020-09-08T14:29:00Z">
        <w:r w:rsidR="00D8535D" w:rsidDel="007F2E5D">
          <w:rPr>
            <w:rFonts w:ascii="Times New Roman" w:eastAsia="Times New Roman" w:hAnsi="Times New Roman" w:cs="Times New Roman"/>
            <w:sz w:val="24"/>
            <w:szCs w:val="24"/>
            <w:highlight w:val="white"/>
          </w:rPr>
          <w:delText xml:space="preserve"> (up to 60 ng/L)</w:delText>
        </w:r>
      </w:del>
      <w:r w:rsidR="00D8535D">
        <w:rPr>
          <w:rFonts w:ascii="Times New Roman" w:eastAsia="Times New Roman" w:hAnsi="Times New Roman" w:cs="Times New Roman"/>
          <w:sz w:val="24"/>
          <w:szCs w:val="24"/>
          <w:highlight w:val="white"/>
        </w:rPr>
        <w:t xml:space="preserve"> and acetaminophen</w:t>
      </w:r>
      <w:ins w:id="85" w:author="Meyer, Michael Frederick" w:date="2020-09-08T14:48:00Z">
        <w:r w:rsidR="000D00B7">
          <w:rPr>
            <w:rFonts w:ascii="Times New Roman" w:eastAsia="Times New Roman" w:hAnsi="Times New Roman" w:cs="Times New Roman"/>
            <w:sz w:val="24"/>
            <w:szCs w:val="24"/>
            <w:highlight w:val="white"/>
          </w:rPr>
          <w:t>/paracetamol,</w:t>
        </w:r>
      </w:ins>
      <w:del w:id="86" w:author="Meyer, Michael Frederick" w:date="2020-09-08T14:29:00Z">
        <w:r w:rsidR="00D8535D" w:rsidDel="007F2E5D">
          <w:rPr>
            <w:rFonts w:ascii="Times New Roman" w:eastAsia="Times New Roman" w:hAnsi="Times New Roman" w:cs="Times New Roman"/>
            <w:sz w:val="24"/>
            <w:szCs w:val="24"/>
            <w:highlight w:val="white"/>
          </w:rPr>
          <w:delText xml:space="preserve"> (up to 40 ng/L)</w:delText>
        </w:r>
      </w:del>
      <w:r w:rsidR="00D8535D">
        <w:rPr>
          <w:rFonts w:ascii="Times New Roman" w:eastAsia="Times New Roman" w:hAnsi="Times New Roman" w:cs="Times New Roman"/>
          <w:sz w:val="24"/>
          <w:szCs w:val="24"/>
          <w:highlight w:val="white"/>
        </w:rPr>
        <w:t xml:space="preserve"> were detected</w:t>
      </w:r>
      <w:del w:id="87" w:author="Meyer, Michael Frederick" w:date="2020-09-08T14:19:00Z">
        <w:r w:rsidR="00D8535D" w:rsidDel="00150A0F">
          <w:rPr>
            <w:rFonts w:ascii="Times New Roman" w:eastAsia="Times New Roman" w:hAnsi="Times New Roman" w:cs="Times New Roman"/>
            <w:sz w:val="24"/>
            <w:szCs w:val="24"/>
            <w:highlight w:val="white"/>
          </w:rPr>
          <w:delText xml:space="preserve"> in the nearshore water column</w:delText>
        </w:r>
      </w:del>
      <w:r w:rsidR="00D8535D">
        <w:rPr>
          <w:rFonts w:ascii="Times New Roman" w:eastAsia="Times New Roman" w:hAnsi="Times New Roman" w:cs="Times New Roman"/>
          <w:sz w:val="24"/>
          <w:szCs w:val="24"/>
          <w:highlight w:val="white"/>
        </w:rPr>
        <w:t>,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w:t>
      </w:r>
      <w:ins w:id="88" w:author="Meyer, Michael Frederick" w:date="2020-09-08T14:29:00Z">
        <w:r w:rsidR="007F2E5D">
          <w:rPr>
            <w:rFonts w:ascii="Times New Roman" w:eastAsia="Times New Roman" w:hAnsi="Times New Roman" w:cs="Times New Roman"/>
            <w:sz w:val="24"/>
            <w:szCs w:val="24"/>
            <w:highlight w:val="white"/>
          </w:rPr>
          <w:t xml:space="preserve">s </w:t>
        </w:r>
      </w:ins>
      <w:del w:id="89" w:author="Meyer, Michael Frederick" w:date="2020-09-08T14:29:00Z">
        <w:r w:rsidR="00D8535D" w:rsidDel="007F2E5D">
          <w:rPr>
            <w:rFonts w:ascii="Times New Roman" w:eastAsia="Times New Roman" w:hAnsi="Times New Roman" w:cs="Times New Roman"/>
            <w:sz w:val="24"/>
            <w:szCs w:val="24"/>
            <w:highlight w:val="white"/>
          </w:rPr>
          <w:delText xml:space="preserve"> compositions </w:delText>
        </w:r>
      </w:del>
      <w:r w:rsidR="00D8535D">
        <w:rPr>
          <w:rFonts w:ascii="Times New Roman" w:eastAsia="Times New Roman" w:hAnsi="Times New Roman" w:cs="Times New Roman"/>
          <w:sz w:val="24"/>
          <w:szCs w:val="24"/>
          <w:highlight w:val="white"/>
        </w:rPr>
        <w:t>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w:t>
      </w:r>
      <w:del w:id="90" w:author="Meyer, Michael Frederick" w:date="2020-09-08T14:20:00Z">
        <w:r w:rsidR="00D8535D" w:rsidDel="00150A0F">
          <w:rPr>
            <w:rFonts w:ascii="Times New Roman" w:eastAsia="Times New Roman" w:hAnsi="Times New Roman" w:cs="Times New Roman"/>
            <w:sz w:val="24"/>
            <w:szCs w:val="24"/>
            <w:highlight w:val="white"/>
          </w:rPr>
          <w:delText>consistent</w:delText>
        </w:r>
      </w:del>
      <w:ins w:id="91" w:author="Meyer, Michael Frederick" w:date="2020-09-08T14:20:00Z">
        <w:r w:rsidR="00150A0F">
          <w:rPr>
            <w:rFonts w:ascii="Times New Roman" w:eastAsia="Times New Roman" w:hAnsi="Times New Roman" w:cs="Times New Roman"/>
            <w:sz w:val="24"/>
            <w:szCs w:val="24"/>
            <w:highlight w:val="white"/>
          </w:rPr>
          <w:t>unaltered</w:t>
        </w:r>
      </w:ins>
      <w:r w:rsidR="00F536BA">
        <w:rPr>
          <w:rFonts w:ascii="Times New Roman" w:eastAsia="Times New Roman" w:hAnsi="Times New Roman" w:cs="Times New Roman"/>
          <w:sz w:val="24"/>
          <w:szCs w:val="24"/>
          <w:highlight w:val="white"/>
        </w:rPr>
        <w:t xml:space="preserve">, with amphipods potentially </w:t>
      </w:r>
      <w:del w:id="92" w:author="Meyer, Michael Frederick" w:date="2020-09-08T14:21:00Z">
        <w:r w:rsidR="00F536BA" w:rsidDel="00150A0F">
          <w:rPr>
            <w:rFonts w:ascii="Times New Roman" w:eastAsia="Times New Roman" w:hAnsi="Times New Roman" w:cs="Times New Roman"/>
            <w:sz w:val="24"/>
            <w:szCs w:val="24"/>
            <w:highlight w:val="white"/>
          </w:rPr>
          <w:delText xml:space="preserve">changing </w:delText>
        </w:r>
      </w:del>
      <w:ins w:id="93" w:author="Meyer, Michael Frederick" w:date="2020-09-08T14:21:00Z">
        <w:r w:rsidR="00150A0F">
          <w:rPr>
            <w:rFonts w:ascii="Times New Roman" w:eastAsia="Times New Roman" w:hAnsi="Times New Roman" w:cs="Times New Roman"/>
            <w:sz w:val="24"/>
            <w:szCs w:val="24"/>
            <w:highlight w:val="white"/>
          </w:rPr>
          <w:t xml:space="preserve">adjusting </w:t>
        </w:r>
      </w:ins>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w:t>
      </w:r>
      <w:del w:id="94" w:author="Meyer, Michael Frederick" w:date="2020-09-08T14:49:00Z">
        <w:r w:rsidR="00F536BA" w:rsidDel="00AB40EC">
          <w:rPr>
            <w:rFonts w:ascii="Times New Roman" w:eastAsia="Times New Roman" w:hAnsi="Times New Roman" w:cs="Times New Roman"/>
            <w:sz w:val="24"/>
            <w:szCs w:val="24"/>
            <w:highlight w:val="white"/>
          </w:rPr>
          <w:delText>communities</w:delText>
        </w:r>
      </w:del>
      <w:ins w:id="95" w:author="Meyer, Michael Frederick" w:date="2020-09-08T14:58:00Z">
        <w:r w:rsidR="00AB40EC">
          <w:rPr>
            <w:rFonts w:ascii="Times New Roman" w:eastAsia="Times New Roman" w:hAnsi="Times New Roman" w:cs="Times New Roman"/>
            <w:sz w:val="24"/>
            <w:szCs w:val="24"/>
            <w:highlight w:val="white"/>
          </w:rPr>
          <w:t>assemblages</w:t>
        </w:r>
      </w:ins>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w:t>
      </w:r>
      <w:r w:rsidR="00BF3FFC">
        <w:rPr>
          <w:rFonts w:ascii="Times New Roman" w:eastAsia="Times New Roman" w:hAnsi="Times New Roman" w:cs="Times New Roman"/>
          <w:sz w:val="24"/>
          <w:szCs w:val="24"/>
          <w:highlight w:val="white"/>
        </w:rPr>
        <w:t xml:space="preserve">that </w:t>
      </w:r>
      <w:ins w:id="96" w:author="Meyer, Michael Frederick" w:date="2020-09-08T14:50:00Z">
        <w:r w:rsidR="00AB40EC">
          <w:rPr>
            <w:rFonts w:ascii="Times New Roman" w:eastAsia="Times New Roman" w:hAnsi="Times New Roman" w:cs="Times New Roman"/>
            <w:sz w:val="24"/>
            <w:szCs w:val="24"/>
            <w:highlight w:val="white"/>
          </w:rPr>
          <w:t xml:space="preserve">discrete </w:t>
        </w:r>
      </w:ins>
      <w:r w:rsidR="002249CB">
        <w:rPr>
          <w:rFonts w:ascii="Times New Roman" w:eastAsia="Times New Roman" w:hAnsi="Times New Roman" w:cs="Times New Roman"/>
          <w:sz w:val="24"/>
          <w:szCs w:val="24"/>
          <w:highlight w:val="white"/>
        </w:rPr>
        <w:t xml:space="preserve">population hot spots can </w:t>
      </w:r>
      <w:del w:id="97" w:author="Meyer, Michael Frederick" w:date="2020-09-08T14:58:00Z">
        <w:r w:rsidR="002249CB" w:rsidDel="00AB40EC">
          <w:rPr>
            <w:rFonts w:ascii="Times New Roman" w:eastAsia="Times New Roman" w:hAnsi="Times New Roman" w:cs="Times New Roman"/>
            <w:sz w:val="24"/>
            <w:szCs w:val="24"/>
            <w:highlight w:val="white"/>
          </w:rPr>
          <w:delText>lead to</w:delText>
        </w:r>
      </w:del>
      <w:ins w:id="98" w:author="Meyer, Michael Frederick" w:date="2020-09-08T14:58:00Z">
        <w:r w:rsidR="00AB40EC">
          <w:rPr>
            <w:rFonts w:ascii="Times New Roman" w:eastAsia="Times New Roman" w:hAnsi="Times New Roman" w:cs="Times New Roman"/>
            <w:sz w:val="24"/>
            <w:szCs w:val="24"/>
            <w:highlight w:val="white"/>
          </w:rPr>
          <w:t>form</w:t>
        </w:r>
      </w:ins>
      <w:r w:rsidR="002249CB">
        <w:rPr>
          <w:rFonts w:ascii="Times New Roman" w:eastAsia="Times New Roman" w:hAnsi="Times New Roman" w:cs="Times New Roman"/>
          <w:sz w:val="24"/>
          <w:szCs w:val="24"/>
          <w:highlight w:val="white"/>
        </w:rPr>
        <w:t xml:space="preserve"> </w:t>
      </w:r>
      <w:ins w:id="99" w:author="Meyer, Michael Frederick" w:date="2020-09-08T14:49:00Z">
        <w:r w:rsidR="00AB40EC">
          <w:rPr>
            <w:rFonts w:ascii="Times New Roman" w:eastAsia="Times New Roman" w:hAnsi="Times New Roman" w:cs="Times New Roman"/>
            <w:sz w:val="24"/>
            <w:szCs w:val="24"/>
            <w:highlight w:val="white"/>
          </w:rPr>
          <w:t xml:space="preserve">pollution </w:t>
        </w:r>
      </w:ins>
      <w:r w:rsidR="002249CB">
        <w:rPr>
          <w:rFonts w:ascii="Times New Roman" w:eastAsia="Times New Roman" w:hAnsi="Times New Roman" w:cs="Times New Roman"/>
          <w:sz w:val="24"/>
          <w:szCs w:val="24"/>
          <w:highlight w:val="white"/>
        </w:rPr>
        <w:t>gradients</w:t>
      </w:r>
      <w:del w:id="100" w:author="Meyer, Michael Frederick" w:date="2020-09-08T14:50:00Z">
        <w:r w:rsidR="002249CB" w:rsidDel="00AB40EC">
          <w:rPr>
            <w:rFonts w:ascii="Times New Roman" w:eastAsia="Times New Roman" w:hAnsi="Times New Roman" w:cs="Times New Roman"/>
            <w:sz w:val="24"/>
            <w:szCs w:val="24"/>
            <w:highlight w:val="white"/>
          </w:rPr>
          <w:delText xml:space="preserve"> of human disturbance</w:delText>
        </w:r>
      </w:del>
      <w:r w:rsidR="002249CB">
        <w:rPr>
          <w:rFonts w:ascii="Times New Roman" w:eastAsia="Times New Roman" w:hAnsi="Times New Roman" w:cs="Times New Roman"/>
          <w:sz w:val="24"/>
          <w:szCs w:val="24"/>
          <w:highlight w:val="white"/>
        </w:rPr>
        <w:t>,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w:t>
      </w:r>
      <w:del w:id="101" w:author="Meyer, Michael Frederick" w:date="2020-09-08T14:59:00Z">
        <w:r w:rsidR="00D8535D" w:rsidDel="001C179C">
          <w:rPr>
            <w:rFonts w:ascii="Times New Roman" w:eastAsia="Times New Roman" w:hAnsi="Times New Roman" w:cs="Times New Roman"/>
            <w:sz w:val="24"/>
            <w:szCs w:val="24"/>
            <w:highlight w:val="white"/>
          </w:rPr>
          <w:delText xml:space="preserve">Lake </w:delText>
        </w:r>
      </w:del>
      <w:r w:rsidR="00D8535D">
        <w:rPr>
          <w:rFonts w:ascii="Times New Roman" w:eastAsia="Times New Roman" w:hAnsi="Times New Roman" w:cs="Times New Roman"/>
          <w:sz w:val="24"/>
          <w:szCs w:val="24"/>
          <w:highlight w:val="white"/>
        </w:rPr>
        <w:t>Baikal</w:t>
      </w:r>
      <w:ins w:id="102" w:author="Meyer, Michael Frederick" w:date="2020-09-08T14:53:00Z">
        <w:r w:rsidR="00AB40EC">
          <w:rPr>
            <w:rFonts w:ascii="Times New Roman" w:eastAsia="Times New Roman" w:hAnsi="Times New Roman" w:cs="Times New Roman"/>
            <w:sz w:val="24"/>
            <w:szCs w:val="24"/>
            <w:highlight w:val="white"/>
          </w:rPr>
          <w:t xml:space="preserve"> and lakes globally</w:t>
        </w:r>
      </w:ins>
      <w:r w:rsidR="00D8535D">
        <w:rPr>
          <w:rFonts w:ascii="Times New Roman" w:eastAsia="Times New Roman" w:hAnsi="Times New Roman" w:cs="Times New Roman"/>
          <w:sz w:val="24"/>
          <w:szCs w:val="24"/>
          <w:highlight w:val="white"/>
        </w:rPr>
        <w:t xml:space="preserve">, these results </w:t>
      </w:r>
      <w:ins w:id="103" w:author="Meyer, Michael Frederick" w:date="2020-09-08T14:59:00Z">
        <w:r w:rsidR="001C179C">
          <w:rPr>
            <w:rFonts w:ascii="Times New Roman" w:eastAsia="Times New Roman" w:hAnsi="Times New Roman" w:cs="Times New Roman"/>
            <w:sz w:val="24"/>
            <w:szCs w:val="24"/>
            <w:highlight w:val="white"/>
          </w:rPr>
          <w:t xml:space="preserve">are </w:t>
        </w:r>
      </w:ins>
      <w:r w:rsidR="009640D8">
        <w:rPr>
          <w:rFonts w:ascii="Times New Roman" w:eastAsia="Times New Roman" w:hAnsi="Times New Roman" w:cs="Times New Roman"/>
          <w:sz w:val="24"/>
          <w:szCs w:val="24"/>
          <w:highlight w:val="white"/>
        </w:rPr>
        <w:t>timely</w:t>
      </w:r>
      <w:ins w:id="104" w:author="Meyer, Michael Frederick" w:date="2020-09-08T14:59:00Z">
        <w:r w:rsidR="001C179C">
          <w:rPr>
            <w:rFonts w:ascii="Times New Roman" w:eastAsia="Times New Roman" w:hAnsi="Times New Roman" w:cs="Times New Roman"/>
            <w:sz w:val="24"/>
            <w:szCs w:val="24"/>
            <w:highlight w:val="white"/>
          </w:rPr>
          <w:t xml:space="preserve"> and </w:t>
        </w:r>
      </w:ins>
      <w:ins w:id="105" w:author="Meyer, Michael Frederick" w:date="2020-09-08T14:53:00Z">
        <w:r w:rsidR="00AB40EC">
          <w:rPr>
            <w:rFonts w:ascii="Times New Roman" w:eastAsia="Times New Roman" w:hAnsi="Times New Roman" w:cs="Times New Roman"/>
            <w:sz w:val="24"/>
            <w:szCs w:val="24"/>
            <w:highlight w:val="white"/>
          </w:rPr>
          <w:t>can inform monitoring</w:t>
        </w:r>
      </w:ins>
      <w:del w:id="106" w:author="Meyer, Michael Frederick" w:date="2020-09-08T14:53:00Z">
        <w:r w:rsidR="00D8535D" w:rsidDel="00AB40EC">
          <w:rPr>
            <w:rFonts w:ascii="Times New Roman" w:eastAsia="Times New Roman" w:hAnsi="Times New Roman" w:cs="Times New Roman"/>
            <w:sz w:val="24"/>
            <w:szCs w:val="24"/>
            <w:highlight w:val="white"/>
          </w:rPr>
          <w:delText>are timely</w:delText>
        </w:r>
      </w:del>
      <w:r w:rsidR="00D8535D">
        <w:rPr>
          <w:rFonts w:ascii="Times New Roman" w:eastAsia="Times New Roman" w:hAnsi="Times New Roman" w:cs="Times New Roman"/>
          <w:sz w:val="24"/>
          <w:szCs w:val="24"/>
          <w:highlight w:val="white"/>
        </w:rPr>
        <w:t xml:space="preserve">, </w:t>
      </w:r>
      <w:del w:id="107" w:author="Meyer, Michael Frederick" w:date="2020-09-08T14:53:00Z">
        <w:r w:rsidR="006D5521" w:rsidDel="00AB40EC">
          <w:rPr>
            <w:rFonts w:ascii="Times New Roman" w:eastAsia="Times New Roman" w:hAnsi="Times New Roman" w:cs="Times New Roman"/>
            <w:sz w:val="24"/>
            <w:szCs w:val="24"/>
            <w:highlight w:val="white"/>
          </w:rPr>
          <w:delText xml:space="preserve">especially </w:delText>
        </w:r>
      </w:del>
      <w:r w:rsidR="00D8535D">
        <w:rPr>
          <w:rFonts w:ascii="Times New Roman" w:eastAsia="Times New Roman" w:hAnsi="Times New Roman" w:cs="Times New Roman"/>
          <w:sz w:val="24"/>
          <w:szCs w:val="24"/>
          <w:highlight w:val="white"/>
        </w:rPr>
        <w:t xml:space="preserve">considering </w:t>
      </w:r>
      <w:ins w:id="108" w:author="Meyer, Michael Frederick" w:date="2020-09-08T14:22:00Z">
        <w:r w:rsidR="00150A0F">
          <w:rPr>
            <w:rFonts w:ascii="Times New Roman" w:eastAsia="Times New Roman" w:hAnsi="Times New Roman" w:cs="Times New Roman"/>
            <w:sz w:val="24"/>
            <w:szCs w:val="24"/>
            <w:highlight w:val="white"/>
          </w:rPr>
          <w:t xml:space="preserve">how </w:t>
        </w:r>
      </w:ins>
      <w:del w:id="109" w:author="Meyer, Michael Frederick" w:date="2020-09-08T14:53:00Z">
        <w:r w:rsidR="00D8535D" w:rsidDel="00AB40EC">
          <w:rPr>
            <w:rFonts w:ascii="Times New Roman" w:eastAsia="Times New Roman" w:hAnsi="Times New Roman" w:cs="Times New Roman"/>
            <w:sz w:val="24"/>
            <w:szCs w:val="24"/>
            <w:highlight w:val="white"/>
          </w:rPr>
          <w:delText xml:space="preserve">growing </w:delText>
        </w:r>
      </w:del>
      <w:r w:rsidR="00D8535D">
        <w:rPr>
          <w:rFonts w:ascii="Times New Roman" w:eastAsia="Times New Roman" w:hAnsi="Times New Roman" w:cs="Times New Roman"/>
          <w:sz w:val="24"/>
          <w:szCs w:val="24"/>
          <w:highlight w:val="white"/>
        </w:rPr>
        <w:t>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w:t>
      </w:r>
      <w:ins w:id="110" w:author="Meyer, Michael Frederick" w:date="2020-09-08T14:54:00Z">
        <w:r w:rsidR="00AB40EC">
          <w:rPr>
            <w:rFonts w:ascii="Times New Roman" w:eastAsia="Times New Roman" w:hAnsi="Times New Roman" w:cs="Times New Roman"/>
            <w:sz w:val="24"/>
            <w:szCs w:val="24"/>
            <w:highlight w:val="white"/>
          </w:rPr>
          <w:t xml:space="preserve"> at Baikal</w:t>
        </w:r>
      </w:ins>
      <w:r w:rsidR="00D8535D">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may heighten risk for </w:t>
      </w:r>
      <w:del w:id="111" w:author="Meyer, Michael Frederick" w:date="2020-09-08T14:54:00Z">
        <w:r w:rsidR="002249CB" w:rsidDel="00AB40EC">
          <w:rPr>
            <w:rFonts w:ascii="Times New Roman" w:eastAsia="Times New Roman" w:hAnsi="Times New Roman" w:cs="Times New Roman"/>
            <w:sz w:val="24"/>
            <w:szCs w:val="24"/>
            <w:highlight w:val="white"/>
          </w:rPr>
          <w:delText xml:space="preserve">future </w:delText>
        </w:r>
      </w:del>
      <w:r w:rsidR="002249CB">
        <w:rPr>
          <w:rFonts w:ascii="Times New Roman" w:eastAsia="Times New Roman" w:hAnsi="Times New Roman" w:cs="Times New Roman"/>
          <w:sz w:val="24"/>
          <w:szCs w:val="24"/>
          <w:highlight w:val="white"/>
        </w:rPr>
        <w:t>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5CBC0FB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112" w:author="Meyer, Michael Frederick" w:date="2020-08-27T15:14:00Z">
        <w:r w:rsidDel="00104280">
          <w:rPr>
            <w:rFonts w:ascii="Times New Roman" w:eastAsia="Times New Roman" w:hAnsi="Times New Roman" w:cs="Times New Roman"/>
            <w:sz w:val="24"/>
            <w:szCs w:val="24"/>
          </w:rPr>
          <w:delText xml:space="preserve">Nutrients </w:delText>
        </w:r>
      </w:del>
      <w:ins w:id="113" w:author="Meyer, Michael Frederick" w:date="2020-08-27T15:14:00Z">
        <w:r w:rsidR="00104280">
          <w:rPr>
            <w:rFonts w:ascii="Times New Roman" w:eastAsia="Times New Roman" w:hAnsi="Times New Roman" w:cs="Times New Roman"/>
            <w:sz w:val="24"/>
            <w:szCs w:val="24"/>
          </w:rPr>
          <w:t xml:space="preserve">Nitrogen and phosphorus </w:t>
        </w:r>
      </w:ins>
      <w:commentRangeStart w:id="114"/>
      <w:commentRangeStart w:id="115"/>
      <w:r>
        <w:rPr>
          <w:rFonts w:ascii="Times New Roman" w:eastAsia="Times New Roman" w:hAnsi="Times New Roman" w:cs="Times New Roman"/>
          <w:sz w:val="24"/>
          <w:szCs w:val="24"/>
        </w:rPr>
        <w:t>are</w:t>
      </w:r>
      <w:commentRangeEnd w:id="114"/>
      <w:r w:rsidR="004C1CF1">
        <w:rPr>
          <w:rStyle w:val="CommentReference"/>
        </w:rPr>
        <w:commentReference w:id="114"/>
      </w:r>
      <w:commentRangeEnd w:id="115"/>
      <w:r w:rsidR="009640D8">
        <w:rPr>
          <w:rStyle w:val="CommentReference"/>
        </w:rPr>
        <w:commentReference w:id="115"/>
      </w:r>
      <w:r>
        <w:rPr>
          <w:rFonts w:ascii="Times New Roman" w:eastAsia="Times New Roman" w:hAnsi="Times New Roman" w:cs="Times New Roman"/>
          <w:sz w:val="24"/>
          <w:szCs w:val="24"/>
        </w:rPr>
        <w:t xml:space="preserv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disparate anthropogenic and environmental </w:t>
      </w:r>
      <w:r w:rsidR="00BF3FFC">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w:t>
      </w:r>
      <w:commentRangeStart w:id="116"/>
      <w:r>
        <w:rPr>
          <w:rFonts w:ascii="Times New Roman" w:eastAsia="Times New Roman" w:hAnsi="Times New Roman" w:cs="Times New Roman"/>
          <w:sz w:val="24"/>
          <w:szCs w:val="24"/>
        </w:rPr>
        <w:t xml:space="preserve">Regardless of the nutrients’ source, biological </w:t>
      </w:r>
      <w:ins w:id="117" w:author="Meyer, Michael Frederick" w:date="2020-08-27T15:06:00Z">
        <w:r w:rsidR="0086504F">
          <w:rPr>
            <w:rFonts w:ascii="Times New Roman" w:eastAsia="Times New Roman" w:hAnsi="Times New Roman" w:cs="Times New Roman"/>
            <w:sz w:val="24"/>
            <w:szCs w:val="24"/>
          </w:rPr>
          <w:t xml:space="preserve">processes </w:t>
        </w:r>
      </w:ins>
      <w:del w:id="118" w:author="Meyer, Michael Frederick" w:date="2020-08-27T15:06:00Z">
        <w:r w:rsidDel="0086504F">
          <w:rPr>
            <w:rFonts w:ascii="Times New Roman" w:eastAsia="Times New Roman" w:hAnsi="Times New Roman" w:cs="Times New Roman"/>
            <w:sz w:val="24"/>
            <w:szCs w:val="24"/>
          </w:rPr>
          <w:delText xml:space="preserve">responses to even slight nutrient increases </w:delText>
        </w:r>
      </w:del>
      <w:r>
        <w:rPr>
          <w:rFonts w:ascii="Times New Roman" w:eastAsia="Times New Roman" w:hAnsi="Times New Roman" w:cs="Times New Roman"/>
          <w:sz w:val="24"/>
          <w:szCs w:val="24"/>
        </w:rPr>
        <w:t xml:space="preserve">can further confound sewage </w:t>
      </w:r>
      <w:del w:id="119" w:author="Meyer, Michael Frederick" w:date="2020-09-04T15:35:00Z">
        <w:r w:rsidDel="00511B81">
          <w:rPr>
            <w:rFonts w:ascii="Times New Roman" w:eastAsia="Times New Roman" w:hAnsi="Times New Roman" w:cs="Times New Roman"/>
            <w:sz w:val="24"/>
            <w:szCs w:val="24"/>
          </w:rPr>
          <w:delText>signals</w:delText>
        </w:r>
      </w:del>
      <w:ins w:id="120" w:author="Meyer, Michael Frederick" w:date="2020-09-04T15:35:00Z">
        <w:r w:rsidR="00511B81">
          <w:rPr>
            <w:rFonts w:ascii="Times New Roman" w:eastAsia="Times New Roman" w:hAnsi="Times New Roman" w:cs="Times New Roman"/>
            <w:sz w:val="24"/>
            <w:szCs w:val="24"/>
          </w:rPr>
          <w:t>detection</w:t>
        </w:r>
      </w:ins>
      <w:r>
        <w:rPr>
          <w:rFonts w:ascii="Times New Roman" w:eastAsia="Times New Roman" w:hAnsi="Times New Roman" w:cs="Times New Roman"/>
          <w:sz w:val="24"/>
          <w:szCs w:val="24"/>
        </w:rPr>
        <w:t>. Benthic primary producers</w:t>
      </w:r>
      <w:del w:id="121" w:author="Meyer, Michael Frederick" w:date="2020-08-27T15:11:00Z">
        <w:r w:rsidDel="00104280">
          <w:rPr>
            <w:rFonts w:ascii="Times New Roman" w:eastAsia="Times New Roman" w:hAnsi="Times New Roman" w:cs="Times New Roman"/>
            <w:sz w:val="24"/>
            <w:szCs w:val="24"/>
          </w:rPr>
          <w:delText xml:space="preserve"> in nearshore water</w:delText>
        </w:r>
      </w:del>
      <w:r>
        <w:rPr>
          <w:rFonts w:ascii="Times New Roman" w:eastAsia="Times New Roman" w:hAnsi="Times New Roman" w:cs="Times New Roman"/>
          <w:sz w:val="24"/>
          <w:szCs w:val="24"/>
        </w:rPr>
        <w:t xml:space="preserve">, especially those in oligotrophic </w:t>
      </w:r>
      <w:ins w:id="122" w:author="Meyer, Michael Frederick" w:date="2020-08-27T15:11:00Z">
        <w:r w:rsidR="00104280">
          <w:rPr>
            <w:rFonts w:ascii="Times New Roman" w:eastAsia="Times New Roman" w:hAnsi="Times New Roman" w:cs="Times New Roman"/>
            <w:sz w:val="24"/>
            <w:szCs w:val="24"/>
          </w:rPr>
          <w:t>system</w:t>
        </w:r>
      </w:ins>
      <w:del w:id="123" w:author="Meyer, Michael Frederick" w:date="2020-08-27T15:11:00Z">
        <w:r w:rsidDel="00104280">
          <w:rPr>
            <w:rFonts w:ascii="Times New Roman" w:eastAsia="Times New Roman" w:hAnsi="Times New Roman" w:cs="Times New Roman"/>
            <w:sz w:val="24"/>
            <w:szCs w:val="24"/>
          </w:rPr>
          <w:delText>lake</w:delText>
        </w:r>
      </w:del>
      <w:r>
        <w:rPr>
          <w:rFonts w:ascii="Times New Roman" w:eastAsia="Times New Roman" w:hAnsi="Times New Roman" w:cs="Times New Roman"/>
          <w:sz w:val="24"/>
          <w:szCs w:val="24"/>
        </w:rPr>
        <w:t xml:space="preserve">s, can assimilate nutrients quickly from the water column (e.g., hours), such that </w:t>
      </w:r>
      <w:del w:id="124" w:author="Meyer, Michael Frederick" w:date="2020-08-27T15:14:00Z">
        <w:r w:rsidDel="00104280">
          <w:rPr>
            <w:rFonts w:ascii="Times New Roman" w:eastAsia="Times New Roman" w:hAnsi="Times New Roman" w:cs="Times New Roman"/>
            <w:sz w:val="24"/>
            <w:szCs w:val="24"/>
          </w:rPr>
          <w:delText>deviation in typical water</w:delText>
        </w:r>
      </w:del>
      <w:ins w:id="125" w:author="Meyer, Michael Frederick" w:date="2020-08-27T15:14:00Z">
        <w:r w:rsidR="00104280">
          <w:rPr>
            <w:rFonts w:ascii="Times New Roman" w:eastAsia="Times New Roman" w:hAnsi="Times New Roman" w:cs="Times New Roman"/>
            <w:sz w:val="24"/>
            <w:szCs w:val="24"/>
          </w:rPr>
          <w:t>elevated nutrient</w:t>
        </w:r>
      </w:ins>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commentRangeStart w:id="126"/>
      <w:commentRangeStart w:id="127"/>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commentRangeEnd w:id="126"/>
      <w:r w:rsidR="004C1CF1">
        <w:rPr>
          <w:rStyle w:val="CommentReference"/>
        </w:rPr>
        <w:commentReference w:id="126"/>
      </w:r>
      <w:commentRangeEnd w:id="127"/>
      <w:r w:rsidR="001C179C">
        <w:rPr>
          <w:rStyle w:val="CommentReference"/>
        </w:rPr>
        <w:commentReference w:id="127"/>
      </w:r>
      <w:r>
        <w:rPr>
          <w:rFonts w:ascii="Times New Roman" w:eastAsia="Times New Roman" w:hAnsi="Times New Roman" w:cs="Times New Roman"/>
          <w:sz w:val="24"/>
          <w:szCs w:val="24"/>
        </w:rPr>
        <w:t xml:space="preserve">. </w:t>
      </w:r>
      <w:commentRangeEnd w:id="116"/>
      <w:r w:rsidR="008B2526">
        <w:rPr>
          <w:rStyle w:val="CommentReference"/>
        </w:rPr>
        <w:commentReference w:id="116"/>
      </w:r>
    </w:p>
    <w:p w14:paraId="2B79569B" w14:textId="77777777" w:rsidR="00FC3707" w:rsidRDefault="00FC3707" w:rsidP="00150E6F">
      <w:pPr>
        <w:rPr>
          <w:rFonts w:ascii="Times New Roman" w:eastAsia="Times New Roman" w:hAnsi="Times New Roman" w:cs="Times New Roman"/>
          <w:sz w:val="24"/>
          <w:szCs w:val="24"/>
        </w:rPr>
      </w:pPr>
    </w:p>
    <w:p w14:paraId="1E62AB8F" w14:textId="5277C28D"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del w:id="128" w:author="Meyer, Michael Frederick" w:date="2020-08-27T15:17:00Z">
        <w:r w:rsidR="009A6AFC" w:rsidDel="00104280">
          <w:rPr>
            <w:rFonts w:ascii="Times New Roman" w:eastAsia="Times New Roman" w:hAnsi="Times New Roman" w:cs="Times New Roman"/>
            <w:sz w:val="24"/>
            <w:szCs w:val="24"/>
          </w:rPr>
          <w:delText xml:space="preserve">pollutants </w:delText>
        </w:r>
      </w:del>
      <w:ins w:id="129" w:author="Meyer, Michael Frederick" w:date="2020-08-27T15:18:00Z">
        <w:r w:rsidR="006D3918">
          <w:rPr>
            <w:rFonts w:ascii="Times New Roman" w:eastAsia="Times New Roman" w:hAnsi="Times New Roman" w:cs="Times New Roman"/>
            <w:sz w:val="24"/>
            <w:szCs w:val="24"/>
          </w:rPr>
          <w:t xml:space="preserve">indicators </w:t>
        </w:r>
      </w:ins>
      <w:r w:rsidR="009A6AFC">
        <w:rPr>
          <w:rFonts w:ascii="Times New Roman" w:eastAsia="Times New Roman" w:hAnsi="Times New Roman" w:cs="Times New Roman"/>
          <w:sz w:val="24"/>
          <w:szCs w:val="24"/>
        </w:rPr>
        <w:t xml:space="preserve">consistently associated with human activity, such as </w:t>
      </w:r>
      <w:bookmarkStart w:id="130" w:name="_Hlk43307809"/>
      <w:commentRangeStart w:id="131"/>
      <w:commentRangeStart w:id="132"/>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30"/>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commentRangeEnd w:id="131"/>
      <w:r w:rsidR="008B2526">
        <w:rPr>
          <w:rStyle w:val="CommentReference"/>
        </w:rPr>
        <w:commentReference w:id="131"/>
      </w:r>
      <w:commentRangeEnd w:id="132"/>
      <w:r w:rsidR="0087487F">
        <w:rPr>
          <w:rStyle w:val="CommentReference"/>
        </w:rPr>
        <w:commentReference w:id="132"/>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rPrChange w:id="133" w:author="Meyer, Michael Frederick" w:date="2020-09-04T16:04:00Z">
            <w:rPr/>
          </w:rPrChange>
        </w:rPr>
        <w:t xml:space="preserve">(Costanzo et al. 2001; </w:t>
      </w:r>
      <w:r w:rsidR="00C55568" w:rsidRPr="00C55568">
        <w:rPr>
          <w:rFonts w:ascii="Times New Roman" w:hAnsi="Times New Roman" w:cs="Times New Roman"/>
          <w:sz w:val="24"/>
          <w:rPrChange w:id="134" w:author="Meyer, Michael Frederick" w:date="2020-09-04T16:04:00Z">
            <w:rPr/>
          </w:rPrChange>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w:t>
      </w:r>
      <w:commentRangeStart w:id="135"/>
      <w:r w:rsidR="006E42C8">
        <w:rPr>
          <w:rFonts w:ascii="Times New Roman" w:eastAsia="Times New Roman" w:hAnsi="Times New Roman" w:cs="Times New Roman"/>
          <w:sz w:val="24"/>
          <w:szCs w:val="24"/>
        </w:rPr>
        <w:t xml:space="preserve">to </w:t>
      </w:r>
      <w:ins w:id="136" w:author="Meyer, Michael Frederick" w:date="2020-08-27T15:19:00Z">
        <w:r w:rsidR="006D3918">
          <w:rPr>
            <w:rFonts w:ascii="Times New Roman" w:eastAsia="Times New Roman" w:hAnsi="Times New Roman" w:cs="Times New Roman"/>
            <w:sz w:val="24"/>
            <w:szCs w:val="24"/>
          </w:rPr>
          <w:t xml:space="preserve">colloidal </w:t>
        </w:r>
      </w:ins>
      <w:r w:rsidR="006E42C8">
        <w:rPr>
          <w:rFonts w:ascii="Times New Roman" w:eastAsia="Times New Roman" w:hAnsi="Times New Roman" w:cs="Times New Roman"/>
          <w:sz w:val="24"/>
          <w:szCs w:val="24"/>
        </w:rPr>
        <w:t xml:space="preserve">pore </w:t>
      </w:r>
      <w:commentRangeEnd w:id="135"/>
      <w:r w:rsidR="0087487F">
        <w:rPr>
          <w:rStyle w:val="CommentReference"/>
        </w:rPr>
        <w:commentReference w:id="135"/>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w:t>
      </w:r>
      <w:del w:id="137" w:author="Meyer, Michael Frederick" w:date="2020-08-27T15:20:00Z">
        <w:r w:rsidDel="006D3918">
          <w:rPr>
            <w:rFonts w:ascii="Times New Roman" w:eastAsia="Times New Roman" w:hAnsi="Times New Roman" w:cs="Times New Roman"/>
            <w:sz w:val="24"/>
            <w:szCs w:val="24"/>
          </w:rPr>
          <w:delText xml:space="preserve">very </w:delText>
        </w:r>
      </w:del>
      <w:r>
        <w:rPr>
          <w:rFonts w:ascii="Times New Roman" w:eastAsia="Times New Roman" w:hAnsi="Times New Roman" w:cs="Times New Roman"/>
          <w:sz w:val="24"/>
          <w:szCs w:val="24"/>
        </w:rPr>
        <w:t xml:space="preserve">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w:t>
      </w:r>
      <w:commentRangeStart w:id="138"/>
      <w:commentRangeStart w:id="139"/>
      <w:r w:rsidR="00E86FF8">
        <w:rPr>
          <w:rFonts w:ascii="Times New Roman" w:eastAsia="Times New Roman" w:hAnsi="Times New Roman" w:cs="Times New Roman"/>
          <w:sz w:val="24"/>
          <w:szCs w:val="24"/>
        </w:rPr>
        <w:t>ecosystem</w:t>
      </w:r>
      <w:commentRangeEnd w:id="138"/>
      <w:r w:rsidR="004C1CF1">
        <w:rPr>
          <w:rStyle w:val="CommentReference"/>
        </w:rPr>
        <w:commentReference w:id="138"/>
      </w:r>
      <w:commentRangeEnd w:id="139"/>
      <w:r w:rsidR="00511B81">
        <w:rPr>
          <w:rStyle w:val="CommentReference"/>
        </w:rPr>
        <w:commentReference w:id="139"/>
      </w:r>
      <w:r w:rsidR="00E86FF8">
        <w:rPr>
          <w:rFonts w:ascii="Times New Roman" w:eastAsia="Times New Roman" w:hAnsi="Times New Roman" w:cs="Times New Roman"/>
          <w:sz w:val="24"/>
          <w:szCs w:val="24"/>
        </w:rPr>
        <w:t xml:space="preserve">. </w:t>
      </w:r>
    </w:p>
    <w:p w14:paraId="46AD94F0" w14:textId="77777777" w:rsidR="00B55E36" w:rsidRDefault="00B55E36" w:rsidP="00197C8D">
      <w:pPr>
        <w:rPr>
          <w:rFonts w:ascii="Times New Roman" w:eastAsia="Times New Roman" w:hAnsi="Times New Roman" w:cs="Times New Roman"/>
          <w:sz w:val="24"/>
          <w:szCs w:val="24"/>
        </w:rPr>
      </w:pPr>
    </w:p>
    <w:p w14:paraId="4A5C5508" w14:textId="5C3FCFD3"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del w:id="140" w:author="Meyer, Michael Frederick" w:date="2020-08-27T15:22:00Z">
        <w:r w:rsidDel="006D3918">
          <w:rPr>
            <w:rFonts w:ascii="Times New Roman" w:eastAsia="Times New Roman" w:hAnsi="Times New Roman" w:cs="Times New Roman"/>
            <w:sz w:val="24"/>
            <w:szCs w:val="24"/>
          </w:rPr>
          <w:delText>identity</w:delText>
        </w:r>
      </w:del>
      <w:ins w:id="141" w:author="Meyer, Michael Frederick" w:date="2020-08-27T15:22:00Z">
        <w:r w:rsidR="006D3918">
          <w:rPr>
            <w:rFonts w:ascii="Times New Roman" w:eastAsia="Times New Roman" w:hAnsi="Times New Roman" w:cs="Times New Roman"/>
            <w:sz w:val="24"/>
            <w:szCs w:val="24"/>
          </w:rPr>
          <w:t>species composition</w:t>
        </w:r>
      </w:ins>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del w:id="142" w:author="Meyer, Michael Frederick" w:date="2020-08-27T15:22:00Z">
        <w:r w:rsidR="00D8535D" w:rsidDel="006D3918">
          <w:rPr>
            <w:rFonts w:ascii="Times New Roman" w:eastAsia="Times New Roman" w:hAnsi="Times New Roman" w:cs="Times New Roman"/>
            <w:sz w:val="24"/>
            <w:szCs w:val="24"/>
          </w:rPr>
          <w:delText>consumer guilds</w:delText>
        </w:r>
      </w:del>
      <w:ins w:id="143" w:author="Meyer, Michael Frederick" w:date="2020-08-27T15:22:00Z">
        <w:r w:rsidR="006D3918">
          <w:rPr>
            <w:rFonts w:ascii="Times New Roman" w:eastAsia="Times New Roman" w:hAnsi="Times New Roman" w:cs="Times New Roman"/>
            <w:sz w:val="24"/>
            <w:szCs w:val="24"/>
          </w:rPr>
          <w:t>trophic struc</w:t>
        </w:r>
      </w:ins>
      <w:ins w:id="144" w:author="Meyer, Michael Frederick" w:date="2020-08-27T15:23:00Z">
        <w:r w:rsidR="006D3918">
          <w:rPr>
            <w:rFonts w:ascii="Times New Roman" w:eastAsia="Times New Roman" w:hAnsi="Times New Roman" w:cs="Times New Roman"/>
            <w:sz w:val="24"/>
            <w:szCs w:val="24"/>
          </w:rPr>
          <w:t>ture</w:t>
        </w:r>
      </w:ins>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145"/>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del w:id="146" w:author="Meyer, Michael Frederick" w:date="2020-08-27T15:35:00Z">
        <w:r w:rsidR="00D8535D" w:rsidDel="00EC59B8">
          <w:rPr>
            <w:rFonts w:ascii="Times New Roman" w:eastAsia="Times New Roman" w:hAnsi="Times New Roman" w:cs="Times New Roman"/>
            <w:sz w:val="24"/>
            <w:szCs w:val="24"/>
          </w:rPr>
          <w:delText xml:space="preserve">the </w:delText>
        </w:r>
      </w:del>
      <w:ins w:id="147" w:author="Meyer, Michael Frederick" w:date="2020-09-04T15:41:00Z">
        <w:r w:rsidR="00511B81">
          <w:rPr>
            <w:rFonts w:ascii="Times New Roman" w:eastAsia="Times New Roman" w:hAnsi="Times New Roman" w:cs="Times New Roman"/>
            <w:sz w:val="24"/>
            <w:szCs w:val="24"/>
          </w:rPr>
          <w:t xml:space="preserve">some </w:t>
        </w:r>
      </w:ins>
      <w:ins w:id="148" w:author="Meyer, Michael Frederick" w:date="2020-08-27T15:35:00Z">
        <w:r w:rsidR="00EC59B8">
          <w:rPr>
            <w:rFonts w:ascii="Times New Roman" w:eastAsia="Times New Roman" w:hAnsi="Times New Roman" w:cs="Times New Roman"/>
            <w:sz w:val="24"/>
            <w:szCs w:val="24"/>
          </w:rPr>
          <w:t xml:space="preserve">grazers’ </w:t>
        </w:r>
      </w:ins>
      <w:r w:rsidR="00D8535D">
        <w:rPr>
          <w:rFonts w:ascii="Times New Roman" w:eastAsia="Times New Roman" w:hAnsi="Times New Roman" w:cs="Times New Roman"/>
          <w:sz w:val="24"/>
          <w:szCs w:val="24"/>
        </w:rPr>
        <w:t xml:space="preserve">physical difficulty </w:t>
      </w:r>
      <w:del w:id="149" w:author="Meyer, Michael Frederick" w:date="2020-08-27T15:35:00Z">
        <w:r w:rsidR="006B3ABE" w:rsidDel="00EC59B8">
          <w:rPr>
            <w:rFonts w:ascii="Times New Roman" w:eastAsia="Times New Roman" w:hAnsi="Times New Roman" w:cs="Times New Roman"/>
            <w:sz w:val="24"/>
            <w:szCs w:val="24"/>
          </w:rPr>
          <w:delText>grazer</w:delText>
        </w:r>
      </w:del>
      <w:del w:id="150" w:author="Meyer, Michael Frederick" w:date="2020-08-27T15:24:00Z">
        <w:r w:rsidR="006B3ABE" w:rsidDel="006D3918">
          <w:rPr>
            <w:rFonts w:ascii="Times New Roman" w:eastAsia="Times New Roman" w:hAnsi="Times New Roman" w:cs="Times New Roman"/>
            <w:sz w:val="24"/>
            <w:szCs w:val="24"/>
          </w:rPr>
          <w:delText>s may experience in</w:delText>
        </w:r>
      </w:del>
      <w:del w:id="151" w:author="Meyer, Michael Frederick" w:date="2020-08-27T15:35:00Z">
        <w:r w:rsidR="006B3ABE" w:rsidDel="00EC59B8">
          <w:rPr>
            <w:rFonts w:ascii="Times New Roman" w:eastAsia="Times New Roman" w:hAnsi="Times New Roman" w:cs="Times New Roman"/>
            <w:sz w:val="24"/>
            <w:szCs w:val="24"/>
          </w:rPr>
          <w:delText xml:space="preserve"> </w:delText>
        </w:r>
      </w:del>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ins w:id="152" w:author="Meyer, Michael Frederick" w:date="2020-08-27T15:36:00Z">
        <w:r w:rsidR="00EC59B8" w:rsidRPr="008B0857">
          <w:rPr>
            <w:rFonts w:ascii="Times New Roman" w:eastAsia="Times New Roman" w:hAnsi="Times New Roman" w:cs="Times New Roman"/>
            <w:sz w:val="24"/>
            <w:szCs w:val="24"/>
          </w:rPr>
          <w:t xml:space="preserve">, </w:t>
        </w:r>
        <w:r w:rsidR="00EC59B8" w:rsidRPr="008B0857">
          <w:rPr>
            <w:rFonts w:ascii="Times New Roman" w:hAnsi="Times New Roman" w:cs="Times New Roman"/>
            <w:sz w:val="24"/>
            <w:szCs w:val="24"/>
            <w:rPrChange w:id="153" w:author="Meyer, Michael Frederick" w:date="2020-09-01T15:28:00Z">
              <w:rPr/>
            </w:rPrChange>
          </w:rPr>
          <w:t>which dominate periphyton communities in unimpacted ecosystems</w:t>
        </w:r>
      </w:ins>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commentRangeEnd w:id="145"/>
      <w:r w:rsidR="00DF07BD">
        <w:rPr>
          <w:rStyle w:val="CommentReference"/>
        </w:rPr>
        <w:commentReference w:id="145"/>
      </w:r>
      <w:commentRangeStart w:id="154"/>
      <w:commentRangeStart w:id="155"/>
      <w:commentRangeStart w:id="156"/>
      <w:r w:rsidR="00CB3C43">
        <w:rPr>
          <w:rFonts w:ascii="Times New Roman" w:eastAsia="Times New Roman" w:hAnsi="Times New Roman" w:cs="Times New Roman"/>
          <w:sz w:val="24"/>
          <w:szCs w:val="24"/>
        </w:rPr>
        <w:t>In</w:t>
      </w:r>
      <w:commentRangeEnd w:id="154"/>
      <w:r w:rsidR="00BE124F">
        <w:rPr>
          <w:rStyle w:val="CommentReference"/>
        </w:rPr>
        <w:commentReference w:id="154"/>
      </w:r>
      <w:commentRangeEnd w:id="155"/>
      <w:r w:rsidR="00C74DF4">
        <w:rPr>
          <w:rStyle w:val="CommentReference"/>
        </w:rPr>
        <w:commentReference w:id="155"/>
      </w:r>
      <w:r w:rsidR="00CB3C43">
        <w:rPr>
          <w:rFonts w:ascii="Times New Roman" w:eastAsia="Times New Roman" w:hAnsi="Times New Roman" w:cs="Times New Roman"/>
          <w:sz w:val="24"/>
          <w:szCs w:val="24"/>
        </w:rPr>
        <w:t xml:space="preserve">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w:t>
      </w:r>
      <w:ins w:id="157" w:author="Meyer, Michael Frederick" w:date="2020-08-27T15:36:00Z">
        <w:r w:rsidR="00EC59B8">
          <w:rPr>
            <w:rFonts w:ascii="Times New Roman" w:eastAsia="Times New Roman" w:hAnsi="Times New Roman" w:cs="Times New Roman"/>
            <w:sz w:val="24"/>
            <w:szCs w:val="24"/>
          </w:rPr>
          <w:t xml:space="preserve">22:5ω3, </w:t>
        </w:r>
      </w:ins>
      <w:r w:rsidR="00CB3C43">
        <w:rPr>
          <w:rFonts w:ascii="Times New Roman" w:eastAsia="Times New Roman" w:hAnsi="Times New Roman" w:cs="Times New Roman"/>
          <w:sz w:val="24"/>
          <w:szCs w:val="24"/>
        </w:rPr>
        <w:t xml:space="preserve">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del w:id="158" w:author="Meyer, Michael Frederick" w:date="2020-08-27T15:37:00Z">
        <w:r w:rsidR="00CB3C43" w:rsidDel="00EC59B8">
          <w:rPr>
            <w:rFonts w:ascii="Times New Roman" w:eastAsia="Times New Roman" w:hAnsi="Times New Roman" w:cs="Times New Roman"/>
            <w:sz w:val="24"/>
            <w:szCs w:val="24"/>
          </w:rPr>
          <w:delText xml:space="preserve">All EFAs are critical to maintaining cellular membrane fluidity especially in cold environments </w:delText>
        </w:r>
        <w:r w:rsidR="00CB3C43" w:rsidDel="00EC59B8">
          <w:rPr>
            <w:rFonts w:ascii="Times New Roman" w:eastAsia="Times New Roman" w:hAnsi="Times New Roman" w:cs="Times New Roman"/>
            <w:sz w:val="24"/>
            <w:szCs w:val="24"/>
          </w:rPr>
          <w:fldChar w:fldCharType="begin"/>
        </w:r>
        <w:r w:rsidR="00CB3C43" w:rsidDel="00EC59B8">
          <w:rPr>
            <w:rFonts w:ascii="Times New Roman" w:eastAsia="Times New Roman" w:hAnsi="Times New Roman" w:cs="Times New Roman"/>
            <w:sz w:val="24"/>
            <w:szCs w:val="24"/>
          </w:rPr>
          <w:del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delInstrText>
        </w:r>
        <w:r w:rsidR="00CB3C43" w:rsidDel="00EC59B8">
          <w:rPr>
            <w:rFonts w:ascii="Times New Roman" w:eastAsia="Times New Roman" w:hAnsi="Times New Roman" w:cs="Times New Roman"/>
            <w:sz w:val="24"/>
            <w:szCs w:val="24"/>
          </w:rPr>
          <w:fldChar w:fldCharType="separate"/>
        </w:r>
        <w:r w:rsidR="00CB3C43" w:rsidRPr="001A1BBB" w:rsidDel="00EC59B8">
          <w:rPr>
            <w:rFonts w:ascii="Times New Roman" w:hAnsi="Times New Roman" w:cs="Times New Roman"/>
            <w:sz w:val="24"/>
          </w:rPr>
          <w:delText>(Nichols et al. 1993)</w:delText>
        </w:r>
        <w:r w:rsidR="00CB3C43" w:rsidDel="00EC59B8">
          <w:rPr>
            <w:rFonts w:ascii="Times New Roman" w:eastAsia="Times New Roman" w:hAnsi="Times New Roman" w:cs="Times New Roman"/>
            <w:sz w:val="24"/>
            <w:szCs w:val="24"/>
          </w:rPr>
          <w:fldChar w:fldCharType="end"/>
        </w:r>
        <w:r w:rsidR="00CB3C43" w:rsidDel="00EC59B8">
          <w:rPr>
            <w:rFonts w:ascii="Times New Roman" w:eastAsia="Times New Roman" w:hAnsi="Times New Roman" w:cs="Times New Roman"/>
            <w:sz w:val="24"/>
            <w:szCs w:val="24"/>
          </w:rPr>
          <w:delText xml:space="preserve">, yet longer chain EFAs are generally more beneficial. Additionally, </w:delText>
        </w:r>
      </w:del>
      <w:ins w:id="159" w:author="Meyer, Michael Frederick" w:date="2020-08-27T15:37:00Z">
        <w:r w:rsidR="00EC59B8">
          <w:rPr>
            <w:rFonts w:ascii="Times New Roman" w:eastAsia="Times New Roman" w:hAnsi="Times New Roman" w:cs="Times New Roman"/>
            <w:sz w:val="24"/>
            <w:szCs w:val="24"/>
          </w:rPr>
          <w:t xml:space="preserve">All </w:t>
        </w:r>
      </w:ins>
      <w:r w:rsidR="00CB3C43">
        <w:rPr>
          <w:rFonts w:ascii="Times New Roman" w:eastAsia="Times New Roman" w:hAnsi="Times New Roman" w:cs="Times New Roman"/>
          <w:sz w:val="24"/>
          <w:szCs w:val="24"/>
        </w:rPr>
        <w:t xml:space="preserve">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156"/>
      <w:r w:rsidR="00DF07BD">
        <w:rPr>
          <w:rStyle w:val="CommentReference"/>
        </w:rPr>
        <w:commentReference w:id="156"/>
      </w:r>
      <w:r w:rsidR="005B362F">
        <w:rPr>
          <w:rFonts w:ascii="Times New Roman" w:eastAsia="Times New Roman" w:hAnsi="Times New Roman" w:cs="Times New Roman"/>
          <w:sz w:val="24"/>
          <w:szCs w:val="24"/>
        </w:rPr>
        <w:t xml:space="preserve">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3106A171"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ins w:id="160" w:author="Meyer, Michael Frederick" w:date="2020-08-27T15:41:00Z">
        <w:r w:rsidR="00730E9A">
          <w:rPr>
            <w:rFonts w:ascii="Times New Roman" w:eastAsia="Times New Roman" w:hAnsi="Times New Roman" w:cs="Times New Roman"/>
            <w:sz w:val="24"/>
            <w:szCs w:val="24"/>
          </w:rPr>
          <w:t xml:space="preserve">increased </w:t>
        </w:r>
      </w:ins>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del w:id="161" w:author="Meyer, Michael Frederick" w:date="2020-08-27T15:41:00Z">
        <w:r w:rsidR="005613D8" w:rsidDel="00730E9A">
          <w:rPr>
            <w:rFonts w:ascii="Times New Roman" w:eastAsia="Times New Roman" w:hAnsi="Times New Roman" w:cs="Times New Roman"/>
            <w:sz w:val="24"/>
            <w:szCs w:val="24"/>
          </w:rPr>
          <w:delText xml:space="preserve">blooms </w:delText>
        </w:r>
      </w:del>
      <w:ins w:id="162" w:author="Meyer, Michael Frederick" w:date="2020-08-27T15:41:00Z">
        <w:r w:rsidR="00730E9A">
          <w:rPr>
            <w:rFonts w:ascii="Times New Roman" w:eastAsia="Times New Roman" w:hAnsi="Times New Roman" w:cs="Times New Roman"/>
            <w:sz w:val="24"/>
            <w:szCs w:val="24"/>
          </w:rPr>
          <w:t xml:space="preserve">abundance </w:t>
        </w:r>
      </w:ins>
      <w:r w:rsidR="009B7513">
        <w:rPr>
          <w:rFonts w:ascii="Times New Roman" w:eastAsia="Times New Roman" w:hAnsi="Times New Roman" w:cs="Times New Roman"/>
          <w:sz w:val="24"/>
          <w:szCs w:val="24"/>
        </w:rPr>
        <w:t>historically occur</w:t>
      </w:r>
      <w:ins w:id="163" w:author="Meyer, Michael Frederick" w:date="2020-08-27T15:41:00Z">
        <w:r w:rsidR="00730E9A">
          <w:rPr>
            <w:rFonts w:ascii="Times New Roman" w:eastAsia="Times New Roman" w:hAnsi="Times New Roman" w:cs="Times New Roman"/>
            <w:sz w:val="24"/>
            <w:szCs w:val="24"/>
          </w:rPr>
          <w:t>s</w:t>
        </w:r>
      </w:ins>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main driver of nearshore </w:t>
      </w:r>
      <w:r w:rsidR="005F7A18">
        <w:rPr>
          <w:rFonts w:ascii="Times New Roman" w:eastAsia="Times New Roman" w:hAnsi="Times New Roman" w:cs="Times New Roman"/>
          <w:sz w:val="24"/>
          <w:szCs w:val="24"/>
        </w:rPr>
        <w:t>algal blooms</w:t>
      </w:r>
      <w:commentRangeStart w:id="164"/>
      <w:commentRangeStart w:id="165"/>
      <w:r>
        <w:rPr>
          <w:rFonts w:ascii="Times New Roman" w:eastAsia="Times New Roman" w:hAnsi="Times New Roman" w:cs="Times New Roman"/>
          <w:sz w:val="24"/>
          <w:szCs w:val="24"/>
        </w:rPr>
        <w:t>, motivating further research that might identify the extent to which sewage is altering nearshore communities.</w:t>
      </w:r>
      <w:commentRangeEnd w:id="164"/>
      <w:r w:rsidR="00FA2CB7">
        <w:rPr>
          <w:rStyle w:val="CommentReference"/>
        </w:rPr>
        <w:commentReference w:id="164"/>
      </w:r>
      <w:commentRangeEnd w:id="165"/>
      <w:r w:rsidR="00B22045">
        <w:rPr>
          <w:rStyle w:val="CommentReference"/>
        </w:rPr>
        <w:commentReference w:id="165"/>
      </w:r>
    </w:p>
    <w:p w14:paraId="789E8C41" w14:textId="77777777" w:rsidR="00B55E36" w:rsidRDefault="00B55E36" w:rsidP="00B55E36">
      <w:pPr>
        <w:rPr>
          <w:rFonts w:ascii="Times New Roman" w:eastAsia="Times New Roman" w:hAnsi="Times New Roman" w:cs="Times New Roman"/>
          <w:sz w:val="24"/>
          <w:szCs w:val="24"/>
        </w:rPr>
      </w:pPr>
    </w:p>
    <w:p w14:paraId="2BDB9244" w14:textId="10EF0E01"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Pr>
          <w:rFonts w:ascii="Times New Roman" w:eastAsia="Times New Roman" w:hAnsi="Times New Roman" w:cs="Times New Roman"/>
          <w:sz w:val="24"/>
          <w:szCs w:val="24"/>
        </w:rPr>
        <w:t>in Baikal’s nearshore periphyton communities</w:t>
      </w:r>
      <w:r w:rsidR="00357863">
        <w:rPr>
          <w:rFonts w:ascii="Times New Roman" w:eastAsia="Times New Roman" w:hAnsi="Times New Roman" w:cs="Times New Roman"/>
          <w:sz w:val="24"/>
          <w:szCs w:val="24"/>
        </w:rPr>
        <w:t xml:space="preserve"> near lakeside settlements</w:t>
      </w:r>
      <w:r w:rsidR="00C03D31">
        <w:rPr>
          <w:rFonts w:ascii="Times New Roman" w:eastAsia="Times New Roman" w:hAnsi="Times New Roman" w:cs="Times New Roman"/>
          <w:sz w:val="24"/>
          <w:szCs w:val="24"/>
        </w:rPr>
        <w:t xml:space="preserve"> 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O</w:t>
      </w:r>
      <w:r w:rsidR="00357863">
        <w:rPr>
          <w:rFonts w:ascii="Times New Roman" w:eastAsia="Times New Roman" w:hAnsi="Times New Roman" w:cs="Times New Roman"/>
          <w:sz w:val="24"/>
          <w:szCs w:val="24"/>
        </w:rPr>
        <w:t>ur overarching goal can be divided into three main objectives:</w:t>
      </w:r>
    </w:p>
    <w:p w14:paraId="6A3CCAEE" w14:textId="1EA7FC4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69AC89ED"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benthic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ins w:id="166" w:author="Meyer, Michael Frederick" w:date="2020-08-27T15:43:00Z">
        <w:r w:rsidR="00730E9A">
          <w:rPr>
            <w:rFonts w:ascii="Times New Roman" w:eastAsia="Times New Roman" w:hAnsi="Times New Roman" w:cs="Times New Roman"/>
            <w:sz w:val="24"/>
            <w:szCs w:val="24"/>
          </w:rPr>
          <w:t xml:space="preserve"> pollution</w:t>
        </w:r>
      </w:ins>
      <w:r>
        <w:rPr>
          <w:rFonts w:ascii="Times New Roman" w:eastAsia="Times New Roman" w:hAnsi="Times New Roman" w:cs="Times New Roman"/>
          <w:sz w:val="24"/>
          <w:szCs w:val="24"/>
        </w:rPr>
        <w:t xml:space="preserve">. </w:t>
      </w:r>
    </w:p>
    <w:p w14:paraId="7BCA5B63" w14:textId="47213FD8"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commentRangeStart w:id="167"/>
      <w:r w:rsidR="00D8535D" w:rsidRPr="00357863">
        <w:rPr>
          <w:rFonts w:ascii="Times New Roman" w:eastAsia="Times New Roman" w:hAnsi="Times New Roman" w:cs="Times New Roman"/>
          <w:sz w:val="24"/>
          <w:szCs w:val="24"/>
        </w:rPr>
        <w:t>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change</w:t>
      </w:r>
      <w:r w:rsidR="00D8535D" w:rsidRPr="00357863">
        <w:rPr>
          <w:rFonts w:ascii="Times New Roman" w:eastAsia="Times New Roman" w:hAnsi="Times New Roman" w:cs="Times New Roman"/>
          <w:sz w:val="24"/>
          <w:szCs w:val="24"/>
        </w:rPr>
        <w:t xml:space="preserve">. </w:t>
      </w:r>
      <w:commentRangeEnd w:id="167"/>
      <w:r w:rsidR="00210EE3">
        <w:rPr>
          <w:rStyle w:val="CommentReference"/>
        </w:rPr>
        <w:commentReference w:id="167"/>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727AD22C"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ins w:id="168" w:author="Meyer, Michael Frederick" w:date="2020-08-27T15:55:00Z">
        <w:r w:rsidR="007E04C1">
          <w:rPr>
            <w:rFonts w:ascii="Times New Roman" w:eastAsia="Times New Roman" w:hAnsi="Times New Roman" w:cs="Times New Roman"/>
            <w:sz w:val="24"/>
            <w:szCs w:val="24"/>
          </w:rPr>
          <w:t>From 19 through 23</w:t>
        </w:r>
      </w:ins>
      <w:ins w:id="169" w:author="Meyer, Michael Frederick" w:date="2020-08-27T15:56:00Z">
        <w:r w:rsidR="007E04C1">
          <w:rPr>
            <w:rFonts w:ascii="Times New Roman" w:eastAsia="Times New Roman" w:hAnsi="Times New Roman" w:cs="Times New Roman"/>
            <w:sz w:val="24"/>
            <w:szCs w:val="24"/>
          </w:rPr>
          <w:t xml:space="preserve"> August 2015, </w:t>
        </w:r>
      </w:ins>
      <w:del w:id="170" w:author="Meyer, Michael Frederick" w:date="2020-08-27T15:56:00Z">
        <w:r w:rsidR="00497A12" w:rsidDel="007E04C1">
          <w:rPr>
            <w:rFonts w:ascii="Times New Roman" w:eastAsia="Times New Roman" w:hAnsi="Times New Roman" w:cs="Times New Roman"/>
            <w:sz w:val="24"/>
            <w:szCs w:val="24"/>
          </w:rPr>
          <w:delText>W</w:delText>
        </w:r>
      </w:del>
      <w:ins w:id="171" w:author="Meyer, Michael Frederick" w:date="2020-08-27T15:56:00Z">
        <w:r w:rsidR="007E04C1">
          <w:rPr>
            <w:rFonts w:ascii="Times New Roman" w:eastAsia="Times New Roman" w:hAnsi="Times New Roman" w:cs="Times New Roman"/>
            <w:sz w:val="24"/>
            <w:szCs w:val="24"/>
          </w:rPr>
          <w:t>w</w:t>
        </w:r>
      </w:ins>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ins w:id="172" w:author="Ted" w:date="2020-07-14T11:28:00Z">
        <w:r w:rsidR="0028782C">
          <w:rPr>
            <w:rFonts w:ascii="Times New Roman" w:eastAsia="Times New Roman" w:hAnsi="Times New Roman" w:cs="Times New Roman"/>
            <w:sz w:val="24"/>
            <w:szCs w:val="24"/>
          </w:rPr>
          <w:t xml:space="preserve"> in water depths of </w:t>
        </w:r>
      </w:ins>
      <w:ins w:id="173" w:author="Meyer, Michael Frederick" w:date="2020-08-27T15:44:00Z">
        <w:r w:rsidR="00730E9A">
          <w:rPr>
            <w:rFonts w:ascii="Times New Roman" w:eastAsia="Times New Roman" w:hAnsi="Times New Roman" w:cs="Times New Roman"/>
            <w:sz w:val="24"/>
            <w:szCs w:val="24"/>
          </w:rPr>
          <w:t>9</w:t>
        </w:r>
      </w:ins>
      <w:ins w:id="174" w:author="Meyer, Michael Frederick" w:date="2020-08-27T15:45:00Z">
        <w:r w:rsidR="00730E9A">
          <w:rPr>
            <w:rFonts w:ascii="Times New Roman" w:eastAsia="Times New Roman" w:hAnsi="Times New Roman" w:cs="Times New Roman"/>
            <w:sz w:val="24"/>
            <w:szCs w:val="24"/>
          </w:rPr>
          <w:t>00</w:t>
        </w:r>
      </w:ins>
      <w:ins w:id="175" w:author="Ted" w:date="2020-07-14T11:28:00Z">
        <w:del w:id="176" w:author="Meyer, Michael Frederick" w:date="2020-08-27T15:44:00Z">
          <w:r w:rsidR="0028782C" w:rsidDel="00730E9A">
            <w:rPr>
              <w:rFonts w:ascii="Times New Roman" w:eastAsia="Times New Roman" w:hAnsi="Times New Roman" w:cs="Times New Roman"/>
              <w:sz w:val="24"/>
              <w:szCs w:val="24"/>
            </w:rPr>
            <w:delText>X</w:delText>
          </w:r>
        </w:del>
        <w:r w:rsidR="0028782C">
          <w:rPr>
            <w:rFonts w:ascii="Times New Roman" w:eastAsia="Times New Roman" w:hAnsi="Times New Roman" w:cs="Times New Roman"/>
            <w:sz w:val="24"/>
            <w:szCs w:val="24"/>
          </w:rPr>
          <w:t>-</w:t>
        </w:r>
      </w:ins>
      <w:ins w:id="177" w:author="Meyer, Michael Frederick" w:date="2020-08-27T15:45:00Z">
        <w:r w:rsidR="00730E9A">
          <w:rPr>
            <w:rFonts w:ascii="Times New Roman" w:eastAsia="Times New Roman" w:hAnsi="Times New Roman" w:cs="Times New Roman"/>
            <w:sz w:val="24"/>
            <w:szCs w:val="24"/>
          </w:rPr>
          <w:t>1300</w:t>
        </w:r>
      </w:ins>
      <w:ins w:id="178" w:author="Ted" w:date="2020-07-14T11:28:00Z">
        <w:del w:id="179" w:author="Meyer, Michael Frederick" w:date="2020-08-27T15:45:00Z">
          <w:r w:rsidR="0028782C" w:rsidDel="00730E9A">
            <w:rPr>
              <w:rFonts w:ascii="Times New Roman" w:eastAsia="Times New Roman" w:hAnsi="Times New Roman" w:cs="Times New Roman"/>
              <w:sz w:val="24"/>
              <w:szCs w:val="24"/>
            </w:rPr>
            <w:delText>Y</w:delText>
          </w:r>
        </w:del>
        <w:r w:rsidR="0028782C">
          <w:rPr>
            <w:rFonts w:ascii="Times New Roman" w:eastAsia="Times New Roman" w:hAnsi="Times New Roman" w:cs="Times New Roman"/>
            <w:sz w:val="24"/>
            <w:szCs w:val="24"/>
          </w:rPr>
          <w:t xml:space="preserve"> m</w:t>
        </w:r>
      </w:ins>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ins w:id="180" w:author="Meyer, Michael Frederick" w:date="2020-08-27T15:45:00Z">
        <w:r w:rsidR="00730E9A">
          <w:rPr>
            <w:rFonts w:ascii="Times New Roman" w:eastAsia="Times New Roman" w:hAnsi="Times New Roman" w:cs="Times New Roman"/>
            <w:sz w:val="24"/>
            <w:szCs w:val="24"/>
          </w:rPr>
          <w:t>8.9-20.75</w:t>
        </w:r>
      </w:ins>
      <w:del w:id="181" w:author="Meyer, Michael Frederick" w:date="2020-08-27T15:45:00Z">
        <w:r w:rsidR="0028782C" w:rsidDel="00730E9A">
          <w:rPr>
            <w:rFonts w:ascii="Times New Roman" w:eastAsia="Times New Roman" w:hAnsi="Times New Roman" w:cs="Times New Roman"/>
            <w:sz w:val="24"/>
            <w:szCs w:val="24"/>
          </w:rPr>
          <w:delText>X-Y</w:delText>
        </w:r>
      </w:del>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7AC92F70"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w:t>
      </w:r>
      <w:commentRangeStart w:id="182"/>
      <w:commentRangeStart w:id="183"/>
      <w:r w:rsidR="00D8535D">
        <w:rPr>
          <w:rFonts w:ascii="Times New Roman" w:eastAsia="Times New Roman" w:hAnsi="Times New Roman" w:cs="Times New Roman"/>
          <w:sz w:val="24"/>
          <w:szCs w:val="24"/>
        </w:rPr>
        <w:t>2012</w:t>
      </w:r>
      <w:commentRangeEnd w:id="182"/>
      <w:r w:rsidR="00B5487A">
        <w:rPr>
          <w:rStyle w:val="CommentReference"/>
        </w:rPr>
        <w:commentReference w:id="182"/>
      </w:r>
      <w:commentRangeEnd w:id="183"/>
      <w:r w:rsidR="00730E9A">
        <w:rPr>
          <w:rStyle w:val="CommentReference"/>
        </w:rPr>
        <w:commentReference w:id="183"/>
      </w:r>
      <w:r w:rsidR="00D8535D">
        <w:rPr>
          <w:rFonts w:ascii="Times New Roman" w:eastAsia="Times New Roman" w:hAnsi="Times New Roman" w:cs="Times New Roman"/>
          <w:sz w:val="24"/>
          <w:szCs w:val="24"/>
        </w:rPr>
        <w:t xml:space="preserve">).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211A630E"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ins w:id="184" w:author="Meyer, Michael Frederick" w:date="2020-08-27T15:50:00Z">
        <w:r w:rsidR="007E04C1">
          <w:rPr>
            <w:rFonts w:ascii="Times New Roman" w:eastAsia="Times New Roman" w:hAnsi="Times New Roman" w:cs="Times New Roman"/>
            <w:sz w:val="24"/>
            <w:szCs w:val="24"/>
          </w:rPr>
          <w:t xml:space="preserve">spatial </w:t>
        </w:r>
      </w:ins>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 xml:space="preserve">neighboring </w:t>
      </w:r>
      <w:del w:id="185" w:author="Meyer, Michael Frederick" w:date="2020-08-27T15:50:00Z">
        <w:r w:rsidR="00F01527" w:rsidDel="00730E9A">
          <w:rPr>
            <w:rFonts w:ascii="Times New Roman" w:eastAsia="Times New Roman" w:hAnsi="Times New Roman" w:cs="Times New Roman"/>
            <w:sz w:val="24"/>
            <w:szCs w:val="24"/>
          </w:rPr>
          <w:delText xml:space="preserve">lakeside </w:delText>
        </w:r>
      </w:del>
      <w:r w:rsidR="00F01527">
        <w:rPr>
          <w:rFonts w:ascii="Times New Roman" w:eastAsia="Times New Roman" w:hAnsi="Times New Roman" w:cs="Times New Roman"/>
          <w:sz w:val="24"/>
          <w:szCs w:val="24"/>
        </w:rPr>
        <w:t>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 </w:t>
      </w:r>
      <w:r w:rsidR="000D4AC4">
        <w:rPr>
          <w:rFonts w:ascii="Times New Roman" w:eastAsia="Times New Roman" w:hAnsi="Times New Roman" w:cs="Times New Roman"/>
          <w:sz w:val="24"/>
          <w:szCs w:val="24"/>
        </w:rPr>
        <w:t xml:space="preserve">into a single metric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w:t>
      </w:r>
      <w:commentRangeStart w:id="186"/>
      <w:commentRangeStart w:id="187"/>
      <w:r w:rsidR="00BC1A91">
        <w:rPr>
          <w:rFonts w:ascii="Times New Roman" w:eastAsia="Times New Roman" w:hAnsi="Times New Roman" w:cs="Times New Roman"/>
          <w:sz w:val="24"/>
          <w:szCs w:val="24"/>
        </w:rPr>
        <w:t>subsurface-surface connections</w:t>
      </w:r>
      <w:commentRangeEnd w:id="186"/>
      <w:r>
        <w:rPr>
          <w:rStyle w:val="CommentReference"/>
        </w:rPr>
        <w:commentReference w:id="186"/>
      </w:r>
      <w:commentRangeEnd w:id="187"/>
      <w:r w:rsidR="007E04C1">
        <w:rPr>
          <w:rStyle w:val="CommentReference"/>
        </w:rPr>
        <w:commentReference w:id="187"/>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2BDDA6F9" w:rsidR="00525154" w:rsidRDefault="006E5C66" w:rsidP="00147D1A">
      <w:pPr>
        <w:rPr>
          <w:rFonts w:ascii="Times New Roman" w:eastAsia="Times New Roman" w:hAnsi="Times New Roman" w:cs="Times New Roman"/>
          <w:sz w:val="24"/>
          <w:szCs w:val="24"/>
        </w:rPr>
      </w:pPr>
      <w:commentRangeStart w:id="188"/>
      <w:commentRangeStart w:id="189"/>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w:t>
      </w:r>
      <w:commentRangeEnd w:id="188"/>
      <w:r w:rsidR="00685120">
        <w:rPr>
          <w:rStyle w:val="CommentReference"/>
        </w:rPr>
        <w:commentReference w:id="188"/>
      </w:r>
      <w:commentRangeEnd w:id="189"/>
      <w:r w:rsidR="007E04C1">
        <w:rPr>
          <w:rStyle w:val="CommentReference"/>
        </w:rPr>
        <w:commentReference w:id="189"/>
      </w:r>
      <w:r w:rsidR="001249C1">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del w:id="190" w:author="Meyer, Michael Frederick" w:date="2020-08-27T15:54:00Z">
        <w:r w:rsidR="006B4A02" w:rsidDel="007E04C1">
          <w:rPr>
            <w:rFonts w:ascii="Times New Roman" w:eastAsia="Times New Roman" w:hAnsi="Times New Roman" w:cs="Times New Roman"/>
            <w:sz w:val="24"/>
            <w:szCs w:val="24"/>
          </w:rPr>
          <w:delText xml:space="preserve">locally </w:delText>
        </w:r>
      </w:del>
      <w:ins w:id="191" w:author="Meyer, Michael Frederick" w:date="2020-08-27T15:54:00Z">
        <w:r w:rsidR="007E04C1">
          <w:rPr>
            <w:rFonts w:ascii="Times New Roman" w:eastAsia="Times New Roman" w:hAnsi="Times New Roman" w:cs="Times New Roman"/>
            <w:sz w:val="24"/>
            <w:szCs w:val="24"/>
          </w:rPr>
          <w:t xml:space="preserve">from Google Earth </w:t>
        </w:r>
      </w:ins>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F03B402"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2046B01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ins w:id="192" w:author="Meyer, Michael Frederick" w:date="2020-08-27T15:56:00Z">
        <w:r w:rsidR="007E04C1">
          <w:rPr>
            <w:rFonts w:ascii="Times New Roman" w:eastAsia="Times New Roman" w:hAnsi="Times New Roman" w:cs="Times New Roman"/>
            <w:sz w:val="24"/>
            <w:szCs w:val="24"/>
          </w:rPr>
          <w:t xml:space="preserve">Samples were collected by hand from 0.75 m depth for each littoral site and with a bucket from aboard the ship for pelagic sites. </w:t>
        </w:r>
      </w:ins>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ins w:id="193" w:author="Meyer, Michael Frederick" w:date="2020-08-27T15:57:00Z">
        <w:r w:rsidR="007E04C1">
          <w:rPr>
            <w:rFonts w:ascii="Times New Roman" w:eastAsia="Times New Roman" w:hAnsi="Times New Roman" w:cs="Times New Roman"/>
            <w:sz w:val="24"/>
            <w:szCs w:val="24"/>
          </w:rPr>
          <w:t xml:space="preserve">washed with phosphate-free soap and </w:t>
        </w:r>
      </w:ins>
      <w:r>
        <w:rPr>
          <w:rFonts w:ascii="Times New Roman" w:eastAsia="Times New Roman" w:hAnsi="Times New Roman" w:cs="Times New Roman"/>
          <w:sz w:val="24"/>
          <w:szCs w:val="24"/>
        </w:rPr>
        <w:t xml:space="preserve">rinsed three times with water from the sampling location. </w:t>
      </w:r>
      <w:commentRangeStart w:id="194"/>
      <w:r>
        <w:rPr>
          <w:rFonts w:ascii="Times New Roman" w:eastAsia="Times New Roman" w:hAnsi="Times New Roman" w:cs="Times New Roman"/>
          <w:sz w:val="24"/>
          <w:szCs w:val="24"/>
        </w:rPr>
        <w:t xml:space="preserve">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commentRangeEnd w:id="194"/>
      <w:r w:rsidR="00EA681C">
        <w:rPr>
          <w:rStyle w:val="CommentReference"/>
        </w:rPr>
        <w:commentReference w:id="194"/>
      </w:r>
      <w:ins w:id="195" w:author="Meyer, Michael Frederick" w:date="2020-08-27T15:57:00Z">
        <w:r w:rsidR="007E04C1" w:rsidRPr="007E04C1">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commentRangeStart w:id="196"/>
        <w:commentRangeEnd w:id="196"/>
        <w:r w:rsidR="007E04C1">
          <w:rPr>
            <w:rStyle w:val="CommentReference"/>
          </w:rPr>
          <w:commentReference w:id="196"/>
        </w:r>
        <w:commentRangeStart w:id="197"/>
        <w:commentRangeEnd w:id="197"/>
        <w:r w:rsidR="007E04C1">
          <w:rPr>
            <w:rStyle w:val="CommentReference"/>
          </w:rPr>
          <w:commentReference w:id="197"/>
        </w:r>
      </w:ins>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40B2D74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ins w:id="198" w:author="Meyer, Michael Frederick" w:date="2020-08-27T15:59:00Z">
        <w:r w:rsidR="007E04C1">
          <w:rPr>
            <w:rFonts w:ascii="Times New Roman" w:eastAsia="Times New Roman" w:hAnsi="Times New Roman" w:cs="Times New Roman"/>
            <w:sz w:val="24"/>
            <w:szCs w:val="24"/>
          </w:rPr>
          <w:t xml:space="preserve">using a single-stream 25-mm GF/F SPE cartridge setup </w:t>
        </w:r>
      </w:ins>
      <w:del w:id="199" w:author="Meyer, Michael Frederick" w:date="2020-08-27T15:59:00Z">
        <w:r w:rsidDel="007E04C1">
          <w:rPr>
            <w:rFonts w:ascii="Times New Roman" w:eastAsia="Times New Roman" w:hAnsi="Times New Roman" w:cs="Times New Roman"/>
            <w:sz w:val="24"/>
            <w:szCs w:val="24"/>
          </w:rPr>
          <w:delText xml:space="preserve">using a 25 </w:delText>
        </w:r>
      </w:del>
      <w:ins w:id="200" w:author="Ted" w:date="2020-07-14T13:23:00Z">
        <w:del w:id="201" w:author="Meyer, Michael Frederick" w:date="2020-08-27T15:59:00Z">
          <w:r w:rsidR="00A02873" w:rsidDel="007E04C1">
            <w:rPr>
              <w:rFonts w:ascii="Times New Roman" w:eastAsia="Times New Roman" w:hAnsi="Times New Roman" w:cs="Times New Roman"/>
              <w:sz w:val="24"/>
              <w:szCs w:val="24"/>
            </w:rPr>
            <w:delText>25-</w:delText>
          </w:r>
        </w:del>
      </w:ins>
      <w:del w:id="202" w:author="Meyer, Michael Frederick" w:date="2020-08-27T15:59:00Z">
        <w:r w:rsidDel="007E04C1">
          <w:rPr>
            <w:rFonts w:ascii="Times New Roman" w:eastAsia="Times New Roman" w:hAnsi="Times New Roman" w:cs="Times New Roman"/>
            <w:sz w:val="24"/>
            <w:szCs w:val="24"/>
          </w:rPr>
          <w:delText xml:space="preserve">mm GF/F, and then passed through SPE cartridges </w:delText>
        </w:r>
      </w:del>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ins w:id="203" w:author="Ted" w:date="2020-07-14T13:18:00Z">
        <w:r w:rsidR="00A02873">
          <w:rPr>
            <w:rFonts w:ascii="Times New Roman" w:eastAsia="Times New Roman" w:hAnsi="Times New Roman" w:cs="Times New Roman"/>
            <w:sz w:val="24"/>
            <w:szCs w:val="24"/>
          </w:rPr>
          <w:t>°</w:t>
        </w:r>
      </w:ins>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6D9E1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D43ECD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33B466D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15C545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commentRangeStart w:id="204"/>
      <w:commentRangeStart w:id="205"/>
      <w:del w:id="206" w:author="Meyer, Michael Frederick" w:date="2020-08-27T16:02:00Z">
        <w:r w:rsidDel="00E3421E">
          <w:rPr>
            <w:rFonts w:ascii="Times New Roman" w:eastAsia="Times New Roman" w:hAnsi="Times New Roman" w:cs="Times New Roman"/>
            <w:sz w:val="24"/>
            <w:szCs w:val="24"/>
          </w:rPr>
          <w:delText xml:space="preserve">For </w:delText>
        </w:r>
      </w:del>
      <w:del w:id="207" w:author="Meyer, Michael Frederick" w:date="2020-08-27T16:01:00Z">
        <w:r w:rsidR="007D3AD5" w:rsidDel="00E3421E">
          <w:rPr>
            <w:rFonts w:ascii="Times New Roman" w:eastAsia="Times New Roman" w:hAnsi="Times New Roman" w:cs="Times New Roman"/>
            <w:sz w:val="24"/>
            <w:szCs w:val="24"/>
          </w:rPr>
          <w:delText xml:space="preserve">the </w:delText>
        </w:r>
      </w:del>
      <w:del w:id="208" w:author="Meyer, Michael Frederick" w:date="2020-08-27T16:02:00Z">
        <w:r w:rsidR="007D3AD5" w:rsidDel="00E3421E">
          <w:rPr>
            <w:rFonts w:ascii="Times New Roman" w:eastAsia="Times New Roman" w:hAnsi="Times New Roman" w:cs="Times New Roman"/>
            <w:sz w:val="24"/>
            <w:szCs w:val="24"/>
          </w:rPr>
          <w:delText>entire</w:delText>
        </w:r>
        <w:r w:rsidDel="00E3421E">
          <w:rPr>
            <w:rFonts w:ascii="Times New Roman" w:eastAsia="Times New Roman" w:hAnsi="Times New Roman" w:cs="Times New Roman"/>
            <w:sz w:val="24"/>
            <w:szCs w:val="24"/>
          </w:rPr>
          <w:delText xml:space="preserve"> aliquot, c</w:delText>
        </w:r>
      </w:del>
      <w:ins w:id="209" w:author="Meyer, Michael Frederick" w:date="2020-08-27T16:02:00Z">
        <w:r w:rsidR="00E3421E">
          <w:rPr>
            <w:rFonts w:ascii="Times New Roman" w:eastAsia="Times New Roman" w:hAnsi="Times New Roman" w:cs="Times New Roman"/>
            <w:sz w:val="24"/>
            <w:szCs w:val="24"/>
          </w:rPr>
          <w:t>C</w:t>
        </w:r>
      </w:ins>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ins w:id="210" w:author="Meyer, Michael Frederick" w:date="2020-08-27T16:02:00Z">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ins>
      <w:r w:rsidR="00B861B7">
        <w:rPr>
          <w:rFonts w:ascii="Times New Roman" w:eastAsia="Times New Roman" w:hAnsi="Times New Roman" w:cs="Times New Roman"/>
          <w:sz w:val="24"/>
          <w:szCs w:val="24"/>
        </w:rPr>
        <w:t>s</w:t>
      </w:r>
      <w:ins w:id="211" w:author="Meyer, Michael Frederick" w:date="2020-08-27T16:02:00Z">
        <w:r w:rsidR="00E3421E">
          <w:rPr>
            <w:rFonts w:ascii="Times New Roman" w:eastAsia="Times New Roman" w:hAnsi="Times New Roman" w:cs="Times New Roman"/>
            <w:sz w:val="24"/>
            <w:szCs w:val="24"/>
          </w:rPr>
          <w:t>, the entire subsample was counted</w:t>
        </w:r>
      </w:ins>
      <w:ins w:id="212" w:author="Meyer, Michael Frederick" w:date="2020-08-27T16:03:00Z">
        <w:r w:rsidR="00E3421E">
          <w:rPr>
            <w:rFonts w:ascii="Times New Roman" w:eastAsia="Times New Roman" w:hAnsi="Times New Roman" w:cs="Times New Roman"/>
            <w:sz w:val="24"/>
            <w:szCs w:val="24"/>
          </w:rPr>
          <w:t xml:space="preserve">, even if </w:t>
        </w:r>
      </w:ins>
      <w:del w:id="213" w:author="Meyer, Michael Frederick" w:date="2020-08-27T16:03:00Z">
        <w:r w:rsidR="007D3AD5" w:rsidDel="00E3421E">
          <w:rPr>
            <w:rFonts w:ascii="Times New Roman" w:eastAsia="Times New Roman" w:hAnsi="Times New Roman" w:cs="Times New Roman"/>
            <w:sz w:val="24"/>
            <w:szCs w:val="24"/>
          </w:rPr>
          <w:delText>In instances where</w:delText>
        </w:r>
      </w:del>
      <w:r w:rsidR="007D3AD5">
        <w:rPr>
          <w:rFonts w:ascii="Times New Roman" w:eastAsia="Times New Roman" w:hAnsi="Times New Roman" w:cs="Times New Roman"/>
          <w:sz w:val="24"/>
          <w:szCs w:val="24"/>
        </w:rPr>
        <w:t xml:space="preserve"> 300 cells were counted prior to completing the aliquot</w:t>
      </w:r>
      <w:del w:id="214" w:author="Meyer, Michael Frederick" w:date="2020-08-27T16:03:00Z">
        <w:r w:rsidR="007D3AD5" w:rsidDel="00E3421E">
          <w:rPr>
            <w:rFonts w:ascii="Times New Roman" w:eastAsia="Times New Roman" w:hAnsi="Times New Roman" w:cs="Times New Roman"/>
            <w:sz w:val="24"/>
            <w:szCs w:val="24"/>
          </w:rPr>
          <w:delText>, the entire aliquot was still counted</w:delText>
        </w:r>
      </w:del>
      <w:r w:rsidR="007D3AD5">
        <w:rPr>
          <w:rFonts w:ascii="Times New Roman" w:eastAsia="Times New Roman" w:hAnsi="Times New Roman" w:cs="Times New Roman"/>
          <w:sz w:val="24"/>
          <w:szCs w:val="24"/>
        </w:rPr>
        <w:t xml:space="preserve">. </w:t>
      </w:r>
      <w:commentRangeEnd w:id="204"/>
      <w:r w:rsidR="00BB6989">
        <w:rPr>
          <w:rStyle w:val="CommentReference"/>
        </w:rPr>
        <w:commentReference w:id="204"/>
      </w:r>
      <w:commentRangeEnd w:id="205"/>
      <w:r w:rsidR="0087487F">
        <w:rPr>
          <w:rStyle w:val="CommentReference"/>
        </w:rPr>
        <w:commentReference w:id="205"/>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5D064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74F4DD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7E2C8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w:t>
      </w:r>
      <w:r>
        <w:rPr>
          <w:rFonts w:ascii="Times New Roman" w:eastAsia="Times New Roman" w:hAnsi="Times New Roman" w:cs="Times New Roman"/>
          <w:color w:val="212121"/>
          <w:sz w:val="24"/>
          <w:szCs w:val="24"/>
          <w:highlight w:val="white"/>
        </w:rPr>
        <w:lastRenderedPageBreak/>
        <w:t xml:space="preserve">in-house standards (acetanilide and caffeine). </w:t>
      </w:r>
      <w:ins w:id="215" w:author="Meyer, Michael Frederick" w:date="2020-08-27T16:22:00Z">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 xml:space="preserve">standard deviation of </w:t>
        </w:r>
        <w:commentRangeStart w:id="216"/>
        <w:r w:rsidR="00F11593" w:rsidRPr="000718B9">
          <w:rPr>
            <w:rFonts w:ascii="Times New Roman" w:eastAsia="Times New Roman" w:hAnsi="Times New Roman" w:cs="Times New Roman"/>
            <w:color w:val="212121"/>
            <w:sz w:val="24"/>
            <w:szCs w:val="24"/>
          </w:rPr>
          <w:t>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ins>
      <w:commentRangeEnd w:id="216"/>
      <w:r w:rsidR="00B861B7">
        <w:rPr>
          <w:rStyle w:val="CommentReference"/>
        </w:rPr>
        <w:commentReference w:id="216"/>
      </w:r>
      <w:ins w:id="217" w:author="Meyer, Michael Frederick" w:date="2020-08-27T16:22:00Z">
        <w:r w:rsidR="00F11593" w:rsidRPr="000718B9">
          <w:rPr>
            <w:rFonts w:ascii="Times New Roman" w:eastAsia="Times New Roman" w:hAnsi="Times New Roman" w:cs="Times New Roman"/>
            <w:color w:val="212121"/>
            <w:sz w:val="24"/>
            <w:szCs w:val="24"/>
          </w:rPr>
          <w:t>, for δ13C and δ15N, respectively</w:t>
        </w:r>
        <w:r w:rsidR="00F11593">
          <w:rPr>
            <w:rFonts w:ascii="Times New Roman" w:eastAsia="Times New Roman" w:hAnsi="Times New Roman" w:cs="Times New Roman"/>
            <w:color w:val="212121"/>
            <w:sz w:val="24"/>
            <w:szCs w:val="24"/>
          </w:rPr>
          <w:t>.</w:t>
        </w:r>
      </w:ins>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2C75CE9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w:t>
      </w:r>
      <w:r w:rsidR="00D05946">
        <w:rPr>
          <w:rFonts w:ascii="Times New Roman" w:eastAsia="Times New Roman" w:hAnsi="Times New Roman" w:cs="Times New Roman"/>
          <w:sz w:val="24"/>
          <w:szCs w:val="24"/>
        </w:rPr>
        <w:lastRenderedPageBreak/>
        <w:t xml:space="preserve">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3BCC3E2C"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ins w:id="218" w:author="Meyer, Michael Frederick" w:date="2020-08-27T16:24:00Z">
        <w:r w:rsidR="00F11593">
          <w:rPr>
            <w:rFonts w:ascii="Times New Roman" w:eastAsia="Times New Roman" w:hAnsi="Times New Roman" w:cs="Times New Roman"/>
            <w:sz w:val="24"/>
            <w:szCs w:val="24"/>
          </w:rPr>
          <w:t xml:space="preserve">grouped at the genus-level and then </w:t>
        </w:r>
      </w:ins>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734B4C11"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lastRenderedPageBreak/>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688A94B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del w:id="219" w:author="Meyer, Michael Frederick" w:date="2020-08-27T16:25:00Z">
        <w:r w:rsidDel="00F11593">
          <w:rPr>
            <w:rFonts w:ascii="Times New Roman" w:eastAsia="Times New Roman" w:hAnsi="Times New Roman" w:cs="Times New Roman"/>
            <w:sz w:val="24"/>
            <w:szCs w:val="24"/>
          </w:rPr>
          <w:delText>Dryad data</w:delText>
        </w:r>
      </w:del>
      <w:ins w:id="220" w:author="Meyer, Michael Frederick" w:date="2020-08-27T16:25:00Z">
        <w:r w:rsidR="00F11593">
          <w:rPr>
            <w:rFonts w:ascii="Times New Roman" w:eastAsia="Times New Roman" w:hAnsi="Times New Roman" w:cs="Times New Roman"/>
            <w:sz w:val="24"/>
            <w:szCs w:val="24"/>
          </w:rPr>
          <w:t>Environmental Data Initiative</w:t>
        </w:r>
      </w:ins>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w:t>
      </w:r>
      <w:r w:rsidR="00191FD0">
        <w:rPr>
          <w:rFonts w:ascii="Times New Roman" w:eastAsia="Times New Roman" w:hAnsi="Times New Roman" w:cs="Times New Roman"/>
          <w:sz w:val="24"/>
          <w:szCs w:val="24"/>
        </w:rPr>
        <w:lastRenderedPageBreak/>
        <w:t>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052D6C5"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77777777"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ins w:id="221" w:author="Meyer, Michael Frederick" w:date="2020-09-07T15:54:00Z">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C10024">
          <w:rPr>
            <w:rFonts w:ascii="Times New Roman" w:eastAsia="Times New Roman" w:hAnsi="Times New Roman" w:cs="Times New Roman"/>
            <w:b/>
            <w:sz w:val="24"/>
            <w:szCs w:val="24"/>
          </w:rPr>
          <w:t xml:space="preserve"> </w:t>
        </w:r>
      </w:ins>
    </w:p>
    <w:p w14:paraId="6F0C615B" w14:textId="77777777" w:rsidR="00C332CF" w:rsidRDefault="00C332CF">
      <w:pPr>
        <w:rPr>
          <w:rFonts w:ascii="Times New Roman" w:eastAsia="Times New Roman" w:hAnsi="Times New Roman" w:cs="Times New Roman"/>
          <w:sz w:val="24"/>
          <w:szCs w:val="24"/>
        </w:rPr>
      </w:pPr>
    </w:p>
    <w:p w14:paraId="1A362177" w14:textId="6514EE71" w:rsidR="00715D55" w:rsidRPr="0039266B" w:rsidRDefault="00D8535D">
      <w:pPr>
        <w:rPr>
          <w:rFonts w:ascii="Times New Roman" w:eastAsia="Times New Roman" w:hAnsi="Times New Roman" w:cs="Times New Roman"/>
          <w:b/>
          <w:sz w:val="24"/>
          <w:szCs w:val="24"/>
        </w:rPr>
      </w:pPr>
      <w:del w:id="222" w:author="Meyer, Michael Frederick" w:date="2020-09-07T15:54:00Z">
        <w:r w:rsidDel="00C10024">
          <w:rPr>
            <w:rFonts w:ascii="Times New Roman" w:eastAsia="Times New Roman" w:hAnsi="Times New Roman" w:cs="Times New Roman"/>
            <w:sz w:val="24"/>
            <w:szCs w:val="24"/>
          </w:rPr>
          <w:delText>Among grazer δ</w:delText>
        </w:r>
        <w:r w:rsidDel="00C10024">
          <w:rPr>
            <w:rFonts w:ascii="Times New Roman" w:eastAsia="Times New Roman" w:hAnsi="Times New Roman" w:cs="Times New Roman"/>
            <w:sz w:val="24"/>
            <w:szCs w:val="24"/>
            <w:vertAlign w:val="superscript"/>
          </w:rPr>
          <w:delText>15</w:delText>
        </w:r>
        <w:r w:rsidDel="00C10024">
          <w:rPr>
            <w:rFonts w:ascii="Times New Roman" w:eastAsia="Times New Roman" w:hAnsi="Times New Roman" w:cs="Times New Roman"/>
            <w:sz w:val="24"/>
            <w:szCs w:val="24"/>
          </w:rPr>
          <w:delText>N values, no grazer groups deviated</w:delText>
        </w:r>
        <w:r w:rsidR="00381463" w:rsidDel="00C10024">
          <w:rPr>
            <w:rFonts w:ascii="Times New Roman" w:eastAsia="Times New Roman" w:hAnsi="Times New Roman" w:cs="Times New Roman"/>
            <w:sz w:val="24"/>
            <w:szCs w:val="24"/>
          </w:rPr>
          <w:delText xml:space="preserve"> greater</w:delText>
        </w:r>
        <w:r w:rsidR="00292741" w:rsidDel="00C10024">
          <w:rPr>
            <w:rFonts w:ascii="Times New Roman" w:eastAsia="Times New Roman" w:hAnsi="Times New Roman" w:cs="Times New Roman"/>
            <w:sz w:val="24"/>
            <w:szCs w:val="24"/>
          </w:rPr>
          <w:delText xml:space="preserve"> </w:delText>
        </w:r>
        <w:r w:rsidDel="00C10024">
          <w:rPr>
            <w:rFonts w:ascii="Times New Roman" w:eastAsia="Times New Roman" w:hAnsi="Times New Roman" w:cs="Times New Roman"/>
            <w:sz w:val="24"/>
            <w:szCs w:val="24"/>
          </w:rPr>
          <w:delText xml:space="preserve">than </w:delText>
        </w:r>
        <w:r w:rsidR="00912D64" w:rsidDel="00C10024">
          <w:rPr>
            <w:rFonts w:ascii="Times New Roman" w:eastAsia="Times New Roman" w:hAnsi="Times New Roman" w:cs="Times New Roman"/>
            <w:sz w:val="24"/>
            <w:szCs w:val="24"/>
          </w:rPr>
          <w:delText>2</w:delText>
        </w:r>
        <w:r w:rsidDel="00C10024">
          <w:rPr>
            <w:rFonts w:ascii="Times New Roman" w:eastAsia="Times New Roman" w:hAnsi="Times New Roman" w:cs="Times New Roman"/>
            <w:sz w:val="24"/>
            <w:szCs w:val="24"/>
          </w:rPr>
          <w:delText>% δ</w:delText>
        </w:r>
        <w:r w:rsidDel="00C10024">
          <w:rPr>
            <w:rFonts w:ascii="Times New Roman" w:eastAsia="Times New Roman" w:hAnsi="Times New Roman" w:cs="Times New Roman"/>
            <w:sz w:val="24"/>
            <w:szCs w:val="24"/>
            <w:vertAlign w:val="superscript"/>
          </w:rPr>
          <w:delText>15</w:delText>
        </w:r>
        <w:r w:rsidDel="00C10024">
          <w:rPr>
            <w:rFonts w:ascii="Times New Roman" w:eastAsia="Times New Roman" w:hAnsi="Times New Roman" w:cs="Times New Roman"/>
            <w:sz w:val="24"/>
            <w:szCs w:val="24"/>
          </w:rPr>
          <w:delText xml:space="preserve">N, suggesting that all were </w:delText>
        </w:r>
        <w:r w:rsidR="00912D64" w:rsidDel="00C10024">
          <w:rPr>
            <w:rFonts w:ascii="Times New Roman" w:eastAsia="Times New Roman" w:hAnsi="Times New Roman" w:cs="Times New Roman"/>
            <w:sz w:val="24"/>
            <w:szCs w:val="24"/>
          </w:rPr>
          <w:delText xml:space="preserve">at </w:delText>
        </w:r>
        <w:r w:rsidDel="00C10024">
          <w:rPr>
            <w:rFonts w:ascii="Times New Roman" w:eastAsia="Times New Roman" w:hAnsi="Times New Roman" w:cs="Times New Roman"/>
            <w:sz w:val="24"/>
            <w:szCs w:val="24"/>
          </w:rPr>
          <w:delText xml:space="preserve">the same trophic level </w:delText>
        </w:r>
        <w:r w:rsidR="001A1BBB" w:rsidDel="00C10024">
          <w:rPr>
            <w:rFonts w:ascii="Times New Roman" w:eastAsia="Times New Roman" w:hAnsi="Times New Roman" w:cs="Times New Roman"/>
            <w:sz w:val="24"/>
            <w:szCs w:val="24"/>
          </w:rPr>
          <w:fldChar w:fldCharType="begin"/>
        </w:r>
        <w:r w:rsidR="001A1BBB" w:rsidDel="00C10024">
          <w:rPr>
            <w:rFonts w:ascii="Times New Roman" w:eastAsia="Times New Roman" w:hAnsi="Times New Roman" w:cs="Times New Roman"/>
            <w:sz w:val="24"/>
            <w:szCs w:val="24"/>
          </w:rPr>
          <w:del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delInstrText>
        </w:r>
        <w:r w:rsidR="001A1BBB" w:rsidDel="00C10024">
          <w:rPr>
            <w:rFonts w:ascii="Times New Roman" w:eastAsia="Times New Roman" w:hAnsi="Times New Roman" w:cs="Times New Roman"/>
            <w:sz w:val="24"/>
            <w:szCs w:val="24"/>
          </w:rPr>
          <w:fldChar w:fldCharType="separate"/>
        </w:r>
        <w:r w:rsidR="001A1BBB" w:rsidRPr="001A1BBB" w:rsidDel="00C10024">
          <w:rPr>
            <w:rFonts w:ascii="Times New Roman" w:hAnsi="Times New Roman" w:cs="Times New Roman"/>
            <w:sz w:val="24"/>
          </w:rPr>
          <w:delText>(Post 2002)</w:delText>
        </w:r>
        <w:r w:rsidR="001A1BBB" w:rsidDel="00C10024">
          <w:rPr>
            <w:rFonts w:ascii="Times New Roman" w:eastAsia="Times New Roman" w:hAnsi="Times New Roman" w:cs="Times New Roman"/>
            <w:sz w:val="24"/>
            <w:szCs w:val="24"/>
          </w:rPr>
          <w:fldChar w:fldCharType="end"/>
        </w:r>
        <w:r w:rsidDel="00C10024">
          <w:rPr>
            <w:rFonts w:ascii="Times New Roman" w:eastAsia="Times New Roman" w:hAnsi="Times New Roman" w:cs="Times New Roman"/>
            <w:sz w:val="24"/>
            <w:szCs w:val="24"/>
          </w:rPr>
          <w:delText>.</w:delText>
        </w:r>
      </w:del>
      <w:r w:rsidR="00C332CF">
        <w:rPr>
          <w:rFonts w:ascii="Times New Roman" w:eastAsia="Times New Roman" w:hAnsi="Times New Roman" w:cs="Times New Roman"/>
          <w:sz w:val="24"/>
          <w:szCs w:val="24"/>
        </w:rPr>
        <w:t xml:space="preserve">For grazers, </w:t>
      </w: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47D1023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 xml:space="preserve">20:5ω3, 22:5ω3, and 22:6ω3 </w:t>
      </w:r>
      <w:r>
        <w:rPr>
          <w:rFonts w:ascii="Times New Roman" w:eastAsia="Times New Roman" w:hAnsi="Times New Roman" w:cs="Times New Roman"/>
          <w:sz w:val="24"/>
          <w:szCs w:val="24"/>
        </w:rPr>
        <w:t xml:space="preserve">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w:t>
      </w:r>
      <w:del w:id="223" w:author="Ted" w:date="2020-07-14T14:16:00Z">
        <w:r w:rsidDel="001B3EB7">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435347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commentRangeStart w:id="224"/>
      <w:commentRangeStart w:id="225"/>
      <w:r w:rsidR="004668F9">
        <w:rPr>
          <w:rFonts w:ascii="Times New Roman" w:eastAsia="Times New Roman" w:hAnsi="Times New Roman" w:cs="Times New Roman"/>
          <w:sz w:val="24"/>
          <w:szCs w:val="24"/>
        </w:rPr>
        <w:t>Unlike previous studies</w:t>
      </w:r>
      <w:commentRangeEnd w:id="224"/>
      <w:r w:rsidR="00854325">
        <w:rPr>
          <w:rStyle w:val="CommentReference"/>
        </w:rPr>
        <w:commentReference w:id="224"/>
      </w:r>
      <w:commentRangeEnd w:id="225"/>
      <w:r w:rsidR="00912D64">
        <w:rPr>
          <w:rStyle w:val="CommentReference"/>
        </w:rPr>
        <w:commentReference w:id="225"/>
      </w:r>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w:t>
      </w:r>
      <w:r w:rsidR="00CC0FCC">
        <w:rPr>
          <w:rFonts w:ascii="Times New Roman" w:eastAsia="Times New Roman" w:hAnsi="Times New Roman" w:cs="Times New Roman"/>
          <w:sz w:val="24"/>
          <w:szCs w:val="24"/>
        </w:rPr>
        <w:lastRenderedPageBreak/>
        <w:t xml:space="preserve">indicators of sewage pollution and food web structure to offer a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EB6DE8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ins w:id="226" w:author="Ted" w:date="2020-07-14T14:37:00Z">
        <w:r>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 some degree</w:t>
      </w:r>
      <w:ins w:id="227" w:author="Ted" w:date="2020-07-14T14:37:00Z">
        <w:r>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commentRangeStart w:id="228"/>
      <w:commentRangeStart w:id="229"/>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ins w:id="230" w:author="Meyer, Michael Frederick" w:date="2020-08-27T16:39:00Z">
        <w:r w:rsidR="00BE72A9">
          <w:rPr>
            <w:rFonts w:ascii="Times New Roman" w:eastAsia="Times New Roman" w:hAnsi="Times New Roman" w:cs="Times New Roman"/>
            <w:sz w:val="24"/>
            <w:szCs w:val="24"/>
          </w:rPr>
          <w:t xml:space="preserve">sewage </w:t>
        </w:r>
      </w:ins>
      <w:r w:rsidR="00383BCD">
        <w:rPr>
          <w:rFonts w:ascii="Times New Roman" w:eastAsia="Times New Roman" w:hAnsi="Times New Roman" w:cs="Times New Roman"/>
          <w:sz w:val="24"/>
          <w:szCs w:val="24"/>
        </w:rPr>
        <w:t xml:space="preserve">gradients </w:t>
      </w:r>
      <w:ins w:id="231" w:author="Meyer, Michael Frederick" w:date="2020-08-27T16:39:00Z">
        <w:r w:rsidR="00BE72A9">
          <w:rPr>
            <w:rFonts w:ascii="Times New Roman" w:eastAsia="Times New Roman" w:hAnsi="Times New Roman" w:cs="Times New Roman"/>
            <w:sz w:val="24"/>
            <w:szCs w:val="24"/>
          </w:rPr>
          <w:t>created by</w:t>
        </w:r>
      </w:ins>
      <w:del w:id="232" w:author="Meyer, Michael Frederick" w:date="2020-08-27T16:39:00Z">
        <w:r w:rsidR="00381463" w:rsidDel="00BE72A9">
          <w:rPr>
            <w:rFonts w:ascii="Times New Roman" w:eastAsia="Times New Roman" w:hAnsi="Times New Roman" w:cs="Times New Roman"/>
            <w:sz w:val="24"/>
            <w:szCs w:val="24"/>
          </w:rPr>
          <w:delText>from</w:delText>
        </w:r>
      </w:del>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commentRangeEnd w:id="228"/>
      <w:r>
        <w:rPr>
          <w:rStyle w:val="CommentReference"/>
        </w:rPr>
        <w:commentReference w:id="228"/>
      </w:r>
      <w:commentRangeEnd w:id="229"/>
      <w:r w:rsidR="001E5826">
        <w:rPr>
          <w:rStyle w:val="CommentReference"/>
        </w:rPr>
        <w:commentReference w:id="229"/>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w:t>
      </w:r>
      <w:del w:id="233" w:author="Meyer, Michael Frederick" w:date="2020-08-27T16:40:00Z">
        <w:r w:rsidR="00E45EB1" w:rsidDel="00BE72A9">
          <w:rPr>
            <w:rFonts w:ascii="Times New Roman" w:eastAsia="Times New Roman" w:hAnsi="Times New Roman" w:cs="Times New Roman"/>
            <w:sz w:val="24"/>
            <w:szCs w:val="24"/>
          </w:rPr>
          <w:delText xml:space="preserve">consistently </w:delText>
        </w:r>
      </w:del>
      <w:r w:rsidR="00E45EB1">
        <w:rPr>
          <w:rFonts w:ascii="Times New Roman" w:eastAsia="Times New Roman" w:hAnsi="Times New Roman" w:cs="Times New Roman"/>
          <w:sz w:val="24"/>
          <w:szCs w:val="24"/>
        </w:rPr>
        <w:t xml:space="preserve">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ins w:id="234" w:author="Ted" w:date="2020-07-14T14:39:00Z">
        <w:r>
          <w:rPr>
            <w:rFonts w:ascii="Times New Roman" w:eastAsia="Times New Roman" w:hAnsi="Times New Roman" w:cs="Times New Roman"/>
            <w:sz w:val="24"/>
            <w:szCs w:val="24"/>
          </w:rPr>
          <w:t xml:space="preserve">, since nutrients were not </w:t>
        </w:r>
      </w:ins>
      <w:r w:rsidR="00C332CF">
        <w:rPr>
          <w:rFonts w:ascii="Times New Roman" w:eastAsia="Times New Roman" w:hAnsi="Times New Roman" w:cs="Times New Roman"/>
          <w:sz w:val="24"/>
          <w:szCs w:val="24"/>
        </w:rPr>
        <w:t xml:space="preserve">strongly </w:t>
      </w:r>
      <w:ins w:id="235" w:author="Ted" w:date="2020-07-14T14:39:00Z">
        <w:r>
          <w:rPr>
            <w:rFonts w:ascii="Times New Roman" w:eastAsia="Times New Roman" w:hAnsi="Times New Roman" w:cs="Times New Roman"/>
            <w:sz w:val="24"/>
            <w:szCs w:val="24"/>
          </w:rPr>
          <w:t xml:space="preserve">correlated with </w:t>
        </w:r>
      </w:ins>
      <w:r w:rsidR="00C332CF">
        <w:rPr>
          <w:rFonts w:ascii="Times New Roman" w:eastAsia="Times New Roman" w:hAnsi="Times New Roman" w:cs="Times New Roman"/>
          <w:sz w:val="24"/>
          <w:szCs w:val="24"/>
        </w:rPr>
        <w:t>IDW population</w:t>
      </w:r>
      <w:ins w:id="236" w:author="Meyer, Michael Frederick" w:date="2020-08-27T16:41:00Z">
        <w:r w:rsidR="00BE72A9">
          <w:rPr>
            <w:rFonts w:ascii="Times New Roman" w:eastAsia="Times New Roman" w:hAnsi="Times New Roman" w:cs="Times New Roman"/>
            <w:sz w:val="24"/>
            <w:szCs w:val="24"/>
          </w:rPr>
          <w:t xml:space="preserve"> and could come from diverse sources</w:t>
        </w:r>
      </w:ins>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For example, </w:t>
      </w:r>
      <w:commentRangeStart w:id="237"/>
      <w:commentRangeStart w:id="238"/>
      <w:del w:id="239" w:author="Meyer, Michael Frederick" w:date="2020-08-27T17:11:00Z">
        <w:r w:rsidR="000E7380" w:rsidDel="0055131D">
          <w:rPr>
            <w:rFonts w:ascii="Times New Roman" w:eastAsia="Times New Roman" w:hAnsi="Times New Roman" w:cs="Times New Roman"/>
            <w:sz w:val="24"/>
            <w:szCs w:val="24"/>
          </w:rPr>
          <w:delText>Perhaps most significantly for Lake Baikal, m</w:delText>
        </w:r>
      </w:del>
      <w:r w:rsidR="00C332CF">
        <w:rPr>
          <w:rFonts w:ascii="Times New Roman" w:eastAsia="Times New Roman" w:hAnsi="Times New Roman" w:cs="Times New Roman"/>
          <w:sz w:val="24"/>
          <w:szCs w:val="24"/>
        </w:rPr>
        <w:t>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del w:id="240" w:author="Meyer, Michael Frederick" w:date="2020-08-27T17:09:00Z">
        <w:r w:rsidR="000E7380" w:rsidDel="0055131D">
          <w:rPr>
            <w:rFonts w:ascii="Times New Roman" w:eastAsia="Times New Roman" w:hAnsi="Times New Roman" w:cs="Times New Roman"/>
            <w:sz w:val="24"/>
            <w:szCs w:val="24"/>
          </w:rPr>
          <w:delText xml:space="preserve">that of </w:delText>
        </w:r>
      </w:del>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ins w:id="241" w:author="Meyer, Michael Frederick" w:date="2020-08-27T17:10:00Z">
        <w:r w:rsidR="0055131D">
          <w:rPr>
            <w:rFonts w:ascii="Times New Roman" w:eastAsia="Times New Roman" w:hAnsi="Times New Roman" w:cs="Times New Roman"/>
            <w:sz w:val="24"/>
            <w:szCs w:val="24"/>
          </w:rPr>
          <w:t xml:space="preserve">basin </w:t>
        </w:r>
      </w:ins>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ins w:id="242" w:author="Meyer, Michael Frederick" w:date="2020-09-08T15:45:00Z">
        <w:r w:rsidR="00157F57">
          <w:rPr>
            <w:rFonts w:ascii="Times New Roman" w:eastAsia="Times New Roman" w:hAnsi="Times New Roman" w:cs="Times New Roman"/>
            <w:sz w:val="24"/>
            <w:szCs w:val="24"/>
          </w:rPr>
          <w:t xml:space="preserve">While </w:t>
        </w:r>
      </w:ins>
      <w:del w:id="243" w:author="Meyer, Michael Frederick" w:date="2020-09-08T15:45:00Z">
        <w:r w:rsidR="000E7380" w:rsidDel="00157F57">
          <w:rPr>
            <w:rFonts w:ascii="Times New Roman" w:eastAsia="Times New Roman" w:hAnsi="Times New Roman" w:cs="Times New Roman"/>
            <w:sz w:val="24"/>
            <w:szCs w:val="24"/>
          </w:rPr>
          <w:delText>N</w:delText>
        </w:r>
      </w:del>
      <w:ins w:id="244" w:author="Meyer, Michael Frederick" w:date="2020-09-08T15:45:00Z">
        <w:r w:rsidR="00157F57">
          <w:rPr>
            <w:rFonts w:ascii="Times New Roman" w:eastAsia="Times New Roman" w:hAnsi="Times New Roman" w:cs="Times New Roman"/>
            <w:sz w:val="24"/>
            <w:szCs w:val="24"/>
          </w:rPr>
          <w:t>n</w:t>
        </w:r>
      </w:ins>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del w:id="245" w:author="Meyer, Michael Frederick" w:date="2020-09-08T15:45:00Z">
        <w:r w:rsidR="00765F65" w:rsidDel="00157F57">
          <w:rPr>
            <w:rFonts w:ascii="Times New Roman" w:eastAsia="Times New Roman" w:hAnsi="Times New Roman" w:cs="Times New Roman"/>
            <w:sz w:val="24"/>
            <w:szCs w:val="24"/>
          </w:rPr>
          <w:delText xml:space="preserve">of nitrogen </w:delText>
        </w:r>
      </w:del>
      <w:ins w:id="246" w:author="Meyer, Michael Frederick" w:date="2020-09-08T15:46:00Z">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ins>
      <w:r w:rsidR="00157F57">
        <w:rPr>
          <w:rFonts w:ascii="Times New Roman" w:eastAsia="Times New Roman" w:hAnsi="Times New Roman" w:cs="Times New Roman"/>
          <w:sz w:val="24"/>
          <w:szCs w:val="24"/>
        </w:rPr>
        <w:fldChar w:fldCharType="separate"/>
      </w:r>
      <w:ins w:id="247" w:author="Meyer, Michael Frederick" w:date="2020-09-08T15:46:00Z">
        <w:r w:rsidR="00157F57" w:rsidRPr="00157F57">
          <w:rPr>
            <w:rFonts w:ascii="Times New Roman" w:hAnsi="Times New Roman" w:cs="Times New Roman"/>
            <w:sz w:val="24"/>
            <w:rPrChange w:id="248" w:author="Meyer, Michael Frederick" w:date="2020-09-08T15:46:00Z">
              <w:rPr/>
            </w:rPrChange>
          </w:rPr>
          <w:t>(Galloway et al. 2004; Monteith et al. 2007; Stoddard et al. 2016)</w:t>
        </w:r>
        <w:r w:rsidR="00157F57">
          <w:rPr>
            <w:rFonts w:ascii="Times New Roman" w:eastAsia="Times New Roman" w:hAnsi="Times New Roman" w:cs="Times New Roman"/>
            <w:sz w:val="24"/>
            <w:szCs w:val="24"/>
          </w:rPr>
          <w:fldChar w:fldCharType="end"/>
        </w:r>
      </w:ins>
      <w:del w:id="249" w:author="Meyer, Michael Frederick" w:date="2020-09-08T15:46:00Z">
        <w:r w:rsidR="00765F65" w:rsidDel="00157F57">
          <w:rPr>
            <w:rFonts w:ascii="Times New Roman" w:eastAsia="Times New Roman" w:hAnsi="Times New Roman" w:cs="Times New Roman"/>
            <w:sz w:val="24"/>
            <w:szCs w:val="24"/>
          </w:rPr>
          <w:delText>(Galloway et al., 2004) and phosphorus (Stoddard et al., 2016)</w:delText>
        </w:r>
      </w:del>
      <w:r w:rsidR="00765F65">
        <w:rPr>
          <w:rFonts w:ascii="Times New Roman" w:eastAsia="Times New Roman" w:hAnsi="Times New Roman" w:cs="Times New Roman"/>
          <w:sz w:val="24"/>
          <w:szCs w:val="24"/>
        </w:rPr>
        <w:t xml:space="preserve">, </w:t>
      </w:r>
      <w:del w:id="250" w:author="Meyer, Michael Frederick" w:date="2020-09-08T15:47:00Z">
        <w:r w:rsidR="00765F65" w:rsidDel="00157F57">
          <w:rPr>
            <w:rFonts w:ascii="Times New Roman" w:eastAsia="Times New Roman" w:hAnsi="Times New Roman" w:cs="Times New Roman"/>
            <w:sz w:val="24"/>
            <w:szCs w:val="24"/>
          </w:rPr>
          <w:delText>as well as</w:delText>
        </w:r>
      </w:del>
      <w:ins w:id="251" w:author="Meyer, Michael Frederick" w:date="2020-09-08T15:47:00Z">
        <w:r w:rsidR="00157F57">
          <w:rPr>
            <w:rFonts w:ascii="Times New Roman" w:eastAsia="Times New Roman" w:hAnsi="Times New Roman" w:cs="Times New Roman"/>
            <w:sz w:val="24"/>
            <w:szCs w:val="24"/>
          </w:rPr>
          <w:t>and</w:t>
        </w:r>
      </w:ins>
      <w:r w:rsidR="00765F65">
        <w:rPr>
          <w:rFonts w:ascii="Times New Roman" w:eastAsia="Times New Roman" w:hAnsi="Times New Roman" w:cs="Times New Roman"/>
          <w:sz w:val="24"/>
          <w:szCs w:val="24"/>
        </w:rPr>
        <w:t xml:space="preserve"> changing terrestrial plant communities (Moran et al., 2012)</w:t>
      </w:r>
      <w:ins w:id="252" w:author="Meyer, Michael Frederick" w:date="2020-09-08T15:47:00Z">
        <w:r w:rsidR="00157F57">
          <w:rPr>
            <w:rFonts w:ascii="Times New Roman" w:eastAsia="Times New Roman" w:hAnsi="Times New Roman" w:cs="Times New Roman"/>
            <w:sz w:val="24"/>
            <w:szCs w:val="24"/>
          </w:rPr>
          <w:t>,</w:t>
        </w:r>
      </w:ins>
      <w:del w:id="253" w:author="Meyer, Michael Frederick" w:date="2020-09-08T15:47:00Z">
        <w:r w:rsidR="00765F65" w:rsidDel="00157F57">
          <w:rPr>
            <w:rFonts w:ascii="Times New Roman" w:eastAsia="Times New Roman" w:hAnsi="Times New Roman" w:cs="Times New Roman"/>
            <w:sz w:val="24"/>
            <w:szCs w:val="24"/>
          </w:rPr>
          <w:delText>. T</w:delText>
        </w:r>
        <w:r w:rsidR="000E7380" w:rsidDel="00157F57">
          <w:rPr>
            <w:rFonts w:ascii="Times New Roman" w:eastAsia="Times New Roman" w:hAnsi="Times New Roman" w:cs="Times New Roman"/>
            <w:sz w:val="24"/>
            <w:szCs w:val="24"/>
          </w:rPr>
          <w:delText>o the best of our knowledge</w:delText>
        </w:r>
      </w:del>
      <w:r w:rsidR="000E7380">
        <w:rPr>
          <w:rFonts w:ascii="Times New Roman" w:eastAsia="Times New Roman" w:hAnsi="Times New Roman" w:cs="Times New Roman"/>
          <w:sz w:val="24"/>
          <w:szCs w:val="24"/>
        </w:rPr>
        <w:t xml:space="preserve"> these are not </w:t>
      </w:r>
      <w:del w:id="254" w:author="Meyer, Michael Frederick" w:date="2020-08-27T17:14:00Z">
        <w:r w:rsidR="000E7380" w:rsidDel="0055131D">
          <w:rPr>
            <w:rFonts w:ascii="Times New Roman" w:eastAsia="Times New Roman" w:hAnsi="Times New Roman" w:cs="Times New Roman"/>
            <w:sz w:val="24"/>
            <w:szCs w:val="24"/>
          </w:rPr>
          <w:delText xml:space="preserve">yet </w:delText>
        </w:r>
      </w:del>
      <w:ins w:id="255" w:author="Meyer, Michael Frederick" w:date="2020-08-27T17:14:00Z">
        <w:r w:rsidR="0055131D">
          <w:rPr>
            <w:rFonts w:ascii="Times New Roman" w:eastAsia="Times New Roman" w:hAnsi="Times New Roman" w:cs="Times New Roman"/>
            <w:sz w:val="24"/>
            <w:szCs w:val="24"/>
          </w:rPr>
          <w:t xml:space="preserve">currently </w:t>
        </w:r>
      </w:ins>
      <w:ins w:id="256" w:author="Meyer, Michael Frederick" w:date="2020-09-08T15:47:00Z">
        <w:r w:rsidR="00157F57">
          <w:rPr>
            <w:rFonts w:ascii="Times New Roman" w:eastAsia="Times New Roman" w:hAnsi="Times New Roman" w:cs="Times New Roman"/>
            <w:sz w:val="24"/>
            <w:szCs w:val="24"/>
          </w:rPr>
          <w:t xml:space="preserve">known </w:t>
        </w:r>
      </w:ins>
      <w:r w:rsidR="000E7380">
        <w:rPr>
          <w:rFonts w:ascii="Times New Roman" w:eastAsia="Times New Roman" w:hAnsi="Times New Roman" w:cs="Times New Roman"/>
          <w:sz w:val="24"/>
          <w:szCs w:val="24"/>
        </w:rPr>
        <w:t xml:space="preserve">major </w:t>
      </w:r>
      <w:del w:id="257" w:author="Meyer, Michael Frederick" w:date="2020-08-27T17:15:00Z">
        <w:r w:rsidR="000E7380" w:rsidDel="0055131D">
          <w:rPr>
            <w:rFonts w:ascii="Times New Roman" w:eastAsia="Times New Roman" w:hAnsi="Times New Roman" w:cs="Times New Roman"/>
            <w:sz w:val="24"/>
            <w:szCs w:val="24"/>
          </w:rPr>
          <w:delText xml:space="preserve">factors </w:delText>
        </w:r>
      </w:del>
      <w:ins w:id="258" w:author="Meyer, Michael Frederick" w:date="2020-08-27T17:15:00Z">
        <w:r w:rsidR="0055131D">
          <w:rPr>
            <w:rFonts w:ascii="Times New Roman" w:eastAsia="Times New Roman" w:hAnsi="Times New Roman" w:cs="Times New Roman"/>
            <w:sz w:val="24"/>
            <w:szCs w:val="24"/>
          </w:rPr>
          <w:t xml:space="preserve">sources of elevated nutrients </w:t>
        </w:r>
      </w:ins>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237"/>
      <w:r>
        <w:rPr>
          <w:rStyle w:val="CommentReference"/>
        </w:rPr>
        <w:commentReference w:id="237"/>
      </w:r>
      <w:commentRangeEnd w:id="238"/>
      <w:r w:rsidR="0055131D">
        <w:rPr>
          <w:rStyle w:val="CommentReference"/>
        </w:rPr>
        <w:commentReference w:id="238"/>
      </w:r>
    </w:p>
    <w:p w14:paraId="21A6D87B" w14:textId="334EADB2" w:rsidR="00685D80" w:rsidRDefault="00685D80" w:rsidP="00383BCD">
      <w:pPr>
        <w:rPr>
          <w:rFonts w:ascii="Times New Roman" w:eastAsia="Times New Roman" w:hAnsi="Times New Roman" w:cs="Times New Roman"/>
          <w:sz w:val="24"/>
          <w:szCs w:val="24"/>
        </w:rPr>
      </w:pPr>
    </w:p>
    <w:p w14:paraId="0836AB66" w14:textId="02B4FE28" w:rsidR="006F60DC" w:rsidRDefault="004A1C07" w:rsidP="00383BCD">
      <w:pPr>
        <w:rPr>
          <w:ins w:id="259" w:author="Meyer, Michael Frederick" w:date="2020-09-07T14:59:00Z"/>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ins w:id="260" w:author="Meyer, Michael Frederick" w:date="2020-09-07T14:32:00Z">
        <w:r w:rsidR="00D60710">
          <w:rPr>
            <w:rFonts w:ascii="Times New Roman" w:eastAsia="Times New Roman" w:hAnsi="Times New Roman" w:cs="Times New Roman"/>
            <w:sz w:val="24"/>
            <w:szCs w:val="24"/>
          </w:rPr>
          <w:t xml:space="preserve">Beyond Lake Baikal, </w:t>
        </w:r>
      </w:ins>
      <w:ins w:id="261" w:author="Meyer, Michael Frederick" w:date="2020-09-07T14:33:00Z">
        <w:r w:rsidR="00D60710">
          <w:rPr>
            <w:rFonts w:ascii="Times New Roman" w:eastAsia="Times New Roman" w:hAnsi="Times New Roman" w:cs="Times New Roman"/>
            <w:sz w:val="24"/>
            <w:szCs w:val="24"/>
          </w:rPr>
          <w:t xml:space="preserve">these data are important </w:t>
        </w:r>
      </w:ins>
      <w:ins w:id="262" w:author="Meyer, Michael Frederick" w:date="2020-09-07T14:47:00Z">
        <w:r w:rsidR="00FB2203">
          <w:rPr>
            <w:rFonts w:ascii="Times New Roman" w:eastAsia="Times New Roman" w:hAnsi="Times New Roman" w:cs="Times New Roman"/>
            <w:sz w:val="24"/>
            <w:szCs w:val="24"/>
          </w:rPr>
          <w:t>for</w:t>
        </w:r>
      </w:ins>
      <w:ins w:id="263" w:author="Meyer, Michael Frederick" w:date="2020-09-07T14:33:00Z">
        <w:r w:rsidR="00D60710">
          <w:rPr>
            <w:rFonts w:ascii="Times New Roman" w:eastAsia="Times New Roman" w:hAnsi="Times New Roman" w:cs="Times New Roman"/>
            <w:sz w:val="24"/>
            <w:szCs w:val="24"/>
          </w:rPr>
          <w:t xml:space="preserve"> understanding PPCPs’ prevalence in lakes, as </w:t>
        </w:r>
      </w:ins>
      <w:del w:id="264" w:author="Meyer, Michael Frederick" w:date="2020-09-07T14:33:00Z">
        <w:r w:rsidR="00685D80" w:rsidDel="00D60710">
          <w:rPr>
            <w:rFonts w:ascii="Times New Roman" w:eastAsia="Times New Roman" w:hAnsi="Times New Roman" w:cs="Times New Roman"/>
            <w:sz w:val="24"/>
            <w:szCs w:val="24"/>
          </w:rPr>
          <w:delText>Whil</w:delText>
        </w:r>
        <w:r w:rsidR="009007E8" w:rsidDel="00D60710">
          <w:rPr>
            <w:rFonts w:ascii="Times New Roman" w:eastAsia="Times New Roman" w:hAnsi="Times New Roman" w:cs="Times New Roman"/>
            <w:sz w:val="24"/>
            <w:szCs w:val="24"/>
          </w:rPr>
          <w:delText>e PPCPs have been found in numerous aquatic systems</w:delText>
        </w:r>
        <w:r w:rsidR="00685D80" w:rsidDel="00D60710">
          <w:rPr>
            <w:rFonts w:ascii="Times New Roman" w:eastAsia="Times New Roman" w:hAnsi="Times New Roman" w:cs="Times New Roman"/>
            <w:sz w:val="24"/>
            <w:szCs w:val="24"/>
          </w:rPr>
          <w:delText xml:space="preserve"> </w:delText>
        </w:r>
        <w:r w:rsidR="00685D80" w:rsidDel="00D60710">
          <w:rPr>
            <w:rFonts w:ascii="Times New Roman" w:eastAsia="Times New Roman" w:hAnsi="Times New Roman" w:cs="Times New Roman"/>
            <w:sz w:val="24"/>
            <w:szCs w:val="24"/>
          </w:rPr>
          <w:fldChar w:fldCharType="begin"/>
        </w:r>
        <w:r w:rsidR="00685D80" w:rsidDel="00D60710">
          <w:rPr>
            <w:rFonts w:ascii="Times New Roman" w:eastAsia="Times New Roman" w:hAnsi="Times New Roman" w:cs="Times New Roman"/>
            <w:sz w:val="24"/>
            <w:szCs w:val="24"/>
          </w:rPr>
          <w:del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delInstrText>
        </w:r>
        <w:r w:rsidR="00685D80" w:rsidDel="00D60710">
          <w:rPr>
            <w:rFonts w:ascii="Times New Roman" w:eastAsia="Times New Roman" w:hAnsi="Times New Roman" w:cs="Times New Roman"/>
            <w:sz w:val="24"/>
            <w:szCs w:val="24"/>
          </w:rPr>
          <w:fldChar w:fldCharType="separate"/>
        </w:r>
        <w:r w:rsidR="00685D80" w:rsidRPr="007E0849" w:rsidDel="00D60710">
          <w:rPr>
            <w:rFonts w:ascii="Times New Roman" w:hAnsi="Times New Roman" w:cs="Times New Roman"/>
            <w:sz w:val="24"/>
          </w:rPr>
          <w:delText>(Kolpin et al. 2002; Focazio et al. 2008; Rosi et al. 2013)</w:delText>
        </w:r>
        <w:r w:rsidR="00685D80" w:rsidDel="00D60710">
          <w:rPr>
            <w:rFonts w:ascii="Times New Roman" w:eastAsia="Times New Roman" w:hAnsi="Times New Roman" w:cs="Times New Roman"/>
            <w:sz w:val="24"/>
            <w:szCs w:val="24"/>
          </w:rPr>
          <w:fldChar w:fldCharType="end"/>
        </w:r>
        <w:r w:rsidR="00685D80" w:rsidDel="00D60710">
          <w:rPr>
            <w:rFonts w:ascii="Times New Roman" w:eastAsia="Times New Roman" w:hAnsi="Times New Roman" w:cs="Times New Roman"/>
            <w:sz w:val="24"/>
            <w:szCs w:val="24"/>
          </w:rPr>
          <w:delText xml:space="preserve">, </w:delText>
        </w:r>
      </w:del>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ins w:id="265" w:author="Meyer, Michael Frederick" w:date="2020-09-04T17:54:00Z">
        <w:r w:rsidR="00ED3878">
          <w:rPr>
            <w:rFonts w:ascii="Times New Roman" w:eastAsia="Times New Roman" w:hAnsi="Times New Roman" w:cs="Times New Roman"/>
            <w:sz w:val="24"/>
            <w:szCs w:val="24"/>
          </w:rPr>
          <w:t xml:space="preserve"> </w:t>
        </w:r>
      </w:ins>
      <w:ins w:id="266" w:author="Meyer, Michael Frederick" w:date="2020-09-07T14:31:00Z">
        <w:r w:rsidR="00D60710">
          <w:rPr>
            <w:rFonts w:ascii="Times New Roman" w:eastAsia="Times New Roman" w:hAnsi="Times New Roman" w:cs="Times New Roman"/>
            <w:sz w:val="24"/>
            <w:szCs w:val="24"/>
          </w:rPr>
          <w:t xml:space="preserve">This </w:t>
        </w:r>
      </w:ins>
      <w:ins w:id="267" w:author="Meyer, Michael Frederick" w:date="2020-09-07T14:48:00Z">
        <w:r w:rsidR="00FB2203">
          <w:rPr>
            <w:rFonts w:ascii="Times New Roman" w:eastAsia="Times New Roman" w:hAnsi="Times New Roman" w:cs="Times New Roman"/>
            <w:sz w:val="24"/>
            <w:szCs w:val="24"/>
          </w:rPr>
          <w:t xml:space="preserve">literature </w:t>
        </w:r>
      </w:ins>
      <w:ins w:id="268" w:author="Meyer, Michael Frederick" w:date="2020-09-07T14:32:00Z">
        <w:r w:rsidR="00D60710">
          <w:rPr>
            <w:rFonts w:ascii="Times New Roman" w:eastAsia="Times New Roman" w:hAnsi="Times New Roman" w:cs="Times New Roman"/>
            <w:sz w:val="24"/>
            <w:szCs w:val="24"/>
          </w:rPr>
          <w:t>im</w:t>
        </w:r>
      </w:ins>
      <w:ins w:id="269" w:author="Meyer, Michael Frederick" w:date="2020-09-07T14:34:00Z">
        <w:r w:rsidR="00D60710">
          <w:rPr>
            <w:rFonts w:ascii="Times New Roman" w:eastAsia="Times New Roman" w:hAnsi="Times New Roman" w:cs="Times New Roman"/>
            <w:sz w:val="24"/>
            <w:szCs w:val="24"/>
          </w:rPr>
          <w:t>balance creates opportunity to assess how</w:t>
        </w:r>
      </w:ins>
      <w:ins w:id="270" w:author="Meyer, Michael Frederick" w:date="2020-09-07T14:35:00Z">
        <w:r w:rsidR="00D60710">
          <w:rPr>
            <w:rFonts w:ascii="Times New Roman" w:eastAsia="Times New Roman" w:hAnsi="Times New Roman" w:cs="Times New Roman"/>
            <w:sz w:val="24"/>
            <w:szCs w:val="24"/>
          </w:rPr>
          <w:t xml:space="preserve"> PPCPs</w:t>
        </w:r>
      </w:ins>
      <w:ins w:id="271" w:author="Meyer, Michael Frederick" w:date="2020-09-07T14:49:00Z">
        <w:r w:rsidR="00FB2203">
          <w:rPr>
            <w:rFonts w:ascii="Times New Roman" w:eastAsia="Times New Roman" w:hAnsi="Times New Roman" w:cs="Times New Roman"/>
            <w:sz w:val="24"/>
            <w:szCs w:val="24"/>
          </w:rPr>
          <w:t>,</w:t>
        </w:r>
      </w:ins>
      <w:ins w:id="272" w:author="Meyer, Michael Frederick" w:date="2020-09-07T14:35:00Z">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ins>
      <w:commentRangeStart w:id="273"/>
      <w:commentRangeStart w:id="274"/>
      <w:ins w:id="275" w:author="Meyer, Michael Frederick" w:date="2020-09-04T18:02:00Z">
        <w:r w:rsidR="00725D40">
          <w:rPr>
            <w:rFonts w:ascii="Times New Roman" w:eastAsia="Times New Roman" w:hAnsi="Times New Roman" w:cs="Times New Roman"/>
            <w:sz w:val="24"/>
            <w:szCs w:val="24"/>
          </w:rPr>
          <w:t>As</w:t>
        </w:r>
      </w:ins>
      <w:ins w:id="276" w:author="Meyer, Michael Frederick" w:date="2020-09-04T17:56:00Z">
        <w:r w:rsidR="00ED3878">
          <w:rPr>
            <w:rFonts w:ascii="Times New Roman" w:eastAsia="Times New Roman" w:hAnsi="Times New Roman" w:cs="Times New Roman"/>
            <w:sz w:val="24"/>
            <w:szCs w:val="24"/>
          </w:rPr>
          <w:t xml:space="preserve"> </w:t>
        </w:r>
      </w:ins>
      <w:commentRangeEnd w:id="273"/>
      <w:ins w:id="277" w:author="Meyer, Michael Frederick" w:date="2020-09-04T18:05:00Z">
        <w:r w:rsidR="00725D40">
          <w:rPr>
            <w:rStyle w:val="CommentReference"/>
          </w:rPr>
          <w:commentReference w:id="273"/>
        </w:r>
        <w:commentRangeEnd w:id="274"/>
        <w:r w:rsidR="00725D40">
          <w:rPr>
            <w:rStyle w:val="CommentReference"/>
          </w:rPr>
          <w:commentReference w:id="274"/>
        </w:r>
      </w:ins>
      <w:ins w:id="278" w:author="Meyer, Michael Frederick" w:date="2020-09-04T17:56:00Z">
        <w:r w:rsidR="00ED3878">
          <w:rPr>
            <w:rFonts w:ascii="Times New Roman" w:eastAsia="Times New Roman" w:hAnsi="Times New Roman" w:cs="Times New Roman"/>
            <w:sz w:val="24"/>
            <w:szCs w:val="24"/>
          </w:rPr>
          <w:t xml:space="preserve">lakes </w:t>
        </w:r>
      </w:ins>
      <w:ins w:id="279" w:author="Meyer, Michael Frederick" w:date="2020-09-04T18:02:00Z">
        <w:r w:rsidR="00725D40">
          <w:rPr>
            <w:rFonts w:ascii="Times New Roman" w:eastAsia="Times New Roman" w:hAnsi="Times New Roman" w:cs="Times New Roman"/>
            <w:sz w:val="24"/>
            <w:szCs w:val="24"/>
          </w:rPr>
          <w:t xml:space="preserve">tend to have </w:t>
        </w:r>
      </w:ins>
      <w:ins w:id="280" w:author="Meyer, Michael Frederick" w:date="2020-09-04T17:58:00Z">
        <w:r w:rsidR="00725D40">
          <w:rPr>
            <w:rFonts w:ascii="Times New Roman" w:eastAsia="Times New Roman" w:hAnsi="Times New Roman" w:cs="Times New Roman"/>
            <w:sz w:val="24"/>
            <w:szCs w:val="24"/>
          </w:rPr>
          <w:t xml:space="preserve">longer </w:t>
        </w:r>
      </w:ins>
      <w:ins w:id="281" w:author="Meyer, Michael Frederick" w:date="2020-09-04T17:56:00Z">
        <w:r w:rsidR="00ED3878">
          <w:rPr>
            <w:rFonts w:ascii="Times New Roman" w:eastAsia="Times New Roman" w:hAnsi="Times New Roman" w:cs="Times New Roman"/>
            <w:sz w:val="24"/>
            <w:szCs w:val="24"/>
          </w:rPr>
          <w:t>hydraulic residence time</w:t>
        </w:r>
      </w:ins>
      <w:ins w:id="282" w:author="Meyer, Michael Frederick" w:date="2020-09-04T18:02:00Z">
        <w:r w:rsidR="00725D40">
          <w:rPr>
            <w:rFonts w:ascii="Times New Roman" w:eastAsia="Times New Roman" w:hAnsi="Times New Roman" w:cs="Times New Roman"/>
            <w:sz w:val="24"/>
            <w:szCs w:val="24"/>
          </w:rPr>
          <w:t>s</w:t>
        </w:r>
      </w:ins>
      <w:ins w:id="283" w:author="Meyer, Michael Frederick" w:date="2020-09-04T17:56:00Z">
        <w:r w:rsidR="00ED3878">
          <w:rPr>
            <w:rFonts w:ascii="Times New Roman" w:eastAsia="Times New Roman" w:hAnsi="Times New Roman" w:cs="Times New Roman"/>
            <w:sz w:val="24"/>
            <w:szCs w:val="24"/>
          </w:rPr>
          <w:t xml:space="preserve"> relative to </w:t>
        </w:r>
      </w:ins>
      <w:r w:rsidR="00C332CF">
        <w:rPr>
          <w:rFonts w:ascii="Times New Roman" w:eastAsia="Times New Roman" w:hAnsi="Times New Roman" w:cs="Times New Roman"/>
          <w:sz w:val="24"/>
          <w:szCs w:val="24"/>
        </w:rPr>
        <w:t>rivers and streams</w:t>
      </w:r>
      <w:ins w:id="284" w:author="Meyer, Michael Frederick" w:date="2020-09-04T18:02:00Z">
        <w:r w:rsidR="00725D40">
          <w:rPr>
            <w:rFonts w:ascii="Times New Roman" w:eastAsia="Times New Roman" w:hAnsi="Times New Roman" w:cs="Times New Roman"/>
            <w:sz w:val="24"/>
            <w:szCs w:val="24"/>
          </w:rPr>
          <w:t>,</w:t>
        </w:r>
      </w:ins>
      <w:ins w:id="285" w:author="Meyer, Michael Frederick" w:date="2020-09-04T17:56:00Z">
        <w:r w:rsidR="00ED3878">
          <w:rPr>
            <w:rFonts w:ascii="Times New Roman" w:eastAsia="Times New Roman" w:hAnsi="Times New Roman" w:cs="Times New Roman"/>
            <w:sz w:val="24"/>
            <w:szCs w:val="24"/>
          </w:rPr>
          <w:t xml:space="preserve"> </w:t>
        </w:r>
      </w:ins>
      <w:ins w:id="286" w:author="Meyer, Michael Frederick" w:date="2020-09-07T14:35:00Z">
        <w:r w:rsidR="00D60710">
          <w:rPr>
            <w:rFonts w:ascii="Times New Roman" w:eastAsia="Times New Roman" w:hAnsi="Times New Roman" w:cs="Times New Roman"/>
            <w:sz w:val="24"/>
            <w:szCs w:val="24"/>
          </w:rPr>
          <w:t>pollutants</w:t>
        </w:r>
      </w:ins>
      <w:ins w:id="287" w:author="Meyer, Michael Frederick" w:date="2020-09-04T17:56:00Z">
        <w:r w:rsidR="00ED3878">
          <w:rPr>
            <w:rFonts w:ascii="Times New Roman" w:eastAsia="Times New Roman" w:hAnsi="Times New Roman" w:cs="Times New Roman"/>
            <w:sz w:val="24"/>
            <w:szCs w:val="24"/>
          </w:rPr>
          <w:t xml:space="preserve"> </w:t>
        </w:r>
      </w:ins>
      <w:ins w:id="288" w:author="Meyer, Michael Frederick" w:date="2020-09-04T18:02:00Z">
        <w:r w:rsidR="00725D40">
          <w:rPr>
            <w:rFonts w:ascii="Times New Roman" w:eastAsia="Times New Roman" w:hAnsi="Times New Roman" w:cs="Times New Roman"/>
            <w:sz w:val="24"/>
            <w:szCs w:val="24"/>
          </w:rPr>
          <w:t>may be more prone to</w:t>
        </w:r>
      </w:ins>
      <w:ins w:id="289" w:author="Meyer, Michael Frederick" w:date="2020-09-04T17:57:00Z">
        <w:r w:rsidR="00ED3878">
          <w:rPr>
            <w:rFonts w:ascii="Times New Roman" w:eastAsia="Times New Roman" w:hAnsi="Times New Roman" w:cs="Times New Roman"/>
            <w:sz w:val="24"/>
            <w:szCs w:val="24"/>
          </w:rPr>
          <w:t xml:space="preserve"> </w:t>
        </w:r>
      </w:ins>
      <w:ins w:id="290" w:author="Meyer, Michael Frederick" w:date="2020-09-04T18:00:00Z">
        <w:r w:rsidR="00725D40">
          <w:rPr>
            <w:rFonts w:ascii="Times New Roman" w:eastAsia="Times New Roman" w:hAnsi="Times New Roman" w:cs="Times New Roman"/>
            <w:sz w:val="24"/>
            <w:szCs w:val="24"/>
          </w:rPr>
          <w:t>accumulate</w:t>
        </w:r>
      </w:ins>
      <w:ins w:id="291" w:author="Meyer, Michael Frederick" w:date="2020-09-07T14:37:00Z">
        <w:r w:rsidR="00D60710">
          <w:rPr>
            <w:rFonts w:ascii="Times New Roman" w:eastAsia="Times New Roman" w:hAnsi="Times New Roman" w:cs="Times New Roman"/>
            <w:sz w:val="24"/>
            <w:szCs w:val="24"/>
          </w:rPr>
          <w:t xml:space="preserve"> </w:t>
        </w:r>
      </w:ins>
      <w:ins w:id="292" w:author="Meyer, Michael Frederick" w:date="2020-09-07T14:41:00Z">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ins>
      <w:r w:rsidR="00D60710">
        <w:rPr>
          <w:rFonts w:ascii="Times New Roman" w:eastAsia="Times New Roman" w:hAnsi="Times New Roman" w:cs="Times New Roman"/>
          <w:sz w:val="24"/>
          <w:szCs w:val="24"/>
        </w:rPr>
        <w:fldChar w:fldCharType="separate"/>
      </w:r>
      <w:ins w:id="293" w:author="Meyer, Michael Frederick" w:date="2020-09-07T14:41:00Z">
        <w:r w:rsidR="00D60710" w:rsidRPr="00D60710">
          <w:rPr>
            <w:rFonts w:ascii="Times New Roman" w:hAnsi="Times New Roman" w:cs="Times New Roman"/>
            <w:sz w:val="24"/>
            <w:rPrChange w:id="294" w:author="Meyer, Michael Frederick" w:date="2020-09-07T14:41:00Z">
              <w:rPr/>
            </w:rPrChange>
          </w:rPr>
          <w:t>(Yang et al. 2018; Meyer et al. 2019)</w:t>
        </w:r>
        <w:r w:rsidR="00D60710">
          <w:rPr>
            <w:rFonts w:ascii="Times New Roman" w:eastAsia="Times New Roman" w:hAnsi="Times New Roman" w:cs="Times New Roman"/>
            <w:sz w:val="24"/>
            <w:szCs w:val="24"/>
          </w:rPr>
          <w:fldChar w:fldCharType="end"/>
        </w:r>
      </w:ins>
      <w:ins w:id="295" w:author="Meyer, Michael Frederick" w:date="2020-09-04T18:03:00Z">
        <w:r w:rsidR="00725D40">
          <w:rPr>
            <w:rFonts w:ascii="Times New Roman" w:eastAsia="Times New Roman" w:hAnsi="Times New Roman" w:cs="Times New Roman"/>
            <w:sz w:val="24"/>
            <w:szCs w:val="24"/>
          </w:rPr>
          <w:t>.</w:t>
        </w:r>
      </w:ins>
      <w:ins w:id="296" w:author="Meyer, Michael Frederick" w:date="2020-09-04T17:57:00Z">
        <w:r w:rsidR="00ED3878">
          <w:rPr>
            <w:rFonts w:ascii="Times New Roman" w:eastAsia="Times New Roman" w:hAnsi="Times New Roman" w:cs="Times New Roman"/>
            <w:sz w:val="24"/>
            <w:szCs w:val="24"/>
          </w:rPr>
          <w:t xml:space="preserve"> </w:t>
        </w:r>
      </w:ins>
      <w:ins w:id="297" w:author="Meyer, Michael Frederick" w:date="2020-09-07T14:49:00Z">
        <w:r w:rsidR="00FB2203">
          <w:rPr>
            <w:rFonts w:ascii="Times New Roman" w:eastAsia="Times New Roman" w:hAnsi="Times New Roman" w:cs="Times New Roman"/>
            <w:sz w:val="24"/>
            <w:szCs w:val="24"/>
          </w:rPr>
          <w:t>In the case of our data</w:t>
        </w:r>
      </w:ins>
      <w:ins w:id="298" w:author="Meyer, Michael Frederick" w:date="2020-09-07T14:37:00Z">
        <w:r w:rsidR="00D60710">
          <w:rPr>
            <w:rFonts w:ascii="Times New Roman" w:eastAsia="Times New Roman" w:hAnsi="Times New Roman" w:cs="Times New Roman"/>
            <w:sz w:val="24"/>
            <w:szCs w:val="24"/>
          </w:rPr>
          <w:t>, c</w:t>
        </w:r>
      </w:ins>
      <w:ins w:id="299" w:author="Meyer, Michael Frederick" w:date="2020-09-04T17:59:00Z">
        <w:r w:rsidR="00725D40">
          <w:rPr>
            <w:rFonts w:ascii="Times New Roman" w:eastAsia="Times New Roman" w:hAnsi="Times New Roman" w:cs="Times New Roman"/>
            <w:sz w:val="24"/>
            <w:szCs w:val="24"/>
          </w:rPr>
          <w:t xml:space="preserve">omparing </w:t>
        </w:r>
      </w:ins>
      <w:ins w:id="300" w:author="Meyer, Michael Frederick" w:date="2020-09-07T14:45:00Z">
        <w:r w:rsidR="00FB2203">
          <w:rPr>
            <w:rFonts w:ascii="Times New Roman" w:eastAsia="Times New Roman" w:hAnsi="Times New Roman" w:cs="Times New Roman"/>
            <w:sz w:val="24"/>
            <w:szCs w:val="24"/>
          </w:rPr>
          <w:t xml:space="preserve">contemporaneous </w:t>
        </w:r>
      </w:ins>
      <w:ins w:id="301" w:author="Meyer, Michael Frederick" w:date="2020-09-04T18:00:00Z">
        <w:r w:rsidR="00725D40">
          <w:rPr>
            <w:rFonts w:ascii="Times New Roman" w:eastAsia="Times New Roman" w:hAnsi="Times New Roman" w:cs="Times New Roman"/>
            <w:sz w:val="24"/>
            <w:szCs w:val="24"/>
          </w:rPr>
          <w:t xml:space="preserve">littoral and pelagic </w:t>
        </w:r>
      </w:ins>
      <w:ins w:id="302" w:author="Meyer, Michael Frederick" w:date="2020-09-04T18:04:00Z">
        <w:r w:rsidR="00725D40">
          <w:rPr>
            <w:rFonts w:ascii="Times New Roman" w:eastAsia="Times New Roman" w:hAnsi="Times New Roman" w:cs="Times New Roman"/>
            <w:sz w:val="24"/>
            <w:szCs w:val="24"/>
          </w:rPr>
          <w:t>PPCP concentrations</w:t>
        </w:r>
      </w:ins>
      <w:ins w:id="303" w:author="Meyer, Michael Frederick" w:date="2020-09-04T18:00:00Z">
        <w:r w:rsidR="00725D40">
          <w:rPr>
            <w:rFonts w:ascii="Times New Roman" w:eastAsia="Times New Roman" w:hAnsi="Times New Roman" w:cs="Times New Roman"/>
            <w:sz w:val="24"/>
            <w:szCs w:val="24"/>
          </w:rPr>
          <w:t xml:space="preserve"> reveal</w:t>
        </w:r>
      </w:ins>
      <w:r w:rsidR="00C332CF">
        <w:rPr>
          <w:rFonts w:ascii="Times New Roman" w:eastAsia="Times New Roman" w:hAnsi="Times New Roman" w:cs="Times New Roman"/>
          <w:sz w:val="24"/>
          <w:szCs w:val="24"/>
        </w:rPr>
        <w:t>ed</w:t>
      </w:r>
      <w:ins w:id="304" w:author="Meyer, Michael Frederick" w:date="2020-09-07T14:42:00Z">
        <w:r w:rsidR="00D60710">
          <w:rPr>
            <w:rFonts w:ascii="Times New Roman" w:eastAsia="Times New Roman" w:hAnsi="Times New Roman" w:cs="Times New Roman"/>
            <w:sz w:val="24"/>
            <w:szCs w:val="24"/>
          </w:rPr>
          <w:t xml:space="preserve"> </w:t>
        </w:r>
      </w:ins>
      <w:ins w:id="305" w:author="Meyer, Michael Frederick" w:date="2020-09-07T14:49:00Z">
        <w:r w:rsidR="00FB2203">
          <w:rPr>
            <w:rFonts w:ascii="Times New Roman" w:eastAsia="Times New Roman" w:hAnsi="Times New Roman" w:cs="Times New Roman"/>
            <w:sz w:val="24"/>
            <w:szCs w:val="24"/>
          </w:rPr>
          <w:t xml:space="preserve">new </w:t>
        </w:r>
      </w:ins>
      <w:ins w:id="306" w:author="Meyer, Michael Frederick" w:date="2020-09-07T14:42:00Z">
        <w:r w:rsidR="00D60710">
          <w:rPr>
            <w:rFonts w:ascii="Times New Roman" w:eastAsia="Times New Roman" w:hAnsi="Times New Roman" w:cs="Times New Roman"/>
            <w:sz w:val="24"/>
            <w:szCs w:val="24"/>
          </w:rPr>
          <w:t>gradients</w:t>
        </w:r>
      </w:ins>
      <w:ins w:id="307" w:author="Meyer, Michael Frederick" w:date="2020-09-04T18:03:00Z">
        <w:r w:rsidR="00725D40">
          <w:rPr>
            <w:rFonts w:ascii="Times New Roman" w:eastAsia="Times New Roman" w:hAnsi="Times New Roman" w:cs="Times New Roman"/>
            <w:sz w:val="24"/>
            <w:szCs w:val="24"/>
          </w:rPr>
          <w:t>, as PPCPs</w:t>
        </w:r>
      </w:ins>
      <w:ins w:id="308" w:author="Meyer, Michael Frederick" w:date="2020-09-07T14:50:00Z">
        <w:r w:rsidR="00FB2203">
          <w:rPr>
            <w:rFonts w:ascii="Times New Roman" w:eastAsia="Times New Roman" w:hAnsi="Times New Roman" w:cs="Times New Roman"/>
            <w:sz w:val="24"/>
            <w:szCs w:val="24"/>
          </w:rPr>
          <w:t xml:space="preserve"> </w:t>
        </w:r>
      </w:ins>
      <w:r w:rsidR="00C332CF">
        <w:rPr>
          <w:rFonts w:ascii="Times New Roman" w:eastAsia="Times New Roman" w:hAnsi="Times New Roman" w:cs="Times New Roman"/>
          <w:sz w:val="24"/>
          <w:szCs w:val="24"/>
        </w:rPr>
        <w:t xml:space="preserve">were </w:t>
      </w:r>
      <w:ins w:id="309" w:author="Meyer, Michael Frederick" w:date="2020-09-04T18:03:00Z">
        <w:r w:rsidR="00725D40">
          <w:rPr>
            <w:rFonts w:ascii="Times New Roman" w:eastAsia="Times New Roman" w:hAnsi="Times New Roman" w:cs="Times New Roman"/>
            <w:sz w:val="24"/>
            <w:szCs w:val="24"/>
          </w:rPr>
          <w:t>degrade</w:t>
        </w:r>
      </w:ins>
      <w:ins w:id="310" w:author="Meyer, Michael Frederick" w:date="2020-09-07T14:50:00Z">
        <w:r w:rsidR="00FB2203">
          <w:rPr>
            <w:rFonts w:ascii="Times New Roman" w:eastAsia="Times New Roman" w:hAnsi="Times New Roman" w:cs="Times New Roman"/>
            <w:sz w:val="24"/>
            <w:szCs w:val="24"/>
          </w:rPr>
          <w:t>d</w:t>
        </w:r>
      </w:ins>
      <w:ins w:id="311" w:author="Meyer, Michael Frederick" w:date="2020-09-04T18:03:00Z">
        <w:r w:rsidR="00725D40">
          <w:rPr>
            <w:rFonts w:ascii="Times New Roman" w:eastAsia="Times New Roman" w:hAnsi="Times New Roman" w:cs="Times New Roman"/>
            <w:sz w:val="24"/>
            <w:szCs w:val="24"/>
          </w:rPr>
          <w:t xml:space="preserve">, metabolized </w:t>
        </w:r>
      </w:ins>
      <w:ins w:id="312" w:author="Meyer, Michael Frederick" w:date="2020-09-07T14:42:00Z">
        <w:r w:rsidR="00D60710">
          <w:rPr>
            <w:rFonts w:ascii="Times New Roman" w:eastAsia="Times New Roman" w:hAnsi="Times New Roman" w:cs="Times New Roman"/>
            <w:sz w:val="24"/>
            <w:szCs w:val="24"/>
          </w:rPr>
          <w:t xml:space="preserve">or accumulated </w:t>
        </w:r>
      </w:ins>
      <w:ins w:id="313" w:author="Meyer, Michael Frederick" w:date="2020-09-04T18:03:00Z">
        <w:r w:rsidR="00725D40">
          <w:rPr>
            <w:rFonts w:ascii="Times New Roman" w:eastAsia="Times New Roman" w:hAnsi="Times New Roman" w:cs="Times New Roman"/>
            <w:sz w:val="24"/>
            <w:szCs w:val="24"/>
          </w:rPr>
          <w:t>by biota, or di</w:t>
        </w:r>
      </w:ins>
      <w:ins w:id="314" w:author="Meyer, Michael Frederick" w:date="2020-09-04T18:04:00Z">
        <w:r w:rsidR="00725D40">
          <w:rPr>
            <w:rFonts w:ascii="Times New Roman" w:eastAsia="Times New Roman" w:hAnsi="Times New Roman" w:cs="Times New Roman"/>
            <w:sz w:val="24"/>
            <w:szCs w:val="24"/>
          </w:rPr>
          <w:t>ffuse</w:t>
        </w:r>
      </w:ins>
      <w:ins w:id="315" w:author="Meyer, Michael Frederick" w:date="2020-09-07T14:50:00Z">
        <w:r w:rsidR="00FB2203">
          <w:rPr>
            <w:rFonts w:ascii="Times New Roman" w:eastAsia="Times New Roman" w:hAnsi="Times New Roman" w:cs="Times New Roman"/>
            <w:sz w:val="24"/>
            <w:szCs w:val="24"/>
          </w:rPr>
          <w:t>d</w:t>
        </w:r>
      </w:ins>
      <w:ins w:id="316" w:author="Meyer, Michael Frederick" w:date="2020-09-04T18:04:00Z">
        <w:r w:rsidR="00725D40">
          <w:rPr>
            <w:rFonts w:ascii="Times New Roman" w:eastAsia="Times New Roman" w:hAnsi="Times New Roman" w:cs="Times New Roman"/>
            <w:sz w:val="24"/>
            <w:szCs w:val="24"/>
          </w:rPr>
          <w:t xml:space="preserve"> to </w:t>
        </w:r>
      </w:ins>
      <w:ins w:id="317" w:author="Meyer, Michael Frederick" w:date="2020-09-07T14:50:00Z">
        <w:r w:rsidR="00FB2203">
          <w:rPr>
            <w:rFonts w:ascii="Times New Roman" w:eastAsia="Times New Roman" w:hAnsi="Times New Roman" w:cs="Times New Roman"/>
            <w:sz w:val="24"/>
            <w:szCs w:val="24"/>
          </w:rPr>
          <w:t>undetectable</w:t>
        </w:r>
      </w:ins>
      <w:ins w:id="318" w:author="Meyer, Michael Frederick" w:date="2020-09-04T18:04:00Z">
        <w:r w:rsidR="00725D40">
          <w:rPr>
            <w:rFonts w:ascii="Times New Roman" w:eastAsia="Times New Roman" w:hAnsi="Times New Roman" w:cs="Times New Roman"/>
            <w:sz w:val="24"/>
            <w:szCs w:val="24"/>
          </w:rPr>
          <w:t xml:space="preserve"> concentrations.</w:t>
        </w:r>
      </w:ins>
      <w:ins w:id="319" w:author="Meyer, Michael Frederick" w:date="2020-09-07T14:42:00Z">
        <w:r w:rsidR="00D60710">
          <w:rPr>
            <w:rFonts w:ascii="Times New Roman" w:eastAsia="Times New Roman" w:hAnsi="Times New Roman" w:cs="Times New Roman"/>
            <w:sz w:val="24"/>
            <w:szCs w:val="24"/>
          </w:rPr>
          <w:t xml:space="preserve"> </w:t>
        </w:r>
      </w:ins>
      <w:ins w:id="320" w:author="Meyer, Michael Frederick" w:date="2020-09-07T14:50:00Z">
        <w:r w:rsidR="00FB2203">
          <w:rPr>
            <w:rFonts w:ascii="Times New Roman" w:eastAsia="Times New Roman" w:hAnsi="Times New Roman" w:cs="Times New Roman"/>
            <w:sz w:val="24"/>
            <w:szCs w:val="24"/>
          </w:rPr>
          <w:t>In</w:t>
        </w:r>
      </w:ins>
      <w:ins w:id="321" w:author="Meyer, Michael Frederick" w:date="2020-09-07T14:51:00Z">
        <w:r w:rsidR="00FB2203">
          <w:rPr>
            <w:rFonts w:ascii="Times New Roman" w:eastAsia="Times New Roman" w:hAnsi="Times New Roman" w:cs="Times New Roman"/>
            <w:sz w:val="24"/>
            <w:szCs w:val="24"/>
          </w:rPr>
          <w:t xml:space="preserve"> the context of the entire lake</w:t>
        </w:r>
      </w:ins>
      <w:ins w:id="322" w:author="Meyer, Michael Frederick" w:date="2020-09-07T14:42:00Z">
        <w:r w:rsidR="00D60710">
          <w:rPr>
            <w:rFonts w:ascii="Times New Roman" w:eastAsia="Times New Roman" w:hAnsi="Times New Roman" w:cs="Times New Roman"/>
            <w:sz w:val="24"/>
            <w:szCs w:val="24"/>
          </w:rPr>
          <w:t xml:space="preserve">, analyses of sediments have shown how </w:t>
        </w:r>
      </w:ins>
      <w:ins w:id="323" w:author="Meyer, Michael Frederick" w:date="2020-09-07T14:43:00Z">
        <w:r w:rsidR="00FB2203">
          <w:rPr>
            <w:rFonts w:ascii="Times New Roman" w:eastAsia="Times New Roman" w:hAnsi="Times New Roman" w:cs="Times New Roman"/>
            <w:sz w:val="24"/>
            <w:szCs w:val="24"/>
          </w:rPr>
          <w:t>PPCPs</w:t>
        </w:r>
      </w:ins>
      <w:ins w:id="324" w:author="Meyer, Michael Frederick" w:date="2020-09-07T14:45:00Z">
        <w:r w:rsidR="00FB2203">
          <w:rPr>
            <w:rFonts w:ascii="Times New Roman" w:eastAsia="Times New Roman" w:hAnsi="Times New Roman" w:cs="Times New Roman"/>
            <w:sz w:val="24"/>
            <w:szCs w:val="24"/>
          </w:rPr>
          <w:t xml:space="preserve"> can remain within lake systems for decades</w:t>
        </w:r>
      </w:ins>
      <w:ins w:id="325" w:author="Meyer, Michael Frederick" w:date="2020-09-07T14:46:00Z">
        <w:r w:rsidR="00FB2203">
          <w:rPr>
            <w:rFonts w:ascii="Times New Roman" w:eastAsia="Times New Roman" w:hAnsi="Times New Roman" w:cs="Times New Roman"/>
            <w:sz w:val="24"/>
            <w:szCs w:val="24"/>
          </w:rPr>
          <w:t xml:space="preserve">, thereby enabling researchers to reconstruct histories of </w:t>
        </w:r>
      </w:ins>
      <w:ins w:id="326" w:author="Meyer, Michael Frederick" w:date="2020-09-07T14:54:00Z">
        <w:r w:rsidR="00FB2203">
          <w:rPr>
            <w:rFonts w:ascii="Times New Roman" w:eastAsia="Times New Roman" w:hAnsi="Times New Roman" w:cs="Times New Roman"/>
            <w:sz w:val="24"/>
            <w:szCs w:val="24"/>
          </w:rPr>
          <w:t>wast</w:t>
        </w:r>
      </w:ins>
      <w:ins w:id="327" w:author="Meyer, Michael Frederick" w:date="2020-09-07T14:55:00Z">
        <w:r w:rsidR="00FB2203">
          <w:rPr>
            <w:rFonts w:ascii="Times New Roman" w:eastAsia="Times New Roman" w:hAnsi="Times New Roman" w:cs="Times New Roman"/>
            <w:sz w:val="24"/>
            <w:szCs w:val="24"/>
          </w:rPr>
          <w:t>ewater</w:t>
        </w:r>
      </w:ins>
      <w:ins w:id="328" w:author="Meyer, Michael Frederick" w:date="2020-09-07T14:46:00Z">
        <w:r w:rsidR="00FB2203">
          <w:rPr>
            <w:rFonts w:ascii="Times New Roman" w:eastAsia="Times New Roman" w:hAnsi="Times New Roman" w:cs="Times New Roman"/>
            <w:sz w:val="24"/>
            <w:szCs w:val="24"/>
          </w:rPr>
          <w:t xml:space="preserve"> </w:t>
        </w:r>
      </w:ins>
      <w:ins w:id="329" w:author="Meyer, Michael Frederick" w:date="2020-09-07T14:55:00Z">
        <w:r w:rsidR="00FB2203">
          <w:rPr>
            <w:rFonts w:ascii="Times New Roman" w:eastAsia="Times New Roman" w:hAnsi="Times New Roman" w:cs="Times New Roman"/>
            <w:sz w:val="24"/>
            <w:szCs w:val="24"/>
          </w:rPr>
          <w:t>pollution</w:t>
        </w:r>
      </w:ins>
      <w:ins w:id="330" w:author="Meyer, Michael Frederick" w:date="2020-09-07T14:46:00Z">
        <w:r w:rsidR="00FB2203">
          <w:rPr>
            <w:rFonts w:ascii="Times New Roman" w:eastAsia="Times New Roman" w:hAnsi="Times New Roman" w:cs="Times New Roman"/>
            <w:sz w:val="24"/>
            <w:szCs w:val="24"/>
          </w:rPr>
          <w:t xml:space="preserve"> in a system</w:t>
        </w:r>
      </w:ins>
      <w:ins w:id="331" w:author="Meyer, Michael Frederick" w:date="2020-09-07T14:51:00Z">
        <w:r w:rsidR="00FB2203">
          <w:rPr>
            <w:rFonts w:ascii="Times New Roman" w:eastAsia="Times New Roman" w:hAnsi="Times New Roman" w:cs="Times New Roman"/>
            <w:sz w:val="24"/>
            <w:szCs w:val="24"/>
          </w:rPr>
          <w:t xml:space="preserve"> </w:t>
        </w:r>
      </w:ins>
      <w:ins w:id="332" w:author="Meyer, Michael Frederick" w:date="2020-09-07T14:54:00Z">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ins>
      <w:r w:rsidR="00FB2203">
        <w:rPr>
          <w:rFonts w:ascii="Times New Roman" w:eastAsia="Times New Roman" w:hAnsi="Times New Roman" w:cs="Times New Roman"/>
          <w:sz w:val="24"/>
          <w:szCs w:val="24"/>
        </w:rPr>
        <w:fldChar w:fldCharType="separate"/>
      </w:r>
      <w:ins w:id="333" w:author="Meyer, Michael Frederick" w:date="2020-09-07T14:54:00Z">
        <w:r w:rsidR="00FB2203" w:rsidRPr="00FB2203">
          <w:rPr>
            <w:rFonts w:ascii="Times New Roman" w:hAnsi="Times New Roman" w:cs="Times New Roman"/>
            <w:sz w:val="24"/>
            <w:rPrChange w:id="334" w:author="Meyer, Michael Frederick" w:date="2020-09-07T14:54:00Z">
              <w:rPr/>
            </w:rPrChange>
          </w:rPr>
          <w:t>(Czekalski et al. 2015; Yang et al. 2018)</w:t>
        </w:r>
        <w:r w:rsidR="00FB2203">
          <w:rPr>
            <w:rFonts w:ascii="Times New Roman" w:eastAsia="Times New Roman" w:hAnsi="Times New Roman" w:cs="Times New Roman"/>
            <w:sz w:val="24"/>
            <w:szCs w:val="24"/>
          </w:rPr>
          <w:fldChar w:fldCharType="end"/>
        </w:r>
      </w:ins>
      <w:ins w:id="335" w:author="Meyer, Michael Frederick" w:date="2020-09-07T14:51:00Z">
        <w:r w:rsidR="00FB2203">
          <w:rPr>
            <w:rFonts w:ascii="Times New Roman" w:eastAsia="Times New Roman" w:hAnsi="Times New Roman" w:cs="Times New Roman"/>
            <w:sz w:val="24"/>
            <w:szCs w:val="24"/>
          </w:rPr>
          <w:t>.</w:t>
        </w:r>
      </w:ins>
      <w:ins w:id="336" w:author="Meyer, Michael Frederick" w:date="2020-09-07T14:59:00Z">
        <w:r w:rsidR="006F60DC">
          <w:rPr>
            <w:rFonts w:ascii="Times New Roman" w:eastAsia="Times New Roman" w:hAnsi="Times New Roman" w:cs="Times New Roman"/>
            <w:sz w:val="24"/>
            <w:szCs w:val="24"/>
          </w:rPr>
          <w:t xml:space="preserve"> </w:t>
        </w:r>
      </w:ins>
    </w:p>
    <w:p w14:paraId="21806146" w14:textId="77777777" w:rsidR="006F60DC" w:rsidRDefault="006F60DC" w:rsidP="00383BCD">
      <w:pPr>
        <w:rPr>
          <w:ins w:id="337" w:author="Meyer, Michael Frederick" w:date="2020-09-07T14:59:00Z"/>
          <w:rFonts w:ascii="Times New Roman" w:eastAsia="Times New Roman" w:hAnsi="Times New Roman" w:cs="Times New Roman"/>
          <w:sz w:val="24"/>
          <w:szCs w:val="24"/>
        </w:rPr>
      </w:pPr>
    </w:p>
    <w:p w14:paraId="44DD3027" w14:textId="0801186C" w:rsidR="00224E1E" w:rsidRDefault="006F60DC" w:rsidP="00383BCD">
      <w:pPr>
        <w:rPr>
          <w:rFonts w:ascii="Times New Roman" w:eastAsia="Times New Roman" w:hAnsi="Times New Roman" w:cs="Times New Roman"/>
          <w:sz w:val="24"/>
          <w:szCs w:val="24"/>
        </w:rPr>
      </w:pPr>
      <w:commentRangeStart w:id="338"/>
      <w:commentRangeStart w:id="339"/>
      <w:ins w:id="340" w:author="Meyer, Michael Frederick" w:date="2020-09-07T14:59:00Z">
        <w:r>
          <w:rPr>
            <w:rFonts w:ascii="Times New Roman" w:eastAsia="Times New Roman" w:hAnsi="Times New Roman" w:cs="Times New Roman"/>
            <w:sz w:val="24"/>
            <w:szCs w:val="24"/>
          </w:rPr>
          <w:lastRenderedPageBreak/>
          <w:t xml:space="preserve">Investigating </w:t>
        </w:r>
      </w:ins>
      <w:commentRangeEnd w:id="338"/>
      <w:ins w:id="341" w:author="Meyer, Michael Frederick" w:date="2020-09-07T15:02:00Z">
        <w:r>
          <w:rPr>
            <w:rStyle w:val="CommentReference"/>
          </w:rPr>
          <w:commentReference w:id="338"/>
        </w:r>
      </w:ins>
      <w:commentRangeEnd w:id="339"/>
      <w:ins w:id="342" w:author="Meyer, Michael Frederick" w:date="2020-09-07T15:03:00Z">
        <w:r>
          <w:rPr>
            <w:rStyle w:val="CommentReference"/>
          </w:rPr>
          <w:commentReference w:id="339"/>
        </w:r>
      </w:ins>
      <w:ins w:id="343" w:author="Meyer, Michael Frederick" w:date="2020-09-07T14:59:00Z">
        <w:r>
          <w:rPr>
            <w:rFonts w:ascii="Times New Roman" w:eastAsia="Times New Roman" w:hAnsi="Times New Roman" w:cs="Times New Roman"/>
            <w:sz w:val="24"/>
            <w:szCs w:val="24"/>
          </w:rPr>
          <w:t xml:space="preserve">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ins>
      <w:r w:rsidR="0025547E">
        <w:rPr>
          <w:rFonts w:ascii="Times New Roman" w:eastAsia="Times New Roman" w:hAnsi="Times New Roman" w:cs="Times New Roman"/>
          <w:sz w:val="24"/>
          <w:szCs w:val="24"/>
        </w:rPr>
        <w:t>how</w:t>
      </w:r>
      <w:ins w:id="344" w:author="Meyer, Michael Frederick" w:date="2020-09-07T14:59:00Z">
        <w:r>
          <w:rPr>
            <w:rFonts w:ascii="Times New Roman" w:eastAsia="Times New Roman" w:hAnsi="Times New Roman" w:cs="Times New Roman"/>
            <w:sz w:val="24"/>
            <w:szCs w:val="24"/>
          </w:rPr>
          <w:t xml:space="preserve"> ecological communities respond differently </w:t>
        </w:r>
      </w:ins>
      <w:r w:rsidR="0025547E">
        <w:rPr>
          <w:rFonts w:ascii="Times New Roman" w:eastAsia="Times New Roman" w:hAnsi="Times New Roman" w:cs="Times New Roman"/>
          <w:sz w:val="24"/>
          <w:szCs w:val="24"/>
        </w:rPr>
        <w:t xml:space="preserve">not only to sewage but also the </w:t>
      </w:r>
      <w:ins w:id="345" w:author="Meyer, Michael Frederick" w:date="2020-09-07T14:59:00Z">
        <w:r>
          <w:rPr>
            <w:rFonts w:ascii="Times New Roman" w:eastAsia="Times New Roman" w:hAnsi="Times New Roman" w:cs="Times New Roman"/>
            <w:sz w:val="24"/>
            <w:szCs w:val="24"/>
          </w:rPr>
          <w:t>PPCP</w:t>
        </w:r>
      </w:ins>
      <w:r w:rsidR="0025547E">
        <w:rPr>
          <w:rFonts w:ascii="Times New Roman" w:eastAsia="Times New Roman" w:hAnsi="Times New Roman" w:cs="Times New Roman"/>
          <w:sz w:val="24"/>
          <w:szCs w:val="24"/>
        </w:rPr>
        <w:t>s</w:t>
      </w:r>
      <w:ins w:id="346" w:author="Meyer, Michael Frederick" w:date="2020-09-07T15:00:00Z">
        <w:r>
          <w:rPr>
            <w:rFonts w:ascii="Times New Roman" w:eastAsia="Times New Roman" w:hAnsi="Times New Roman" w:cs="Times New Roman"/>
            <w:sz w:val="24"/>
            <w:szCs w:val="24"/>
          </w:rPr>
          <w:t xml:space="preserve"> </w:t>
        </w:r>
      </w:ins>
      <w:r w:rsidR="0025547E">
        <w:rPr>
          <w:rFonts w:ascii="Times New Roman" w:eastAsia="Times New Roman" w:hAnsi="Times New Roman" w:cs="Times New Roman"/>
          <w:sz w:val="24"/>
          <w:szCs w:val="24"/>
        </w:rPr>
        <w:t>themselves</w:t>
      </w:r>
      <w:ins w:id="347" w:author="Meyer, Michael Frederick" w:date="2020-09-07T15:00:00Z">
        <w:r>
          <w:rPr>
            <w:rFonts w:ascii="Times New Roman" w:eastAsia="Times New Roman" w:hAnsi="Times New Roman" w:cs="Times New Roman"/>
            <w:sz w:val="24"/>
            <w:szCs w:val="24"/>
          </w:rPr>
          <w:t>.</w:t>
        </w:r>
      </w:ins>
      <w:ins w:id="348" w:author="Meyer, Michael Frederick" w:date="2020-09-07T14:59:00Z">
        <w:r>
          <w:rPr>
            <w:rFonts w:ascii="Times New Roman" w:eastAsia="Times New Roman" w:hAnsi="Times New Roman" w:cs="Times New Roman"/>
            <w:sz w:val="24"/>
            <w:szCs w:val="24"/>
          </w:rPr>
          <w:t xml:space="preserve"> </w:t>
        </w:r>
      </w:ins>
      <w:ins w:id="349" w:author="Meyer, Michael Frederick" w:date="2020-09-07T15:00:00Z">
        <w:r>
          <w:rPr>
            <w:rFonts w:ascii="Times New Roman" w:eastAsia="Times New Roman" w:hAnsi="Times New Roman" w:cs="Times New Roman"/>
            <w:sz w:val="24"/>
            <w:szCs w:val="24"/>
          </w:rPr>
          <w:t>While we focus on PPCPs as indicators of sewage,</w:t>
        </w:r>
      </w:ins>
      <w:ins w:id="350" w:author="Meyer, Michael Frederick" w:date="2020-09-04T17:57:00Z">
        <w:r w:rsidR="00ED3878">
          <w:rPr>
            <w:rFonts w:ascii="Times New Roman" w:eastAsia="Times New Roman" w:hAnsi="Times New Roman" w:cs="Times New Roman"/>
            <w:sz w:val="24"/>
            <w:szCs w:val="24"/>
          </w:rPr>
          <w:t xml:space="preserve"> </w:t>
        </w:r>
      </w:ins>
      <w:ins w:id="351" w:author="Meyer, Michael Frederick" w:date="2020-09-07T15:01:00Z">
        <w:r>
          <w:rPr>
            <w:rFonts w:ascii="Times New Roman" w:eastAsia="Times New Roman" w:hAnsi="Times New Roman" w:cs="Times New Roman"/>
            <w:sz w:val="24"/>
            <w:szCs w:val="24"/>
          </w:rPr>
          <w:t xml:space="preserve">previous studies have shown that PPCPs, even at concentrations we observed in Lake Baikal, can elicit biological responses from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w:t>
        </w:r>
      </w:ins>
      <w:ins w:id="352" w:author="Meyer, Michael Frederick" w:date="2020-09-07T15:02:00Z">
        <w:r>
          <w:rPr>
            <w:rFonts w:ascii="Times New Roman" w:eastAsia="Times New Roman" w:hAnsi="Times New Roman" w:cs="Times New Roman"/>
            <w:sz w:val="24"/>
            <w:szCs w:val="24"/>
          </w:rPr>
          <w:t xml:space="preserve"> Although our study was not designed to evaluate the toxicological effects of PPCPs themselves, future studies could usefully address toxicological effects of PPCPs on nearshore Baikal biota</w:t>
        </w:r>
      </w:ins>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ins w:id="353" w:author="Meyer, Michael Frederick" w:date="2020-09-07T15:02:00Z">
        <w:r>
          <w:rPr>
            <w:rFonts w:ascii="Times New Roman" w:eastAsia="Times New Roman" w:hAnsi="Times New Roman" w:cs="Times New Roman"/>
            <w:sz w:val="24"/>
            <w:szCs w:val="24"/>
          </w:rPr>
          <w:t xml:space="preserve">. </w:t>
        </w:r>
      </w:ins>
      <w:del w:id="354" w:author="Meyer, Michael Frederick" w:date="2020-09-04T17:54:00Z">
        <w:r w:rsidR="00685D80" w:rsidDel="00ED3878">
          <w:rPr>
            <w:rFonts w:ascii="Times New Roman" w:eastAsia="Times New Roman" w:hAnsi="Times New Roman" w:cs="Times New Roman"/>
            <w:sz w:val="24"/>
            <w:szCs w:val="24"/>
          </w:rPr>
          <w:delText xml:space="preserve"> </w:delText>
        </w:r>
      </w:del>
      <w:del w:id="355" w:author="Meyer, Michael Frederick" w:date="2020-09-04T18:05:00Z">
        <w:r w:rsidR="00E11A7E" w:rsidDel="00725D40">
          <w:rPr>
            <w:rFonts w:ascii="Times New Roman" w:eastAsia="Times New Roman" w:hAnsi="Times New Roman" w:cs="Times New Roman"/>
            <w:sz w:val="24"/>
            <w:szCs w:val="24"/>
          </w:rPr>
          <w:delText xml:space="preserve">With longer hydraulic residence times, </w:delText>
        </w:r>
      </w:del>
      <w:del w:id="356" w:author="Meyer, Michael Frederick" w:date="2020-08-27T17:16:00Z">
        <w:r w:rsidR="00E11A7E" w:rsidDel="0055131D">
          <w:rPr>
            <w:rFonts w:ascii="Times New Roman" w:eastAsia="Times New Roman" w:hAnsi="Times New Roman" w:cs="Times New Roman"/>
            <w:sz w:val="24"/>
            <w:szCs w:val="24"/>
          </w:rPr>
          <w:delText xml:space="preserve">PPCP distributions in </w:delText>
        </w:r>
      </w:del>
      <w:del w:id="357" w:author="Meyer, Michael Frederick" w:date="2020-09-04T18:05:00Z">
        <w:r w:rsidR="00E11A7E" w:rsidDel="00725D40">
          <w:rPr>
            <w:rFonts w:ascii="Times New Roman" w:eastAsia="Times New Roman" w:hAnsi="Times New Roman" w:cs="Times New Roman"/>
            <w:sz w:val="24"/>
            <w:szCs w:val="24"/>
          </w:rPr>
          <w:delText>lentic systems may differ from lotic environments</w:delText>
        </w:r>
      </w:del>
      <w:del w:id="358" w:author="Meyer, Michael Frederick" w:date="2020-09-04T17:50:00Z">
        <w:r w:rsidR="00E11A7E" w:rsidDel="00ED3878">
          <w:rPr>
            <w:rFonts w:ascii="Times New Roman" w:eastAsia="Times New Roman" w:hAnsi="Times New Roman" w:cs="Times New Roman"/>
            <w:sz w:val="24"/>
            <w:szCs w:val="24"/>
          </w:rPr>
          <w:delText>,</w:delText>
        </w:r>
      </w:del>
      <w:del w:id="359" w:author="Meyer, Michael Frederick" w:date="2020-09-04T18:05:00Z">
        <w:r w:rsidR="00E11A7E" w:rsidDel="00725D40">
          <w:rPr>
            <w:rFonts w:ascii="Times New Roman" w:eastAsia="Times New Roman" w:hAnsi="Times New Roman" w:cs="Times New Roman"/>
            <w:sz w:val="24"/>
            <w:szCs w:val="24"/>
          </w:rPr>
          <w:delText xml:space="preserve"> </w:delText>
        </w:r>
      </w:del>
      <w:del w:id="360" w:author="Meyer, Michael Frederick" w:date="2020-09-04T17:51:00Z">
        <w:r w:rsidR="00E11A7E" w:rsidDel="00ED3878">
          <w:rPr>
            <w:rFonts w:ascii="Times New Roman" w:eastAsia="Times New Roman" w:hAnsi="Times New Roman" w:cs="Times New Roman"/>
            <w:sz w:val="24"/>
            <w:szCs w:val="24"/>
          </w:rPr>
          <w:delText xml:space="preserve">as </w:delText>
        </w:r>
      </w:del>
      <w:del w:id="361" w:author="Meyer, Michael Frederick" w:date="2020-09-04T18:05:00Z">
        <w:r w:rsidR="00E11A7E" w:rsidDel="00725D40">
          <w:rPr>
            <w:rFonts w:ascii="Times New Roman" w:eastAsia="Times New Roman" w:hAnsi="Times New Roman" w:cs="Times New Roman"/>
            <w:sz w:val="24"/>
            <w:szCs w:val="24"/>
          </w:rPr>
          <w:delText xml:space="preserve">pollutants </w:delText>
        </w:r>
      </w:del>
      <w:del w:id="362" w:author="Meyer, Michael Frederick" w:date="2020-09-04T17:51:00Z">
        <w:r w:rsidR="00E11A7E" w:rsidDel="00ED3878">
          <w:rPr>
            <w:rFonts w:ascii="Times New Roman" w:eastAsia="Times New Roman" w:hAnsi="Times New Roman" w:cs="Times New Roman"/>
            <w:sz w:val="24"/>
            <w:szCs w:val="24"/>
          </w:rPr>
          <w:delText xml:space="preserve">within </w:delText>
        </w:r>
      </w:del>
      <w:del w:id="363" w:author="Meyer, Michael Frederick" w:date="2020-09-04T18:05:00Z">
        <w:r w:rsidR="00E11A7E" w:rsidDel="00725D40">
          <w:rPr>
            <w:rFonts w:ascii="Times New Roman" w:eastAsia="Times New Roman" w:hAnsi="Times New Roman" w:cs="Times New Roman"/>
            <w:sz w:val="24"/>
            <w:szCs w:val="24"/>
          </w:rPr>
          <w:delText xml:space="preserve">lakes may </w:delText>
        </w:r>
      </w:del>
      <w:del w:id="364" w:author="Meyer, Michael Frederick" w:date="2020-09-04T17:51:00Z">
        <w:r w:rsidR="00E11A7E" w:rsidDel="00ED3878">
          <w:rPr>
            <w:rFonts w:ascii="Times New Roman" w:eastAsia="Times New Roman" w:hAnsi="Times New Roman" w:cs="Times New Roman"/>
            <w:sz w:val="24"/>
            <w:szCs w:val="24"/>
          </w:rPr>
          <w:delText>be more prone</w:delText>
        </w:r>
      </w:del>
      <w:del w:id="365" w:author="Meyer, Michael Frederick" w:date="2020-09-04T18:05:00Z">
        <w:r w:rsidR="00E11A7E" w:rsidDel="00725D40">
          <w:rPr>
            <w:rFonts w:ascii="Times New Roman" w:eastAsia="Times New Roman" w:hAnsi="Times New Roman" w:cs="Times New Roman"/>
            <w:sz w:val="24"/>
            <w:szCs w:val="24"/>
          </w:rPr>
          <w:delText xml:space="preserve"> to </w:delText>
        </w:r>
      </w:del>
      <w:del w:id="366" w:author="Meyer, Michael Frederick" w:date="2020-09-04T17:51:00Z">
        <w:r w:rsidR="00E11A7E" w:rsidDel="00ED3878">
          <w:rPr>
            <w:rFonts w:ascii="Times New Roman" w:eastAsia="Times New Roman" w:hAnsi="Times New Roman" w:cs="Times New Roman"/>
            <w:sz w:val="24"/>
            <w:szCs w:val="24"/>
          </w:rPr>
          <w:delText xml:space="preserve">accumulate </w:delText>
        </w:r>
      </w:del>
      <w:del w:id="367" w:author="Meyer, Michael Frederick" w:date="2020-09-04T18:05:00Z">
        <w:r w:rsidR="00EC3D3F" w:rsidDel="00725D40">
          <w:rPr>
            <w:rFonts w:ascii="Times New Roman" w:eastAsia="Times New Roman" w:hAnsi="Times New Roman" w:cs="Times New Roman"/>
            <w:sz w:val="24"/>
            <w:szCs w:val="24"/>
          </w:rPr>
          <w:delText>in</w:delText>
        </w:r>
        <w:r w:rsidR="00E11A7E" w:rsidDel="00725D40">
          <w:rPr>
            <w:rFonts w:ascii="Times New Roman" w:eastAsia="Times New Roman" w:hAnsi="Times New Roman" w:cs="Times New Roman"/>
            <w:sz w:val="24"/>
            <w:szCs w:val="24"/>
          </w:rPr>
          <w:delText xml:space="preserve"> the nearshore before diffusing to undetectable concentrations offshore.</w:delText>
        </w:r>
        <w:r w:rsidR="008A7669" w:rsidDel="00725D40">
          <w:rPr>
            <w:rFonts w:ascii="Times New Roman" w:eastAsia="Times New Roman" w:hAnsi="Times New Roman" w:cs="Times New Roman"/>
            <w:sz w:val="24"/>
            <w:szCs w:val="24"/>
          </w:rPr>
          <w:delText xml:space="preserve"> </w:delText>
        </w:r>
      </w:del>
    </w:p>
    <w:p w14:paraId="16E6AEB6" w14:textId="79381C2D" w:rsidR="00E63B3C" w:rsidDel="008A3CBB" w:rsidRDefault="00E11A7E" w:rsidP="00383BCD">
      <w:pPr>
        <w:rPr>
          <w:del w:id="368" w:author="Meyer, Michael Frederick" w:date="2020-09-07T15:06:00Z"/>
          <w:rFonts w:ascii="Times New Roman" w:eastAsia="Times New Roman" w:hAnsi="Times New Roman" w:cs="Times New Roman"/>
          <w:sz w:val="24"/>
          <w:szCs w:val="24"/>
        </w:rPr>
      </w:pPr>
      <w:del w:id="369" w:author="Meyer, Michael Frederick" w:date="2020-09-07T15:06:00Z">
        <w:r w:rsidDel="008A3CBB">
          <w:rPr>
            <w:rFonts w:ascii="Times New Roman" w:eastAsia="Times New Roman" w:hAnsi="Times New Roman" w:cs="Times New Roman"/>
            <w:sz w:val="24"/>
            <w:szCs w:val="24"/>
          </w:rPr>
          <w:delText>W</w:delText>
        </w:r>
        <w:r w:rsidR="00224E1E" w:rsidDel="008A3CBB">
          <w:rPr>
            <w:rFonts w:ascii="Times New Roman" w:eastAsia="Times New Roman" w:hAnsi="Times New Roman" w:cs="Times New Roman"/>
            <w:sz w:val="24"/>
            <w:szCs w:val="24"/>
          </w:rPr>
          <w:delText>hile we use</w:delText>
        </w:r>
        <w:r w:rsidR="00EC3D3F" w:rsidDel="008A3CBB">
          <w:rPr>
            <w:rFonts w:ascii="Times New Roman" w:eastAsia="Times New Roman" w:hAnsi="Times New Roman" w:cs="Times New Roman"/>
            <w:sz w:val="24"/>
            <w:szCs w:val="24"/>
          </w:rPr>
          <w:delText>d</w:delText>
        </w:r>
        <w:r w:rsidR="00224E1E" w:rsidDel="008A3CBB">
          <w:rPr>
            <w:rFonts w:ascii="Times New Roman" w:eastAsia="Times New Roman" w:hAnsi="Times New Roman" w:cs="Times New Roman"/>
            <w:sz w:val="24"/>
            <w:szCs w:val="24"/>
          </w:rPr>
          <w:delText xml:space="preserve"> PPCPs as indicators of sewage, w</w:delText>
        </w:r>
        <w:r w:rsidDel="008A3CBB">
          <w:rPr>
            <w:rFonts w:ascii="Times New Roman" w:eastAsia="Times New Roman" w:hAnsi="Times New Roman" w:cs="Times New Roman"/>
            <w:sz w:val="24"/>
            <w:szCs w:val="24"/>
          </w:rPr>
          <w:delText>e do not, however, address how the PPCPs themselves may</w:delText>
        </w:r>
        <w:r w:rsidR="00224E1E" w:rsidDel="008A3CBB">
          <w:rPr>
            <w:rFonts w:ascii="Times New Roman" w:eastAsia="Times New Roman" w:hAnsi="Times New Roman" w:cs="Times New Roman"/>
            <w:sz w:val="24"/>
            <w:szCs w:val="24"/>
          </w:rPr>
          <w:delText xml:space="preserve"> operate as toxicants themselves and thus</w:delText>
        </w:r>
        <w:r w:rsidDel="008A3CBB">
          <w:rPr>
            <w:rFonts w:ascii="Times New Roman" w:eastAsia="Times New Roman" w:hAnsi="Times New Roman" w:cs="Times New Roman"/>
            <w:sz w:val="24"/>
            <w:szCs w:val="24"/>
          </w:rPr>
          <w:delText xml:space="preserve"> influence community dynamics. Previous studies have shown that PPCPs, even in minute concentrations (e.g., ng/L) can elicit biological responses</w:delText>
        </w:r>
        <w:r w:rsidR="00F979A0" w:rsidDel="008A3CBB">
          <w:rPr>
            <w:rFonts w:ascii="Times New Roman" w:eastAsia="Times New Roman" w:hAnsi="Times New Roman" w:cs="Times New Roman"/>
            <w:sz w:val="24"/>
            <w:szCs w:val="24"/>
          </w:rPr>
          <w:delText xml:space="preserve"> from physiological (e.g., Del Rosario et al., 2015) and behavioral (e.g., Brodin et al. 2013; </w:delText>
        </w:r>
        <w:r w:rsidR="00F979A0" w:rsidRPr="00F979A0" w:rsidDel="008A3CBB">
          <w:rPr>
            <w:rFonts w:ascii="Times New Roman" w:eastAsia="Times New Roman" w:hAnsi="Times New Roman" w:cs="Times New Roman"/>
            <w:sz w:val="24"/>
            <w:szCs w:val="24"/>
          </w:rPr>
          <w:delText>Dzieweczynski</w:delText>
        </w:r>
        <w:r w:rsidR="00F979A0" w:rsidDel="008A3CBB">
          <w:rPr>
            <w:rFonts w:ascii="Times New Roman" w:eastAsia="Times New Roman" w:hAnsi="Times New Roman" w:cs="Times New Roman"/>
            <w:sz w:val="24"/>
            <w:szCs w:val="24"/>
          </w:rPr>
          <w:delText xml:space="preserve"> et al., 2016) to food web</w:delText>
        </w:r>
        <w:r w:rsidR="003E64B9" w:rsidDel="008A3CBB">
          <w:rPr>
            <w:rFonts w:ascii="Times New Roman" w:eastAsia="Times New Roman" w:hAnsi="Times New Roman" w:cs="Times New Roman"/>
            <w:sz w:val="24"/>
            <w:szCs w:val="24"/>
          </w:rPr>
          <w:delText>s</w:delText>
        </w:r>
        <w:r w:rsidR="00F979A0" w:rsidDel="008A3CBB">
          <w:rPr>
            <w:rFonts w:ascii="Times New Roman" w:eastAsia="Times New Roman" w:hAnsi="Times New Roman" w:cs="Times New Roman"/>
            <w:sz w:val="24"/>
            <w:szCs w:val="24"/>
          </w:rPr>
          <w:delText xml:space="preserve"> (e.g., Lagesson et al., 2016; Richmond et al., 2018) and ecosystem</w:delText>
        </w:r>
        <w:r w:rsidR="003E64B9" w:rsidDel="008A3CBB">
          <w:rPr>
            <w:rFonts w:ascii="Times New Roman" w:eastAsia="Times New Roman" w:hAnsi="Times New Roman" w:cs="Times New Roman"/>
            <w:sz w:val="24"/>
            <w:szCs w:val="24"/>
          </w:rPr>
          <w:delText>s</w:delText>
        </w:r>
        <w:r w:rsidR="00F979A0" w:rsidDel="008A3CBB">
          <w:rPr>
            <w:rFonts w:ascii="Times New Roman" w:eastAsia="Times New Roman" w:hAnsi="Times New Roman" w:cs="Times New Roman"/>
            <w:sz w:val="24"/>
            <w:szCs w:val="24"/>
          </w:rPr>
          <w:delText xml:space="preserve"> (e.g., Rosi-Marshal et al., 2013). Although our study </w:delText>
        </w:r>
        <w:r w:rsidR="00224E1E" w:rsidDel="008A3CBB">
          <w:rPr>
            <w:rFonts w:ascii="Times New Roman" w:eastAsia="Times New Roman" w:hAnsi="Times New Roman" w:cs="Times New Roman"/>
            <w:sz w:val="24"/>
            <w:szCs w:val="24"/>
          </w:rPr>
          <w:delText>was not designed to evaluate</w:delText>
        </w:r>
        <w:r w:rsidR="003E20DA" w:rsidDel="008A3CBB">
          <w:rPr>
            <w:rFonts w:ascii="Times New Roman" w:eastAsia="Times New Roman" w:hAnsi="Times New Roman" w:cs="Times New Roman"/>
            <w:sz w:val="24"/>
            <w:szCs w:val="24"/>
          </w:rPr>
          <w:delText xml:space="preserve"> the toxicological effects</w:delText>
        </w:r>
        <w:r w:rsidR="00F979A0" w:rsidDel="008A3CBB">
          <w:rPr>
            <w:rFonts w:ascii="Times New Roman" w:eastAsia="Times New Roman" w:hAnsi="Times New Roman" w:cs="Times New Roman"/>
            <w:sz w:val="24"/>
            <w:szCs w:val="24"/>
          </w:rPr>
          <w:delText xml:space="preserve"> of PPCPs themselves, our data do demonstrate that PPCPs can </w:delText>
        </w:r>
        <w:r w:rsidR="00EC3D3F" w:rsidDel="008A3CBB">
          <w:rPr>
            <w:rFonts w:ascii="Times New Roman" w:eastAsia="Times New Roman" w:hAnsi="Times New Roman" w:cs="Times New Roman"/>
            <w:sz w:val="24"/>
            <w:szCs w:val="24"/>
          </w:rPr>
          <w:delText xml:space="preserve">be present </w:delText>
        </w:r>
        <w:r w:rsidR="00874EDD" w:rsidDel="008A3CBB">
          <w:rPr>
            <w:rFonts w:ascii="Times New Roman" w:eastAsia="Times New Roman" w:hAnsi="Times New Roman" w:cs="Times New Roman"/>
            <w:sz w:val="24"/>
            <w:szCs w:val="24"/>
          </w:rPr>
          <w:delText xml:space="preserve">in Baikal’s nearshore area to </w:delText>
        </w:r>
        <w:r w:rsidR="00FE35CB" w:rsidDel="008A3CBB">
          <w:rPr>
            <w:rFonts w:ascii="Times New Roman" w:eastAsia="Times New Roman" w:hAnsi="Times New Roman" w:cs="Times New Roman"/>
            <w:sz w:val="24"/>
            <w:szCs w:val="24"/>
          </w:rPr>
          <w:delText>ecologically deleterious concentrations</w:delText>
        </w:r>
        <w:r w:rsidR="00874EDD" w:rsidDel="008A3CBB">
          <w:rPr>
            <w:rFonts w:ascii="Times New Roman" w:eastAsia="Times New Roman" w:hAnsi="Times New Roman" w:cs="Times New Roman"/>
            <w:sz w:val="24"/>
            <w:szCs w:val="24"/>
          </w:rPr>
          <w:delText xml:space="preserve">. </w:delText>
        </w:r>
        <w:r w:rsidR="003E20DA" w:rsidDel="008A3CBB">
          <w:rPr>
            <w:rFonts w:ascii="Times New Roman" w:eastAsia="Times New Roman" w:hAnsi="Times New Roman" w:cs="Times New Roman"/>
            <w:sz w:val="24"/>
            <w:szCs w:val="24"/>
          </w:rPr>
          <w:delText>Thus</w:delText>
        </w:r>
        <w:r w:rsidR="003E64B9" w:rsidDel="008A3CBB">
          <w:rPr>
            <w:rFonts w:ascii="Times New Roman" w:eastAsia="Times New Roman" w:hAnsi="Times New Roman" w:cs="Times New Roman"/>
            <w:sz w:val="24"/>
            <w:szCs w:val="24"/>
          </w:rPr>
          <w:delText>,</w:delText>
        </w:r>
        <w:r w:rsidR="003E20DA" w:rsidDel="008A3CBB">
          <w:rPr>
            <w:rFonts w:ascii="Times New Roman" w:eastAsia="Times New Roman" w:hAnsi="Times New Roman" w:cs="Times New Roman"/>
            <w:sz w:val="24"/>
            <w:szCs w:val="24"/>
          </w:rPr>
          <w:delText xml:space="preserve"> future studies could usefully address toxicological effects of PPCPs on nearshore Baikal biota.</w:delText>
        </w:r>
      </w:del>
    </w:p>
    <w:p w14:paraId="42124162" w14:textId="77777777" w:rsidR="00685D80" w:rsidRDefault="00685D80" w:rsidP="00383BCD">
      <w:pPr>
        <w:rPr>
          <w:rFonts w:ascii="Times New Roman" w:eastAsia="Times New Roman" w:hAnsi="Times New Roman" w:cs="Times New Roman"/>
          <w:sz w:val="24"/>
          <w:szCs w:val="24"/>
        </w:rPr>
      </w:pPr>
    </w:p>
    <w:p w14:paraId="6FFBC599" w14:textId="72E8FA2F" w:rsidR="00645829" w:rsidRDefault="00645829" w:rsidP="00645829">
      <w:pPr>
        <w:rPr>
          <w:rFonts w:ascii="Times New Roman" w:eastAsia="Times New Roman" w:hAnsi="Times New Roman" w:cs="Times New Roman"/>
          <w:sz w:val="24"/>
          <w:szCs w:val="24"/>
        </w:rPr>
      </w:pPr>
      <w:commentRangeStart w:id="370"/>
      <w:commentRangeStart w:id="371"/>
      <w:r>
        <w:rPr>
          <w:rFonts w:ascii="Times New Roman" w:eastAsia="Times New Roman" w:hAnsi="Times New Roman" w:cs="Times New Roman"/>
          <w:sz w:val="24"/>
          <w:szCs w:val="24"/>
        </w:rPr>
        <w:t>In</w:t>
      </w:r>
      <w:commentRangeEnd w:id="370"/>
      <w:r w:rsidR="00EC3D3F">
        <w:rPr>
          <w:rStyle w:val="CommentReference"/>
        </w:rPr>
        <w:commentReference w:id="370"/>
      </w:r>
      <w:commentRangeEnd w:id="371"/>
      <w:r w:rsidR="008A3CBB">
        <w:rPr>
          <w:rStyle w:val="CommentReference"/>
        </w:rPr>
        <w:commentReference w:id="371"/>
      </w:r>
      <w:r>
        <w:rPr>
          <w:rFonts w:ascii="Times New Roman" w:eastAsia="Times New Roman" w:hAnsi="Times New Roman" w:cs="Times New Roman"/>
          <w:sz w:val="24"/>
          <w:szCs w:val="24"/>
        </w:rPr>
        <w:t xml:space="preserve"> contrast to PPCP </w:t>
      </w:r>
      <w:ins w:id="372" w:author="Meyer, Michael Frederick" w:date="2020-09-07T15:08:00Z">
        <w:r w:rsidR="008A3CBB">
          <w:rPr>
            <w:rFonts w:ascii="Times New Roman" w:eastAsia="Times New Roman" w:hAnsi="Times New Roman" w:cs="Times New Roman"/>
            <w:sz w:val="24"/>
            <w:szCs w:val="24"/>
          </w:rPr>
          <w:t xml:space="preserve">concentrations </w:t>
        </w:r>
      </w:ins>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del w:id="373" w:author="Meyer, Michael Frederick" w:date="2020-09-07T15:08:00Z">
        <w:r w:rsidDel="008A3CBB">
          <w:rPr>
            <w:rFonts w:ascii="Times New Roman" w:eastAsia="Times New Roman" w:hAnsi="Times New Roman" w:cs="Times New Roman"/>
            <w:sz w:val="24"/>
            <w:szCs w:val="24"/>
          </w:rPr>
          <w:delText xml:space="preserve"> </w:delText>
        </w:r>
      </w:del>
      <w:ins w:id="374" w:author="Meyer, Michael Frederick" w:date="2020-09-07T15:08:00Z">
        <w:r w:rsidR="008A3CBB">
          <w:rPr>
            <w:rFonts w:ascii="Times New Roman" w:eastAsia="Times New Roman" w:hAnsi="Times New Roman" w:cs="Times New Roman"/>
            <w:sz w:val="24"/>
            <w:szCs w:val="24"/>
          </w:rPr>
          <w:t xml:space="preserve"> values</w:t>
        </w:r>
      </w:ins>
      <w:del w:id="375" w:author="Meyer, Michael Frederick" w:date="2020-09-07T15:08:00Z">
        <w:r w:rsidDel="008A3CBB">
          <w:rPr>
            <w:rFonts w:ascii="Times New Roman" w:eastAsia="Times New Roman" w:hAnsi="Times New Roman" w:cs="Times New Roman"/>
            <w:sz w:val="24"/>
            <w:szCs w:val="24"/>
          </w:rPr>
          <w:delText>concentrations</w:delText>
        </w:r>
      </w:del>
      <w:r>
        <w:rPr>
          <w:rFonts w:ascii="Times New Roman" w:eastAsia="Times New Roman" w:hAnsi="Times New Roman" w:cs="Times New Roman"/>
          <w:sz w:val="24"/>
          <w:szCs w:val="24"/>
        </w:rPr>
        <w:t xml:space="preserve">, microplastics </w:t>
      </w:r>
      <w:del w:id="376" w:author="Meyer, Michael Frederick" w:date="2020-09-07T15:08:00Z">
        <w:r w:rsidDel="008A3CBB">
          <w:rPr>
            <w:rFonts w:ascii="Times New Roman" w:eastAsia="Times New Roman" w:hAnsi="Times New Roman" w:cs="Times New Roman"/>
            <w:sz w:val="24"/>
            <w:szCs w:val="24"/>
          </w:rPr>
          <w:delText xml:space="preserve">at our sampling sites </w:delText>
        </w:r>
      </w:del>
      <w:r>
        <w:rPr>
          <w:rFonts w:ascii="Times New Roman" w:eastAsia="Times New Roman" w:hAnsi="Times New Roman" w:cs="Times New Roman"/>
          <w:sz w:val="24"/>
          <w:szCs w:val="24"/>
        </w:rPr>
        <w:t>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w:t>
      </w:r>
      <w:del w:id="377" w:author="Meyer, Michael Frederick" w:date="2020-09-07T15:08:00Z">
        <w:r w:rsidR="00FE35CB" w:rsidDel="008A3CBB">
          <w:rPr>
            <w:rFonts w:ascii="Times New Roman" w:eastAsia="Times New Roman" w:hAnsi="Times New Roman" w:cs="Times New Roman"/>
            <w:sz w:val="24"/>
            <w:szCs w:val="24"/>
          </w:rPr>
          <w:delText xml:space="preserve">carry the caveat that plastics </w:delText>
        </w:r>
      </w:del>
      <w:r w:rsidR="00FE35CB">
        <w:rPr>
          <w:rFonts w:ascii="Times New Roman" w:eastAsia="Times New Roman" w:hAnsi="Times New Roman" w:cs="Times New Roman"/>
          <w:sz w:val="24"/>
          <w:szCs w:val="24"/>
        </w:rPr>
        <w:t>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slow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8A3CBB">
        <w:rPr>
          <w:rFonts w:ascii="Times New Roman" w:hAnsi="Times New Roman" w:cs="Times New Roman"/>
          <w:sz w:val="24"/>
          <w:rPrChange w:id="378" w:author="Meyer, Michael Frederick" w:date="2020-09-07T15:09:00Z">
            <w:rPr/>
          </w:rPrChange>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ins w:id="379" w:author="Meyer, Michael Frederick" w:date="2020-09-07T15:09:00Z">
        <w:r w:rsidR="008A3CBB">
          <w:rPr>
            <w:rFonts w:ascii="Times New Roman" w:eastAsia="Times New Roman" w:hAnsi="Times New Roman" w:cs="Times New Roman"/>
            <w:sz w:val="24"/>
            <w:szCs w:val="24"/>
          </w:rPr>
          <w:t xml:space="preserve">can </w:t>
        </w:r>
      </w:ins>
      <w:r>
        <w:rPr>
          <w:rFonts w:ascii="Times New Roman" w:eastAsia="Times New Roman" w:hAnsi="Times New Roman" w:cs="Times New Roman"/>
          <w:sz w:val="24"/>
          <w:szCs w:val="24"/>
        </w:rPr>
        <w:t>indicate accumulated pollution</w:t>
      </w:r>
      <w:ins w:id="380" w:author="Meyer, Michael Frederick" w:date="2020-09-07T15:10:00Z">
        <w:r w:rsidR="008A3CBB">
          <w:rPr>
            <w:rFonts w:ascii="Times New Roman" w:eastAsia="Times New Roman" w:hAnsi="Times New Roman" w:cs="Times New Roman"/>
            <w:sz w:val="24"/>
            <w:szCs w:val="24"/>
          </w:rPr>
          <w:t xml:space="preserve">, </w:t>
        </w:r>
      </w:ins>
      <w:del w:id="381" w:author="Meyer, Michael Frederick" w:date="2020-09-07T15:10:00Z">
        <w:r w:rsidDel="008A3CBB">
          <w:rPr>
            <w:rFonts w:ascii="Times New Roman" w:eastAsia="Times New Roman" w:hAnsi="Times New Roman" w:cs="Times New Roman"/>
            <w:sz w:val="24"/>
            <w:szCs w:val="24"/>
          </w:rPr>
          <w:delText xml:space="preserve"> because of their slow degradation time </w:delText>
        </w:r>
        <w:r w:rsidDel="008A3CBB">
          <w:rPr>
            <w:rFonts w:ascii="Times New Roman" w:eastAsia="Times New Roman" w:hAnsi="Times New Roman" w:cs="Times New Roman"/>
            <w:sz w:val="24"/>
            <w:szCs w:val="24"/>
          </w:rPr>
          <w:fldChar w:fldCharType="begin"/>
        </w:r>
        <w:r w:rsidDel="008A3CBB">
          <w:rPr>
            <w:rFonts w:ascii="Times New Roman" w:eastAsia="Times New Roman" w:hAnsi="Times New Roman" w:cs="Times New Roman"/>
            <w:sz w:val="24"/>
            <w:szCs w:val="24"/>
          </w:rPr>
          <w:del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delInstrText>
        </w:r>
        <w:r w:rsidDel="008A3CBB">
          <w:rPr>
            <w:rFonts w:ascii="Times New Roman" w:eastAsia="Times New Roman" w:hAnsi="Times New Roman" w:cs="Times New Roman"/>
            <w:sz w:val="24"/>
            <w:szCs w:val="24"/>
          </w:rPr>
          <w:fldChar w:fldCharType="separate"/>
        </w:r>
        <w:r w:rsidRPr="00833C11" w:rsidDel="008A3CBB">
          <w:rPr>
            <w:rFonts w:ascii="Times New Roman" w:hAnsi="Times New Roman" w:cs="Times New Roman"/>
            <w:sz w:val="24"/>
          </w:rPr>
          <w:delText>(Brandon et al. 2016)</w:delText>
        </w:r>
        <w:r w:rsidDel="008A3CBB">
          <w:rPr>
            <w:rFonts w:ascii="Times New Roman" w:eastAsia="Times New Roman" w:hAnsi="Times New Roman" w:cs="Times New Roman"/>
            <w:sz w:val="24"/>
            <w:szCs w:val="24"/>
          </w:rPr>
          <w:fldChar w:fldCharType="end"/>
        </w:r>
        <w:r w:rsidR="00685D80" w:rsidDel="008A3CBB">
          <w:rPr>
            <w:rFonts w:ascii="Times New Roman" w:eastAsia="Times New Roman" w:hAnsi="Times New Roman" w:cs="Times New Roman"/>
            <w:sz w:val="24"/>
            <w:szCs w:val="24"/>
          </w:rPr>
          <w:delText xml:space="preserve">, </w:delText>
        </w:r>
      </w:del>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ins w:id="382" w:author="Meyer, Michael Frederick" w:date="2020-09-07T15:10:00Z">
        <w:r w:rsidR="008A3CBB">
          <w:rPr>
            <w:rFonts w:ascii="Times New Roman" w:eastAsia="Times New Roman" w:hAnsi="Times New Roman" w:cs="Times New Roman"/>
            <w:sz w:val="24"/>
            <w:szCs w:val="24"/>
          </w:rPr>
          <w:t xml:space="preserve"> concentrations</w:t>
        </w:r>
      </w:ins>
      <w:del w:id="383" w:author="Meyer, Michael Frederick" w:date="2020-09-07T15:10:00Z">
        <w:r w:rsidR="00FE35CB" w:rsidDel="008A3CBB">
          <w:rPr>
            <w:rFonts w:ascii="Times New Roman" w:eastAsia="Times New Roman" w:hAnsi="Times New Roman" w:cs="Times New Roman"/>
            <w:sz w:val="24"/>
            <w:szCs w:val="24"/>
          </w:rPr>
          <w:delText>s</w:delText>
        </w:r>
      </w:del>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del w:id="384" w:author="Meyer, Michael Frederick" w:date="2020-09-07T15:10:00Z">
        <w:r w:rsidR="003D0265" w:rsidDel="008A3CBB">
          <w:rPr>
            <w:rFonts w:ascii="Times New Roman" w:eastAsia="Times New Roman" w:hAnsi="Times New Roman" w:cs="Times New Roman"/>
            <w:sz w:val="24"/>
            <w:szCs w:val="24"/>
          </w:rPr>
          <w:delText>Given that offshore concentrations were comparable to the nearshore, m</w:delText>
        </w:r>
        <w:r w:rsidR="00FE35CB" w:rsidDel="008A3CBB">
          <w:rPr>
            <w:rFonts w:ascii="Times New Roman" w:eastAsia="Times New Roman" w:hAnsi="Times New Roman" w:cs="Times New Roman"/>
            <w:sz w:val="24"/>
            <w:szCs w:val="24"/>
          </w:rPr>
          <w:delText>icroplastics</w:delText>
        </w:r>
        <w:r w:rsidDel="008A3CBB">
          <w:rPr>
            <w:rFonts w:ascii="Times New Roman" w:eastAsia="Times New Roman" w:hAnsi="Times New Roman" w:cs="Times New Roman"/>
            <w:sz w:val="24"/>
            <w:szCs w:val="24"/>
          </w:rPr>
          <w:delText xml:space="preserve"> may be useful in</w:delText>
        </w:r>
        <w:r w:rsidR="003D0265" w:rsidDel="008A3CBB">
          <w:rPr>
            <w:rFonts w:ascii="Times New Roman" w:eastAsia="Times New Roman" w:hAnsi="Times New Roman" w:cs="Times New Roman"/>
            <w:sz w:val="24"/>
            <w:szCs w:val="24"/>
          </w:rPr>
          <w:delText xml:space="preserve"> </w:delText>
        </w:r>
        <w:r w:rsidR="00685D80" w:rsidDel="008A3CBB">
          <w:rPr>
            <w:rFonts w:ascii="Times New Roman" w:eastAsia="Times New Roman" w:hAnsi="Times New Roman" w:cs="Times New Roman"/>
            <w:sz w:val="24"/>
            <w:szCs w:val="24"/>
          </w:rPr>
          <w:delText xml:space="preserve">calculating a time-integrated sewage signal. </w:delText>
        </w:r>
      </w:del>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ins w:id="385" w:author="Meyer, Michael Frederick" w:date="2020-09-07T15:13:00Z">
        <w:r w:rsidR="008A3CBB">
          <w:rPr>
            <w:rFonts w:ascii="Times New Roman" w:eastAsia="Times New Roman" w:hAnsi="Times New Roman" w:cs="Times New Roman"/>
            <w:sz w:val="24"/>
            <w:szCs w:val="24"/>
          </w:rPr>
          <w:t xml:space="preserve">, and there is potential for the microplastics themselves to cause deleterious ecological responses. </w:t>
        </w:r>
      </w:ins>
      <w:del w:id="386" w:author="Meyer, Michael Frederick" w:date="2020-09-07T15:12:00Z">
        <w:r w:rsidDel="008A3CBB">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D6CA0ED"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61A96C7"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387" w:author="Meyer, Michael Frederick" w:date="2020-09-07T15:20:00Z">
        <w:r w:rsidDel="000A3259">
          <w:rPr>
            <w:rFonts w:ascii="Times New Roman" w:eastAsia="Times New Roman" w:hAnsi="Times New Roman" w:cs="Times New Roman"/>
            <w:sz w:val="24"/>
            <w:szCs w:val="24"/>
            <w:highlight w:val="white"/>
          </w:rPr>
          <w:delText xml:space="preserve">concentrations </w:delText>
        </w:r>
      </w:del>
      <w:ins w:id="388" w:author="Meyer, Michael Frederick" w:date="2020-09-07T15:20:00Z">
        <w:r w:rsidR="000A3259">
          <w:rPr>
            <w:rFonts w:ascii="Times New Roman" w:eastAsia="Times New Roman" w:hAnsi="Times New Roman" w:cs="Times New Roman"/>
            <w:sz w:val="24"/>
            <w:szCs w:val="24"/>
            <w:highlight w:val="white"/>
          </w:rPr>
          <w:t xml:space="preserve"> </w:t>
        </w:r>
        <w:commentRangeStart w:id="389"/>
        <w:r w:rsidR="000A3259">
          <w:rPr>
            <w:rFonts w:ascii="Times New Roman" w:eastAsia="Times New Roman" w:hAnsi="Times New Roman" w:cs="Times New Roman"/>
            <w:sz w:val="24"/>
            <w:szCs w:val="24"/>
            <w:highlight w:val="white"/>
          </w:rPr>
          <w:t xml:space="preserve">values </w:t>
        </w:r>
        <w:commentRangeEnd w:id="389"/>
        <w:r w:rsidR="000A3259">
          <w:rPr>
            <w:rStyle w:val="CommentReference"/>
          </w:rPr>
          <w:commentReference w:id="389"/>
        </w:r>
      </w:ins>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del w:id="390" w:author="Meyer, Michael Frederick" w:date="2020-09-07T15:21:00Z">
        <w:r w:rsidR="004A1C07" w:rsidDel="000A3259">
          <w:rPr>
            <w:rFonts w:ascii="Times New Roman" w:eastAsia="Times New Roman" w:hAnsi="Times New Roman" w:cs="Times New Roman"/>
            <w:sz w:val="24"/>
            <w:szCs w:val="24"/>
            <w:highlight w:val="white"/>
          </w:rPr>
          <w:delText>become enhanced</w:delText>
        </w:r>
      </w:del>
      <w:ins w:id="391" w:author="Meyer, Michael Frederick" w:date="2020-09-07T15:21:00Z">
        <w:r w:rsidR="000A3259">
          <w:rPr>
            <w:rFonts w:ascii="Times New Roman" w:eastAsia="Times New Roman" w:hAnsi="Times New Roman" w:cs="Times New Roman"/>
            <w:sz w:val="24"/>
            <w:szCs w:val="24"/>
            <w:highlight w:val="white"/>
          </w:rPr>
          <w:t>increase</w:t>
        </w:r>
      </w:ins>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del w:id="392" w:author="Meyer, Michael Frederick" w:date="2020-09-07T15:22:00Z">
        <w:r w:rsidR="00585EED" w:rsidRPr="00094852" w:rsidDel="000A3259">
          <w:rPr>
            <w:rFonts w:ascii="Times New Roman" w:eastAsia="Times New Roman" w:hAnsi="Times New Roman" w:cs="Times New Roman"/>
            <w:sz w:val="24"/>
            <w:szCs w:val="24"/>
          </w:rPr>
          <w:delText xml:space="preserve">gradients of </w:delText>
        </w:r>
      </w:del>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ins w:id="393" w:author="Meyer, Michael Frederick" w:date="2020-09-07T15:22:00Z">
        <w:r w:rsidR="000A3259">
          <w:rPr>
            <w:rFonts w:ascii="Times New Roman" w:eastAsia="Times New Roman" w:hAnsi="Times New Roman" w:cs="Times New Roman"/>
            <w:sz w:val="24"/>
            <w:szCs w:val="24"/>
          </w:rPr>
          <w:t xml:space="preserve">values </w:t>
        </w:r>
      </w:ins>
      <w:r w:rsidR="0025547E">
        <w:rPr>
          <w:rFonts w:ascii="Times New Roman" w:eastAsia="Times New Roman" w:hAnsi="Times New Roman" w:cs="Times New Roman"/>
          <w:sz w:val="24"/>
          <w:szCs w:val="24"/>
        </w:rPr>
        <w:t>are often</w:t>
      </w:r>
      <w:ins w:id="394" w:author="Meyer, Michael Frederick" w:date="2020-09-07T15:22:00Z">
        <w:r w:rsidR="000A3259">
          <w:rPr>
            <w:rFonts w:ascii="Times New Roman" w:eastAsia="Times New Roman" w:hAnsi="Times New Roman" w:cs="Times New Roman"/>
            <w:sz w:val="24"/>
            <w:szCs w:val="24"/>
          </w:rPr>
          <w:t xml:space="preserve"> most enriched </w:t>
        </w:r>
      </w:ins>
      <w:del w:id="395" w:author="Meyer, Michael Frederick" w:date="2020-09-07T15:22:00Z">
        <w:r w:rsidR="00585EED" w:rsidRPr="00094852" w:rsidDel="000A3259">
          <w:rPr>
            <w:rFonts w:ascii="Times New Roman" w:eastAsia="Times New Roman" w:hAnsi="Times New Roman" w:cs="Times New Roman"/>
            <w:sz w:val="24"/>
            <w:szCs w:val="24"/>
          </w:rPr>
          <w:delText xml:space="preserve">concentrations tend to be highest </w:delText>
        </w:r>
      </w:del>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commentRangeStart w:id="396"/>
      <w:commentRangeStart w:id="397"/>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del w:id="398" w:author="Meyer, Michael Frederick" w:date="2020-09-07T15:22:00Z">
        <w:r w:rsidR="00DB467B" w:rsidDel="000A3259">
          <w:rPr>
            <w:rFonts w:ascii="Times New Roman" w:eastAsia="Times New Roman" w:hAnsi="Times New Roman" w:cs="Times New Roman"/>
            <w:sz w:val="24"/>
            <w:szCs w:val="24"/>
            <w:highlight w:val="white"/>
          </w:rPr>
          <w:delText xml:space="preserve">in areas of sewage pollution mirror observations from other aquatic systems </w:delText>
        </w:r>
        <w:r w:rsidR="00DB467B" w:rsidDel="000A3259">
          <w:rPr>
            <w:rFonts w:ascii="Times New Roman" w:eastAsia="Times New Roman" w:hAnsi="Times New Roman" w:cs="Times New Roman"/>
            <w:sz w:val="24"/>
            <w:szCs w:val="24"/>
            <w:highlight w:val="white"/>
          </w:rPr>
          <w:fldChar w:fldCharType="begin"/>
        </w:r>
        <w:r w:rsidR="00DB467B" w:rsidDel="000A3259">
          <w:rPr>
            <w:rFonts w:ascii="Times New Roman" w:eastAsia="Times New Roman" w:hAnsi="Times New Roman" w:cs="Times New Roman"/>
            <w:sz w:val="24"/>
            <w:szCs w:val="24"/>
            <w:highlight w:val="white"/>
          </w:rPr>
          <w:del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delInstrText>
        </w:r>
        <w:r w:rsidR="00DB467B" w:rsidDel="000A3259">
          <w:rPr>
            <w:rFonts w:ascii="Times New Roman" w:eastAsia="Times New Roman" w:hAnsi="Times New Roman" w:cs="Times New Roman"/>
            <w:sz w:val="24"/>
            <w:szCs w:val="24"/>
            <w:highlight w:val="white"/>
          </w:rPr>
          <w:fldChar w:fldCharType="separate"/>
        </w:r>
        <w:r w:rsidR="00DB467B" w:rsidRPr="00094852" w:rsidDel="000A3259">
          <w:rPr>
            <w:rFonts w:ascii="Times New Roman" w:hAnsi="Times New Roman" w:cs="Times New Roman"/>
            <w:sz w:val="24"/>
            <w:highlight w:val="white"/>
          </w:rPr>
          <w:delText>(Rosenberger et al. 2008; Chang et al. 2012)</w:delText>
        </w:r>
        <w:r w:rsidR="00DB467B" w:rsidDel="000A3259">
          <w:rPr>
            <w:rFonts w:ascii="Times New Roman" w:eastAsia="Times New Roman" w:hAnsi="Times New Roman" w:cs="Times New Roman"/>
            <w:sz w:val="24"/>
            <w:szCs w:val="24"/>
            <w:highlight w:val="white"/>
          </w:rPr>
          <w:fldChar w:fldCharType="end"/>
        </w:r>
        <w:r w:rsidR="00DB467B" w:rsidDel="000A3259">
          <w:rPr>
            <w:rFonts w:ascii="Times New Roman" w:eastAsia="Times New Roman" w:hAnsi="Times New Roman" w:cs="Times New Roman"/>
            <w:sz w:val="24"/>
            <w:szCs w:val="24"/>
            <w:highlight w:val="white"/>
          </w:rPr>
          <w:delText xml:space="preserve">, which </w:delText>
        </w:r>
      </w:del>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396"/>
      <w:r w:rsidR="005F0ECE">
        <w:rPr>
          <w:rStyle w:val="CommentReference"/>
        </w:rPr>
        <w:commentReference w:id="396"/>
      </w:r>
      <w:commentRangeEnd w:id="397"/>
      <w:r w:rsidR="00157F57">
        <w:rPr>
          <w:rStyle w:val="CommentReference"/>
        </w:rPr>
        <w:commentReference w:id="397"/>
      </w:r>
    </w:p>
    <w:p w14:paraId="7B3E7B77" w14:textId="77777777" w:rsidR="00795293" w:rsidRDefault="00795293" w:rsidP="00685D80">
      <w:pPr>
        <w:rPr>
          <w:rFonts w:ascii="Times New Roman" w:eastAsia="Times New Roman" w:hAnsi="Times New Roman" w:cs="Times New Roman"/>
          <w:sz w:val="24"/>
          <w:szCs w:val="24"/>
        </w:rPr>
      </w:pPr>
    </w:p>
    <w:p w14:paraId="3A5A905A" w14:textId="2F1D920D" w:rsidR="007E0747" w:rsidRPr="002D1941" w:rsidRDefault="000A3259" w:rsidP="00685D80">
      <w:pPr>
        <w:rPr>
          <w:rFonts w:ascii="Times New Roman" w:eastAsia="Times New Roman" w:hAnsi="Times New Roman" w:cs="Times New Roman"/>
          <w:sz w:val="24"/>
          <w:szCs w:val="24"/>
        </w:rPr>
      </w:pPr>
      <w:ins w:id="399" w:author="Meyer, Michael Frederick" w:date="2020-09-07T15:22:00Z">
        <w:r>
          <w:rPr>
            <w:rFonts w:ascii="Times New Roman" w:eastAsia="Times New Roman" w:hAnsi="Times New Roman" w:cs="Times New Roman"/>
            <w:sz w:val="24"/>
            <w:szCs w:val="24"/>
          </w:rPr>
          <w:t>In contrast to stable isot</w:t>
        </w:r>
      </w:ins>
      <w:ins w:id="400" w:author="Meyer, Michael Frederick" w:date="2020-09-07T15:23:00Z">
        <w:r>
          <w:rPr>
            <w:rFonts w:ascii="Times New Roman" w:eastAsia="Times New Roman" w:hAnsi="Times New Roman" w:cs="Times New Roman"/>
            <w:sz w:val="24"/>
            <w:szCs w:val="24"/>
          </w:rPr>
          <w:t xml:space="preserve">opes, </w:t>
        </w:r>
      </w:ins>
      <w:del w:id="401" w:author="Meyer, Michael Frederick" w:date="2020-09-07T15:23:00Z">
        <w:r w:rsidR="0091395E" w:rsidDel="000A3259">
          <w:rPr>
            <w:rFonts w:ascii="Times New Roman" w:eastAsia="Times New Roman" w:hAnsi="Times New Roman" w:cs="Times New Roman"/>
            <w:sz w:val="24"/>
            <w:szCs w:val="24"/>
          </w:rPr>
          <w:delText>F</w:delText>
        </w:r>
      </w:del>
      <w:ins w:id="402" w:author="Meyer, Michael Frederick" w:date="2020-09-07T15:23:00Z">
        <w:r>
          <w:rPr>
            <w:rFonts w:ascii="Times New Roman" w:eastAsia="Times New Roman" w:hAnsi="Times New Roman" w:cs="Times New Roman"/>
            <w:sz w:val="24"/>
            <w:szCs w:val="24"/>
          </w:rPr>
          <w:t>f</w:t>
        </w:r>
      </w:ins>
      <w:r w:rsidR="0091395E">
        <w:rPr>
          <w:rFonts w:ascii="Times New Roman" w:eastAsia="Times New Roman" w:hAnsi="Times New Roman" w:cs="Times New Roman"/>
          <w:sz w:val="24"/>
          <w:szCs w:val="24"/>
        </w:rPr>
        <w:t>atty acid analyses</w:t>
      </w:r>
      <w:ins w:id="403" w:author="Meyer, Michael Frederick" w:date="2020-09-07T15:23:00Z">
        <w:r>
          <w:rPr>
            <w:rFonts w:ascii="Times New Roman" w:eastAsia="Times New Roman" w:hAnsi="Times New Roman" w:cs="Times New Roman"/>
            <w:sz w:val="24"/>
            <w:szCs w:val="24"/>
          </w:rPr>
          <w:t xml:space="preserve"> </w:t>
        </w:r>
      </w:ins>
      <w:del w:id="404" w:author="Meyer, Michael Frederick" w:date="2020-09-07T15:23:00Z">
        <w:r w:rsidR="0091395E" w:rsidDel="000A3259">
          <w:rPr>
            <w:rFonts w:ascii="Times New Roman" w:eastAsia="Times New Roman" w:hAnsi="Times New Roman" w:cs="Times New Roman"/>
            <w:sz w:val="24"/>
            <w:szCs w:val="24"/>
          </w:rPr>
          <w:delText xml:space="preserve">, however, </w:delText>
        </w:r>
      </w:del>
      <w:r w:rsidR="0091395E">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sidR="0091395E">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sidR="0091395E">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91395E"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ins w:id="405" w:author="Meyer, Michael Frederick" w:date="2020-09-07T15:23:00Z">
        <w:r>
          <w:rPr>
            <w:rFonts w:ascii="Times New Roman" w:eastAsia="Times New Roman" w:hAnsi="Times New Roman" w:cs="Times New Roman"/>
            <w:sz w:val="24"/>
            <w:szCs w:val="24"/>
            <w:highlight w:val="white"/>
          </w:rPr>
          <w:t xml:space="preserve"> our periphyton composition and fatty acid </w:t>
        </w:r>
      </w:ins>
      <w:del w:id="406" w:author="Meyer, Michael Frederick" w:date="2020-09-07T15:23:00Z">
        <w:r w:rsidR="00C842B9" w:rsidDel="000A3259">
          <w:rPr>
            <w:rFonts w:ascii="Times New Roman" w:eastAsia="Times New Roman" w:hAnsi="Times New Roman" w:cs="Times New Roman"/>
            <w:sz w:val="24"/>
            <w:szCs w:val="24"/>
            <w:highlight w:val="white"/>
          </w:rPr>
          <w:delText xml:space="preserve"> these </w:delText>
        </w:r>
      </w:del>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1AED43E"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 xml:space="preserve">:5ω3, </w:t>
      </w:r>
      <w:r>
        <w:rPr>
          <w:rFonts w:ascii="Times New Roman" w:eastAsia="Times New Roman" w:hAnsi="Times New Roman" w:cs="Times New Roman"/>
          <w:sz w:val="24"/>
          <w:szCs w:val="24"/>
        </w:rPr>
        <w:t xml:space="preserve">and 22:6ω3 had the highest coefficient of variation between sites.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361037">
        <w:rPr>
          <w:rFonts w:ascii="Times New Roman" w:eastAsia="Times New Roman" w:hAnsi="Times New Roman" w:cs="Times New Roman"/>
          <w:sz w:val="24"/>
          <w:szCs w:val="24"/>
        </w:rPr>
        <w:t xml:space="preserve">, </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:5ω3</w:t>
      </w:r>
      <w:r w:rsidR="003610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2</w:t>
      </w:r>
      <w:r w:rsidR="00361037">
        <w:rPr>
          <w:rFonts w:ascii="Times New Roman" w:eastAsia="Times New Roman" w:hAnsi="Times New Roman" w:cs="Times New Roman"/>
          <w:sz w:val="24"/>
          <w:szCs w:val="24"/>
        </w:rPr>
        <w:t xml:space="preserve">:5ω3% </w:t>
      </w:r>
      <w:r w:rsidR="003610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31A76B1C" w:rsidR="004B79EC" w:rsidRDefault="00C842B9" w:rsidP="00B11017">
      <w:pPr>
        <w:rPr>
          <w:rFonts w:ascii="Times New Roman" w:eastAsia="Times New Roman" w:hAnsi="Times New Roman" w:cs="Times New Roman"/>
          <w:sz w:val="24"/>
          <w:szCs w:val="24"/>
          <w:highlight w:val="white"/>
        </w:rPr>
      </w:pPr>
      <w:commentRangeStart w:id="407"/>
      <w:del w:id="408" w:author="Meyer, Michael Frederick" w:date="2020-09-07T15:26:00Z">
        <w:r w:rsidDel="00A16987">
          <w:rPr>
            <w:rFonts w:ascii="Times New Roman" w:eastAsia="Times New Roman" w:hAnsi="Times New Roman" w:cs="Times New Roman"/>
            <w:sz w:val="24"/>
            <w:szCs w:val="24"/>
          </w:rPr>
          <w:delText>With respect to how</w:delText>
        </w:r>
      </w:del>
      <w:ins w:id="409" w:author="Meyer, Michael Frederick" w:date="2020-09-07T15:26:00Z">
        <w:r w:rsidR="00A16987">
          <w:rPr>
            <w:rFonts w:ascii="Times New Roman" w:eastAsia="Times New Roman" w:hAnsi="Times New Roman" w:cs="Times New Roman"/>
            <w:sz w:val="24"/>
            <w:szCs w:val="24"/>
          </w:rPr>
          <w:t>In assessing</w:t>
        </w:r>
      </w:ins>
      <w:r>
        <w:rPr>
          <w:rFonts w:ascii="Times New Roman" w:eastAsia="Times New Roman" w:hAnsi="Times New Roman" w:cs="Times New Roman"/>
          <w:sz w:val="24"/>
          <w:szCs w:val="24"/>
        </w:rPr>
        <w:t xml:space="preserve"> benthic consumer communities</w:t>
      </w:r>
      <w:ins w:id="410" w:author="Meyer, Michael Frederick" w:date="2020-09-07T15:26:00Z">
        <w:r w:rsidR="00A16987">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411" w:author="Meyer, Michael Frederick" w:date="2020-09-07T15:26:00Z">
        <w:r w:rsidDel="00A16987">
          <w:rPr>
            <w:rFonts w:ascii="Times New Roman" w:eastAsia="Times New Roman" w:hAnsi="Times New Roman" w:cs="Times New Roman"/>
            <w:sz w:val="24"/>
            <w:szCs w:val="24"/>
          </w:rPr>
          <w:delText xml:space="preserve">would restructure with a </w:delText>
        </w:r>
      </w:del>
      <w:ins w:id="412" w:author="Meyer, Michael Frederick" w:date="2020-09-07T15:26:00Z">
        <w:r w:rsidR="00A16987">
          <w:rPr>
            <w:rFonts w:ascii="Times New Roman" w:eastAsia="Times New Roman" w:hAnsi="Times New Roman" w:cs="Times New Roman"/>
            <w:sz w:val="24"/>
            <w:szCs w:val="24"/>
          </w:rPr>
          <w:t xml:space="preserve">responses to </w:t>
        </w:r>
      </w:ins>
      <w:r>
        <w:rPr>
          <w:rFonts w:ascii="Times New Roman" w:eastAsia="Times New Roman" w:hAnsi="Times New Roman" w:cs="Times New Roman"/>
          <w:sz w:val="24"/>
          <w:szCs w:val="24"/>
        </w:rPr>
        <w:t xml:space="preserve">changing periphyton </w:t>
      </w:r>
      <w:del w:id="413" w:author="Meyer, Michael Frederick" w:date="2020-09-07T15:26:00Z">
        <w:r w:rsidDel="00A16987">
          <w:rPr>
            <w:rFonts w:ascii="Times New Roman" w:eastAsia="Times New Roman" w:hAnsi="Times New Roman" w:cs="Times New Roman"/>
            <w:sz w:val="24"/>
            <w:szCs w:val="24"/>
          </w:rPr>
          <w:delText xml:space="preserve">community </w:delText>
        </w:r>
      </w:del>
      <w:commentRangeStart w:id="414"/>
      <w:ins w:id="415" w:author="Meyer, Michael Frederick" w:date="2020-09-07T15:27:00Z">
        <w:r w:rsidR="00A16987">
          <w:rPr>
            <w:rFonts w:ascii="Times New Roman" w:eastAsia="Times New Roman" w:hAnsi="Times New Roman" w:cs="Times New Roman"/>
            <w:sz w:val="24"/>
            <w:szCs w:val="24"/>
          </w:rPr>
          <w:t>stands</w:t>
        </w:r>
      </w:ins>
      <w:del w:id="416" w:author="Meyer, Michael Frederick" w:date="2020-09-07T15:26:00Z">
        <w:r w:rsidDel="00A16987">
          <w:rPr>
            <w:rFonts w:ascii="Times New Roman" w:eastAsia="Times New Roman" w:hAnsi="Times New Roman" w:cs="Times New Roman"/>
            <w:sz w:val="24"/>
            <w:szCs w:val="24"/>
          </w:rPr>
          <w:delText xml:space="preserve">and </w:delText>
        </w:r>
      </w:del>
      <w:commentRangeEnd w:id="414"/>
      <w:r w:rsidR="00A16987">
        <w:rPr>
          <w:rStyle w:val="CommentReference"/>
        </w:rPr>
        <w:commentReference w:id="414"/>
      </w:r>
      <w:del w:id="417" w:author="Meyer, Michael Frederick" w:date="2020-09-07T15:26:00Z">
        <w:r w:rsidDel="00A16987">
          <w:rPr>
            <w:rFonts w:ascii="Times New Roman" w:eastAsia="Times New Roman" w:hAnsi="Times New Roman" w:cs="Times New Roman"/>
            <w:sz w:val="24"/>
            <w:szCs w:val="24"/>
          </w:rPr>
          <w:delText>increasing sewage signal</w:delText>
        </w:r>
      </w:del>
      <w:commentRangeEnd w:id="407"/>
      <w:r w:rsidR="000A3259">
        <w:rPr>
          <w:rStyle w:val="CommentReference"/>
        </w:rPr>
        <w:commentReference w:id="407"/>
      </w:r>
      <w:r>
        <w:rPr>
          <w:rFonts w:ascii="Times New Roman" w:eastAsia="Times New Roman" w:hAnsi="Times New Roman" w:cs="Times New Roman"/>
          <w:sz w:val="24"/>
          <w:szCs w:val="24"/>
        </w:rPr>
        <w:t xml:space="preserve">,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filamentous algae not offering the proper nutrition</w:t>
      </w:r>
      <w:r w:rsidR="00E82AB8">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17FCA53"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ins w:id="418" w:author="Meyer, Michael Frederick" w:date="2020-09-07T15:29:00Z">
        <w:r w:rsidR="00A16987">
          <w:rPr>
            <w:rFonts w:ascii="Times New Roman" w:eastAsia="Times New Roman" w:hAnsi="Times New Roman" w:cs="Times New Roman"/>
            <w:sz w:val="24"/>
            <w:szCs w:val="24"/>
          </w:rPr>
          <w:t xml:space="preserve">, </w:t>
        </w:r>
      </w:ins>
      <w:del w:id="419" w:author="Meyer, Michael Frederick" w:date="2020-09-07T15:29:00Z">
        <w:r w:rsidR="00131BD0" w:rsidDel="00A16987">
          <w:rPr>
            <w:rFonts w:ascii="Times New Roman" w:eastAsia="Times New Roman" w:hAnsi="Times New Roman" w:cs="Times New Roman"/>
            <w:sz w:val="24"/>
            <w:szCs w:val="24"/>
          </w:rPr>
          <w:delText xml:space="preserve"> and </w:delText>
        </w:r>
      </w:del>
      <w:r w:rsidR="00131BD0">
        <w:rPr>
          <w:rFonts w:ascii="Times New Roman" w:eastAsia="Times New Roman" w:hAnsi="Times New Roman" w:cs="Times New Roman"/>
          <w:sz w:val="24"/>
          <w:szCs w:val="24"/>
        </w:rPr>
        <w:t>22:5ω3</w:t>
      </w:r>
      <w:ins w:id="420" w:author="Meyer, Michael Frederick" w:date="2020-09-07T15:29:00Z">
        <w:r w:rsidR="00A16987">
          <w:rPr>
            <w:rFonts w:ascii="Times New Roman" w:eastAsia="Times New Roman" w:hAnsi="Times New Roman" w:cs="Times New Roman"/>
            <w:sz w:val="24"/>
            <w:szCs w:val="24"/>
          </w:rPr>
          <w:t>, and 22:6ω3</w:t>
        </w:r>
      </w:ins>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ins w:id="421" w:author="Meyer, Michael Frederick" w:date="2020-09-07T15:29:00Z">
        <w:r w:rsidR="00A16987">
          <w:rPr>
            <w:rFonts w:ascii="Times New Roman" w:eastAsia="Times New Roman" w:hAnsi="Times New Roman" w:cs="Times New Roman"/>
            <w:sz w:val="24"/>
            <w:szCs w:val="24"/>
          </w:rPr>
          <w:t xml:space="preserve">. </w:t>
        </w:r>
      </w:ins>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del w:id="422" w:author="Meyer, Michael Frederick" w:date="2020-09-07T15:29:00Z">
        <w:r w:rsidR="001A726E" w:rsidDel="00A16987">
          <w:rPr>
            <w:rFonts w:ascii="Times New Roman" w:eastAsia="Times New Roman" w:hAnsi="Times New Roman" w:cs="Times New Roman"/>
            <w:sz w:val="24"/>
            <w:szCs w:val="24"/>
          </w:rPr>
          <w:delText>use of</w:delText>
        </w:r>
      </w:del>
      <w:ins w:id="423" w:author="Meyer, Michael Frederick" w:date="2020-09-07T15:29:00Z">
        <w:r w:rsidR="00A16987">
          <w:rPr>
            <w:rFonts w:ascii="Times New Roman" w:eastAsia="Times New Roman" w:hAnsi="Times New Roman" w:cs="Times New Roman"/>
            <w:sz w:val="24"/>
            <w:szCs w:val="24"/>
          </w:rPr>
          <w:t>as well as our own</w:t>
        </w:r>
      </w:ins>
      <w:r w:rsidR="001A726E">
        <w:rPr>
          <w:rFonts w:ascii="Times New Roman" w:eastAsia="Times New Roman" w:hAnsi="Times New Roman" w:cs="Times New Roman"/>
          <w:sz w:val="24"/>
          <w:szCs w:val="24"/>
        </w:rPr>
        <w:t xml:space="preserve"> stable isotope data suggest</w:t>
      </w:r>
      <w:del w:id="424" w:author="Meyer, Michael Frederick" w:date="2020-09-07T15:30:00Z">
        <w:r w:rsidR="001A726E" w:rsidDel="00A16987">
          <w:rPr>
            <w:rFonts w:ascii="Times New Roman" w:eastAsia="Times New Roman" w:hAnsi="Times New Roman" w:cs="Times New Roman"/>
            <w:sz w:val="24"/>
            <w:szCs w:val="24"/>
          </w:rPr>
          <w:delText>ed</w:delText>
        </w:r>
      </w:del>
      <w:r w:rsidR="001A726E">
        <w:rPr>
          <w:rFonts w:ascii="Times New Roman" w:eastAsia="Times New Roman" w:hAnsi="Times New Roman" w:cs="Times New Roman"/>
          <w:sz w:val="24"/>
          <w:szCs w:val="24"/>
        </w:rPr>
        <w:t xml:space="preserve">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w:t>
      </w:r>
      <w:commentRangeStart w:id="425"/>
      <w:commentRangeStart w:id="426"/>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ins w:id="427" w:author="Meyer, Michael Frederick" w:date="2020-09-07T15:31:00Z">
        <w:r w:rsidR="00A16987">
          <w:rPr>
            <w:rFonts w:ascii="Times New Roman" w:eastAsia="Times New Roman" w:hAnsi="Times New Roman" w:cs="Times New Roman"/>
            <w:sz w:val="24"/>
            <w:szCs w:val="24"/>
          </w:rPr>
          <w:t>ed</w:t>
        </w:r>
      </w:ins>
      <w:r w:rsidR="001A726E">
        <w:rPr>
          <w:rFonts w:ascii="Times New Roman" w:eastAsia="Times New Roman" w:hAnsi="Times New Roman" w:cs="Times New Roman"/>
          <w:sz w:val="24"/>
          <w:szCs w:val="24"/>
        </w:rPr>
        <w:t xml:space="preserve"> fatty acid signatures in periphyton, </w:t>
      </w:r>
      <w:commentRangeEnd w:id="425"/>
      <w:r w:rsidR="00E82AB8">
        <w:rPr>
          <w:rStyle w:val="CommentReference"/>
        </w:rPr>
        <w:commentReference w:id="425"/>
      </w:r>
      <w:commentRangeEnd w:id="426"/>
      <w:r w:rsidR="00A16987">
        <w:rPr>
          <w:rStyle w:val="CommentReference"/>
        </w:rPr>
        <w:commentReference w:id="426"/>
      </w:r>
      <w:r w:rsidR="001A726E">
        <w:rPr>
          <w:rFonts w:ascii="Times New Roman" w:eastAsia="Times New Roman" w:hAnsi="Times New Roman" w:cs="Times New Roman"/>
          <w:sz w:val="24"/>
          <w:szCs w:val="24"/>
        </w:rPr>
        <w:t xml:space="preserve">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w:t>
      </w:r>
      <w:r w:rsidR="00D8535D">
        <w:rPr>
          <w:rFonts w:ascii="Times New Roman" w:eastAsia="Times New Roman" w:hAnsi="Times New Roman" w:cs="Times New Roman"/>
          <w:sz w:val="24"/>
          <w:szCs w:val="24"/>
        </w:rPr>
        <w:lastRenderedPageBreak/>
        <w:t xml:space="preserve">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commentRangeStart w:id="428"/>
      <w:commentRangeStart w:id="429"/>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commentRangeEnd w:id="428"/>
      <w:r w:rsidR="00E82AB8">
        <w:rPr>
          <w:rStyle w:val="CommentReference"/>
        </w:rPr>
        <w:commentReference w:id="428"/>
      </w:r>
      <w:commentRangeEnd w:id="429"/>
      <w:r w:rsidR="00A16987">
        <w:rPr>
          <w:rStyle w:val="CommentReference"/>
        </w:rPr>
        <w:commentReference w:id="429"/>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098F6F85"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del w:id="430" w:author="Meyer, Michael Frederick" w:date="2020-09-07T15:34:00Z">
        <w:r w:rsidR="00DA2137" w:rsidDel="00A16987">
          <w:rPr>
            <w:rFonts w:ascii="Times New Roman" w:eastAsia="Times New Roman" w:hAnsi="Times New Roman" w:cs="Times New Roman"/>
            <w:sz w:val="24"/>
            <w:szCs w:val="24"/>
          </w:rPr>
          <w:delText>o</w:delText>
        </w:r>
        <w:r w:rsidR="00D8535D" w:rsidDel="00A16987">
          <w:rPr>
            <w:rFonts w:ascii="Times New Roman" w:eastAsia="Times New Roman" w:hAnsi="Times New Roman" w:cs="Times New Roman"/>
            <w:sz w:val="24"/>
            <w:szCs w:val="24"/>
          </w:rPr>
          <w:delText xml:space="preserve">ur results corroborate previous studies by </w:delText>
        </w:r>
        <w:r w:rsidR="00154ABA" w:rsidDel="00A16987">
          <w:rPr>
            <w:rFonts w:ascii="Times New Roman" w:eastAsia="Times New Roman" w:hAnsi="Times New Roman" w:cs="Times New Roman"/>
            <w:sz w:val="24"/>
            <w:szCs w:val="24"/>
          </w:rPr>
          <w:delText>show</w:delText>
        </w:r>
        <w:r w:rsidR="00DA2137" w:rsidDel="00A16987">
          <w:rPr>
            <w:rFonts w:ascii="Times New Roman" w:eastAsia="Times New Roman" w:hAnsi="Times New Roman" w:cs="Times New Roman"/>
            <w:sz w:val="24"/>
            <w:szCs w:val="24"/>
          </w:rPr>
          <w:delText>ing</w:delText>
        </w:r>
      </w:del>
      <w:ins w:id="431" w:author="Meyer, Michael Frederick" w:date="2020-09-07T15:34:00Z">
        <w:r w:rsidR="00A16987">
          <w:rPr>
            <w:rFonts w:ascii="Times New Roman" w:eastAsia="Times New Roman" w:hAnsi="Times New Roman" w:cs="Times New Roman"/>
            <w:sz w:val="24"/>
            <w:szCs w:val="24"/>
          </w:rPr>
          <w:t>our study incorporates sewage-specific indicators to infer</w:t>
        </w:r>
      </w:ins>
      <w:r w:rsidR="00DA2137">
        <w:rPr>
          <w:rFonts w:ascii="Times New Roman" w:eastAsia="Times New Roman" w:hAnsi="Times New Roman" w:cs="Times New Roman"/>
          <w:sz w:val="24"/>
          <w:szCs w:val="24"/>
        </w:rPr>
        <w:t xml:space="preserve"> </w:t>
      </w:r>
      <w:commentRangeStart w:id="432"/>
      <w:r w:rsidR="00DA2137">
        <w:rPr>
          <w:rFonts w:ascii="Times New Roman" w:eastAsia="Times New Roman" w:hAnsi="Times New Roman" w:cs="Times New Roman"/>
          <w:sz w:val="24"/>
          <w:szCs w:val="24"/>
        </w:rPr>
        <w:t>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432"/>
      <w:r w:rsidR="0059652C">
        <w:rPr>
          <w:rStyle w:val="CommentReference"/>
        </w:rPr>
        <w:commentReference w:id="432"/>
      </w:r>
      <w:del w:id="433" w:author="Meyer, Michael Frederick" w:date="2020-09-07T15:55:00Z">
        <w:r w:rsidR="00FF3A56" w:rsidDel="00C10024">
          <w:rPr>
            <w:rFonts w:ascii="Times New Roman" w:eastAsia="Times New Roman" w:hAnsi="Times New Roman" w:cs="Times New Roman"/>
            <w:sz w:val="24"/>
            <w:szCs w:val="24"/>
          </w:rPr>
          <w:delText>F</w:delText>
        </w:r>
        <w:r w:rsidR="00C03D31" w:rsidDel="00C10024">
          <w:rPr>
            <w:rFonts w:ascii="Times New Roman" w:eastAsia="Times New Roman" w:hAnsi="Times New Roman" w:cs="Times New Roman"/>
            <w:sz w:val="24"/>
            <w:szCs w:val="24"/>
          </w:rPr>
          <w:delText>ollowing f</w:delText>
        </w:r>
        <w:r w:rsidR="00DA2137" w:rsidDel="00C10024">
          <w:rPr>
            <w:rFonts w:ascii="Times New Roman" w:eastAsia="Times New Roman" w:hAnsi="Times New Roman" w:cs="Times New Roman"/>
            <w:sz w:val="24"/>
            <w:szCs w:val="24"/>
          </w:rPr>
          <w:delText>oundations lain by Timoshkin et al. (2016, 2018) and Ozersky et al. (2018)</w:delText>
        </w:r>
        <w:r w:rsidR="00D8535D" w:rsidDel="00C10024">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w:t>
      </w:r>
      <w:ins w:id="434" w:author="Meyer, Michael Frederick" w:date="2020-09-07T15:55:00Z">
        <w:r w:rsidR="00C10024">
          <w:rPr>
            <w:rFonts w:ascii="Times New Roman" w:eastAsia="Times New Roman" w:hAnsi="Times New Roman" w:cs="Times New Roman"/>
            <w:sz w:val="24"/>
            <w:szCs w:val="24"/>
          </w:rPr>
          <w:t>O</w:t>
        </w:r>
      </w:ins>
      <w:del w:id="435" w:author="Meyer, Michael Frederick" w:date="2020-09-07T15:55:00Z">
        <w:r w:rsidR="00D8535D" w:rsidDel="00C10024">
          <w:rPr>
            <w:rFonts w:ascii="Times New Roman" w:eastAsia="Times New Roman" w:hAnsi="Times New Roman" w:cs="Times New Roman"/>
            <w:sz w:val="24"/>
            <w:szCs w:val="24"/>
          </w:rPr>
          <w:delText>o</w:delText>
        </w:r>
      </w:del>
      <w:r w:rsidR="00D8535D">
        <w:rPr>
          <w:rFonts w:ascii="Times New Roman" w:eastAsia="Times New Roman" w:hAnsi="Times New Roman" w:cs="Times New Roman"/>
          <w:sz w:val="24"/>
          <w:szCs w:val="24"/>
        </w:rPr>
        <w:t xml:space="preserve">ur results </w:t>
      </w:r>
      <w:ins w:id="436" w:author="Meyer, Michael Frederick" w:date="2020-09-07T15:55:00Z">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ins>
      <w:r w:rsidR="00361037">
        <w:rPr>
          <w:rFonts w:ascii="Times New Roman" w:eastAsia="Times New Roman" w:hAnsi="Times New Roman" w:cs="Times New Roman"/>
          <w:sz w:val="24"/>
          <w:szCs w:val="24"/>
        </w:rPr>
        <w:t>,</w:t>
      </w:r>
      <w:ins w:id="437" w:author="Meyer, Michael Frederick" w:date="2020-09-07T15:55:00Z">
        <w:r w:rsidR="00C10024">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demonstrat</w:t>
      </w:r>
      <w:ins w:id="438" w:author="Meyer, Michael Frederick" w:date="2020-09-07T15:55:00Z">
        <w:r w:rsidR="00C10024">
          <w:rPr>
            <w:rFonts w:ascii="Times New Roman" w:eastAsia="Times New Roman" w:hAnsi="Times New Roman" w:cs="Times New Roman"/>
            <w:sz w:val="24"/>
            <w:szCs w:val="24"/>
          </w:rPr>
          <w:t>ing</w:t>
        </w:r>
      </w:ins>
      <w:del w:id="439" w:author="Meyer, Michael Frederick" w:date="2020-09-07T15:55:00Z">
        <w:r w:rsidR="00D8535D" w:rsidDel="00C10024">
          <w:rPr>
            <w:rFonts w:ascii="Times New Roman" w:eastAsia="Times New Roman" w:hAnsi="Times New Roman" w:cs="Times New Roman"/>
            <w:sz w:val="24"/>
            <w:szCs w:val="24"/>
          </w:rPr>
          <w:delText>e</w:delText>
        </w:r>
      </w:del>
      <w:r w:rsidR="00D8535D">
        <w:rPr>
          <w:rFonts w:ascii="Times New Roman" w:eastAsia="Times New Roman" w:hAnsi="Times New Roman" w:cs="Times New Roman"/>
          <w:sz w:val="24"/>
          <w:szCs w:val="24"/>
        </w:rPr>
        <w:t xml:space="preserve"> how patchy hot spots of lakeside development </w:t>
      </w:r>
      <w:ins w:id="440" w:author="Meyer, Michael Frederick" w:date="2020-09-07T15:56:00Z">
        <w:r w:rsidR="00C10024">
          <w:rPr>
            <w:rFonts w:ascii="Times New Roman" w:eastAsia="Times New Roman" w:hAnsi="Times New Roman" w:cs="Times New Roman"/>
            <w:sz w:val="24"/>
            <w:szCs w:val="24"/>
          </w:rPr>
          <w:t xml:space="preserve">at Baikal </w:t>
        </w:r>
      </w:ins>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del w:id="441" w:author="Meyer, Michael Frederick" w:date="2020-09-07T15:56:00Z">
        <w:r w:rsidR="00DA2137" w:rsidDel="00C10024">
          <w:rPr>
            <w:rFonts w:ascii="Times New Roman" w:eastAsia="Times New Roman" w:hAnsi="Times New Roman" w:cs="Times New Roman"/>
            <w:sz w:val="24"/>
            <w:szCs w:val="24"/>
          </w:rPr>
          <w:delText xml:space="preserve">study </w:delText>
        </w:r>
      </w:del>
      <w:ins w:id="442" w:author="Meyer, Michael Frederick" w:date="2020-09-07T15:56:00Z">
        <w:r w:rsidR="00C10024">
          <w:rPr>
            <w:rFonts w:ascii="Times New Roman" w:eastAsia="Times New Roman" w:hAnsi="Times New Roman" w:cs="Times New Roman"/>
            <w:sz w:val="24"/>
            <w:szCs w:val="24"/>
          </w:rPr>
          <w:t xml:space="preserve">approach </w:t>
        </w:r>
      </w:ins>
      <w:r w:rsidR="00DA2137">
        <w:rPr>
          <w:rFonts w:ascii="Times New Roman" w:eastAsia="Times New Roman" w:hAnsi="Times New Roman" w:cs="Times New Roman"/>
          <w:sz w:val="24"/>
          <w:szCs w:val="24"/>
        </w:rPr>
        <w:t xml:space="preserve">pairs </w:t>
      </w:r>
      <w:ins w:id="443" w:author="Meyer, Michael Frederick" w:date="2020-09-07T15:57:00Z">
        <w:r w:rsidR="00C10024">
          <w:rPr>
            <w:rFonts w:ascii="Times New Roman" w:eastAsia="Times New Roman" w:hAnsi="Times New Roman" w:cs="Times New Roman"/>
            <w:sz w:val="24"/>
            <w:szCs w:val="24"/>
          </w:rPr>
          <w:t>community abundance data (i.e., periphyton and macroinvertebrate counts) and nuanced</w:t>
        </w:r>
      </w:ins>
      <w:del w:id="444" w:author="Meyer, Michael Frederick" w:date="2020-09-07T15:57:00Z">
        <w:r w:rsidR="00DA2137" w:rsidDel="00C10024">
          <w:rPr>
            <w:rFonts w:ascii="Times New Roman" w:eastAsia="Times New Roman" w:hAnsi="Times New Roman" w:cs="Times New Roman"/>
            <w:sz w:val="24"/>
            <w:szCs w:val="24"/>
          </w:rPr>
          <w:delText>co-located measurements of sewage pollution (i.e., PPCPs) with</w:delText>
        </w:r>
      </w:del>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445"/>
      <w:del w:id="446" w:author="Meyer, Michael Frederick" w:date="2020-09-07T15:57:00Z">
        <w:r w:rsidR="00373E7B" w:rsidDel="00C10024">
          <w:rPr>
            <w:rFonts w:ascii="Times New Roman" w:eastAsia="Times New Roman" w:hAnsi="Times New Roman" w:cs="Times New Roman"/>
            <w:sz w:val="24"/>
            <w:szCs w:val="24"/>
          </w:rPr>
          <w:delText>In general, our results suggest that w</w:delText>
        </w:r>
      </w:del>
      <w:ins w:id="447" w:author="Meyer, Michael Frederick" w:date="2020-09-07T15:57:00Z">
        <w:r w:rsidR="00C10024">
          <w:rPr>
            <w:rFonts w:ascii="Times New Roman" w:eastAsia="Times New Roman" w:hAnsi="Times New Roman" w:cs="Times New Roman"/>
            <w:sz w:val="24"/>
            <w:szCs w:val="24"/>
          </w:rPr>
          <w:t>W</w:t>
        </w:r>
      </w:ins>
      <w:r w:rsidR="00DA2137">
        <w:rPr>
          <w:rFonts w:ascii="Times New Roman" w:eastAsia="Times New Roman" w:hAnsi="Times New Roman" w:cs="Times New Roman"/>
          <w:sz w:val="24"/>
          <w:szCs w:val="24"/>
        </w:rPr>
        <w:t xml:space="preserve">hile sewage pollution may lead to changing </w:t>
      </w:r>
      <w:del w:id="448" w:author="Meyer, Michael Frederick" w:date="2020-09-07T15:57:00Z">
        <w:r w:rsidR="00DA2137" w:rsidDel="00C10024">
          <w:rPr>
            <w:rFonts w:ascii="Times New Roman" w:eastAsia="Times New Roman" w:hAnsi="Times New Roman" w:cs="Times New Roman"/>
            <w:sz w:val="24"/>
            <w:szCs w:val="24"/>
          </w:rPr>
          <w:delText xml:space="preserve">standing </w:delText>
        </w:r>
      </w:del>
      <w:r w:rsidR="00DA2137">
        <w:rPr>
          <w:rFonts w:ascii="Times New Roman" w:eastAsia="Times New Roman" w:hAnsi="Times New Roman" w:cs="Times New Roman"/>
          <w:sz w:val="24"/>
          <w:szCs w:val="24"/>
        </w:rPr>
        <w:t xml:space="preserve">resources for macroinvertebrate grazers, Baikal’s amphipods appear to be compensating either </w:t>
      </w:r>
      <w:ins w:id="449" w:author="Meyer, Michael Frederick" w:date="2020-09-07T15:57:00Z">
        <w:r w:rsidR="00C10024">
          <w:rPr>
            <w:rFonts w:ascii="Times New Roman" w:eastAsia="Times New Roman" w:hAnsi="Times New Roman" w:cs="Times New Roman"/>
            <w:sz w:val="24"/>
            <w:szCs w:val="24"/>
          </w:rPr>
          <w:t xml:space="preserve">(1) </w:t>
        </w:r>
      </w:ins>
      <w:r w:rsidR="00DA2137">
        <w:rPr>
          <w:rFonts w:ascii="Times New Roman" w:eastAsia="Times New Roman" w:hAnsi="Times New Roman" w:cs="Times New Roman"/>
          <w:sz w:val="24"/>
          <w:szCs w:val="24"/>
        </w:rPr>
        <w:t xml:space="preserve">by selectively grazing on diatoms or </w:t>
      </w:r>
      <w:ins w:id="450" w:author="Meyer, Michael Frederick" w:date="2020-09-07T15:57:00Z">
        <w:r w:rsidR="00C10024">
          <w:rPr>
            <w:rFonts w:ascii="Times New Roman" w:eastAsia="Times New Roman" w:hAnsi="Times New Roman" w:cs="Times New Roman"/>
            <w:sz w:val="24"/>
            <w:szCs w:val="24"/>
          </w:rPr>
          <w:t xml:space="preserve">(2) </w:t>
        </w:r>
      </w:ins>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del w:id="451" w:author="Meyer, Michael Frederick" w:date="2020-09-07T15:58:00Z">
        <w:r w:rsidR="006D1C9C" w:rsidDel="00C10024">
          <w:rPr>
            <w:rFonts w:ascii="Times New Roman" w:eastAsia="Times New Roman" w:hAnsi="Times New Roman" w:cs="Times New Roman"/>
            <w:sz w:val="24"/>
            <w:szCs w:val="24"/>
          </w:rPr>
          <w:delText xml:space="preserve">the </w:delText>
        </w:r>
      </w:del>
      <w:ins w:id="452" w:author="Meyer, Michael Frederick" w:date="2020-09-07T15:58:00Z">
        <w:r w:rsidR="00C10024">
          <w:rPr>
            <w:rFonts w:ascii="Times New Roman" w:eastAsia="Times New Roman" w:hAnsi="Times New Roman" w:cs="Times New Roman"/>
            <w:sz w:val="24"/>
            <w:szCs w:val="24"/>
          </w:rPr>
          <w:t xml:space="preserve">certain essential </w:t>
        </w:r>
      </w:ins>
      <w:r w:rsidR="00373E7B">
        <w:rPr>
          <w:rFonts w:ascii="Times New Roman" w:eastAsia="Times New Roman" w:hAnsi="Times New Roman" w:cs="Times New Roman"/>
          <w:sz w:val="24"/>
          <w:szCs w:val="24"/>
        </w:rPr>
        <w:t>fatty acids</w:t>
      </w:r>
      <w:del w:id="453" w:author="Meyer, Michael Frederick" w:date="2020-09-07T15:58:00Z">
        <w:r w:rsidR="00373E7B" w:rsidDel="00C10024">
          <w:rPr>
            <w:rFonts w:ascii="Times New Roman" w:eastAsia="Times New Roman" w:hAnsi="Times New Roman" w:cs="Times New Roman"/>
            <w:sz w:val="24"/>
            <w:szCs w:val="24"/>
          </w:rPr>
          <w:delText xml:space="preserve"> necessary to survive in Baikal’s cold temperatures</w:delText>
        </w:r>
      </w:del>
      <w:r w:rsidR="00373E7B">
        <w:rPr>
          <w:rFonts w:ascii="Times New Roman" w:eastAsia="Times New Roman" w:hAnsi="Times New Roman" w:cs="Times New Roman"/>
          <w:sz w:val="24"/>
          <w:szCs w:val="24"/>
        </w:rPr>
        <w:t>.</w:t>
      </w:r>
      <w:commentRangeEnd w:id="445"/>
      <w:r w:rsidR="0059652C">
        <w:rPr>
          <w:rStyle w:val="CommentReference"/>
        </w:rPr>
        <w:commentReference w:id="445"/>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711A72D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del w:id="454" w:author="Meyer, Michael Frederick" w:date="2020-09-07T16:00:00Z">
        <w:r w:rsidR="00FF225E" w:rsidDel="00C10024">
          <w:rPr>
            <w:rFonts w:ascii="Times New Roman" w:eastAsia="Times New Roman" w:hAnsi="Times New Roman" w:cs="Times New Roman"/>
            <w:sz w:val="24"/>
            <w:szCs w:val="24"/>
          </w:rPr>
          <w:delText xml:space="preserve">eutrophic </w:delText>
        </w:r>
      </w:del>
      <w:r w:rsidR="00FF225E">
        <w:rPr>
          <w:rFonts w:ascii="Times New Roman" w:eastAsia="Times New Roman" w:hAnsi="Times New Roman" w:cs="Times New Roman"/>
          <w:sz w:val="24"/>
          <w:szCs w:val="24"/>
        </w:rPr>
        <w:t xml:space="preserve">hot spots </w:t>
      </w:r>
      <w:ins w:id="455" w:author="Meyer, Michael Frederick" w:date="2020-09-07T16:00:00Z">
        <w:r w:rsidR="00C10024">
          <w:rPr>
            <w:rFonts w:ascii="Times New Roman" w:eastAsia="Times New Roman" w:hAnsi="Times New Roman" w:cs="Times New Roman"/>
            <w:sz w:val="24"/>
            <w:szCs w:val="24"/>
          </w:rPr>
          <w:t xml:space="preserve">of eutrophication </w:t>
        </w:r>
      </w:ins>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del w:id="456" w:author="Meyer, Michael Frederick" w:date="2020-09-07T16:00:00Z">
        <w:r w:rsidR="00FF225E" w:rsidDel="00C10024">
          <w:rPr>
            <w:rFonts w:ascii="Times New Roman" w:eastAsia="Times New Roman" w:hAnsi="Times New Roman" w:cs="Times New Roman"/>
            <w:sz w:val="24"/>
            <w:szCs w:val="24"/>
          </w:rPr>
          <w:delText>suggest localized eutrophication</w:delText>
        </w:r>
        <w:r w:rsidR="004A728E" w:rsidDel="00C10024">
          <w:rPr>
            <w:rFonts w:ascii="Times New Roman" w:eastAsia="Times New Roman" w:hAnsi="Times New Roman" w:cs="Times New Roman"/>
            <w:sz w:val="24"/>
            <w:szCs w:val="24"/>
          </w:rPr>
          <w:delText xml:space="preserve"> </w:delText>
        </w:r>
      </w:del>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del w:id="457" w:author="Meyer, Michael Frederick" w:date="2020-09-07T16:01:00Z">
        <w:r w:rsidR="00060EB5" w:rsidDel="00C10024">
          <w:rPr>
            <w:rFonts w:ascii="Times New Roman" w:eastAsia="Times New Roman" w:hAnsi="Times New Roman" w:cs="Times New Roman"/>
            <w:sz w:val="24"/>
            <w:szCs w:val="24"/>
          </w:rPr>
          <w:delText>be complicated</w:delText>
        </w:r>
      </w:del>
      <w:ins w:id="458" w:author="Meyer, Michael Frederick" w:date="2020-09-07T16:01:00Z">
        <w:r w:rsidR="00C10024">
          <w:rPr>
            <w:rFonts w:ascii="Times New Roman" w:eastAsia="Times New Roman" w:hAnsi="Times New Roman" w:cs="Times New Roman"/>
            <w:sz w:val="24"/>
            <w:szCs w:val="24"/>
          </w:rPr>
          <w:t>involve complex socio-economic factors</w:t>
        </w:r>
      </w:ins>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ins w:id="459" w:author="Meyer, Michael Frederick" w:date="2020-09-07T16:01:00Z">
        <w:r w:rsidR="00C10024">
          <w:rPr>
            <w:rFonts w:ascii="Times New Roman" w:eastAsia="Times New Roman" w:hAnsi="Times New Roman" w:cs="Times New Roman"/>
            <w:sz w:val="24"/>
            <w:szCs w:val="24"/>
          </w:rPr>
          <w:t>, require system-specific information</w:t>
        </w:r>
      </w:ins>
      <w:del w:id="460" w:author="Meyer, Michael Frederick" w:date="2020-09-07T16:01:00Z">
        <w:r w:rsidR="00060EB5" w:rsidDel="00C10024">
          <w:rPr>
            <w:rFonts w:ascii="Times New Roman" w:eastAsia="Times New Roman" w:hAnsi="Times New Roman" w:cs="Times New Roman"/>
            <w:sz w:val="24"/>
            <w:szCs w:val="24"/>
          </w:rPr>
          <w:delText xml:space="preserve"> and highly idiosyncratic</w:delText>
        </w:r>
      </w:del>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ins w:id="461" w:author="Meyer, Michael Frederick" w:date="2020-09-07T16:02:00Z">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ins>
      <w:r w:rsidR="00C10024">
        <w:rPr>
          <w:rFonts w:ascii="Times New Roman" w:eastAsia="Times New Roman" w:hAnsi="Times New Roman" w:cs="Times New Roman"/>
          <w:sz w:val="24"/>
          <w:szCs w:val="24"/>
        </w:rPr>
        <w:fldChar w:fldCharType="separate"/>
      </w:r>
      <w:ins w:id="462" w:author="Meyer, Michael Frederick" w:date="2020-09-07T16:02:00Z">
        <w:r w:rsidR="00C10024" w:rsidRPr="00C10024">
          <w:rPr>
            <w:rFonts w:ascii="Times New Roman" w:hAnsi="Times New Roman" w:cs="Times New Roman"/>
            <w:sz w:val="24"/>
            <w:rPrChange w:id="463" w:author="Meyer, Michael Frederick" w:date="2020-09-07T16:02:00Z">
              <w:rPr/>
            </w:rPrChange>
          </w:rPr>
          <w:t>(Tong et al. 2020)</w:t>
        </w:r>
        <w:r w:rsidR="00C10024">
          <w:rPr>
            <w:rFonts w:ascii="Times New Roman" w:eastAsia="Times New Roman" w:hAnsi="Times New Roman" w:cs="Times New Roman"/>
            <w:sz w:val="24"/>
            <w:szCs w:val="24"/>
          </w:rPr>
          <w:fldChar w:fldCharType="end"/>
        </w:r>
      </w:ins>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del w:id="464" w:author="Meyer, Michael Frederick" w:date="2020-09-08T15:53:00Z">
        <w:r w:rsidR="00FF225E" w:rsidDel="00157F57">
          <w:rPr>
            <w:rFonts w:ascii="Times New Roman" w:eastAsia="Times New Roman" w:hAnsi="Times New Roman" w:cs="Times New Roman"/>
            <w:sz w:val="24"/>
            <w:szCs w:val="24"/>
          </w:rPr>
          <w:delText xml:space="preserve"> </w:delText>
        </w:r>
      </w:del>
      <w:ins w:id="465" w:author="Meyer, Michael Frederick" w:date="2020-09-08T15:53:00Z">
        <w:r w:rsidR="00157F57">
          <w:rPr>
            <w:rFonts w:ascii="Times New Roman" w:eastAsia="Times New Roman" w:hAnsi="Times New Roman" w:cs="Times New Roman"/>
            <w:sz w:val="24"/>
            <w:szCs w:val="24"/>
          </w:rPr>
          <w:t xml:space="preserve"> nutrients may enter systems from numerous sour</w:t>
        </w:r>
      </w:ins>
      <w:ins w:id="466" w:author="Meyer, Michael Frederick" w:date="2020-09-08T15:54:00Z">
        <w:r w:rsidR="00157F57">
          <w:rPr>
            <w:rFonts w:ascii="Times New Roman" w:eastAsia="Times New Roman" w:hAnsi="Times New Roman" w:cs="Times New Roman"/>
            <w:sz w:val="24"/>
            <w:szCs w:val="24"/>
          </w:rPr>
          <w:t>ces</w:t>
        </w:r>
      </w:ins>
      <w:del w:id="467" w:author="Meyer, Michael Frederick" w:date="2020-09-08T15:53:00Z">
        <w:r w:rsidR="00FF225E" w:rsidDel="00157F57">
          <w:rPr>
            <w:rFonts w:ascii="Times New Roman" w:eastAsia="Times New Roman" w:hAnsi="Times New Roman" w:cs="Times New Roman"/>
            <w:sz w:val="24"/>
            <w:szCs w:val="24"/>
          </w:rPr>
          <w:delText>systems may experience low level sewage inputs or</w:delText>
        </w:r>
      </w:del>
      <w:ins w:id="468" w:author="Ted" w:date="2020-07-14T15:40:00Z">
        <w:del w:id="469" w:author="Meyer, Michael Frederick" w:date="2020-09-08T15:53:00Z">
          <w:r w:rsidR="0059652C" w:rsidDel="00157F57">
            <w:rPr>
              <w:rFonts w:ascii="Times New Roman" w:eastAsia="Times New Roman" w:hAnsi="Times New Roman" w:cs="Times New Roman"/>
              <w:sz w:val="24"/>
              <w:szCs w:val="24"/>
            </w:rPr>
            <w:delText xml:space="preserve"> </w:delText>
          </w:r>
        </w:del>
      </w:ins>
      <w:del w:id="470" w:author="Meyer, Michael Frederick" w:date="2020-09-08T15:53:00Z">
        <w:r w:rsidR="00FF225E" w:rsidDel="00157F57">
          <w:rPr>
            <w:rFonts w:ascii="Times New Roman" w:eastAsia="Times New Roman" w:hAnsi="Times New Roman" w:cs="Times New Roman"/>
            <w:sz w:val="24"/>
            <w:szCs w:val="24"/>
          </w:rPr>
          <w:delText xml:space="preserve"> even nutrient inputs from multiple sources</w:delText>
        </w:r>
      </w:del>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del w:id="471" w:author="Meyer, Michael Frederick" w:date="2020-09-08T15:54:00Z">
        <w:r w:rsidR="0059652C" w:rsidDel="00157F57">
          <w:rPr>
            <w:rFonts w:ascii="Times New Roman" w:eastAsia="Times New Roman" w:hAnsi="Times New Roman" w:cs="Times New Roman"/>
            <w:sz w:val="24"/>
            <w:szCs w:val="24"/>
          </w:rPr>
          <w:delText>potenital</w:delText>
        </w:r>
      </w:del>
      <w:ins w:id="472" w:author="Meyer, Michael Frederick" w:date="2020-09-08T15:54:00Z">
        <w:r w:rsidR="00157F57">
          <w:rPr>
            <w:rFonts w:ascii="Times New Roman" w:eastAsia="Times New Roman" w:hAnsi="Times New Roman" w:cs="Times New Roman"/>
            <w:sz w:val="24"/>
            <w:szCs w:val="24"/>
          </w:rPr>
          <w:t>potential</w:t>
        </w:r>
      </w:ins>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ins w:id="473" w:author="Meyer, Michael Frederick" w:date="2020-09-07T16:03:00Z">
        <w:r w:rsidR="00C10024">
          <w:rPr>
            <w:rFonts w:ascii="Times New Roman" w:eastAsia="Times New Roman" w:hAnsi="Times New Roman" w:cs="Times New Roman"/>
            <w:sz w:val="24"/>
            <w:szCs w:val="24"/>
          </w:rPr>
          <w:t>When PPCP data are paired with co-located benthic community composition and food</w:t>
        </w:r>
      </w:ins>
      <w:ins w:id="474" w:author="Meyer, Michael Frederick" w:date="2020-09-08T15:54:00Z">
        <w:r w:rsidR="00157F57">
          <w:rPr>
            <w:rFonts w:ascii="Times New Roman" w:eastAsia="Times New Roman" w:hAnsi="Times New Roman" w:cs="Times New Roman"/>
            <w:sz w:val="24"/>
            <w:szCs w:val="24"/>
          </w:rPr>
          <w:t xml:space="preserve"> </w:t>
        </w:r>
      </w:ins>
      <w:ins w:id="475" w:author="Meyer, Michael Frederick" w:date="2020-09-07T16:03:00Z">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These paired PPCP-biological samples across spatial and temporal scales have potential to </w:t>
        </w:r>
        <w:r w:rsidR="00C10024">
          <w:rPr>
            <w:rFonts w:ascii="Times New Roman" w:eastAsia="Times New Roman" w:hAnsi="Times New Roman" w:cs="Times New Roman"/>
            <w:sz w:val="24"/>
            <w:szCs w:val="24"/>
          </w:rPr>
          <w:lastRenderedPageBreak/>
          <w:t>offer a synoptic view of the impacts of sewage pollution, enabling regional and local monitoring to coordinate mitigation strategies</w:t>
        </w:r>
      </w:ins>
      <w:del w:id="476" w:author="Meyer, Michael Frederick" w:date="2020-09-07T16:03:00Z">
        <w:r w:rsidR="00155633" w:rsidDel="00C10024">
          <w:rPr>
            <w:rFonts w:ascii="Times New Roman" w:eastAsia="Times New Roman" w:hAnsi="Times New Roman" w:cs="Times New Roman"/>
            <w:sz w:val="24"/>
            <w:szCs w:val="24"/>
          </w:rPr>
          <w:delText xml:space="preserve">When paired with co-located, nearshore community data, managers can be better informed in how their system is responding </w:delText>
        </w:r>
        <w:r w:rsidR="00947C9E" w:rsidDel="00C10024">
          <w:rPr>
            <w:rFonts w:ascii="Times New Roman" w:eastAsia="Times New Roman" w:hAnsi="Times New Roman" w:cs="Times New Roman"/>
            <w:sz w:val="24"/>
            <w:szCs w:val="24"/>
          </w:rPr>
          <w:delText>and take</w:delText>
        </w:r>
        <w:r w:rsidR="00155633" w:rsidDel="00C10024">
          <w:rPr>
            <w:rFonts w:ascii="Times New Roman" w:eastAsia="Times New Roman" w:hAnsi="Times New Roman" w:cs="Times New Roman"/>
            <w:sz w:val="24"/>
            <w:szCs w:val="24"/>
          </w:rPr>
          <w:delText xml:space="preserve"> appropriate action before changes are detected offshore.</w:delText>
        </w:r>
        <w:r w:rsidR="00FF225E" w:rsidDel="00C10024">
          <w:rPr>
            <w:rFonts w:ascii="Times New Roman" w:eastAsia="Times New Roman" w:hAnsi="Times New Roman" w:cs="Times New Roman"/>
            <w:sz w:val="24"/>
            <w:szCs w:val="24"/>
          </w:rPr>
          <w:delText xml:space="preserve"> </w:delText>
        </w:r>
      </w:del>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1E681553" w14:textId="77777777" w:rsidR="00157F57" w:rsidRDefault="00A92B32" w:rsidP="004D5001">
      <w:pPr>
        <w:pStyle w:val="Bibliography"/>
      </w:pPr>
      <w:r w:rsidRPr="00A92B32">
        <w:fldChar w:fldCharType="begin"/>
      </w:r>
      <w:r w:rsidR="003E64B9">
        <w:instrText xml:space="preserve"> ADDIN ZOTERO_BIBL {"uncited":[],"omitted":[],"custom":[]} CSL_BIBLIOGRAPHY </w:instrText>
      </w:r>
      <w:r w:rsidRPr="00A92B32">
        <w:fldChar w:fldCharType="separate"/>
      </w:r>
      <w:r w:rsidR="00157F57">
        <w:t xml:space="preserve">Anderson, M. J. 2001. A new method for non-parametric multivariate analysis of variance. Austral Ecology </w:t>
      </w:r>
      <w:r w:rsidR="00157F57">
        <w:rPr>
          <w:b/>
          <w:bCs/>
        </w:rPr>
        <w:t>26</w:t>
      </w:r>
      <w:r w:rsidR="00157F57">
        <w:t>: 32–46. doi:10.1111/j.1442-9993.2001.01070.pp.x</w:t>
      </w:r>
    </w:p>
    <w:p w14:paraId="1A06E4A0" w14:textId="77777777" w:rsidR="00157F57" w:rsidRDefault="00157F57" w:rsidP="004D5001">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157D8EF1" w14:textId="77777777" w:rsidR="00157F57" w:rsidRDefault="00157F57" w:rsidP="004D5001">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0CE16B9A" w14:textId="77777777" w:rsidR="00157F57" w:rsidRDefault="00157F57" w:rsidP="004D5001">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3EE9A154" w14:textId="77777777" w:rsidR="00157F57" w:rsidRDefault="00157F57" w:rsidP="004D5001">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3DED7B4" w14:textId="77777777" w:rsidR="00157F57" w:rsidRDefault="00157F57" w:rsidP="004D5001">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3705D31B" w14:textId="77777777" w:rsidR="00157F57" w:rsidRDefault="00157F57" w:rsidP="004D5001">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5808DEB" w14:textId="77777777" w:rsidR="00157F57" w:rsidRDefault="00157F57" w:rsidP="004D5001">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5FD16BC7" w14:textId="77777777" w:rsidR="00157F57" w:rsidRDefault="00157F57" w:rsidP="004D5001">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0020916E" w14:textId="77777777" w:rsidR="00157F57" w:rsidRDefault="00157F57" w:rsidP="004D5001">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7C77DE28" w14:textId="77777777" w:rsidR="00157F57" w:rsidRDefault="00157F57" w:rsidP="004D5001">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1D92A364" w14:textId="77777777" w:rsidR="00157F57" w:rsidRDefault="00157F57" w:rsidP="004D5001">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1D92E2C3" w14:textId="77777777" w:rsidR="00157F57" w:rsidRDefault="00157F57" w:rsidP="004D5001">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2712057E" w14:textId="77777777" w:rsidR="00157F57" w:rsidRDefault="00157F57" w:rsidP="004D5001">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79698484" w14:textId="77777777" w:rsidR="00157F57" w:rsidRDefault="00157F57" w:rsidP="004D5001">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00DC2AC" w14:textId="77777777" w:rsidR="00157F57" w:rsidRDefault="00157F57" w:rsidP="004D5001">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0AF2311B" w14:textId="77777777" w:rsidR="00157F57" w:rsidRDefault="00157F57" w:rsidP="004D5001">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08528C83" w14:textId="77777777" w:rsidR="00157F57" w:rsidRDefault="00157F57" w:rsidP="004D5001">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1E53DCD" w14:textId="77777777" w:rsidR="00157F57" w:rsidRDefault="00157F57" w:rsidP="004D5001">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3280D4DD" w14:textId="77777777" w:rsidR="00157F57" w:rsidRDefault="00157F57" w:rsidP="004D5001">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1372F1A3" w14:textId="77777777" w:rsidR="00157F57" w:rsidRDefault="00157F57" w:rsidP="004D5001">
      <w:pPr>
        <w:pStyle w:val="Bibliography"/>
      </w:pPr>
      <w:r>
        <w:t xml:space="preserve">Galloway, J. N., F. J. Dentener, D. G. Capone, and others. 2004. Nitrogen Cycles: Past, Present, and Future. Biogeochemistry </w:t>
      </w:r>
      <w:r>
        <w:rPr>
          <w:b/>
          <w:bCs/>
        </w:rPr>
        <w:t>70</w:t>
      </w:r>
      <w:r>
        <w:t>: 153–226. doi:10.1007/s10533-004-0370-0</w:t>
      </w:r>
    </w:p>
    <w:p w14:paraId="3BACBB67" w14:textId="77777777" w:rsidR="00157F57" w:rsidRDefault="00157F57" w:rsidP="004D5001">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C9E394E" w14:textId="77777777" w:rsidR="00157F57" w:rsidRDefault="00157F57" w:rsidP="004D5001">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0D094BD7" w14:textId="77777777" w:rsidR="00157F57" w:rsidRDefault="00157F57" w:rsidP="004D5001">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38AF3D2A" w14:textId="77777777" w:rsidR="00157F57" w:rsidRDefault="00157F57" w:rsidP="004D5001">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5CA47BB" w14:textId="77777777" w:rsidR="00157F57" w:rsidRDefault="00157F57" w:rsidP="004D5001">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2C2E91C0" w14:textId="77777777" w:rsidR="00157F57" w:rsidRDefault="00157F57" w:rsidP="004D5001">
      <w:pPr>
        <w:pStyle w:val="Bibliography"/>
      </w:pPr>
      <w:r>
        <w:t xml:space="preserve">Hampton, S. E., S. McGowan, T. Ozersky, and others. 2018. Recent ecological change in ancient lakes. Limnology and Oceanography </w:t>
      </w:r>
      <w:r>
        <w:rPr>
          <w:b/>
          <w:bCs/>
        </w:rPr>
        <w:t>63</w:t>
      </w:r>
      <w:r>
        <w:t>: 2277–2304. doi:10.1002/lno.10938</w:t>
      </w:r>
    </w:p>
    <w:p w14:paraId="119A2ACD" w14:textId="77777777" w:rsidR="00157F57" w:rsidRDefault="00157F57" w:rsidP="004D5001">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6268A8DA" w14:textId="77777777" w:rsidR="00157F57" w:rsidRDefault="00157F57" w:rsidP="004D5001">
      <w:pPr>
        <w:pStyle w:val="Bibliography"/>
      </w:pPr>
      <w:r>
        <w:t xml:space="preserve">Hollingsworth, R. G., J. W. Armstrong, and E. Campbell. 2002. Caffeine as a repellent for slugs and snails. Nature </w:t>
      </w:r>
      <w:r>
        <w:rPr>
          <w:b/>
          <w:bCs/>
        </w:rPr>
        <w:t>417</w:t>
      </w:r>
      <w:r>
        <w:t>: 915–916. doi:10.1038/417915a</w:t>
      </w:r>
    </w:p>
    <w:p w14:paraId="64229DBE" w14:textId="77777777" w:rsidR="00157F57" w:rsidRDefault="00157F57" w:rsidP="004D5001">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1F0A671B" w14:textId="77777777" w:rsidR="00157F57" w:rsidRDefault="00157F57" w:rsidP="004D5001">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6D222B8E" w14:textId="77777777" w:rsidR="00157F57" w:rsidRDefault="00157F57" w:rsidP="004D5001">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52EDE1FE" w14:textId="77777777" w:rsidR="00157F57" w:rsidRDefault="00157F57" w:rsidP="004D5001">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B03AD69" w14:textId="77777777" w:rsidR="00157F57" w:rsidRDefault="00157F57" w:rsidP="004D5001">
      <w:pPr>
        <w:pStyle w:val="Bibliography"/>
      </w:pPr>
      <w:r>
        <w:t xml:space="preserve">Kelly, J. R., and R. E. Scheibling. 2012. Fatty acids as dietary tracers in benthic food webs. Marine Ecology Progress Series </w:t>
      </w:r>
      <w:r>
        <w:rPr>
          <w:b/>
          <w:bCs/>
        </w:rPr>
        <w:t>446</w:t>
      </w:r>
      <w:r>
        <w:t>: 1–22. doi:10.3354/meps09559</w:t>
      </w:r>
    </w:p>
    <w:p w14:paraId="27204A58" w14:textId="77777777" w:rsidR="00157F57" w:rsidRDefault="00157F57" w:rsidP="004D5001">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1CD0EA76" w14:textId="77777777" w:rsidR="00157F57" w:rsidRDefault="00157F57" w:rsidP="004D5001">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5BF7834" w14:textId="77777777" w:rsidR="00157F57" w:rsidRDefault="00157F57" w:rsidP="004D5001">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D73135E" w14:textId="77777777" w:rsidR="00157F57" w:rsidRDefault="00157F57" w:rsidP="004D5001">
      <w:pPr>
        <w:pStyle w:val="Bibliography"/>
      </w:pPr>
      <w:r>
        <w:t>Kozhov, M. M. 1963. Lake Baikal and its Life, Springer Science &amp; Business Media.</w:t>
      </w:r>
    </w:p>
    <w:p w14:paraId="72BAEAFE" w14:textId="77777777" w:rsidR="00157F57" w:rsidRDefault="00157F57" w:rsidP="004D5001">
      <w:pPr>
        <w:pStyle w:val="Bibliography"/>
      </w:pPr>
      <w:r>
        <w:t>Kozhova, O. M., and L. R. Izmest’eva. 1998. Lake Baikal: Evolution and Biodiversity, Backhuys Publishers.</w:t>
      </w:r>
    </w:p>
    <w:p w14:paraId="07D5F735" w14:textId="77777777" w:rsidR="00157F57" w:rsidRDefault="00157F57" w:rsidP="004D5001">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36795325" w14:textId="77777777" w:rsidR="00157F57" w:rsidRDefault="00157F57" w:rsidP="004D5001">
      <w:pPr>
        <w:pStyle w:val="Bibliography"/>
      </w:pPr>
      <w:r>
        <w:t xml:space="preserve">Lambert, D., A. Cattaneo, and R. Carignan. 2008. Periphyton as an early indicator of perturbation in recreational lakes. Can. J. Fish. Aquat. Sci. </w:t>
      </w:r>
      <w:r>
        <w:rPr>
          <w:b/>
          <w:bCs/>
        </w:rPr>
        <w:t>65</w:t>
      </w:r>
      <w:r>
        <w:t>: 258–265. doi:10.1139/f07-168</w:t>
      </w:r>
    </w:p>
    <w:p w14:paraId="67777055" w14:textId="77777777" w:rsidR="00157F57" w:rsidRDefault="00157F57" w:rsidP="004D5001">
      <w:pPr>
        <w:pStyle w:val="Bibliography"/>
      </w:pPr>
      <w:r>
        <w:t>Legendre, P., and L. Legendre. 2012. Numerical Ecology, 3rd ed. Elsevier.</w:t>
      </w:r>
    </w:p>
    <w:p w14:paraId="6C1D4810" w14:textId="77777777" w:rsidR="00157F57" w:rsidRDefault="00157F57" w:rsidP="004D5001">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A629030" w14:textId="77777777" w:rsidR="00157F57" w:rsidRDefault="00157F57" w:rsidP="004D5001">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72425D5F" w14:textId="77777777" w:rsidR="00157F57" w:rsidRDefault="00157F57" w:rsidP="004D5001">
      <w:pPr>
        <w:pStyle w:val="Bibliography"/>
      </w:pPr>
      <w:r>
        <w:t>Mazzella, L., and G. F. Russo. 1989. Grazing effect of two Gibbula species (Mollusca, Archaeogastropoda) on the epiphytic community of Posidonia oceanica leaves.</w:t>
      </w:r>
    </w:p>
    <w:p w14:paraId="770500D7" w14:textId="77777777" w:rsidR="00157F57" w:rsidRDefault="00157F57" w:rsidP="004D5001">
      <w:pPr>
        <w:pStyle w:val="Bibliography"/>
      </w:pPr>
      <w:r>
        <w:t xml:space="preserve">McIntyre, P. B., and A. S. Flecker. 2006. Rapid turnover of tissue nitrogen of primary consumers in tropical freshwaters. Oecologia </w:t>
      </w:r>
      <w:r>
        <w:rPr>
          <w:b/>
          <w:bCs/>
        </w:rPr>
        <w:t>148</w:t>
      </w:r>
      <w:r>
        <w:t>: 12–21. doi:10.1007/s00442-005-0354-3</w:t>
      </w:r>
    </w:p>
    <w:p w14:paraId="15FE37B6" w14:textId="77777777" w:rsidR="00157F57" w:rsidRDefault="00157F57" w:rsidP="004D5001">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4AC017B" w14:textId="77777777" w:rsidR="00157F57" w:rsidRDefault="00157F57" w:rsidP="004D5001">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65C1A6A5" w14:textId="77777777" w:rsidR="00157F57" w:rsidRDefault="00157F57" w:rsidP="004D5001">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122F569" w14:textId="77777777" w:rsidR="00157F57" w:rsidRDefault="00157F57" w:rsidP="004D5001">
      <w:pPr>
        <w:pStyle w:val="Bibliography"/>
      </w:pPr>
      <w:r>
        <w:t>Moran, P. W., S. E. Cox, S. S. Embrey, R. L. Huffman, T. D. Olsen, and S. C. Fradkin. 2012. Sources and Sinks of Nitrogen and Phosphorus in a Deep, Oligotrophic Lake, Lake Crescent, Olympic National Park, Washington. US Geological Survey.</w:t>
      </w:r>
    </w:p>
    <w:p w14:paraId="452DA572" w14:textId="77777777" w:rsidR="00157F57" w:rsidRDefault="00157F57" w:rsidP="004D5001">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0330DA43" w14:textId="77777777" w:rsidR="00157F57" w:rsidRDefault="00157F57" w:rsidP="004D5001">
      <w:pPr>
        <w:pStyle w:val="Bibliography"/>
      </w:pPr>
      <w:r>
        <w:t>Oksanen, J., F. G. Blanchet, M. Friendly, and others. 2019. vegan: Community Ecology Package,.</w:t>
      </w:r>
    </w:p>
    <w:p w14:paraId="0431F9A3" w14:textId="77777777" w:rsidR="00157F57" w:rsidRDefault="00157F57" w:rsidP="004D5001">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0C4285A9" w14:textId="77777777" w:rsidR="00157F57" w:rsidRDefault="00157F57" w:rsidP="004D5001">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F0E6BA4" w14:textId="77777777" w:rsidR="00157F57" w:rsidRDefault="00157F57" w:rsidP="004D5001">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744598F" w14:textId="77777777" w:rsidR="00157F57" w:rsidRDefault="00157F57" w:rsidP="004D5001">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342C93F3" w14:textId="77777777" w:rsidR="00157F57" w:rsidRDefault="00157F57" w:rsidP="004D5001">
      <w:pPr>
        <w:pStyle w:val="Bibliography"/>
      </w:pPr>
      <w:r>
        <w:t>R Core Team. 2019. R: A Language and Environment for Statistical Computing,.</w:t>
      </w:r>
    </w:p>
    <w:p w14:paraId="2D349251" w14:textId="77777777" w:rsidR="00157F57" w:rsidRDefault="00157F57" w:rsidP="004D5001">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54DDFA60" w14:textId="77777777" w:rsidR="00157F57" w:rsidRDefault="00157F57" w:rsidP="004D5001">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62DB239E" w14:textId="77777777" w:rsidR="00157F57" w:rsidRDefault="00157F57" w:rsidP="004D5001">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BF25013" w14:textId="77777777" w:rsidR="00157F57" w:rsidRDefault="00157F57" w:rsidP="004D5001">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9F69D0D" w14:textId="77777777" w:rsidR="00157F57" w:rsidRDefault="00157F57" w:rsidP="004D5001">
      <w:pPr>
        <w:pStyle w:val="Bibliography"/>
      </w:pPr>
      <w:r>
        <w:t xml:space="preserve">Sargent, J. R., and S. Falk-Petersen. 1988. The lipid biochemistry of calanoid copepods. Hydrobiologia </w:t>
      </w:r>
      <w:r>
        <w:rPr>
          <w:b/>
          <w:bCs/>
        </w:rPr>
        <w:t>167–168</w:t>
      </w:r>
      <w:r>
        <w:t>: 101–114. doi:10.1007/BF00026297</w:t>
      </w:r>
    </w:p>
    <w:p w14:paraId="34F3E5BF" w14:textId="77777777" w:rsidR="00157F57" w:rsidRDefault="00157F57" w:rsidP="004D5001">
      <w:pPr>
        <w:pStyle w:val="Bibliography"/>
      </w:pPr>
      <w:r>
        <w:t xml:space="preserve">Savage, C., and R. Elmgren. 2004. MACROALGAL (FUCUS VESICULOSUS) δ15N VALUES TRACE DECREASE IN SEWAGE INFLUENCE. Ecological Applications </w:t>
      </w:r>
      <w:r>
        <w:rPr>
          <w:b/>
          <w:bCs/>
        </w:rPr>
        <w:t>14</w:t>
      </w:r>
      <w:r>
        <w:t>: 517–526. doi:10.1890/02-5396</w:t>
      </w:r>
    </w:p>
    <w:p w14:paraId="0BC1AB0E" w14:textId="77777777" w:rsidR="00157F57" w:rsidRDefault="00157F57" w:rsidP="004D5001">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1FCBE352" w14:textId="77777777" w:rsidR="00157F57" w:rsidRDefault="00157F57" w:rsidP="004D5001">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6BDC9335" w14:textId="77777777" w:rsidR="00157F57" w:rsidRDefault="00157F57" w:rsidP="004D5001">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080850F8" w14:textId="77777777" w:rsidR="00157F57" w:rsidRDefault="00157F57" w:rsidP="004D5001">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4216DF2F" w14:textId="77777777" w:rsidR="00157F57" w:rsidRDefault="00157F57" w:rsidP="004D5001">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27CE48C" w14:textId="77777777" w:rsidR="00157F57" w:rsidRDefault="00157F57" w:rsidP="004D5001">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0C587381" w14:textId="77777777" w:rsidR="00157F57" w:rsidRDefault="00157F57" w:rsidP="004D5001">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3853C886" w14:textId="77777777" w:rsidR="00157F57" w:rsidRDefault="00157F57" w:rsidP="004D5001">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0140910B" w14:textId="77777777" w:rsidR="00157F57" w:rsidRDefault="00157F57" w:rsidP="004D5001">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25090B6B" w14:textId="77777777" w:rsidR="00157F57" w:rsidRDefault="00157F57" w:rsidP="004D5001">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6707D918" w14:textId="77777777" w:rsidR="00157F57" w:rsidRDefault="00157F57" w:rsidP="004D5001">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33204F2A" w14:textId="77777777" w:rsidR="00157F57" w:rsidRDefault="00157F57" w:rsidP="004D5001">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7989CD87" w14:textId="77777777" w:rsidR="00157F57" w:rsidRDefault="00157F57" w:rsidP="004D5001">
      <w:pPr>
        <w:pStyle w:val="Bibliography"/>
      </w:pPr>
      <w:r>
        <w:t>Wickham, H. 2016. ggplot2: Elegant Graphics for Data Analysis, Springer-Verlag.</w:t>
      </w:r>
    </w:p>
    <w:p w14:paraId="369EBAFD" w14:textId="77777777" w:rsidR="00157F57" w:rsidRDefault="00157F57" w:rsidP="004D5001">
      <w:pPr>
        <w:pStyle w:val="Bibliography"/>
      </w:pPr>
      <w:r>
        <w:lastRenderedPageBreak/>
        <w:t>Wickham, H., R. Francois, L. Henry, and K. Mueller. 2019. dplyr: A Grammar of Data Manipulation,.</w:t>
      </w:r>
    </w:p>
    <w:p w14:paraId="02785B00" w14:textId="77777777" w:rsidR="00157F57" w:rsidRDefault="00157F57" w:rsidP="004D5001">
      <w:pPr>
        <w:pStyle w:val="Bibliography"/>
      </w:pPr>
      <w:r>
        <w:t>Wickham, H., and L. Henry. 2019. tidyr: Easily Tidy Data with ‘spread()’ and ‘gather()’ Functions,.</w:t>
      </w:r>
    </w:p>
    <w:p w14:paraId="5E47AF5E" w14:textId="77777777" w:rsidR="00157F57" w:rsidRDefault="00157F57" w:rsidP="004D5001">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7F1F94F8" w14:textId="77777777" w:rsidR="00157F57" w:rsidRDefault="00157F57" w:rsidP="004D5001">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79A2ED8B" w14:textId="77777777" w:rsidR="00157F57" w:rsidRDefault="00157F57" w:rsidP="004D5001">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7A7FECA5" w14:textId="77777777" w:rsidR="00157F57" w:rsidRDefault="00157F57" w:rsidP="004D5001">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18A67F96" w14:textId="77777777" w:rsidR="00157F57" w:rsidRDefault="00157F57" w:rsidP="004D5001">
      <w:pPr>
        <w:pStyle w:val="Bibliography"/>
      </w:pPr>
      <w:r>
        <w:t>2016a. Methods for determination of nitrogen-containing matters (with corrections) (Методы определения азотсодержащих веществ (с Поправками)).</w:t>
      </w:r>
    </w:p>
    <w:p w14:paraId="46796AE5" w14:textId="77777777" w:rsidR="00157F57" w:rsidRDefault="00157F57" w:rsidP="004D5001">
      <w:pPr>
        <w:pStyle w:val="Bibliography"/>
      </w:pPr>
      <w:r>
        <w:t>2016b. Methods for determination of phosphorus-containing matters (with corrections) (Методы определения фосфорсодержащих веществ).</w:t>
      </w:r>
    </w:p>
    <w:p w14:paraId="3B069F05" w14:textId="77777777" w:rsidR="00157F57" w:rsidRDefault="00157F57" w:rsidP="004D5001">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42452B3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10797A76" w:rsidR="00715D55" w:rsidRDefault="005674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2">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ins w:id="477" w:author="Meyer, Michael Frederick" w:date="2020-09-07T16:07:00Z"/>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69C05623"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AD7A0D">
        <w:rPr>
          <w:rFonts w:ascii="Times New Roman" w:eastAsia="Times New Roman" w:hAnsi="Times New Roman" w:cs="Times New Roman"/>
          <w:sz w:val="24"/>
          <w:szCs w:val="24"/>
        </w:rPr>
        <w:t xml:space="preserve">total </w:t>
      </w:r>
      <w:r w:rsidR="00D8535D">
        <w:rPr>
          <w:rFonts w:ascii="Times New Roman" w:eastAsia="Times New Roman" w:hAnsi="Times New Roman" w:cs="Times New Roman"/>
          <w:sz w:val="24"/>
          <w:szCs w:val="24"/>
        </w:rPr>
        <w:t xml:space="preserve">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and </w:t>
      </w:r>
      <w:r w:rsidR="00AD7A0D">
        <w:rPr>
          <w:rFonts w:ascii="Times New Roman" w:eastAsia="Times New Roman" w:hAnsi="Times New Roman" w:cs="Times New Roman"/>
          <w:sz w:val="24"/>
          <w:szCs w:val="24"/>
        </w:rPr>
        <w:t xml:space="preserve">to some extents </w:t>
      </w:r>
      <w:r w:rsidR="00D8535D">
        <w:rPr>
          <w:rFonts w:ascii="Times New Roman" w:eastAsia="Times New Roman" w:hAnsi="Times New Roman" w:cs="Times New Roman"/>
          <w:sz w:val="24"/>
          <w:szCs w:val="24"/>
        </w:rPr>
        <w:t xml:space="preserve">phosphorus (C) produced significant models. Chlorophyll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0EB46ACF" w:rsidR="00715D55" w:rsidRDefault="00D8535D">
      <w:pPr>
        <w:rPr>
          <w:rFonts w:ascii="Times New Roman" w:eastAsia="Times New Roman" w:hAnsi="Times New Roman" w:cs="Times New Roman"/>
          <w:sz w:val="24"/>
          <w:szCs w:val="24"/>
        </w:rPr>
      </w:pPr>
      <w:commentRangeStart w:id="478"/>
      <w:commentRangeStart w:id="479"/>
      <w:r>
        <w:rPr>
          <w:rFonts w:ascii="Times New Roman" w:eastAsia="Times New Roman" w:hAnsi="Times New Roman" w:cs="Times New Roman"/>
          <w:sz w:val="24"/>
          <w:szCs w:val="24"/>
        </w:rPr>
        <w:t>Figure 3</w:t>
      </w:r>
      <w:commentRangeEnd w:id="478"/>
      <w:r w:rsidR="00C872C8">
        <w:rPr>
          <w:rStyle w:val="CommentReference"/>
        </w:rPr>
        <w:commentReference w:id="478"/>
      </w:r>
      <w:commentRangeEnd w:id="479"/>
      <w:r w:rsidR="004D5001">
        <w:rPr>
          <w:rStyle w:val="CommentReference"/>
        </w:rPr>
        <w:commentReference w:id="479"/>
      </w:r>
      <w:r>
        <w:rPr>
          <w:rFonts w:ascii="Times New Roman" w:eastAsia="Times New Roman" w:hAnsi="Times New Roman" w:cs="Times New Roman"/>
          <w:sz w:val="24"/>
          <w:szCs w:val="24"/>
        </w:rPr>
        <w:t xml:space="preserve">: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480" w:author="Meyer, Michael Frederick" w:date="2020-09-07T16:08:00Z">
        <w:r w:rsidR="00567422">
          <w:rPr>
            <w:rFonts w:ascii="Times New Roman" w:eastAsia="Times New Roman" w:hAnsi="Times New Roman" w:cs="Times New Roman"/>
            <w:sz w:val="24"/>
            <w:szCs w:val="24"/>
          </w:rPr>
          <w:t xml:space="preserve">Sites with a higher IDW population value tended to be more associated with filamentous algal groupings and separate from sites with moderate and low IDW population values, which were more associated with diatom abundance. </w:t>
        </w:r>
      </w:ins>
      <w:r>
        <w:rPr>
          <w:rFonts w:ascii="Times New Roman" w:eastAsia="Times New Roman" w:hAnsi="Times New Roman" w:cs="Times New Roman"/>
          <w:sz w:val="24"/>
          <w:szCs w:val="24"/>
        </w:rPr>
        <w:t xml:space="preserve">PERMANOVA confirmed the three groups to be significantly different (p = 0.023). </w:t>
      </w:r>
      <w:del w:id="481" w:author="Meyer, Michael Frederick" w:date="2020-09-07T16:08:00Z">
        <w:r w:rsidDel="00567422">
          <w:rPr>
            <w:rFonts w:ascii="Times New Roman" w:eastAsia="Times New Roman" w:hAnsi="Times New Roman" w:cs="Times New Roman"/>
            <w:sz w:val="24"/>
            <w:szCs w:val="24"/>
          </w:rPr>
          <w:delText xml:space="preserve">Sites with a higher </w:delText>
        </w:r>
        <w:r w:rsidR="00B63560" w:rsidDel="00567422">
          <w:rPr>
            <w:rFonts w:ascii="Times New Roman" w:eastAsia="Times New Roman" w:hAnsi="Times New Roman" w:cs="Times New Roman"/>
            <w:sz w:val="24"/>
            <w:szCs w:val="24"/>
          </w:rPr>
          <w:delText>IDW</w:delText>
        </w:r>
        <w:r w:rsidDel="00567422">
          <w:rPr>
            <w:rFonts w:ascii="Times New Roman" w:eastAsia="Times New Roman" w:hAnsi="Times New Roman" w:cs="Times New Roman"/>
            <w:sz w:val="24"/>
            <w:szCs w:val="24"/>
          </w:rPr>
          <w:delText xml:space="preserve"> population value tended to be more associated with filamentous algal groupings, whereas moderate and low values were more associated with diatom abundance.</w:delText>
        </w:r>
      </w:del>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w:t>
      </w:r>
      <w:bookmarkStart w:id="482" w:name="_GoBack"/>
      <w:bookmarkEnd w:id="482"/>
      <w:r w:rsidR="00D8535D">
        <w:rPr>
          <w:rFonts w:ascii="Times New Roman" w:eastAsia="Times New Roman" w:hAnsi="Times New Roman" w:cs="Times New Roman"/>
          <w:sz w:val="24"/>
          <w:szCs w:val="24"/>
        </w:rPr>
        <w:t xml:space="preserve">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ins w:id="483" w:author="Meyer, Michael Frederick" w:date="2020-09-07T16:10:00Z">
        <w:r>
          <w:rPr>
            <w:rFonts w:ascii="Times New Roman" w:eastAsia="Times New Roman" w:hAnsi="Times New Roman" w:cs="Times New Roman"/>
            <w:noProof/>
            <w:sz w:val="24"/>
            <w:szCs w:val="24"/>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AB3AC7F" w14:textId="77777777" w:rsidR="00715D55" w:rsidRDefault="00715D55">
      <w:pPr>
        <w:rPr>
          <w:rFonts w:ascii="Times New Roman" w:eastAsia="Times New Roman" w:hAnsi="Times New Roman" w:cs="Times New Roman"/>
          <w:sz w:val="24"/>
          <w:szCs w:val="24"/>
        </w:rPr>
      </w:pPr>
    </w:p>
    <w:p w14:paraId="4F7210E8" w14:textId="2F78E6EE"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commentRangeStart w:id="484"/>
      <w:del w:id="485" w:author="Meyer, Michael Frederick" w:date="2020-09-07T16:10:00Z">
        <w:r w:rsidDel="00567422">
          <w:rPr>
            <w:rFonts w:ascii="Times New Roman" w:eastAsia="Times New Roman" w:hAnsi="Times New Roman" w:cs="Times New Roman"/>
            <w:sz w:val="24"/>
            <w:szCs w:val="24"/>
          </w:rPr>
          <w:delText xml:space="preserve">Grazing </w:delText>
        </w:r>
      </w:del>
      <w:commentRangeEnd w:id="484"/>
      <w:r w:rsidR="004D5001">
        <w:rPr>
          <w:rStyle w:val="CommentReference"/>
        </w:rPr>
        <w:commentReference w:id="484"/>
      </w:r>
      <w:del w:id="486" w:author="Meyer, Michael Frederick" w:date="2020-09-07T16:10:00Z">
        <w:r w:rsidDel="00567422">
          <w:rPr>
            <w:rFonts w:ascii="Times New Roman" w:eastAsia="Times New Roman" w:hAnsi="Times New Roman" w:cs="Times New Roman"/>
            <w:sz w:val="24"/>
            <w:szCs w:val="24"/>
          </w:rPr>
          <w:delText xml:space="preserve">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delText>
        </w:r>
      </w:del>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eyer, Michael Frederick" w:date="2020-09-08T15:04:00Z" w:initials="MMF">
    <w:p w14:paraId="5C28A9E2" w14:textId="77777777" w:rsidR="00C332CF" w:rsidRDefault="00C332CF">
      <w:pPr>
        <w:pStyle w:val="CommentText"/>
      </w:pPr>
      <w:r>
        <w:rPr>
          <w:rStyle w:val="CommentReference"/>
        </w:rPr>
        <w:annotationRef/>
      </w:r>
      <w:r>
        <w:t xml:space="preserve">I went back and forth about including this – as your average L&amp;O reader would likely know this. </w:t>
      </w:r>
    </w:p>
    <w:p w14:paraId="1851E085" w14:textId="77777777" w:rsidR="00C332CF" w:rsidRDefault="00C332CF">
      <w:pPr>
        <w:pStyle w:val="CommentText"/>
      </w:pPr>
    </w:p>
    <w:p w14:paraId="6CE9C8BE" w14:textId="0DEA6FE4" w:rsidR="00C332CF" w:rsidRDefault="00C332CF">
      <w:pPr>
        <w:pStyle w:val="CommentText"/>
      </w:pPr>
      <w:r>
        <w:t>However, it did strike me that this could be important to distinguish that we mean naturally oligotrophic and not a re-</w:t>
      </w:r>
      <w:proofErr w:type="spellStart"/>
      <w:r>
        <w:t>oligotrophied</w:t>
      </w:r>
      <w:proofErr w:type="spellEnd"/>
      <w:r>
        <w:t xml:space="preserve"> system (thinking about Tong et al., 2020 that’s cited in the closing paragraph). </w:t>
      </w:r>
    </w:p>
    <w:p w14:paraId="75D32AC9" w14:textId="7E63B729" w:rsidR="00C332CF" w:rsidRDefault="00C332CF">
      <w:pPr>
        <w:pStyle w:val="CommentText"/>
      </w:pPr>
    </w:p>
    <w:p w14:paraId="52768951" w14:textId="131C435B" w:rsidR="00C332CF" w:rsidRDefault="00C332CF">
      <w:pPr>
        <w:pStyle w:val="CommentText"/>
      </w:pPr>
      <w:r>
        <w:t xml:space="preserve">On the flip side, I think that this does help orient the reader to start thinking about oligotrophic lakes, and I personally think that it helps the flow the paragraph. </w:t>
      </w:r>
    </w:p>
    <w:p w14:paraId="3E50BFF8" w14:textId="003EC0D9" w:rsidR="00C332CF" w:rsidRDefault="00C332CF">
      <w:pPr>
        <w:pStyle w:val="CommentText"/>
      </w:pPr>
    </w:p>
    <w:p w14:paraId="0278E581" w14:textId="0D8BCDAA" w:rsidR="00C332CF" w:rsidRDefault="00C332CF">
      <w:pPr>
        <w:pStyle w:val="CommentText"/>
      </w:pPr>
      <w:r>
        <w:t xml:space="preserve">Open to cutting or keeping though as it is 8 words of a </w:t>
      </w:r>
      <w:proofErr w:type="gramStart"/>
      <w:r>
        <w:t>250 word</w:t>
      </w:r>
      <w:proofErr w:type="gramEnd"/>
      <w:r>
        <w:t xml:space="preserve"> abstract.</w:t>
      </w:r>
    </w:p>
    <w:p w14:paraId="23387237" w14:textId="77777777" w:rsidR="00C332CF" w:rsidRDefault="00C332CF">
      <w:pPr>
        <w:pStyle w:val="CommentText"/>
      </w:pPr>
    </w:p>
    <w:p w14:paraId="6FBF4CDD" w14:textId="16284DAC" w:rsidR="00C332CF" w:rsidRDefault="00C332CF">
      <w:pPr>
        <w:pStyle w:val="CommentText"/>
      </w:pPr>
    </w:p>
  </w:comment>
  <w:comment w:id="35" w:author="Ted" w:date="2020-07-14T10:16:00Z" w:initials="T">
    <w:p w14:paraId="07B4222A" w14:textId="1110E843" w:rsidR="00C332CF" w:rsidRDefault="00C332CF">
      <w:pPr>
        <w:pStyle w:val="CommentText"/>
      </w:pPr>
      <w:r>
        <w:rPr>
          <w:rStyle w:val="CommentReference"/>
        </w:rPr>
        <w:annotationRef/>
      </w:r>
      <w:r>
        <w:t>This sentence needs some thought. A bit awkward as written.</w:t>
      </w:r>
    </w:p>
  </w:comment>
  <w:comment w:id="54" w:author="Ted" w:date="2020-07-14T10:21:00Z" w:initials="T">
    <w:p w14:paraId="0431A54B" w14:textId="6A809E9D" w:rsidR="00C332CF" w:rsidRDefault="00C332CF">
      <w:pPr>
        <w:pStyle w:val="CommentText"/>
      </w:pPr>
      <w:r>
        <w:rPr>
          <w:rStyle w:val="CommentReference"/>
        </w:rPr>
        <w:annotationRef/>
      </w:r>
      <w:r>
        <w:t xml:space="preserve">Consider stating what to purpose of this study is in one statement. Right </w:t>
      </w:r>
      <w:proofErr w:type="gramStart"/>
      <w:r>
        <w:t>now</w:t>
      </w:r>
      <w:proofErr w:type="gramEnd"/>
      <w:r>
        <w:t xml:space="preserve"> this info is dispersed between two different sentences.</w:t>
      </w:r>
    </w:p>
  </w:comment>
  <w:comment w:id="114" w:author="Crespi, Erica" w:date="2020-07-28T12:51:00Z" w:initials="CE">
    <w:p w14:paraId="59BFBD06" w14:textId="279CE5F8" w:rsidR="00C332CF" w:rsidRDefault="00C332CF">
      <w:pPr>
        <w:pStyle w:val="CommentText"/>
      </w:pPr>
      <w:r>
        <w:rPr>
          <w:rStyle w:val="CommentReference"/>
        </w:rPr>
        <w:annotationRef/>
      </w:r>
      <w:r>
        <w:t xml:space="preserve">This is primarily nitrogen (and phosphorous)—I would indicate this here especially since you mention 15N isotopes in the next paragraph. </w:t>
      </w:r>
      <w:proofErr w:type="gramStart"/>
      <w:r>
        <w:t>Also</w:t>
      </w:r>
      <w:proofErr w:type="gramEnd"/>
      <w:r>
        <w:t xml:space="preserve"> you say </w:t>
      </w:r>
      <w:proofErr w:type="spellStart"/>
      <w:r>
        <w:t>nutrtients</w:t>
      </w:r>
      <w:proofErr w:type="spellEnd"/>
      <w:r>
        <w:t xml:space="preserve"> many times in these sentences so it’s repetitive</w:t>
      </w:r>
    </w:p>
  </w:comment>
  <w:comment w:id="115" w:author="Meyer, Michael Frederick" w:date="2020-09-09T15:05:00Z" w:initials="MMF">
    <w:p w14:paraId="7BFDC9A0" w14:textId="167E2C9D" w:rsidR="00C332CF" w:rsidRDefault="00C332CF">
      <w:pPr>
        <w:pStyle w:val="CommentText"/>
      </w:pPr>
      <w:r>
        <w:rPr>
          <w:rStyle w:val="CommentReference"/>
        </w:rPr>
        <w:annotationRef/>
      </w:r>
      <w:r>
        <w:t xml:space="preserve">Tried to remove some redundancies but </w:t>
      </w:r>
      <w:proofErr w:type="gramStart"/>
      <w:r>
        <w:t>cant</w:t>
      </w:r>
      <w:proofErr w:type="gramEnd"/>
      <w:r>
        <w:t xml:space="preserve"> REALLY get around some of it. </w:t>
      </w:r>
    </w:p>
  </w:comment>
  <w:comment w:id="126" w:author="Crespi, Erica" w:date="2020-07-28T12:50:00Z" w:initials="CE">
    <w:p w14:paraId="3B37E4C9" w14:textId="14B8D718" w:rsidR="00C332CF" w:rsidRDefault="00C332CF">
      <w:pPr>
        <w:pStyle w:val="CommentText"/>
      </w:pPr>
      <w:r>
        <w:rPr>
          <w:rStyle w:val="CommentReference"/>
        </w:rPr>
        <w:annotationRef/>
      </w:r>
      <w:r>
        <w:t xml:space="preserve">It would be nice if this paragraph somehow ends with the articulation of the research question that needs to be addressed (and thus motivates your study). </w:t>
      </w:r>
    </w:p>
  </w:comment>
  <w:comment w:id="127" w:author="Meyer, Michael Frederick" w:date="2020-09-08T15:01:00Z" w:initials="MMF">
    <w:p w14:paraId="22A0A224" w14:textId="713C24DD" w:rsidR="00C332CF" w:rsidRDefault="00C332CF">
      <w:pPr>
        <w:pStyle w:val="CommentText"/>
      </w:pPr>
      <w:r>
        <w:rPr>
          <w:rStyle w:val="CommentReference"/>
        </w:rPr>
        <w:annotationRef/>
      </w:r>
      <w:r>
        <w:t xml:space="preserve">I understand the </w:t>
      </w:r>
      <w:proofErr w:type="gramStart"/>
      <w:r>
        <w:t>sentiment,</w:t>
      </w:r>
      <w:proofErr w:type="gramEnd"/>
      <w:r>
        <w:t xml:space="preserve"> however, I tried a few different ways to make this sentence reflect an overarching research question, but I could not find a solution that did not compromise the flow of the introduction. I’m still open to keep trying, but I am not sure that it 100% necessary as long as there is flow to the introduction.</w:t>
      </w:r>
    </w:p>
    <w:p w14:paraId="49EB46D3" w14:textId="77777777" w:rsidR="00C332CF" w:rsidRDefault="00C332CF">
      <w:pPr>
        <w:pStyle w:val="CommentText"/>
      </w:pPr>
    </w:p>
    <w:p w14:paraId="069202AD" w14:textId="13D3E623" w:rsidR="00C332CF" w:rsidRDefault="00C332CF">
      <w:pPr>
        <w:pStyle w:val="CommentText"/>
      </w:pPr>
      <w:r>
        <w:t>Additionally, I think that the way we explicitly listed our objectives paragraph below serves as a good articulation of the research question.</w:t>
      </w:r>
    </w:p>
  </w:comment>
  <w:comment w:id="116" w:author="Ted" w:date="2020-07-14T10:35:00Z" w:initials="T">
    <w:p w14:paraId="6CF50FF7" w14:textId="18F370A5" w:rsidR="00C332CF" w:rsidRDefault="00C332CF">
      <w:pPr>
        <w:pStyle w:val="CommentText"/>
      </w:pPr>
      <w:r>
        <w:rPr>
          <w:rStyle w:val="CommentReference"/>
        </w:rPr>
        <w:annotationRef/>
      </w:r>
      <w:r>
        <w:t>This is currently a bit vague. Second sentence can be made shorter.</w:t>
      </w:r>
    </w:p>
  </w:comment>
  <w:comment w:id="131" w:author="Ted" w:date="2020-07-14T10:40:00Z" w:initials="T">
    <w:p w14:paraId="775C3C8F" w14:textId="2F9F0733" w:rsidR="00C332CF" w:rsidRDefault="00C332CF">
      <w:pPr>
        <w:pStyle w:val="CommentText"/>
      </w:pPr>
      <w:r>
        <w:rPr>
          <w:rStyle w:val="CommentReference"/>
        </w:rPr>
        <w:annotationRef/>
      </w:r>
      <w:r>
        <w:t>As sentence is currently structured, you are implying that elevated d15N signatures are “pollutants” (they are just indicators)</w:t>
      </w:r>
    </w:p>
  </w:comment>
  <w:comment w:id="132" w:author="Meyer, Michael Frederick" w:date="2020-09-08T15:14:00Z" w:initials="MMF">
    <w:p w14:paraId="51C054C9" w14:textId="6C8AA0C8" w:rsidR="00C332CF" w:rsidRDefault="00C332CF">
      <w:pPr>
        <w:pStyle w:val="CommentText"/>
      </w:pPr>
      <w:r>
        <w:rPr>
          <w:rStyle w:val="CommentReference"/>
        </w:rPr>
        <w:annotationRef/>
      </w:r>
      <w:r>
        <w:t xml:space="preserve">I think </w:t>
      </w:r>
      <w:proofErr w:type="gramStart"/>
      <w:r>
        <w:t>this fixes</w:t>
      </w:r>
      <w:proofErr w:type="gramEnd"/>
      <w:r>
        <w:t xml:space="preserve"> it</w:t>
      </w:r>
    </w:p>
  </w:comment>
  <w:comment w:id="135" w:author="Meyer, Michael Frederick" w:date="2020-09-08T15:14:00Z" w:initials="MMF">
    <w:p w14:paraId="2C9401A6" w14:textId="77777777" w:rsidR="00C332CF" w:rsidRDefault="00C332CF">
      <w:pPr>
        <w:pStyle w:val="CommentText"/>
      </w:pPr>
      <w:r>
        <w:rPr>
          <w:rStyle w:val="CommentReference"/>
        </w:rPr>
        <w:annotationRef/>
      </w:r>
      <w:r>
        <w:t xml:space="preserve">Ted had a comment that just “pore scale” was confusing. I think this clarifies things, but not 100% sure. </w:t>
      </w:r>
    </w:p>
    <w:p w14:paraId="4B8097FA" w14:textId="77777777" w:rsidR="00C332CF" w:rsidRDefault="00C332CF">
      <w:pPr>
        <w:pStyle w:val="CommentText"/>
      </w:pPr>
    </w:p>
    <w:p w14:paraId="3C7104E2" w14:textId="0DFFDAEE" w:rsidR="00C332CF" w:rsidRDefault="00C332CF">
      <w:pPr>
        <w:pStyle w:val="CommentText"/>
      </w:pPr>
      <w:r>
        <w:t xml:space="preserve">Ted also suggested “soil pore water scale” but then I found that confusing. </w:t>
      </w:r>
    </w:p>
  </w:comment>
  <w:comment w:id="138" w:author="Crespi, Erica" w:date="2020-07-28T12:54:00Z" w:initials="CE">
    <w:p w14:paraId="6EA16BB5" w14:textId="2D0B5B66" w:rsidR="00C332CF" w:rsidRDefault="00C332CF">
      <w:pPr>
        <w:pStyle w:val="CommentText"/>
      </w:pPr>
      <w:r>
        <w:rPr>
          <w:rStyle w:val="CommentReference"/>
        </w:rPr>
        <w:annotationRef/>
      </w:r>
      <w:r>
        <w:t xml:space="preserve">Are you interested in just using PPCPs as an indicator of sewage pollution, or are these compounds in fact pollutants that can have important effects on wildlife and potentially community </w:t>
      </w:r>
      <w:proofErr w:type="gramStart"/>
      <w:r>
        <w:t>structures.</w:t>
      </w:r>
      <w:proofErr w:type="gramEnd"/>
      <w:r>
        <w:t xml:space="preserve"> I think I would change the topic sentence here to be more something like, “In addition to nutrients, sewage pollution recent studies have shown that PPCPs are released into the environment</w:t>
      </w:r>
      <w:proofErr w:type="gramStart"/>
      <w:r>
        <w:t>….</w:t>
      </w:r>
      <w:r>
        <w:rPr>
          <w:noProof/>
        </w:rPr>
        <w:t>then</w:t>
      </w:r>
      <w:proofErr w:type="gramEnd"/>
      <w:r>
        <w:rPr>
          <w:noProof/>
        </w:rPr>
        <w:t xml:space="preserve"> continue with what you say, but a</w:t>
      </w:r>
      <w:proofErr w:type="spellStart"/>
      <w:r>
        <w:t>t</w:t>
      </w:r>
      <w:proofErr w:type="spellEnd"/>
      <w:r>
        <w:t xml:space="preserve"> the end say something like and the effects of PPCPs </w:t>
      </w:r>
      <w:r>
        <w:rPr>
          <w:noProof/>
        </w:rPr>
        <w:t xml:space="preserve">originating from sewage efluents </w:t>
      </w:r>
      <w:r>
        <w:t xml:space="preserve">on lake communities  (or something like that) are poorly understood.  Then that transitions to the next paragraph—but would be good to continue the thread of PPCPs, …relationship between </w:t>
      </w:r>
      <w:r>
        <w:rPr>
          <w:noProof/>
        </w:rPr>
        <w:t xml:space="preserve">PPCPs and EFA in conjunction with increase nutrients on communities has not been explored. </w:t>
      </w:r>
    </w:p>
  </w:comment>
  <w:comment w:id="139" w:author="Meyer, Michael Frederick" w:date="2020-09-04T15:37:00Z" w:initials="MMF">
    <w:p w14:paraId="2E53B25B" w14:textId="77777777" w:rsidR="00C332CF" w:rsidRDefault="00C332CF">
      <w:pPr>
        <w:pStyle w:val="CommentText"/>
      </w:pPr>
      <w:r>
        <w:rPr>
          <w:rStyle w:val="CommentReference"/>
        </w:rPr>
        <w:annotationRef/>
      </w:r>
      <w:r>
        <w:t xml:space="preserve">Given that our study is only focusing on using sewage indicators, I think that my address to Ted’s comment can work for this comment as well. I tried to clarify that we are solely interested in indicators (for which PPCPs is one of three). I think that focusing too much on PPCPs (and especially deleterious effects) in the introduction could confuse the story. </w:t>
      </w:r>
    </w:p>
    <w:p w14:paraId="2E0D7417" w14:textId="77777777" w:rsidR="00C332CF" w:rsidRDefault="00C332CF">
      <w:pPr>
        <w:pStyle w:val="CommentText"/>
      </w:pPr>
    </w:p>
    <w:p w14:paraId="0C9D6B3E" w14:textId="386E0A4F" w:rsidR="00C332CF" w:rsidRDefault="00C332CF">
      <w:pPr>
        <w:pStyle w:val="CommentText"/>
      </w:pPr>
      <w:r>
        <w:t xml:space="preserve">I can work to highlight that sentiment in the Discussion though, and that would be a great way to queue up future work! </w:t>
      </w:r>
    </w:p>
  </w:comment>
  <w:comment w:id="145" w:author="Ted" w:date="2020-07-14T10:58:00Z" w:initials="T">
    <w:p w14:paraId="0E0B3AA5" w14:textId="4135E054" w:rsidR="00C332CF" w:rsidRDefault="00C332CF">
      <w:pPr>
        <w:pStyle w:val="CommentText"/>
      </w:pPr>
      <w:r>
        <w:rPr>
          <w:rStyle w:val="CommentReference"/>
        </w:rPr>
        <w:annotationRef/>
      </w:r>
      <w:r>
        <w:t xml:space="preserve">A bit awkward. Consider rephrasing. </w:t>
      </w:r>
    </w:p>
  </w:comment>
  <w:comment w:id="154" w:author="Crespi, Erica" w:date="2020-07-28T13:34:00Z" w:initials="CE">
    <w:p w14:paraId="62F63AF4" w14:textId="34607295" w:rsidR="00C332CF" w:rsidRDefault="00C332CF">
      <w:pPr>
        <w:pStyle w:val="CommentText"/>
      </w:pPr>
      <w:r>
        <w:rPr>
          <w:rStyle w:val="CommentReference"/>
        </w:rPr>
        <w:annotationRef/>
      </w:r>
      <w:r>
        <w:t xml:space="preserve">I agree with Ted—this is almost </w:t>
      </w:r>
      <w:proofErr w:type="gramStart"/>
      <w:r>
        <w:t>two  paragraphs</w:t>
      </w:r>
      <w:proofErr w:type="gramEnd"/>
      <w:r>
        <w:t xml:space="preserve"> worth of information. Needs to be reduced and more focused. You </w:t>
      </w:r>
      <w:proofErr w:type="spellStart"/>
      <w:r>
        <w:t>an</w:t>
      </w:r>
      <w:proofErr w:type="spellEnd"/>
      <w:r>
        <w:t xml:space="preserve"> get to the specific ratio stuff in Methods.</w:t>
      </w:r>
    </w:p>
  </w:comment>
  <w:comment w:id="155" w:author="Meyer, Michael Frederick" w:date="2020-09-01T15:32:00Z" w:initials="MMF">
    <w:p w14:paraId="0D569847" w14:textId="7415A9A9" w:rsidR="00C332CF" w:rsidRDefault="00C332CF">
      <w:pPr>
        <w:pStyle w:val="CommentText"/>
      </w:pPr>
      <w:r>
        <w:rPr>
          <w:rStyle w:val="CommentReference"/>
        </w:rPr>
        <w:annotationRef/>
      </w:r>
      <w:r>
        <w:t xml:space="preserve">I went back and forth about deleting this sentence. I tried re-reading this paragraph without this sentence, and I do think that could work. However, I also think </w:t>
      </w:r>
      <w:proofErr w:type="gramStart"/>
      <w:r>
        <w:t>this sentences</w:t>
      </w:r>
      <w:proofErr w:type="gramEnd"/>
      <w:r>
        <w:t xml:space="preserve"> serves two main purposes:</w:t>
      </w:r>
    </w:p>
    <w:p w14:paraId="57AD574A" w14:textId="77777777" w:rsidR="00C332CF" w:rsidRDefault="00C332CF" w:rsidP="00C74DF4">
      <w:pPr>
        <w:pStyle w:val="CommentText"/>
        <w:numPr>
          <w:ilvl w:val="0"/>
          <w:numId w:val="4"/>
        </w:numPr>
      </w:pPr>
      <w:r>
        <w:t xml:space="preserve">It primes the reader to start thinking about specific ratios. </w:t>
      </w:r>
    </w:p>
    <w:p w14:paraId="4A777870" w14:textId="7AF45417" w:rsidR="00C332CF" w:rsidRDefault="00C332CF" w:rsidP="00C74DF4">
      <w:pPr>
        <w:pStyle w:val="CommentText"/>
        <w:numPr>
          <w:ilvl w:val="0"/>
          <w:numId w:val="4"/>
        </w:numPr>
      </w:pPr>
      <w:r>
        <w:t xml:space="preserve">It offers a more hypothesis-driven/mechanistic expectation for how food quality should change. </w:t>
      </w:r>
    </w:p>
    <w:p w14:paraId="0A4AF1FE" w14:textId="25C32731" w:rsidR="00C332CF" w:rsidRDefault="00C332CF" w:rsidP="00C74DF4">
      <w:pPr>
        <w:pStyle w:val="CommentText"/>
        <w:numPr>
          <w:ilvl w:val="0"/>
          <w:numId w:val="4"/>
        </w:numPr>
      </w:pPr>
      <w:r>
        <w:t>Because EFAs are inherently linked to the community composition, I see these topics as part of the same topic sentence: where sewage pollution can alter benthic community with respect to community composition and trophic interactions</w:t>
      </w:r>
    </w:p>
    <w:p w14:paraId="50D0104B" w14:textId="1702F478" w:rsidR="00C332CF" w:rsidRDefault="00C332CF" w:rsidP="00922813">
      <w:pPr>
        <w:pStyle w:val="CommentText"/>
      </w:pPr>
      <w:r>
        <w:t xml:space="preserve">I think that #1 is the most important thing for this </w:t>
      </w:r>
      <w:proofErr w:type="spellStart"/>
      <w:r>
        <w:t>ms</w:t>
      </w:r>
      <w:proofErr w:type="spellEnd"/>
      <w:r>
        <w:t>, as it is a complicated story, and as the writers, I think that we need to take advantage of foreshadowing not only our expectations but what the specific figures will look like so that the reader doesn’t experience a bunch of new things at once. Hopefully that logic makes sense?</w:t>
      </w:r>
    </w:p>
  </w:comment>
  <w:comment w:id="156" w:author="Ted" w:date="2020-07-14T11:01:00Z" w:initials="T">
    <w:p w14:paraId="58D3475E" w14:textId="3DE3835C" w:rsidR="00C332CF" w:rsidRDefault="00C332CF">
      <w:pPr>
        <w:pStyle w:val="CommentText"/>
      </w:pPr>
      <w:r>
        <w:rPr>
          <w:rStyle w:val="CommentReference"/>
        </w:rPr>
        <w:annotationRef/>
      </w:r>
      <w:r>
        <w:t>I think this can be substantially condensed here and instead addressed in detail in the discussion section.</w:t>
      </w:r>
    </w:p>
  </w:comment>
  <w:comment w:id="164" w:author="Ted" w:date="2020-07-14T11:12:00Z" w:initials="T">
    <w:p w14:paraId="73265EAC" w14:textId="52BAB21A" w:rsidR="00C332CF" w:rsidRDefault="00C332CF">
      <w:pPr>
        <w:pStyle w:val="CommentText"/>
      </w:pPr>
      <w:r>
        <w:rPr>
          <w:rStyle w:val="CommentReference"/>
        </w:rPr>
        <w:annotationRef/>
      </w:r>
      <w:r>
        <w:t>I suggest putting this in a separate sentence.</w:t>
      </w:r>
    </w:p>
  </w:comment>
  <w:comment w:id="165" w:author="Meyer, Michael Frederick" w:date="2020-09-04T16:21:00Z" w:initials="MMF">
    <w:p w14:paraId="2204057B" w14:textId="14C7D8D9" w:rsidR="00C332CF" w:rsidRDefault="00C332CF">
      <w:pPr>
        <w:pStyle w:val="CommentText"/>
      </w:pPr>
      <w:r>
        <w:rPr>
          <w:rStyle w:val="CommentReference"/>
        </w:rPr>
        <w:annotationRef/>
      </w:r>
      <w:r>
        <w:t xml:space="preserve">I tried making this its own sentence, but I could not figure out a way to keep the flow that this sentence has. I do recognize that making this phrase its own sentence would highlight motivation, but I think that the objectives below also do that nicely. </w:t>
      </w:r>
    </w:p>
  </w:comment>
  <w:comment w:id="167" w:author="Meyer, Michael Frederick" w:date="2020-09-09T15:35:00Z" w:initials="MMF">
    <w:p w14:paraId="30DD0BD9" w14:textId="5268F128" w:rsidR="00C332CF" w:rsidRDefault="00C332CF">
      <w:pPr>
        <w:pStyle w:val="CommentText"/>
      </w:pPr>
      <w:r>
        <w:rPr>
          <w:rStyle w:val="CommentReference"/>
        </w:rPr>
        <w:annotationRef/>
      </w:r>
      <w:r>
        <w:t xml:space="preserve">TO recommended removing this sentence, but I personally really like it because it ties up what is new about this study. </w:t>
      </w:r>
    </w:p>
  </w:comment>
  <w:comment w:id="182" w:author="Crespi, Erica" w:date="2020-07-28T13:25:00Z" w:initials="CE">
    <w:p w14:paraId="64AFF04C" w14:textId="4D72313D" w:rsidR="00C332CF" w:rsidRDefault="00C332CF">
      <w:pPr>
        <w:pStyle w:val="CommentText"/>
      </w:pPr>
      <w:r>
        <w:rPr>
          <w:rStyle w:val="CommentReference"/>
        </w:rPr>
        <w:annotationRef/>
      </w:r>
      <w:r>
        <w:t xml:space="preserve">This has come up during your committee meetings, but this site of high tourism/population size is also at the mouth of a river—is there any information that you can say here to convince readers that the high concentrations of nitrogen/PPCPs near this site is not due to the cumulative input from the river (for example, there are no cities/tourism for X miles upstream?  Did that make sense? </w:t>
      </w:r>
    </w:p>
  </w:comment>
  <w:comment w:id="183" w:author="Meyer, Michael Frederick" w:date="2020-08-27T15:46:00Z" w:initials="MMF">
    <w:p w14:paraId="66840BFE" w14:textId="619D7DF9" w:rsidR="00C332CF" w:rsidRDefault="00C332CF">
      <w:pPr>
        <w:pStyle w:val="CommentText"/>
      </w:pPr>
      <w:r>
        <w:rPr>
          <w:rStyle w:val="CommentReference"/>
        </w:rPr>
        <w:annotationRef/>
      </w:r>
      <w:r>
        <w:t xml:space="preserve">Yes, I think that it makes sense, except that the Angara is an outflow for Baikal. So, unless if the source upstream was very concentrated, I do not think that inputs would be coming from the Angara. </w:t>
      </w:r>
    </w:p>
    <w:p w14:paraId="6561410E" w14:textId="77777777" w:rsidR="00C332CF" w:rsidRDefault="00C332CF">
      <w:pPr>
        <w:pStyle w:val="CommentText"/>
      </w:pPr>
    </w:p>
    <w:p w14:paraId="08DA5695" w14:textId="77777777" w:rsidR="00C332CF" w:rsidRDefault="00C332CF">
      <w:pPr>
        <w:pStyle w:val="CommentText"/>
      </w:pPr>
      <w:r>
        <w:t>The only two mechanisms that come to mind are:</w:t>
      </w:r>
    </w:p>
    <w:p w14:paraId="203032F3" w14:textId="77777777" w:rsidR="00C332CF" w:rsidRDefault="00C332CF">
      <w:pPr>
        <w:pStyle w:val="CommentText"/>
      </w:pPr>
    </w:p>
    <w:p w14:paraId="4FD0CC44" w14:textId="24C753A9" w:rsidR="00C332CF" w:rsidRDefault="00C332CF" w:rsidP="00730E9A">
      <w:pPr>
        <w:pStyle w:val="CommentText"/>
        <w:numPr>
          <w:ilvl w:val="0"/>
          <w:numId w:val="3"/>
        </w:numPr>
      </w:pPr>
      <w:r>
        <w:t xml:space="preserve">Back-diffusion, but the Angara’s velocity is likely greater than what would allow for back diffusion </w:t>
      </w:r>
    </w:p>
    <w:p w14:paraId="6E439231" w14:textId="6AE29407" w:rsidR="00C332CF" w:rsidRDefault="00C332CF" w:rsidP="00730E9A">
      <w:pPr>
        <w:pStyle w:val="CommentText"/>
        <w:numPr>
          <w:ilvl w:val="0"/>
          <w:numId w:val="3"/>
        </w:numPr>
      </w:pPr>
      <w:r>
        <w:t xml:space="preserve">The head of the Angara concentrating solutes from southern developed sites. This is also unlikely, as most (if not all) of those sites are smaller than </w:t>
      </w:r>
      <w:proofErr w:type="spellStart"/>
      <w:r>
        <w:t>Listvyanka</w:t>
      </w:r>
      <w:proofErr w:type="spellEnd"/>
      <w:r>
        <w:t xml:space="preserve">. </w:t>
      </w:r>
    </w:p>
  </w:comment>
  <w:comment w:id="186" w:author="Ted" w:date="2020-07-14T11:34:00Z" w:initials="T">
    <w:p w14:paraId="525E74A6" w14:textId="1288FE13" w:rsidR="00C332CF" w:rsidRDefault="00C332CF">
      <w:pPr>
        <w:pStyle w:val="CommentText"/>
      </w:pPr>
      <w:r>
        <w:rPr>
          <w:rStyle w:val="CommentReference"/>
        </w:rPr>
        <w:annotationRef/>
      </w:r>
      <w:r>
        <w:t xml:space="preserve">Do you mean ‘groundwater’? </w:t>
      </w:r>
    </w:p>
  </w:comment>
  <w:comment w:id="187" w:author="Meyer, Michael Frederick" w:date="2020-08-27T15:52:00Z" w:initials="MMF">
    <w:p w14:paraId="63B11133" w14:textId="413F2D8B" w:rsidR="00C332CF" w:rsidRDefault="00C332CF">
      <w:pPr>
        <w:pStyle w:val="CommentText"/>
      </w:pPr>
      <w:r>
        <w:rPr>
          <w:rStyle w:val="CommentReference"/>
        </w:rPr>
        <w:annotationRef/>
      </w:r>
      <w:r>
        <w:t xml:space="preserve">Yes, but the connection is what enables the groundwater to enter the lake. And once the groundwater enters the lake then it is no longer groundwater. </w:t>
      </w:r>
    </w:p>
  </w:comment>
  <w:comment w:id="188" w:author="Ted" w:date="2020-07-14T11:38:00Z" w:initials="T">
    <w:p w14:paraId="5FCB93D3" w14:textId="7DCE2E18" w:rsidR="00C332CF" w:rsidRDefault="00C332CF">
      <w:pPr>
        <w:pStyle w:val="CommentText"/>
      </w:pPr>
      <w:r>
        <w:rPr>
          <w:rStyle w:val="CommentReference"/>
        </w:rPr>
        <w:annotationRef/>
      </w:r>
      <w:r>
        <w:t>Can some of this stuff be moved to supplementary info section? Or condensed?</w:t>
      </w:r>
    </w:p>
  </w:comment>
  <w:comment w:id="189" w:author="Meyer, Michael Frederick" w:date="2020-08-27T15:53:00Z" w:initials="MMF">
    <w:p w14:paraId="2E4B31F4" w14:textId="762BB92D" w:rsidR="00C332CF" w:rsidRDefault="00C332CF">
      <w:pPr>
        <w:pStyle w:val="CommentText"/>
      </w:pPr>
      <w:r>
        <w:rPr>
          <w:rStyle w:val="CommentReference"/>
        </w:rPr>
        <w:annotationRef/>
      </w:r>
      <w:r>
        <w:t xml:space="preserve">Ted and I discussed this over zoom, and it is staying here unless reviewers have an issue with the length or this detail.  </w:t>
      </w:r>
    </w:p>
  </w:comment>
  <w:comment w:id="194" w:author="Ted" w:date="2020-07-14T13:09:00Z" w:initials="T">
    <w:p w14:paraId="5DEFF386" w14:textId="173AF008" w:rsidR="00C332CF" w:rsidRDefault="00C332CF">
      <w:pPr>
        <w:pStyle w:val="CommentText"/>
      </w:pPr>
      <w:r>
        <w:rPr>
          <w:rStyle w:val="CommentReference"/>
        </w:rPr>
        <w:annotationRef/>
      </w:r>
      <w:r>
        <w:t>Did we not filter samples prior to analysis? NO3/ NH4 is usually done on filtered samples.</w:t>
      </w:r>
    </w:p>
  </w:comment>
  <w:comment w:id="196" w:author="Meyer, Michael Frederick" w:date="2020-07-28T15:43:00Z" w:initials="MMF">
    <w:p w14:paraId="16A8CEBA" w14:textId="77777777" w:rsidR="00C332CF" w:rsidRDefault="00C332CF" w:rsidP="007E04C1">
      <w:pPr>
        <w:pStyle w:val="CommentText"/>
      </w:pPr>
      <w:r>
        <w:rPr>
          <w:rStyle w:val="CommentReference"/>
        </w:rPr>
        <w:annotationRef/>
      </w:r>
      <w:r>
        <w:t xml:space="preserve">We did not. </w:t>
      </w:r>
      <w:proofErr w:type="spellStart"/>
      <w:r>
        <w:t>Pastukohov’s</w:t>
      </w:r>
      <w:proofErr w:type="spellEnd"/>
      <w:r>
        <w:t xml:space="preserve"> lab might have…</w:t>
      </w:r>
    </w:p>
  </w:comment>
  <w:comment w:id="197" w:author="Meyer, Michael Frederick" w:date="2020-08-12T12:10:00Z" w:initials="MMF">
    <w:p w14:paraId="650F6047" w14:textId="43CDC3F1" w:rsidR="00C332CF" w:rsidRDefault="00C332CF" w:rsidP="007E04C1">
      <w:pPr>
        <w:pStyle w:val="CommentText"/>
      </w:pPr>
      <w:r>
        <w:rPr>
          <w:rStyle w:val="CommentReference"/>
        </w:rPr>
        <w:annotationRef/>
      </w:r>
      <w:r>
        <w:t xml:space="preserve">Amended to include potential error from not filtering prior to freezing following a conversation with Ted. </w:t>
      </w:r>
    </w:p>
  </w:comment>
  <w:comment w:id="204" w:author="Ted" w:date="2020-07-14T13:33:00Z" w:initials="T">
    <w:p w14:paraId="65CCB909" w14:textId="33040E2F" w:rsidR="00C332CF" w:rsidRDefault="00C332CF">
      <w:pPr>
        <w:pStyle w:val="CommentText"/>
      </w:pPr>
      <w:r>
        <w:rPr>
          <w:rStyle w:val="CommentReference"/>
        </w:rPr>
        <w:annotationRef/>
      </w:r>
      <w:r>
        <w:t xml:space="preserve">I’m not totally sure I get it. </w:t>
      </w:r>
      <w:proofErr w:type="gramStart"/>
      <w:r>
        <w:t>So</w:t>
      </w:r>
      <w:proofErr w:type="gramEnd"/>
      <w:r>
        <w:t xml:space="preserve"> did you just count the entire aliquot every time? And count additional aliquots if you did not get 300 in the 1</w:t>
      </w:r>
      <w:r w:rsidRPr="00BB6989">
        <w:rPr>
          <w:vertAlign w:val="superscript"/>
        </w:rPr>
        <w:t>st</w:t>
      </w:r>
      <w:r>
        <w:t xml:space="preserve"> one?</w:t>
      </w:r>
    </w:p>
  </w:comment>
  <w:comment w:id="205" w:author="Meyer, Michael Frederick" w:date="2020-09-08T15:19:00Z" w:initials="MMF">
    <w:p w14:paraId="6E3AC456" w14:textId="5B4FD180" w:rsidR="00C332CF" w:rsidRDefault="00C332CF">
      <w:pPr>
        <w:pStyle w:val="CommentText"/>
      </w:pPr>
      <w:r>
        <w:rPr>
          <w:rStyle w:val="CommentReference"/>
        </w:rPr>
        <w:annotationRef/>
      </w:r>
      <w:r>
        <w:t xml:space="preserve">Worked with Ted to rephrase this. He said it makes sense, and I am in it too deep to see if it still makes sense. </w:t>
      </w:r>
    </w:p>
  </w:comment>
  <w:comment w:id="216" w:author="Meyer, Michael Frederick" w:date="2020-09-09T16:10:00Z" w:initials="MMF">
    <w:p w14:paraId="1DB90D17" w14:textId="1F1B07A3" w:rsidR="00C332CF" w:rsidRDefault="00C332CF">
      <w:pPr>
        <w:pStyle w:val="CommentText"/>
      </w:pPr>
      <w:r>
        <w:rPr>
          <w:rStyle w:val="CommentReference"/>
        </w:rPr>
        <w:annotationRef/>
      </w:r>
      <w:proofErr w:type="spellStart"/>
      <w:r>
        <w:t>Im</w:t>
      </w:r>
      <w:proofErr w:type="spellEnd"/>
      <w:r>
        <w:t xml:space="preserve"> in my sixth year of graduate school, and I only just learned that this was the per </w:t>
      </w:r>
      <w:proofErr w:type="spellStart"/>
      <w:r>
        <w:t>mille</w:t>
      </w:r>
      <w:proofErr w:type="spellEnd"/>
      <w:r>
        <w:t xml:space="preserve"> sign and not a percent sign…</w:t>
      </w:r>
    </w:p>
  </w:comment>
  <w:comment w:id="224" w:author="Ted" w:date="2020-07-14T14:32:00Z" w:initials="T">
    <w:p w14:paraId="61555286" w14:textId="198F10D8" w:rsidR="00C332CF" w:rsidRDefault="00C332CF">
      <w:pPr>
        <w:pStyle w:val="CommentText"/>
      </w:pPr>
      <w:r>
        <w:rPr>
          <w:rStyle w:val="CommentReference"/>
        </w:rPr>
        <w:annotationRef/>
      </w:r>
      <w:r>
        <w:t>There has been work (don’t remember exact refs) on coliform and other sewage indicator bacteria in Baikal that seems relevant.</w:t>
      </w:r>
    </w:p>
  </w:comment>
  <w:comment w:id="225" w:author="Meyer, Michael Frederick" w:date="2020-08-27T16:36:00Z" w:initials="MMF">
    <w:p w14:paraId="6C88FBF0" w14:textId="644F9006" w:rsidR="00C332CF" w:rsidRDefault="00C332CF">
      <w:pPr>
        <w:pStyle w:val="CommentText"/>
      </w:pPr>
      <w:r>
        <w:rPr>
          <w:rStyle w:val="CommentReference"/>
        </w:rPr>
        <w:annotationRef/>
      </w:r>
      <w:r>
        <w:t xml:space="preserve">The only clear example I can think of is </w:t>
      </w:r>
      <w:proofErr w:type="spellStart"/>
      <w:r>
        <w:t>Timoshkin’s</w:t>
      </w:r>
      <w:proofErr w:type="spellEnd"/>
      <w:r>
        <w:t xml:space="preserve"> 2016 study, which used fecal indicator bacteria. However, as part of their methods, they added broth to the cultures. When you do that, you cannot really do quantitative analysis on CFUs because they artificially boosted the bacterial growth. They COULD do something qualitative, but qualitative data would be more suggestive of sewage pollution.</w:t>
      </w:r>
    </w:p>
  </w:comment>
  <w:comment w:id="228" w:author="Ted" w:date="2020-07-14T14:37:00Z" w:initials="T">
    <w:p w14:paraId="2BFD7E8D" w14:textId="35A13D38" w:rsidR="00C332CF" w:rsidRDefault="00C332CF">
      <w:pPr>
        <w:pStyle w:val="CommentText"/>
      </w:pPr>
      <w:r>
        <w:rPr>
          <w:rStyle w:val="CommentReference"/>
        </w:rPr>
        <w:annotationRef/>
      </w:r>
      <w:r>
        <w:t>I’m not sure I totally follow the logic of this sentence.</w:t>
      </w:r>
    </w:p>
  </w:comment>
  <w:comment w:id="229" w:author="Meyer, Michael Frederick" w:date="2020-09-08T15:42:00Z" w:initials="MMF">
    <w:p w14:paraId="5A7BF096" w14:textId="40386BC3" w:rsidR="00C332CF" w:rsidRDefault="00C332CF">
      <w:pPr>
        <w:pStyle w:val="CommentText"/>
      </w:pPr>
      <w:r>
        <w:rPr>
          <w:rStyle w:val="CommentReference"/>
        </w:rPr>
        <w:annotationRef/>
      </w:r>
      <w:r>
        <w:t xml:space="preserve">I think </w:t>
      </w:r>
      <w:proofErr w:type="gramStart"/>
      <w:r>
        <w:t>this fixes</w:t>
      </w:r>
      <w:proofErr w:type="gramEnd"/>
      <w:r>
        <w:t xml:space="preserve"> it; small edit, but I think clarifies the logic.</w:t>
      </w:r>
    </w:p>
  </w:comment>
  <w:comment w:id="237" w:author="Ted" w:date="2020-07-14T14:41:00Z" w:initials="T">
    <w:p w14:paraId="7D078740" w14:textId="05DA0E51" w:rsidR="00C332CF" w:rsidRDefault="00C332CF">
      <w:pPr>
        <w:pStyle w:val="CommentText"/>
      </w:pPr>
      <w:r>
        <w:rPr>
          <w:rStyle w:val="CommentReference"/>
        </w:rPr>
        <w:annotationRef/>
      </w:r>
      <w:r>
        <w:t>This section needs to be tightened.</w:t>
      </w:r>
    </w:p>
  </w:comment>
  <w:comment w:id="238" w:author="Meyer, Michael Frederick" w:date="2020-08-27T17:11:00Z" w:initials="MMF">
    <w:p w14:paraId="7CAFE3EF" w14:textId="252BF8E3" w:rsidR="00C332CF" w:rsidRDefault="00C332CF">
      <w:pPr>
        <w:pStyle w:val="CommentText"/>
      </w:pPr>
      <w:r>
        <w:rPr>
          <w:rStyle w:val="CommentReference"/>
        </w:rPr>
        <w:annotationRef/>
      </w:r>
      <w:r>
        <w:t xml:space="preserve">Although the edits I made are minor, I think these minor edits help it read a bit better.  </w:t>
      </w:r>
    </w:p>
  </w:comment>
  <w:comment w:id="273" w:author="Meyer, Michael Frederick" w:date="2020-09-04T18:05:00Z" w:initials="MMF">
    <w:p w14:paraId="43867CF6" w14:textId="41D88823" w:rsidR="00C332CF" w:rsidRDefault="00C332CF">
      <w:pPr>
        <w:pStyle w:val="CommentText"/>
      </w:pPr>
      <w:r>
        <w:rPr>
          <w:rStyle w:val="CommentReference"/>
        </w:rPr>
        <w:annotationRef/>
      </w:r>
      <w:r>
        <w:t>Comment from TO: I’m not really sure what you are saying here or why it’s important</w:t>
      </w:r>
    </w:p>
  </w:comment>
  <w:comment w:id="274" w:author="Meyer, Michael Frederick" w:date="2020-09-04T18:05:00Z" w:initials="MMF">
    <w:p w14:paraId="275CFBAA" w14:textId="4B4BD4F8" w:rsidR="00C332CF" w:rsidRDefault="00C332CF">
      <w:pPr>
        <w:pStyle w:val="CommentText"/>
      </w:pPr>
      <w:r>
        <w:rPr>
          <w:rStyle w:val="CommentReference"/>
        </w:rPr>
        <w:annotationRef/>
      </w:r>
      <w:r>
        <w:t>Re-reading this, I agree that the previous sentences were confusing. I tried adding some clarifying language here.</w:t>
      </w:r>
    </w:p>
  </w:comment>
  <w:comment w:id="338" w:author="Meyer, Michael Frederick" w:date="2020-09-07T15:02:00Z" w:initials="MMF">
    <w:p w14:paraId="42EC1221" w14:textId="77777777" w:rsidR="00C332CF" w:rsidRDefault="00C332CF">
      <w:pPr>
        <w:pStyle w:val="CommentText"/>
      </w:pPr>
      <w:r>
        <w:rPr>
          <w:rStyle w:val="CommentReference"/>
        </w:rPr>
        <w:annotationRef/>
      </w:r>
      <w:r>
        <w:t xml:space="preserve">From TO: This section should be </w:t>
      </w:r>
      <w:proofErr w:type="gramStart"/>
      <w:r>
        <w:t>condense</w:t>
      </w:r>
      <w:proofErr w:type="gramEnd"/>
      <w:r>
        <w:t xml:space="preserve"> to 1-2 sentences. </w:t>
      </w:r>
    </w:p>
    <w:p w14:paraId="5AE9AC6A" w14:textId="77777777" w:rsidR="00C332CF" w:rsidRDefault="00C332CF">
      <w:pPr>
        <w:pStyle w:val="CommentText"/>
      </w:pPr>
    </w:p>
    <w:p w14:paraId="09AF2006" w14:textId="77777777" w:rsidR="00C332CF" w:rsidRDefault="00C332CF" w:rsidP="006F60DC">
      <w:pPr>
        <w:pStyle w:val="CommentText"/>
      </w:pPr>
      <w:r>
        <w:t xml:space="preserve">From EC: If </w:t>
      </w:r>
      <w:proofErr w:type="gramStart"/>
      <w:r>
        <w:t>this stays</w:t>
      </w:r>
      <w:proofErr w:type="gramEnd"/>
      <w:r>
        <w:t xml:space="preserve">, should cite a paper that reports “deleterious” effects at concentrations of PPCPs you measured.  Could reduce this as suggested by Ted and tack on to the previous paragraph as a conclusion or include in the Conclusions as a future direction motivated by the associations you report in this study. It seems that inclusion of this in the Discussion would be more appropriate if you can cite a study that may help link the change in nitrogen assimilation to caffeine, one of the most prevalent PPCPs but not EFAs, e.g., if caffeine increases metabolism and changes resource allocation in amphipods. </w:t>
      </w:r>
    </w:p>
    <w:p w14:paraId="433866EC" w14:textId="109BAF18" w:rsidR="00C332CF" w:rsidRDefault="00C332CF">
      <w:pPr>
        <w:pStyle w:val="CommentText"/>
      </w:pPr>
    </w:p>
  </w:comment>
  <w:comment w:id="339" w:author="Meyer, Michael Frederick" w:date="2020-09-07T15:03:00Z" w:initials="MMF">
    <w:p w14:paraId="262A5607" w14:textId="77777777" w:rsidR="00C332CF" w:rsidRDefault="00C332CF">
      <w:pPr>
        <w:pStyle w:val="CommentText"/>
      </w:pPr>
      <w:r>
        <w:rPr>
          <w:rStyle w:val="CommentReference"/>
        </w:rPr>
        <w:annotationRef/>
      </w:r>
      <w:r>
        <w:t xml:space="preserve">I shortened the section from four sentences to three. We COULD probably remove the first sentence making this paragraph two sentences. I think that the paragraph only looks long because the citations TBH. </w:t>
      </w:r>
    </w:p>
    <w:p w14:paraId="7131C900" w14:textId="77777777" w:rsidR="00C332CF" w:rsidRDefault="00C332CF">
      <w:pPr>
        <w:pStyle w:val="CommentText"/>
      </w:pPr>
    </w:p>
    <w:p w14:paraId="611B280D" w14:textId="2B58F7AB" w:rsidR="00C332CF" w:rsidRDefault="00C332CF">
      <w:pPr>
        <w:pStyle w:val="CommentText"/>
      </w:pPr>
      <w:r>
        <w:t xml:space="preserve">As EC suggested, I highlighted how we did observe some of these concentrations in Baikal, and some of the citations included back this up… </w:t>
      </w:r>
    </w:p>
  </w:comment>
  <w:comment w:id="370" w:author="Ted" w:date="2020-07-14T14:48:00Z" w:initials="T">
    <w:p w14:paraId="3F21B52C" w14:textId="11553FF7" w:rsidR="00C332CF" w:rsidRDefault="00C332CF">
      <w:pPr>
        <w:pStyle w:val="CommentText"/>
      </w:pPr>
      <w:r>
        <w:rPr>
          <w:rStyle w:val="CommentReference"/>
        </w:rPr>
        <w:annotationRef/>
      </w:r>
      <w:r>
        <w:t>Another paragraph that needs to be condensed.</w:t>
      </w:r>
    </w:p>
  </w:comment>
  <w:comment w:id="371" w:author="Meyer, Michael Frederick" w:date="2020-09-07T15:13:00Z" w:initials="MMF">
    <w:p w14:paraId="72BF00B6" w14:textId="77777777" w:rsidR="00C332CF" w:rsidRDefault="00C332CF">
      <w:pPr>
        <w:pStyle w:val="CommentText"/>
      </w:pPr>
      <w:r>
        <w:rPr>
          <w:rStyle w:val="CommentReference"/>
        </w:rPr>
        <w:annotationRef/>
      </w:r>
      <w:r>
        <w:t xml:space="preserve">I understand what Ted is going for. I tried to remove some unnecessary words, but I really like how this paragraph (as well as the PPCP paragraph) condenses the insights we made from our data, but also inspires ideas for how the individual micropollutant could be causing its own response. </w:t>
      </w:r>
    </w:p>
    <w:p w14:paraId="2032E136" w14:textId="77777777" w:rsidR="00C332CF" w:rsidRDefault="00C332CF">
      <w:pPr>
        <w:pStyle w:val="CommentText"/>
      </w:pPr>
    </w:p>
    <w:p w14:paraId="1A8A7028" w14:textId="7D980D18" w:rsidR="00C332CF" w:rsidRDefault="00C332CF">
      <w:pPr>
        <w:pStyle w:val="CommentText"/>
      </w:pPr>
      <w:r>
        <w:t>It’s a blend of synthesis with priming new ideas (and ultimately increasing the potential for someone else to cite the paper…)</w:t>
      </w:r>
    </w:p>
  </w:comment>
  <w:comment w:id="389" w:author="Meyer, Michael Frederick" w:date="2020-09-07T15:20:00Z" w:initials="MMF">
    <w:p w14:paraId="3EBF35C3" w14:textId="77777777" w:rsidR="00C332CF" w:rsidRDefault="00C332CF">
      <w:pPr>
        <w:pStyle w:val="CommentText"/>
      </w:pPr>
      <w:r>
        <w:rPr>
          <w:rStyle w:val="CommentReference"/>
        </w:rPr>
        <w:annotationRef/>
      </w:r>
      <w:r>
        <w:t xml:space="preserve">From TO: Not strictly correct to refer to these as concentrations. Enriched/ depleted values is the better terminology.  </w:t>
      </w:r>
    </w:p>
    <w:p w14:paraId="6180A59F" w14:textId="77777777" w:rsidR="00C332CF" w:rsidRDefault="00C332CF">
      <w:pPr>
        <w:pStyle w:val="CommentText"/>
      </w:pPr>
    </w:p>
    <w:p w14:paraId="217155BC" w14:textId="69B31CD9" w:rsidR="00C332CF" w:rsidRDefault="0025547E">
      <w:pPr>
        <w:pStyle w:val="CommentText"/>
      </w:pPr>
      <w:r>
        <w:t xml:space="preserve">MFM: </w:t>
      </w:r>
      <w:r w:rsidR="00C332CF">
        <w:t xml:space="preserve">I tried to get each of them, but there is potential that I could miss a few. </w:t>
      </w:r>
      <w:r>
        <w:t xml:space="preserve">As I general note, I struggle with these NOT being concentrations, as their units are ppt (i.e., a concentration). I don’t think </w:t>
      </w:r>
      <w:proofErr w:type="spellStart"/>
      <w:r>
        <w:t>Im</w:t>
      </w:r>
      <w:proofErr w:type="spellEnd"/>
      <w:r>
        <w:t xml:space="preserve"> usually a stickler for things like that, but it trips me up. </w:t>
      </w:r>
    </w:p>
  </w:comment>
  <w:comment w:id="396" w:author="Ted" w:date="2020-07-14T14:55:00Z" w:initials="T">
    <w:p w14:paraId="3F7B22E3" w14:textId="670E6CA7" w:rsidR="00C332CF" w:rsidRDefault="00C332CF">
      <w:pPr>
        <w:pStyle w:val="CommentText"/>
      </w:pPr>
      <w:r>
        <w:rPr>
          <w:rStyle w:val="CommentReference"/>
        </w:rPr>
        <w:annotationRef/>
      </w:r>
      <w:r>
        <w:t>Condense/ break up this sentence.</w:t>
      </w:r>
    </w:p>
  </w:comment>
  <w:comment w:id="397" w:author="Meyer, Michael Frederick" w:date="2020-09-08T15:49:00Z" w:initials="MMF">
    <w:p w14:paraId="6E9EAB4E" w14:textId="4A96C5F1" w:rsidR="00C332CF" w:rsidRDefault="00C332CF">
      <w:pPr>
        <w:pStyle w:val="CommentText"/>
      </w:pPr>
      <w:r>
        <w:rPr>
          <w:rStyle w:val="CommentReference"/>
        </w:rPr>
        <w:annotationRef/>
      </w:r>
      <w:r>
        <w:t xml:space="preserve">I think </w:t>
      </w:r>
      <w:proofErr w:type="gramStart"/>
      <w:r>
        <w:t>this fixes things</w:t>
      </w:r>
      <w:proofErr w:type="gramEnd"/>
      <w:r>
        <w:t xml:space="preserve">. </w:t>
      </w:r>
    </w:p>
  </w:comment>
  <w:comment w:id="414" w:author="Meyer, Michael Frederick" w:date="2020-09-07T15:27:00Z" w:initials="MMF">
    <w:p w14:paraId="7A26E2A3" w14:textId="497AC756" w:rsidR="00C332CF" w:rsidRDefault="00C332CF">
      <w:pPr>
        <w:pStyle w:val="CommentText"/>
      </w:pPr>
      <w:r>
        <w:rPr>
          <w:rStyle w:val="CommentReference"/>
        </w:rPr>
        <w:annotationRef/>
      </w:r>
      <w:r>
        <w:t xml:space="preserve">Okay, I know this word from plant ecology, but not sure if it works here and especially with aquatic plants. </w:t>
      </w:r>
    </w:p>
  </w:comment>
  <w:comment w:id="407" w:author="Meyer, Michael Frederick" w:date="2020-09-07T15:24:00Z" w:initials="MMF">
    <w:p w14:paraId="429CD658" w14:textId="47490370" w:rsidR="00C332CF" w:rsidRDefault="00C332CF">
      <w:pPr>
        <w:pStyle w:val="CommentText"/>
      </w:pPr>
      <w:r>
        <w:rPr>
          <w:rStyle w:val="CommentReference"/>
        </w:rPr>
        <w:annotationRef/>
      </w:r>
      <w:r>
        <w:t xml:space="preserve">Ted originally suggested deleting this dependent clause. I agree that deleting it would shorten the sentence, BUT it also serves as a reminder about what the hypotheses were. I think for the time being I would like to keep as many </w:t>
      </w:r>
      <w:proofErr w:type="spellStart"/>
      <w:r>
        <w:t>foreshadowings</w:t>
      </w:r>
      <w:proofErr w:type="spellEnd"/>
      <w:r>
        <w:t xml:space="preserve"> and callbacks to hypotheses as we can (as long as flow is maintained of course) because this is a complicated story. </w:t>
      </w:r>
    </w:p>
  </w:comment>
  <w:comment w:id="425" w:author="Ted" w:date="2020-07-14T15:30:00Z" w:initials="T">
    <w:p w14:paraId="33A26248" w14:textId="74E98554" w:rsidR="00C332CF" w:rsidRDefault="00C332CF">
      <w:pPr>
        <w:pStyle w:val="CommentText"/>
      </w:pPr>
      <w:r>
        <w:rPr>
          <w:rStyle w:val="CommentReference"/>
        </w:rPr>
        <w:annotationRef/>
      </w:r>
      <w:r>
        <w:t>Is this based on literature? Then reference. Or is it based on your results?</w:t>
      </w:r>
    </w:p>
  </w:comment>
  <w:comment w:id="426" w:author="Meyer, Michael Frederick" w:date="2020-09-07T15:31:00Z" w:initials="MMF">
    <w:p w14:paraId="170FF9F5" w14:textId="1F68F8CE" w:rsidR="00C332CF" w:rsidRDefault="00C332CF">
      <w:pPr>
        <w:pStyle w:val="CommentText"/>
      </w:pPr>
      <w:r>
        <w:rPr>
          <w:rStyle w:val="CommentReference"/>
        </w:rPr>
        <w:annotationRef/>
      </w:r>
      <w:r>
        <w:t xml:space="preserve">Kind of both. We established that this happens in the introduction. I fixed the sentence to show that we are referring to our data. </w:t>
      </w:r>
    </w:p>
  </w:comment>
  <w:comment w:id="428" w:author="Ted" w:date="2020-07-14T15:32:00Z" w:initials="T">
    <w:p w14:paraId="51DF22C1" w14:textId="00C14561" w:rsidR="00C332CF" w:rsidRDefault="00C332CF">
      <w:pPr>
        <w:pStyle w:val="CommentText"/>
      </w:pPr>
      <w:r>
        <w:rPr>
          <w:rStyle w:val="CommentReference"/>
        </w:rPr>
        <w:annotationRef/>
      </w:r>
      <w:r>
        <w:t>That’s very speculative</w:t>
      </w:r>
    </w:p>
  </w:comment>
  <w:comment w:id="429" w:author="Meyer, Michael Frederick" w:date="2020-09-07T15:32:00Z" w:initials="MMF">
    <w:p w14:paraId="78DADB8F" w14:textId="4449992D" w:rsidR="00C332CF" w:rsidRDefault="00C332CF">
      <w:pPr>
        <w:pStyle w:val="CommentText"/>
      </w:pPr>
      <w:r>
        <w:rPr>
          <w:rStyle w:val="CommentReference"/>
        </w:rPr>
        <w:annotationRef/>
      </w:r>
      <w:r>
        <w:t>Ted and I spoke briefly about this statement. We agreed to see what Aaron thought. Ted agreed that it made sense, but did not know if it would throw up red flags to a reviewer.</w:t>
      </w:r>
    </w:p>
  </w:comment>
  <w:comment w:id="432" w:author="Ted" w:date="2020-07-14T15:34:00Z" w:initials="T">
    <w:p w14:paraId="6A85680E" w14:textId="6C6711BE" w:rsidR="00C332CF" w:rsidRDefault="00C332CF">
      <w:pPr>
        <w:pStyle w:val="CommentText"/>
      </w:pPr>
      <w:r>
        <w:rPr>
          <w:rStyle w:val="CommentReference"/>
        </w:rPr>
        <w:annotationRef/>
      </w:r>
      <w:r>
        <w:t>Not really. You did not measure nutrient concentrations in sewage, not did you detect a (significant) nutrient signal associated with human impact.</w:t>
      </w:r>
    </w:p>
  </w:comment>
  <w:comment w:id="445" w:author="Ted" w:date="2020-07-14T15:37:00Z" w:initials="T">
    <w:p w14:paraId="17C466BD" w14:textId="30204C0E" w:rsidR="00C332CF" w:rsidRDefault="00C332CF">
      <w:pPr>
        <w:pStyle w:val="CommentText"/>
      </w:pPr>
      <w:r>
        <w:rPr>
          <w:rStyle w:val="CommentReference"/>
        </w:rPr>
        <w:annotationRef/>
      </w:r>
      <w:r>
        <w:t>Complicated, long sentences. I suggest rephrasing.</w:t>
      </w:r>
    </w:p>
  </w:comment>
  <w:comment w:id="478" w:author="Ted" w:date="2020-07-14T15:47:00Z" w:initials="T">
    <w:p w14:paraId="7F7015B3" w14:textId="68D39D8D" w:rsidR="00C332CF" w:rsidRDefault="00C332CF">
      <w:pPr>
        <w:pStyle w:val="CommentText"/>
      </w:pPr>
      <w:r>
        <w:rPr>
          <w:rStyle w:val="CommentReference"/>
        </w:rPr>
        <w:annotationRef/>
      </w:r>
      <w:r>
        <w:t xml:space="preserve">I </w:t>
      </w:r>
      <w:proofErr w:type="spellStart"/>
      <w:proofErr w:type="gramStart"/>
      <w:r>
        <w:t>cant</w:t>
      </w:r>
      <w:proofErr w:type="spellEnd"/>
      <w:proofErr w:type="gramEnd"/>
      <w:r>
        <w:t xml:space="preserve"> say I see a very clear pattern here.</w:t>
      </w:r>
    </w:p>
  </w:comment>
  <w:comment w:id="479" w:author="Meyer, Michael Frederick" w:date="2020-09-08T15:56:00Z" w:initials="MMF">
    <w:p w14:paraId="6D0F960C" w14:textId="4DBBA9D9" w:rsidR="00C332CF" w:rsidRDefault="00C332CF">
      <w:pPr>
        <w:pStyle w:val="CommentText"/>
      </w:pPr>
      <w:r>
        <w:rPr>
          <w:rStyle w:val="CommentReference"/>
        </w:rPr>
        <w:annotationRef/>
      </w:r>
      <w:r>
        <w:t xml:space="preserve">Tried to emphasize points separating as opposed to clustering. </w:t>
      </w:r>
    </w:p>
  </w:comment>
  <w:comment w:id="484" w:author="Meyer, Michael Frederick" w:date="2020-09-08T15:56:00Z" w:initials="MMF">
    <w:p w14:paraId="3FB93E10" w14:textId="3B7C9611" w:rsidR="00C332CF" w:rsidRDefault="00C332CF">
      <w:pPr>
        <w:pStyle w:val="CommentText"/>
      </w:pPr>
      <w:r>
        <w:rPr>
          <w:rStyle w:val="CommentReference"/>
        </w:rPr>
        <w:annotationRef/>
      </w:r>
      <w:r>
        <w:t>EC thought this was too long for a figure caption. We had the same note in a previous round of revisions, so I pulled the trigger.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BF4CDD" w15:done="0"/>
  <w15:commentEx w15:paraId="07B4222A" w15:done="0"/>
  <w15:commentEx w15:paraId="0431A54B" w15:done="0"/>
  <w15:commentEx w15:paraId="59BFBD06" w15:done="0"/>
  <w15:commentEx w15:paraId="7BFDC9A0" w15:paraIdParent="59BFBD06" w15:done="0"/>
  <w15:commentEx w15:paraId="3B37E4C9" w15:done="0"/>
  <w15:commentEx w15:paraId="069202AD" w15:paraIdParent="3B37E4C9" w15:done="0"/>
  <w15:commentEx w15:paraId="6CF50FF7" w15:done="0"/>
  <w15:commentEx w15:paraId="775C3C8F" w15:done="0"/>
  <w15:commentEx w15:paraId="51C054C9" w15:paraIdParent="775C3C8F" w15:done="0"/>
  <w15:commentEx w15:paraId="3C7104E2" w15:done="0"/>
  <w15:commentEx w15:paraId="6EA16BB5" w15:done="0"/>
  <w15:commentEx w15:paraId="0C9D6B3E" w15:paraIdParent="6EA16BB5" w15:done="0"/>
  <w15:commentEx w15:paraId="0E0B3AA5" w15:done="0"/>
  <w15:commentEx w15:paraId="62F63AF4" w15:done="0"/>
  <w15:commentEx w15:paraId="50D0104B" w15:paraIdParent="62F63AF4" w15:done="0"/>
  <w15:commentEx w15:paraId="58D3475E" w15:done="0"/>
  <w15:commentEx w15:paraId="73265EAC" w15:done="0"/>
  <w15:commentEx w15:paraId="2204057B" w15:paraIdParent="73265EAC" w15:done="0"/>
  <w15:commentEx w15:paraId="30DD0BD9" w15:done="0"/>
  <w15:commentEx w15:paraId="64AFF04C" w15:done="0"/>
  <w15:commentEx w15:paraId="6E439231" w15:paraIdParent="64AFF04C" w15:done="0"/>
  <w15:commentEx w15:paraId="525E74A6" w15:done="0"/>
  <w15:commentEx w15:paraId="63B11133" w15:paraIdParent="525E74A6" w15:done="0"/>
  <w15:commentEx w15:paraId="5FCB93D3" w15:done="0"/>
  <w15:commentEx w15:paraId="2E4B31F4" w15:paraIdParent="5FCB93D3" w15:done="0"/>
  <w15:commentEx w15:paraId="5DEFF386" w15:done="0"/>
  <w15:commentEx w15:paraId="16A8CEBA" w15:paraIdParent="5DEFF386" w15:done="0"/>
  <w15:commentEx w15:paraId="650F6047" w15:paraIdParent="5DEFF386" w15:done="0"/>
  <w15:commentEx w15:paraId="65CCB909" w15:done="0"/>
  <w15:commentEx w15:paraId="6E3AC456" w15:paraIdParent="65CCB909" w15:done="0"/>
  <w15:commentEx w15:paraId="1DB90D17" w15:done="0"/>
  <w15:commentEx w15:paraId="61555286" w15:done="0"/>
  <w15:commentEx w15:paraId="6C88FBF0" w15:paraIdParent="61555286" w15:done="0"/>
  <w15:commentEx w15:paraId="2BFD7E8D" w15:done="0"/>
  <w15:commentEx w15:paraId="5A7BF096" w15:paraIdParent="2BFD7E8D" w15:done="0"/>
  <w15:commentEx w15:paraId="7D078740" w15:done="0"/>
  <w15:commentEx w15:paraId="7CAFE3EF" w15:paraIdParent="7D078740" w15:done="0"/>
  <w15:commentEx w15:paraId="43867CF6" w15:done="0"/>
  <w15:commentEx w15:paraId="275CFBAA" w15:paraIdParent="43867CF6" w15:done="0"/>
  <w15:commentEx w15:paraId="433866EC" w15:done="0"/>
  <w15:commentEx w15:paraId="611B280D" w15:paraIdParent="433866EC" w15:done="0"/>
  <w15:commentEx w15:paraId="3F21B52C" w15:done="0"/>
  <w15:commentEx w15:paraId="1A8A7028" w15:paraIdParent="3F21B52C" w15:done="0"/>
  <w15:commentEx w15:paraId="217155BC" w15:done="0"/>
  <w15:commentEx w15:paraId="3F7B22E3" w15:done="0"/>
  <w15:commentEx w15:paraId="6E9EAB4E" w15:paraIdParent="3F7B22E3" w15:done="0"/>
  <w15:commentEx w15:paraId="7A26E2A3" w15:done="0"/>
  <w15:commentEx w15:paraId="429CD658" w15:done="0"/>
  <w15:commentEx w15:paraId="33A26248" w15:done="0"/>
  <w15:commentEx w15:paraId="170FF9F5" w15:paraIdParent="33A26248" w15:done="0"/>
  <w15:commentEx w15:paraId="51DF22C1" w15:done="0"/>
  <w15:commentEx w15:paraId="78DADB8F" w15:paraIdParent="51DF22C1" w15:done="0"/>
  <w15:commentEx w15:paraId="6A85680E" w15:done="0"/>
  <w15:commentEx w15:paraId="17C466BD" w15:done="0"/>
  <w15:commentEx w15:paraId="7F7015B3" w15:done="0"/>
  <w15:commentEx w15:paraId="6D0F960C" w15:paraIdParent="7F7015B3" w15:done="0"/>
  <w15:commentEx w15:paraId="3FB93E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CA9DEF" w16cex:dateUtc="2020-07-28T19:51:00Z"/>
  <w16cex:commentExtensible w16cex:durableId="22B80862" w16cex:dateUtc="2020-07-14T15:33:00Z"/>
  <w16cex:commentExtensible w16cex:durableId="22CA9D59" w16cex:dateUtc="2020-07-28T19:49:00Z"/>
  <w16cex:commentExtensible w16cex:durableId="22CA9D8E" w16cex:dateUtc="2020-07-28T19:50: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CA9E7C" w16cex:dateUtc="2020-07-28T19:54: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CAA7F8" w16cex:dateUtc="2020-07-28T20:34: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CAA5B3" w16cex:dateUtc="2020-07-28T20:25: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CAA2CC" w16cex:dateUtc="2020-07-28T20:12: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Extensible w16cex:durableId="22CAA4FB" w16cex:dateUtc="2020-07-28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BF4CDD" w16cid:durableId="23021BF2"/>
  <w16cid:commentId w16cid:paraId="07B4222A" w16cid:durableId="22B8048D"/>
  <w16cid:commentId w16cid:paraId="0431A54B" w16cid:durableId="22B8058E"/>
  <w16cid:commentId w16cid:paraId="59BFBD06" w16cid:durableId="22CA9DEF"/>
  <w16cid:commentId w16cid:paraId="7BFDC9A0" w16cid:durableId="23036DCC"/>
  <w16cid:commentId w16cid:paraId="3B37E4C9" w16cid:durableId="22CA9D8E"/>
  <w16cid:commentId w16cid:paraId="069202AD" w16cid:durableId="23021B5B"/>
  <w16cid:commentId w16cid:paraId="6CF50FF7" w16cid:durableId="22B808FB"/>
  <w16cid:commentId w16cid:paraId="775C3C8F" w16cid:durableId="22B80A26"/>
  <w16cid:commentId w16cid:paraId="51C054C9" w16cid:durableId="23021E4D"/>
  <w16cid:commentId w16cid:paraId="3C7104E2" w16cid:durableId="23021E6D"/>
  <w16cid:commentId w16cid:paraId="6EA16BB5" w16cid:durableId="22CA9E7C"/>
  <w16cid:commentId w16cid:paraId="0C9D6B3E" w16cid:durableId="22FCDDAF"/>
  <w16cid:commentId w16cid:paraId="0E0B3AA5" w16cid:durableId="22B80E61"/>
  <w16cid:commentId w16cid:paraId="62F63AF4" w16cid:durableId="22CAA7F8"/>
  <w16cid:commentId w16cid:paraId="50D0104B" w16cid:durableId="22F8E802"/>
  <w16cid:commentId w16cid:paraId="58D3475E" w16cid:durableId="22B80EFE"/>
  <w16cid:commentId w16cid:paraId="73265EAC" w16cid:durableId="22B81180"/>
  <w16cid:commentId w16cid:paraId="2204057B" w16cid:durableId="22FCE825"/>
  <w16cid:commentId w16cid:paraId="30DD0BD9" w16cid:durableId="230374AD"/>
  <w16cid:commentId w16cid:paraId="64AFF04C" w16cid:durableId="22CAA5B3"/>
  <w16cid:commentId w16cid:paraId="6E439231" w16cid:durableId="22F253D4"/>
  <w16cid:commentId w16cid:paraId="525E74A6" w16cid:durableId="22B816AE"/>
  <w16cid:commentId w16cid:paraId="63B11133" w16cid:durableId="22F25530"/>
  <w16cid:commentId w16cid:paraId="5FCB93D3" w16cid:durableId="22B817AF"/>
  <w16cid:commentId w16cid:paraId="2E4B31F4" w16cid:durableId="22F2556A"/>
  <w16cid:commentId w16cid:paraId="5DEFF386" w16cid:durableId="22B82D04"/>
  <w16cid:commentId w16cid:paraId="16A8CEBA" w16cid:durableId="22FCDCCA"/>
  <w16cid:commentId w16cid:paraId="650F6047" w16cid:durableId="22FCDCCB"/>
  <w16cid:commentId w16cid:paraId="65CCB909" w16cid:durableId="22B83294"/>
  <w16cid:commentId w16cid:paraId="6E3AC456" w16cid:durableId="23021F7C"/>
  <w16cid:commentId w16cid:paraId="1DB90D17" w16cid:durableId="23037CFC"/>
  <w16cid:commentId w16cid:paraId="61555286" w16cid:durableId="22B84094"/>
  <w16cid:commentId w16cid:paraId="6C88FBF0" w16cid:durableId="22F25F86"/>
  <w16cid:commentId w16cid:paraId="2BFD7E8D" w16cid:durableId="22B841BC"/>
  <w16cid:commentId w16cid:paraId="5A7BF096" w16cid:durableId="230224EE"/>
  <w16cid:commentId w16cid:paraId="7D078740" w16cid:durableId="22B842AA"/>
  <w16cid:commentId w16cid:paraId="7CAFE3EF" w16cid:durableId="22F267B6"/>
  <w16cid:commentId w16cid:paraId="43867CF6" w16cid:durableId="22FD0056"/>
  <w16cid:commentId w16cid:paraId="275CFBAA" w16cid:durableId="22FD0069"/>
  <w16cid:commentId w16cid:paraId="433866EC" w16cid:durableId="2300CA1A"/>
  <w16cid:commentId w16cid:paraId="611B280D" w16cid:durableId="2300CA34"/>
  <w16cid:commentId w16cid:paraId="3F21B52C" w16cid:durableId="22B84454"/>
  <w16cid:commentId w16cid:paraId="1A8A7028" w16cid:durableId="2300CC9B"/>
  <w16cid:commentId w16cid:paraId="217155BC" w16cid:durableId="2300CE52"/>
  <w16cid:commentId w16cid:paraId="3F7B22E3" w16cid:durableId="22B845E4"/>
  <w16cid:commentId w16cid:paraId="6E9EAB4E" w16cid:durableId="23022682"/>
  <w16cid:commentId w16cid:paraId="7A26E2A3" w16cid:durableId="2300CFD1"/>
  <w16cid:commentId w16cid:paraId="429CD658" w16cid:durableId="2300CF47"/>
  <w16cid:commentId w16cid:paraId="33A26248" w16cid:durableId="22B84E1B"/>
  <w16cid:commentId w16cid:paraId="170FF9F5" w16cid:durableId="2300D0D2"/>
  <w16cid:commentId w16cid:paraId="51DF22C1" w16cid:durableId="22B84E97"/>
  <w16cid:commentId w16cid:paraId="78DADB8F" w16cid:durableId="2300D120"/>
  <w16cid:commentId w16cid:paraId="6A85680E" w16cid:durableId="22B84F18"/>
  <w16cid:commentId w16cid:paraId="17C466BD" w16cid:durableId="22B84FC3"/>
  <w16cid:commentId w16cid:paraId="7F7015B3" w16cid:durableId="22B8521F"/>
  <w16cid:commentId w16cid:paraId="6D0F960C" w16cid:durableId="23022822"/>
  <w16cid:commentId w16cid:paraId="3FB93E10" w16cid:durableId="230228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7897B" w14:textId="77777777" w:rsidR="003F19FB" w:rsidRDefault="003F19FB" w:rsidP="00150A0F">
      <w:pPr>
        <w:spacing w:line="240" w:lineRule="auto"/>
      </w:pPr>
      <w:r>
        <w:separator/>
      </w:r>
    </w:p>
  </w:endnote>
  <w:endnote w:type="continuationSeparator" w:id="0">
    <w:p w14:paraId="57BE6859" w14:textId="77777777" w:rsidR="003F19FB" w:rsidRDefault="003F19FB"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CAD59" w14:textId="77777777" w:rsidR="003F19FB" w:rsidRDefault="003F19FB" w:rsidP="00150A0F">
      <w:pPr>
        <w:spacing w:line="240" w:lineRule="auto"/>
      </w:pPr>
      <w:r>
        <w:separator/>
      </w:r>
    </w:p>
  </w:footnote>
  <w:footnote w:type="continuationSeparator" w:id="0">
    <w:p w14:paraId="6FC6C470" w14:textId="77777777" w:rsidR="003F19FB" w:rsidRDefault="003F19FB"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Ted">
    <w15:presenceInfo w15:providerId="None" w15:userId="Ted"/>
  </w15:person>
  <w15:person w15:author="Crespi, Erica">
    <w15:presenceInfo w15:providerId="AD" w15:userId="S::erica.crespi@wsu.edu::d9706353-0a70-4fcb-926a-3da7d0259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5526C"/>
    <w:rsid w:val="00060EB5"/>
    <w:rsid w:val="000803B9"/>
    <w:rsid w:val="0008134F"/>
    <w:rsid w:val="00090369"/>
    <w:rsid w:val="0009268E"/>
    <w:rsid w:val="00092E59"/>
    <w:rsid w:val="00094852"/>
    <w:rsid w:val="000A3259"/>
    <w:rsid w:val="000B4975"/>
    <w:rsid w:val="000B5308"/>
    <w:rsid w:val="000B5B9E"/>
    <w:rsid w:val="000C21A6"/>
    <w:rsid w:val="000C2C76"/>
    <w:rsid w:val="000C5619"/>
    <w:rsid w:val="000D00B7"/>
    <w:rsid w:val="000D0804"/>
    <w:rsid w:val="000D4AC4"/>
    <w:rsid w:val="000D6577"/>
    <w:rsid w:val="000E056C"/>
    <w:rsid w:val="000E5A9F"/>
    <w:rsid w:val="000E7380"/>
    <w:rsid w:val="000F223A"/>
    <w:rsid w:val="000F2398"/>
    <w:rsid w:val="000F601A"/>
    <w:rsid w:val="000F7A09"/>
    <w:rsid w:val="00104280"/>
    <w:rsid w:val="00106752"/>
    <w:rsid w:val="00110977"/>
    <w:rsid w:val="00113126"/>
    <w:rsid w:val="0011485F"/>
    <w:rsid w:val="00115FCB"/>
    <w:rsid w:val="00123693"/>
    <w:rsid w:val="001249C1"/>
    <w:rsid w:val="00131BD0"/>
    <w:rsid w:val="0014730F"/>
    <w:rsid w:val="00147D1A"/>
    <w:rsid w:val="00150A0F"/>
    <w:rsid w:val="00150E6F"/>
    <w:rsid w:val="00154ABA"/>
    <w:rsid w:val="00155633"/>
    <w:rsid w:val="00157F57"/>
    <w:rsid w:val="00172465"/>
    <w:rsid w:val="001742BF"/>
    <w:rsid w:val="00180C02"/>
    <w:rsid w:val="001910E2"/>
    <w:rsid w:val="00191128"/>
    <w:rsid w:val="00191B6C"/>
    <w:rsid w:val="00191FD0"/>
    <w:rsid w:val="001936D1"/>
    <w:rsid w:val="00195B09"/>
    <w:rsid w:val="00197C8D"/>
    <w:rsid w:val="001A1BBB"/>
    <w:rsid w:val="001A726E"/>
    <w:rsid w:val="001B3EB7"/>
    <w:rsid w:val="001B7B02"/>
    <w:rsid w:val="001C179C"/>
    <w:rsid w:val="001C6CA2"/>
    <w:rsid w:val="001C70B0"/>
    <w:rsid w:val="001D454C"/>
    <w:rsid w:val="001E1889"/>
    <w:rsid w:val="001E2084"/>
    <w:rsid w:val="001E5826"/>
    <w:rsid w:val="001E6425"/>
    <w:rsid w:val="001F0393"/>
    <w:rsid w:val="00205279"/>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FB9"/>
    <w:rsid w:val="002703B2"/>
    <w:rsid w:val="00274B1A"/>
    <w:rsid w:val="0028012E"/>
    <w:rsid w:val="002849B1"/>
    <w:rsid w:val="0028782C"/>
    <w:rsid w:val="00287F90"/>
    <w:rsid w:val="00292741"/>
    <w:rsid w:val="002A02BE"/>
    <w:rsid w:val="002B00A3"/>
    <w:rsid w:val="002C1737"/>
    <w:rsid w:val="002C2D2B"/>
    <w:rsid w:val="002C5913"/>
    <w:rsid w:val="002D1941"/>
    <w:rsid w:val="002E06DD"/>
    <w:rsid w:val="002E1A4B"/>
    <w:rsid w:val="002E6D0A"/>
    <w:rsid w:val="002F1C07"/>
    <w:rsid w:val="00324C64"/>
    <w:rsid w:val="00337791"/>
    <w:rsid w:val="00357863"/>
    <w:rsid w:val="00357C12"/>
    <w:rsid w:val="00361037"/>
    <w:rsid w:val="00363613"/>
    <w:rsid w:val="00370B28"/>
    <w:rsid w:val="00373E7B"/>
    <w:rsid w:val="00375241"/>
    <w:rsid w:val="00381463"/>
    <w:rsid w:val="00383BCD"/>
    <w:rsid w:val="0039266B"/>
    <w:rsid w:val="00394A8C"/>
    <w:rsid w:val="003952A3"/>
    <w:rsid w:val="003968BB"/>
    <w:rsid w:val="003A3B7A"/>
    <w:rsid w:val="003C6606"/>
    <w:rsid w:val="003C75C7"/>
    <w:rsid w:val="003D0265"/>
    <w:rsid w:val="003E20DA"/>
    <w:rsid w:val="003E64B9"/>
    <w:rsid w:val="003F19FB"/>
    <w:rsid w:val="003F5190"/>
    <w:rsid w:val="004003EB"/>
    <w:rsid w:val="00412374"/>
    <w:rsid w:val="00414172"/>
    <w:rsid w:val="0043298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573D"/>
    <w:rsid w:val="005A6C99"/>
    <w:rsid w:val="005B250E"/>
    <w:rsid w:val="005B362F"/>
    <w:rsid w:val="005B3851"/>
    <w:rsid w:val="005C1322"/>
    <w:rsid w:val="005C4AD8"/>
    <w:rsid w:val="005D3D2A"/>
    <w:rsid w:val="005F0ECE"/>
    <w:rsid w:val="005F4343"/>
    <w:rsid w:val="005F618B"/>
    <w:rsid w:val="005F6342"/>
    <w:rsid w:val="005F6DEA"/>
    <w:rsid w:val="005F7A18"/>
    <w:rsid w:val="006256FC"/>
    <w:rsid w:val="00626543"/>
    <w:rsid w:val="006265CB"/>
    <w:rsid w:val="006300F4"/>
    <w:rsid w:val="00641CE6"/>
    <w:rsid w:val="00641D70"/>
    <w:rsid w:val="00644808"/>
    <w:rsid w:val="00645829"/>
    <w:rsid w:val="00650752"/>
    <w:rsid w:val="00651D3A"/>
    <w:rsid w:val="006563E3"/>
    <w:rsid w:val="00672B30"/>
    <w:rsid w:val="00673CE2"/>
    <w:rsid w:val="006752D5"/>
    <w:rsid w:val="00685120"/>
    <w:rsid w:val="00685D80"/>
    <w:rsid w:val="00690E7D"/>
    <w:rsid w:val="006979AD"/>
    <w:rsid w:val="006A7A61"/>
    <w:rsid w:val="006B1D2B"/>
    <w:rsid w:val="006B3ABE"/>
    <w:rsid w:val="006B4A02"/>
    <w:rsid w:val="006C6420"/>
    <w:rsid w:val="006D1C9C"/>
    <w:rsid w:val="006D2328"/>
    <w:rsid w:val="006D26E7"/>
    <w:rsid w:val="006D35AC"/>
    <w:rsid w:val="006D3918"/>
    <w:rsid w:val="006D5521"/>
    <w:rsid w:val="006E0A52"/>
    <w:rsid w:val="006E42C8"/>
    <w:rsid w:val="006E5C66"/>
    <w:rsid w:val="006F1DAD"/>
    <w:rsid w:val="006F5F57"/>
    <w:rsid w:val="006F60DC"/>
    <w:rsid w:val="00705FFE"/>
    <w:rsid w:val="00715D55"/>
    <w:rsid w:val="00725D40"/>
    <w:rsid w:val="007273EE"/>
    <w:rsid w:val="00730E9A"/>
    <w:rsid w:val="00732999"/>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388E"/>
    <w:rsid w:val="0081508A"/>
    <w:rsid w:val="00833288"/>
    <w:rsid w:val="00833C11"/>
    <w:rsid w:val="008363E4"/>
    <w:rsid w:val="00854325"/>
    <w:rsid w:val="0086504F"/>
    <w:rsid w:val="0087487F"/>
    <w:rsid w:val="00874EDD"/>
    <w:rsid w:val="00877064"/>
    <w:rsid w:val="00885BA6"/>
    <w:rsid w:val="008A18BF"/>
    <w:rsid w:val="008A299A"/>
    <w:rsid w:val="008A3CBB"/>
    <w:rsid w:val="008A4A9B"/>
    <w:rsid w:val="008A5647"/>
    <w:rsid w:val="008A7669"/>
    <w:rsid w:val="008B0857"/>
    <w:rsid w:val="008B16F2"/>
    <w:rsid w:val="008B2526"/>
    <w:rsid w:val="008B7DED"/>
    <w:rsid w:val="008C64AE"/>
    <w:rsid w:val="008C6721"/>
    <w:rsid w:val="008D6D41"/>
    <w:rsid w:val="008E397A"/>
    <w:rsid w:val="008E5D3D"/>
    <w:rsid w:val="008E7730"/>
    <w:rsid w:val="008F41D6"/>
    <w:rsid w:val="009007E8"/>
    <w:rsid w:val="00902608"/>
    <w:rsid w:val="00905270"/>
    <w:rsid w:val="00912D64"/>
    <w:rsid w:val="0091395E"/>
    <w:rsid w:val="00920A8F"/>
    <w:rsid w:val="00922813"/>
    <w:rsid w:val="00926704"/>
    <w:rsid w:val="00947C9E"/>
    <w:rsid w:val="00956343"/>
    <w:rsid w:val="009640D8"/>
    <w:rsid w:val="009654BD"/>
    <w:rsid w:val="00965CCB"/>
    <w:rsid w:val="00970A1D"/>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A011BB"/>
    <w:rsid w:val="00A02873"/>
    <w:rsid w:val="00A10D0E"/>
    <w:rsid w:val="00A16987"/>
    <w:rsid w:val="00A21CA4"/>
    <w:rsid w:val="00A22275"/>
    <w:rsid w:val="00A254FA"/>
    <w:rsid w:val="00A41CC6"/>
    <w:rsid w:val="00A42BBE"/>
    <w:rsid w:val="00A454D8"/>
    <w:rsid w:val="00A6440C"/>
    <w:rsid w:val="00A825BE"/>
    <w:rsid w:val="00A8343E"/>
    <w:rsid w:val="00A87BAC"/>
    <w:rsid w:val="00A91AE6"/>
    <w:rsid w:val="00A92B32"/>
    <w:rsid w:val="00A95F98"/>
    <w:rsid w:val="00A9628E"/>
    <w:rsid w:val="00AB40EC"/>
    <w:rsid w:val="00AB7989"/>
    <w:rsid w:val="00AC75E6"/>
    <w:rsid w:val="00AD7A0D"/>
    <w:rsid w:val="00AE06B7"/>
    <w:rsid w:val="00AE6372"/>
    <w:rsid w:val="00AF0312"/>
    <w:rsid w:val="00AF6212"/>
    <w:rsid w:val="00B025E9"/>
    <w:rsid w:val="00B05791"/>
    <w:rsid w:val="00B07246"/>
    <w:rsid w:val="00B11017"/>
    <w:rsid w:val="00B14EA0"/>
    <w:rsid w:val="00B15F86"/>
    <w:rsid w:val="00B1679D"/>
    <w:rsid w:val="00B22045"/>
    <w:rsid w:val="00B2468C"/>
    <w:rsid w:val="00B24F30"/>
    <w:rsid w:val="00B37098"/>
    <w:rsid w:val="00B417BC"/>
    <w:rsid w:val="00B5487A"/>
    <w:rsid w:val="00B55E36"/>
    <w:rsid w:val="00B63560"/>
    <w:rsid w:val="00B66C34"/>
    <w:rsid w:val="00B70844"/>
    <w:rsid w:val="00B72507"/>
    <w:rsid w:val="00B7339C"/>
    <w:rsid w:val="00B77BC2"/>
    <w:rsid w:val="00B803E2"/>
    <w:rsid w:val="00B861B7"/>
    <w:rsid w:val="00B9280F"/>
    <w:rsid w:val="00B97CFE"/>
    <w:rsid w:val="00BB6989"/>
    <w:rsid w:val="00BC1A91"/>
    <w:rsid w:val="00BC24F4"/>
    <w:rsid w:val="00BD0B70"/>
    <w:rsid w:val="00BD3210"/>
    <w:rsid w:val="00BD46C3"/>
    <w:rsid w:val="00BE06D7"/>
    <w:rsid w:val="00BE124F"/>
    <w:rsid w:val="00BE27F7"/>
    <w:rsid w:val="00BE72A9"/>
    <w:rsid w:val="00BF09EC"/>
    <w:rsid w:val="00BF3FFC"/>
    <w:rsid w:val="00C03D31"/>
    <w:rsid w:val="00C053B8"/>
    <w:rsid w:val="00C10024"/>
    <w:rsid w:val="00C131EF"/>
    <w:rsid w:val="00C239E7"/>
    <w:rsid w:val="00C2668C"/>
    <w:rsid w:val="00C30C70"/>
    <w:rsid w:val="00C332CF"/>
    <w:rsid w:val="00C33FF9"/>
    <w:rsid w:val="00C345FA"/>
    <w:rsid w:val="00C34AFE"/>
    <w:rsid w:val="00C34B80"/>
    <w:rsid w:val="00C44829"/>
    <w:rsid w:val="00C451C6"/>
    <w:rsid w:val="00C52786"/>
    <w:rsid w:val="00C53DAE"/>
    <w:rsid w:val="00C55568"/>
    <w:rsid w:val="00C62CCF"/>
    <w:rsid w:val="00C739BD"/>
    <w:rsid w:val="00C74DF4"/>
    <w:rsid w:val="00C815A8"/>
    <w:rsid w:val="00C83767"/>
    <w:rsid w:val="00C842B9"/>
    <w:rsid w:val="00C872C8"/>
    <w:rsid w:val="00C95266"/>
    <w:rsid w:val="00C96C19"/>
    <w:rsid w:val="00CA6980"/>
    <w:rsid w:val="00CA7C4B"/>
    <w:rsid w:val="00CB3C43"/>
    <w:rsid w:val="00CC0781"/>
    <w:rsid w:val="00CC0FCC"/>
    <w:rsid w:val="00CC139B"/>
    <w:rsid w:val="00CE567A"/>
    <w:rsid w:val="00CE7008"/>
    <w:rsid w:val="00CF2299"/>
    <w:rsid w:val="00CF3363"/>
    <w:rsid w:val="00D05946"/>
    <w:rsid w:val="00D0773C"/>
    <w:rsid w:val="00D13058"/>
    <w:rsid w:val="00D20ACE"/>
    <w:rsid w:val="00D22D4D"/>
    <w:rsid w:val="00D2684E"/>
    <w:rsid w:val="00D271DE"/>
    <w:rsid w:val="00D37BB9"/>
    <w:rsid w:val="00D401B9"/>
    <w:rsid w:val="00D42161"/>
    <w:rsid w:val="00D438C7"/>
    <w:rsid w:val="00D52D89"/>
    <w:rsid w:val="00D53E5C"/>
    <w:rsid w:val="00D60710"/>
    <w:rsid w:val="00D631E0"/>
    <w:rsid w:val="00D63D31"/>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23FB"/>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668B"/>
    <w:rsid w:val="00F0768F"/>
    <w:rsid w:val="00F07CCB"/>
    <w:rsid w:val="00F11593"/>
    <w:rsid w:val="00F23BF5"/>
    <w:rsid w:val="00F25311"/>
    <w:rsid w:val="00F34A1E"/>
    <w:rsid w:val="00F5144C"/>
    <w:rsid w:val="00F536BA"/>
    <w:rsid w:val="00F622F3"/>
    <w:rsid w:val="00F62B41"/>
    <w:rsid w:val="00F731DF"/>
    <w:rsid w:val="00F95006"/>
    <w:rsid w:val="00F979A0"/>
    <w:rsid w:val="00F97DF1"/>
    <w:rsid w:val="00FA07C4"/>
    <w:rsid w:val="00FA2ABA"/>
    <w:rsid w:val="00FA2CB7"/>
    <w:rsid w:val="00FA36FA"/>
    <w:rsid w:val="00FA6158"/>
    <w:rsid w:val="00FB2203"/>
    <w:rsid w:val="00FB2BAF"/>
    <w:rsid w:val="00FC3707"/>
    <w:rsid w:val="00FC5D9D"/>
    <w:rsid w:val="00FC7BD4"/>
    <w:rsid w:val="00FD2D7A"/>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96757-298B-4DA7-9BF7-9D2E2482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5899</TotalTime>
  <Pages>44</Pages>
  <Words>48798</Words>
  <Characters>278152</Characters>
  <Application>Microsoft Office Word</Application>
  <DocSecurity>0</DocSecurity>
  <Lines>2317</Lines>
  <Paragraphs>652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8</cp:revision>
  <cp:lastPrinted>2020-09-09T01:11:00Z</cp:lastPrinted>
  <dcterms:created xsi:type="dcterms:W3CDTF">2020-09-04T22:34:00Z</dcterms:created>
  <dcterms:modified xsi:type="dcterms:W3CDTF">2020-09-10T00:20:00Z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id="MF9PrM48"/&gt;&lt;style id="http://www.zotero.org/styles/limnology-and-oceanography" hasBibliography="1" bibliographyStyleHasBeenSet="1"/&gt;&lt;prefs&gt;&lt;pref name="fieldType" value="Field"/&gt;&lt;/prefs&gt;&lt;/data&gt;</vt:lpwstr>
  </property>
</Properties>
</file>