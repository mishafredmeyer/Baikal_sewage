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769C6A3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62F319E3" w:rsidR="00715D55" w:rsidRPr="0081508A" w:rsidRDefault="00D8535D">
      <w:pPr>
        <w:rPr>
          <w:rFonts w:ascii="Times New Roman" w:hAnsi="Times New Roman" w:cs="Times New Roman"/>
          <w:vertAlign w:val="superscript"/>
        </w:rPr>
      </w:pPr>
      <w:r w:rsidRPr="0081508A">
        <w:rPr>
          <w:rFonts w:ascii="Times New Roman" w:hAnsi="Times New Roman" w:cs="Times New Roman"/>
        </w:rPr>
        <w:t xml:space="preserve">Aaron </w:t>
      </w:r>
      <w:r w:rsidR="00EA3FE0">
        <w:rPr>
          <w:rFonts w:ascii="Times New Roman" w:hAnsi="Times New Roman" w:cs="Times New Roman"/>
        </w:rPr>
        <w:t xml:space="preserve">W. E. </w:t>
      </w:r>
      <w:r w:rsidRPr="0081508A">
        <w:rPr>
          <w:rFonts w:ascii="Times New Roman" w:hAnsi="Times New Roman" w:cs="Times New Roman"/>
        </w:rPr>
        <w:t>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1E06400"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 xml:space="preserve">s, </w:t>
      </w:r>
      <w:r w:rsidR="00410273">
        <w:rPr>
          <w:rFonts w:ascii="Times New Roman" w:hAnsi="Times New Roman" w:cs="Times New Roman"/>
        </w:rPr>
        <w:t>fatty acids</w:t>
      </w:r>
      <w:r w:rsidRPr="0081508A">
        <w:rPr>
          <w:rFonts w:ascii="Times New Roman" w:hAnsi="Times New Roman" w:cs="Times New Roman"/>
        </w:rPr>
        <w:t>,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D166993" w:rsidR="00715D55" w:rsidRDefault="00D8535D">
      <w:pPr>
        <w:rPr>
          <w:b/>
        </w:rPr>
      </w:pPr>
      <w:r>
        <w:rPr>
          <w:b/>
        </w:rPr>
        <w:lastRenderedPageBreak/>
        <w:t>Abstract (2</w:t>
      </w:r>
      <w:r w:rsidR="004B2C2B">
        <w:rPr>
          <w:b/>
        </w:rPr>
        <w:t>48</w:t>
      </w:r>
      <w:r>
        <w:rPr>
          <w:b/>
        </w:rPr>
        <w:t>/250 words)</w:t>
      </w:r>
    </w:p>
    <w:p w14:paraId="6365BCF6" w14:textId="77777777" w:rsidR="00715D55" w:rsidRDefault="00715D55"/>
    <w:p w14:paraId="510F10FE" w14:textId="415EC8B5"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174557">
        <w:rPr>
          <w:rFonts w:ascii="Times New Roman" w:eastAsia="Times New Roman" w:hAnsi="Times New Roman" w:cs="Times New Roman"/>
          <w:sz w:val="24"/>
          <w:szCs w:val="24"/>
          <w:highlight w:val="white"/>
        </w:rPr>
        <w:t xml:space="preserve">and </w:t>
      </w:r>
      <w:r w:rsidR="00BE62F9">
        <w:rPr>
          <w:rFonts w:ascii="Times New Roman" w:eastAsia="Times New Roman" w:hAnsi="Times New Roman" w:cs="Times New Roman"/>
          <w:sz w:val="24"/>
          <w:szCs w:val="24"/>
          <w:highlight w:val="white"/>
        </w:rPr>
        <w:t xml:space="preserve">increase </w:t>
      </w:r>
      <w:r w:rsidR="005F7195">
        <w:rPr>
          <w:rFonts w:ascii="Times New Roman" w:eastAsia="Times New Roman" w:hAnsi="Times New Roman" w:cs="Times New Roman"/>
          <w:sz w:val="24"/>
          <w:szCs w:val="24"/>
          <w:highlight w:val="white"/>
        </w:rPr>
        <w:t>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In Lake Baikal, a voluminous,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small</w:t>
      </w:r>
      <w:r w:rsidR="00C00E9F">
        <w:rPr>
          <w:rFonts w:ascii="Times New Roman" w:eastAsia="Times New Roman" w:hAnsi="Times New Roman" w:cs="Times New Roman"/>
          <w:sz w:val="24"/>
          <w:szCs w:val="24"/>
          <w:highlight w:val="white"/>
        </w:rPr>
        <w:t xml:space="preserve"> </w:t>
      </w:r>
      <w:r w:rsidR="00C00E9F" w:rsidRPr="000A6208">
        <w:rPr>
          <w:rFonts w:ascii="Times New Roman" w:eastAsia="Times New Roman" w:hAnsi="Times New Roman" w:cs="Times New Roman"/>
          <w:sz w:val="24"/>
          <w:szCs w:val="24"/>
        </w:rPr>
        <w:t>(</w:t>
      </w:r>
      <w:r w:rsidR="00F96156" w:rsidRPr="000A6208">
        <w:rPr>
          <w:rFonts w:ascii="Times New Roman" w:eastAsia="Times New Roman" w:hAnsi="Times New Roman" w:cs="Times New Roman"/>
          <w:sz w:val="24"/>
          <w:szCs w:val="24"/>
        </w:rPr>
        <w:t xml:space="preserve">80 - </w:t>
      </w:r>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r w:rsidR="00C00E9F">
        <w:rPr>
          <w:rFonts w:ascii="Times New Roman" w:eastAsia="Times New Roman" w:hAnsi="Times New Roman" w:cs="Times New Roman"/>
          <w:sz w:val="24"/>
          <w:szCs w:val="24"/>
          <w:highlight w:val="white"/>
        </w:rPr>
        <w:t>residents)</w:t>
      </w:r>
      <w:r w:rsidR="00F36FA7">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tourism is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 xml:space="preserve">southwestern shore for </w:t>
      </w:r>
      <w:r w:rsidR="00F36FA7">
        <w:rPr>
          <w:rFonts w:ascii="Times New Roman" w:eastAsia="Times New Roman" w:hAnsi="Times New Roman" w:cs="Times New Roman"/>
          <w:sz w:val="24"/>
          <w:szCs w:val="24"/>
          <w:highlight w:val="white"/>
        </w:rPr>
        <w:t xml:space="preserve">robust </w:t>
      </w:r>
      <w:r>
        <w:rPr>
          <w:rFonts w:ascii="Times New Roman" w:eastAsia="Times New Roman" w:hAnsi="Times New Roman" w:cs="Times New Roman"/>
          <w:sz w:val="24"/>
          <w:szCs w:val="24"/>
          <w:highlight w:val="white"/>
        </w:rPr>
        <w:t>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w:t>
      </w:r>
      <w:r w:rsidR="00D34404">
        <w:rPr>
          <w:rFonts w:ascii="Times New Roman" w:eastAsia="Times New Roman" w:hAnsi="Times New Roman" w:cs="Times New Roman"/>
          <w:sz w:val="24"/>
          <w:szCs w:val="24"/>
          <w:highlight w:val="white"/>
        </w:rPr>
        <w:t xml:space="preserve">spatially </w:t>
      </w:r>
      <w:r>
        <w:rPr>
          <w:rFonts w:ascii="Times New Roman" w:eastAsia="Times New Roman" w:hAnsi="Times New Roman" w:cs="Times New Roman"/>
          <w:sz w:val="24"/>
          <w:szCs w:val="24"/>
          <w:highlight w:val="white"/>
        </w:rPr>
        <w:t>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abundance of</w:t>
      </w:r>
      <w:r w:rsidR="006B3C60">
        <w:rPr>
          <w:rFonts w:ascii="Times New Roman" w:eastAsia="Times New Roman" w:hAnsi="Times New Roman" w:cs="Times New Roman"/>
          <w:sz w:val="24"/>
          <w:szCs w:val="24"/>
          <w:highlight w:val="white"/>
        </w:rPr>
        <w:t xml:space="preserve"> sewage-sensitive</w:t>
      </w:r>
      <w:r w:rsidR="00080393">
        <w:rPr>
          <w:rFonts w:ascii="Times New Roman" w:eastAsia="Times New Roman" w:hAnsi="Times New Roman" w:cs="Times New Roman"/>
          <w:sz w:val="24"/>
          <w:szCs w:val="24"/>
          <w:highlight w:val="white"/>
        </w:rPr>
        <w:t xml:space="preserve"> </w:t>
      </w:r>
      <w:proofErr w:type="spellStart"/>
      <w:r w:rsidR="00BE62F9">
        <w:rPr>
          <w:rFonts w:ascii="Times New Roman" w:eastAsia="Times New Roman" w:hAnsi="Times New Roman" w:cs="Times New Roman"/>
          <w:sz w:val="24"/>
          <w:szCs w:val="24"/>
          <w:highlight w:val="white"/>
        </w:rPr>
        <w:t>molluscs</w:t>
      </w:r>
      <w:proofErr w:type="spellEnd"/>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21B4DE85"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ins w:id="0" w:author="Meyer, Michael Frederick" w:date="2020-10-01T10:50:00Z">
        <w:r w:rsidR="008F24CD">
          <w:rPr>
            <w:rFonts w:ascii="Times New Roman" w:eastAsia="Times New Roman" w:hAnsi="Times New Roman" w:cs="Times New Roman"/>
            <w:sz w:val="24"/>
            <w:szCs w:val="24"/>
          </w:rPr>
          <w:t>, yet they can also</w:t>
        </w:r>
      </w:ins>
      <w:del w:id="1" w:author="Meyer, Michael Frederick" w:date="2020-10-01T10:50:00Z">
        <w:r w:rsidDel="008F24CD">
          <w:rPr>
            <w:rFonts w:ascii="Times New Roman" w:eastAsia="Times New Roman" w:hAnsi="Times New Roman" w:cs="Times New Roman"/>
            <w:sz w:val="24"/>
            <w:szCs w:val="24"/>
          </w:rPr>
          <w:delText xml:space="preserve">. </w:delText>
        </w:r>
      </w:del>
      <w:commentRangeStart w:id="2"/>
      <w:commentRangeStart w:id="3"/>
      <w:del w:id="4" w:author="Meyer, Michael Frederick" w:date="2020-10-01T10:51:00Z">
        <w:r w:rsidDel="008F24CD">
          <w:rPr>
            <w:rFonts w:ascii="Times New Roman" w:eastAsia="Times New Roman" w:hAnsi="Times New Roman" w:cs="Times New Roman"/>
            <w:sz w:val="24"/>
            <w:szCs w:val="24"/>
          </w:rPr>
          <w:delText>Although often concentrated in sewage, nutrient inputs can</w:delText>
        </w:r>
      </w:del>
      <w:r>
        <w:rPr>
          <w:rFonts w:ascii="Times New Roman" w:eastAsia="Times New Roman" w:hAnsi="Times New Roman" w:cs="Times New Roman"/>
          <w:sz w:val="24"/>
          <w:szCs w:val="24"/>
        </w:rPr>
        <w:t xml:space="preserve">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w:t>
      </w:r>
      <w:commentRangeEnd w:id="2"/>
      <w:r w:rsidR="00D34404">
        <w:rPr>
          <w:rStyle w:val="CommentReference"/>
        </w:rPr>
        <w:commentReference w:id="2"/>
      </w:r>
      <w:commentRangeEnd w:id="3"/>
      <w:r w:rsidR="00FD7FBD">
        <w:rPr>
          <w:rStyle w:val="CommentReference"/>
        </w:rPr>
        <w:commentReference w:id="3"/>
      </w:r>
      <w:r>
        <w:rPr>
          <w:rFonts w:ascii="Times New Roman" w:eastAsia="Times New Roman" w:hAnsi="Times New Roman" w:cs="Times New Roman"/>
          <w:sz w:val="24"/>
          <w:szCs w:val="24"/>
        </w:rPr>
        <w:t xml:space="preserve">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5AD56C90"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5"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5"/>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dontUpdate":true,"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410273" w:rsidRPr="00410273">
        <w:rPr>
          <w:rFonts w:ascii="Times New Roman" w:hAnsi="Times New Roman" w:cs="Times New Roman"/>
        </w:rPr>
        <w:t>(Rosi-Marshall and Royer 2012; Meyer et al. 2019)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46F4D2C9"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w:t>
      </w:r>
      <w:r w:rsidR="00240AC9">
        <w:rPr>
          <w:rFonts w:ascii="Times New Roman" w:eastAsia="Times New Roman" w:hAnsi="Times New Roman" w:cs="Times New Roman"/>
          <w:sz w:val="24"/>
          <w:szCs w:val="24"/>
        </w:rPr>
        <w:t xml:space="preserve">algal </w:t>
      </w:r>
      <w:r w:rsidR="00D8535D">
        <w:rPr>
          <w:rFonts w:ascii="Times New Roman" w:eastAsia="Times New Roman" w:hAnsi="Times New Roman" w:cs="Times New Roman"/>
          <w:sz w:val="24"/>
          <w:szCs w:val="24"/>
        </w:rPr>
        <w:t xml:space="preserve">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w:t>
      </w:r>
      <w:commentRangeStart w:id="6"/>
      <w:commentRangeStart w:id="7"/>
      <w:commentRangeStart w:id="8"/>
      <w:r w:rsidR="00CB3C43">
        <w:rPr>
          <w:rFonts w:ascii="Times New Roman" w:eastAsia="Times New Roman" w:hAnsi="Times New Roman" w:cs="Times New Roman"/>
          <w:sz w:val="24"/>
          <w:szCs w:val="24"/>
        </w:rPr>
        <w:t>20:5ω3</w:t>
      </w:r>
      <w:r w:rsidR="00433A07">
        <w:rPr>
          <w:rFonts w:ascii="Times New Roman" w:eastAsia="Times New Roman" w:hAnsi="Times New Roman" w:cs="Times New Roman"/>
          <w:sz w:val="24"/>
          <w:szCs w:val="24"/>
        </w:rPr>
        <w:t xml:space="preserve"> is</w:t>
      </w:r>
      <w:r w:rsidR="00CB3C43">
        <w:rPr>
          <w:rFonts w:ascii="Times New Roman" w:eastAsia="Times New Roman" w:hAnsi="Times New Roman" w:cs="Times New Roman"/>
          <w:sz w:val="24"/>
          <w:szCs w:val="24"/>
        </w:rPr>
        <w:t xml:space="preserv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commentRangeEnd w:id="6"/>
      <w:r w:rsidR="00433A07">
        <w:rPr>
          <w:rStyle w:val="CommentReference"/>
        </w:rPr>
        <w:commentReference w:id="6"/>
      </w:r>
      <w:commentRangeEnd w:id="7"/>
      <w:r w:rsidR="00B420AF">
        <w:rPr>
          <w:rStyle w:val="CommentReference"/>
        </w:rPr>
        <w:commentReference w:id="7"/>
      </w:r>
      <w:commentRangeEnd w:id="8"/>
      <w:r w:rsidR="00240AC9">
        <w:rPr>
          <w:rStyle w:val="CommentReference"/>
        </w:rPr>
        <w:commentReference w:id="8"/>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w:t>
      </w:r>
      <w:r w:rsidR="00433A07">
        <w:rPr>
          <w:rFonts w:ascii="Times New Roman" w:eastAsia="Times New Roman" w:hAnsi="Times New Roman" w:cs="Times New Roman"/>
          <w:sz w:val="24"/>
          <w:szCs w:val="24"/>
        </w:rPr>
        <w:t xml:space="preserve">and </w:t>
      </w:r>
      <w:r w:rsidR="00CB3C43">
        <w:rPr>
          <w:rFonts w:ascii="Times New Roman" w:eastAsia="Times New Roman" w:hAnsi="Times New Roman" w:cs="Times New Roman"/>
          <w:sz w:val="24"/>
          <w:szCs w:val="24"/>
        </w:rPr>
        <w:t xml:space="preserve">each </w:t>
      </w:r>
      <w:r w:rsidR="00433A07">
        <w:rPr>
          <w:rFonts w:ascii="Times New Roman" w:eastAsia="Times New Roman" w:hAnsi="Times New Roman" w:cs="Times New Roman"/>
          <w:sz w:val="24"/>
          <w:szCs w:val="24"/>
        </w:rPr>
        <w:t>related group</w:t>
      </w:r>
      <w:r w:rsidR="00CB3C43">
        <w:rPr>
          <w:rFonts w:ascii="Times New Roman" w:eastAsia="Times New Roman" w:hAnsi="Times New Roman" w:cs="Times New Roman"/>
          <w:sz w:val="24"/>
          <w:szCs w:val="24"/>
        </w:rPr>
        <w:t xml:space="preserve"> produces </w:t>
      </w:r>
      <w:r w:rsidR="00433A07">
        <w:rPr>
          <w:rFonts w:ascii="Times New Roman" w:eastAsia="Times New Roman" w:hAnsi="Times New Roman" w:cs="Times New Roman"/>
          <w:sz w:val="24"/>
          <w:szCs w:val="24"/>
        </w:rPr>
        <w:t xml:space="preserve">strongly differentiated multivariate </w:t>
      </w:r>
      <w:r w:rsidR="00CB3C43">
        <w:rPr>
          <w:rFonts w:ascii="Times New Roman" w:eastAsia="Times New Roman" w:hAnsi="Times New Roman" w:cs="Times New Roman"/>
          <w:sz w:val="24"/>
          <w:szCs w:val="24"/>
        </w:rPr>
        <w:t>EFA signature</w:t>
      </w:r>
      <w:r w:rsidR="00433A07">
        <w:rPr>
          <w:rFonts w:ascii="Times New Roman" w:eastAsia="Times New Roman" w:hAnsi="Times New Roman" w:cs="Times New Roman"/>
          <w:sz w:val="24"/>
          <w:szCs w:val="24"/>
        </w:rPr>
        <w:t>s</w:t>
      </w:r>
      <w:r w:rsidR="00240AC9">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{"citationID":"hWXjte0m","properties":{"formattedCitation":"(Taipale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240AC9">
        <w:rPr>
          <w:rFonts w:ascii="Times New Roman" w:eastAsia="Times New Roman" w:hAnsi="Times New Roman" w:cs="Times New Roman"/>
          <w:sz w:val="24"/>
          <w:szCs w:val="24"/>
        </w:rPr>
        <w:fldChar w:fldCharType="separate"/>
      </w:r>
      <w:r w:rsidR="00240AC9" w:rsidRPr="00240AC9">
        <w:rPr>
          <w:rFonts w:ascii="Times New Roman" w:hAnsi="Times New Roman" w:cs="Times New Roman"/>
          <w:sz w:val="24"/>
        </w:rPr>
        <w:t>(Taipale et al. 2013; Galloway and Winder 2015)</w:t>
      </w:r>
      <w:r w:rsidR="00240AC9">
        <w:rPr>
          <w:rFonts w:ascii="Times New Roman" w:eastAsia="Times New Roman" w:hAnsi="Times New Roman" w:cs="Times New Roman"/>
          <w:sz w:val="24"/>
          <w:szCs w:val="24"/>
        </w:rPr>
        <w:fldChar w:fldCharType="end"/>
      </w:r>
      <w:r w:rsidR="00240AC9">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Consumers, can acquire </w:t>
      </w:r>
      <w:r w:rsidR="00240AC9">
        <w:rPr>
          <w:rFonts w:ascii="Times New Roman" w:eastAsia="Times New Roman" w:hAnsi="Times New Roman" w:cs="Times New Roman"/>
          <w:sz w:val="24"/>
          <w:szCs w:val="24"/>
        </w:rPr>
        <w:t>fatty acids</w:t>
      </w:r>
      <w:r w:rsidR="00CB3C43">
        <w:rPr>
          <w:rFonts w:ascii="Times New Roman" w:eastAsia="Times New Roman" w:hAnsi="Times New Roman" w:cs="Times New Roman"/>
          <w:sz w:val="24"/>
          <w:szCs w:val="24"/>
        </w:rPr>
        <w:t xml:space="preserve">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w:t>
      </w:r>
      <w:r w:rsidR="00240AC9">
        <w:rPr>
          <w:rFonts w:ascii="Times New Roman" w:eastAsia="Times New Roman" w:hAnsi="Times New Roman" w:cs="Times New Roman"/>
          <w:sz w:val="24"/>
          <w:szCs w:val="24"/>
        </w:rPr>
        <w:t xml:space="preserve">fatty acids </w:t>
      </w:r>
      <w:r w:rsidR="00CB3C43">
        <w:rPr>
          <w:rFonts w:ascii="Times New Roman" w:eastAsia="Times New Roman" w:hAnsi="Times New Roman" w:cs="Times New Roman"/>
          <w:sz w:val="24"/>
          <w:szCs w:val="24"/>
        </w:rPr>
        <w:t xml:space="preserve">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F7803">
        <w:rPr>
          <w:rFonts w:ascii="Times New Roman" w:eastAsia="Times New Roman" w:hAnsi="Times New Roman" w:cs="Times New Roman"/>
          <w:sz w:val="24"/>
          <w:szCs w:val="24"/>
        </w:rPr>
        <w:t xml:space="preserve"> and often reflect the </w:t>
      </w:r>
      <w:r w:rsidR="00240AC9">
        <w:rPr>
          <w:rFonts w:ascii="Times New Roman" w:eastAsia="Times New Roman" w:hAnsi="Times New Roman" w:cs="Times New Roman"/>
          <w:sz w:val="24"/>
          <w:szCs w:val="24"/>
        </w:rPr>
        <w:t>fatty acid</w:t>
      </w:r>
      <w:r w:rsidR="00CF7803">
        <w:rPr>
          <w:rFonts w:ascii="Times New Roman" w:eastAsia="Times New Roman" w:hAnsi="Times New Roman" w:cs="Times New Roman"/>
          <w:sz w:val="24"/>
          <w:szCs w:val="24"/>
        </w:rPr>
        <w:t xml:space="preserve"> signatures of their diets. Thus,</w:t>
      </w:r>
      <w:r w:rsidR="005B362F">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t xml:space="preserve">comparing </w:t>
      </w:r>
      <w:r w:rsidR="005B362F">
        <w:rPr>
          <w:rFonts w:ascii="Times New Roman" w:eastAsia="Times New Roman" w:hAnsi="Times New Roman" w:cs="Times New Roman"/>
          <w:sz w:val="24"/>
          <w:szCs w:val="24"/>
        </w:rPr>
        <w:t xml:space="preserve">consumer </w:t>
      </w:r>
      <w:r w:rsidR="00CF7803">
        <w:rPr>
          <w:rFonts w:ascii="Times New Roman" w:eastAsia="Times New Roman" w:hAnsi="Times New Roman" w:cs="Times New Roman"/>
          <w:sz w:val="24"/>
          <w:szCs w:val="24"/>
        </w:rPr>
        <w:t xml:space="preserve">and producer </w:t>
      </w:r>
      <w:r w:rsidR="005B362F">
        <w:rPr>
          <w:rFonts w:ascii="Times New Roman" w:eastAsia="Times New Roman" w:hAnsi="Times New Roman" w:cs="Times New Roman"/>
          <w:sz w:val="24"/>
          <w:szCs w:val="24"/>
        </w:rPr>
        <w:t>fatty acid compositions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AF033F6"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sidR="00380CA1">
        <w:rPr>
          <w:rFonts w:ascii="Times New Roman" w:eastAsia="Times New Roman" w:hAnsi="Times New Roman" w:cs="Times New Roman"/>
          <w:sz w:val="24"/>
          <w:szCs w:val="24"/>
        </w:rPr>
        <w:t>Inadequate wastewater management in lakeside settlements is likely the main driver of these nearshore algal blooms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w:t>
      </w:r>
      <w:r w:rsidR="00B420AF">
        <w:rPr>
          <w:rFonts w:ascii="Times New Roman" w:eastAsia="Times New Roman" w:hAnsi="Times New Roman" w:cs="Times New Roman"/>
          <w:sz w:val="24"/>
          <w:szCs w:val="24"/>
        </w:rPr>
        <w:t>, motivating further research that might identify the extent to which sewage is altering nearshore communities</w:t>
      </w:r>
      <w:r>
        <w:rPr>
          <w:rFonts w:ascii="Times New Roman" w:eastAsia="Times New Roman" w:hAnsi="Times New Roman" w:cs="Times New Roman"/>
          <w:sz w:val="24"/>
          <w:szCs w:val="24"/>
        </w:rPr>
        <w:t xml:space="preserve"> </w:t>
      </w:r>
    </w:p>
    <w:p w14:paraId="789E8C41" w14:textId="77777777" w:rsidR="00B55E36" w:rsidRDefault="00B55E36" w:rsidP="00B55E36">
      <w:pPr>
        <w:rPr>
          <w:rFonts w:ascii="Times New Roman" w:eastAsia="Times New Roman" w:hAnsi="Times New Roman" w:cs="Times New Roman"/>
          <w:sz w:val="24"/>
          <w:szCs w:val="24"/>
        </w:rPr>
      </w:pPr>
    </w:p>
    <w:p w14:paraId="2BDB9244" w14:textId="2F9414CA"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overarching goal can be divided into three main objectives:</w:t>
      </w:r>
    </w:p>
    <w:p w14:paraId="6A3CCAEE" w14:textId="23A0593D"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r w:rsidR="00C72655">
        <w:rPr>
          <w:rFonts w:ascii="Times New Roman" w:eastAsia="Times New Roman" w:hAnsi="Times New Roman" w:cs="Times New Roman"/>
          <w:sz w:val="24"/>
          <w:szCs w:val="24"/>
        </w:rPr>
        <w:t xml:space="preserve">wastewater </w:t>
      </w:r>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Pr>
          <w:rFonts w:ascii="Times New Roman" w:eastAsia="Times New Roman" w:hAnsi="Times New Roman" w:cs="Times New Roman"/>
          <w:sz w:val="24"/>
          <w:szCs w:val="24"/>
        </w:rPr>
        <w:t>indicators,</w:t>
      </w:r>
    </w:p>
    <w:p w14:paraId="1B8FC010" w14:textId="5843BFA1"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r w:rsidR="00730E9A">
        <w:rPr>
          <w:rFonts w:ascii="Times New Roman" w:eastAsia="Times New Roman" w:hAnsi="Times New Roman" w:cs="Times New Roman"/>
          <w:sz w:val="24"/>
          <w:szCs w:val="24"/>
        </w:rPr>
        <w:t xml:space="preserve"> </w:t>
      </w:r>
      <w:commentRangeStart w:id="9"/>
      <w:commentRangeStart w:id="10"/>
      <w:r w:rsidR="00730E9A">
        <w:rPr>
          <w:rFonts w:ascii="Times New Roman" w:eastAsia="Times New Roman" w:hAnsi="Times New Roman" w:cs="Times New Roman"/>
          <w:sz w:val="24"/>
          <w:szCs w:val="24"/>
        </w:rPr>
        <w:t>pollution</w:t>
      </w:r>
      <w:commentRangeEnd w:id="9"/>
      <w:r w:rsidR="000D5888">
        <w:rPr>
          <w:rStyle w:val="CommentReference"/>
        </w:rPr>
        <w:commentReference w:id="9"/>
      </w:r>
      <w:commentRangeEnd w:id="10"/>
      <w:r w:rsidR="005D0D44">
        <w:rPr>
          <w:rStyle w:val="CommentReference"/>
        </w:rPr>
        <w:commentReference w:id="10"/>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 xml:space="preserve">stable isotopes and fatty </w:t>
      </w:r>
      <w:commentRangeStart w:id="11"/>
      <w:commentRangeStart w:id="12"/>
      <w:r w:rsidR="00DF77C2" w:rsidRPr="00357863">
        <w:rPr>
          <w:rFonts w:ascii="Times New Roman" w:eastAsia="Times New Roman" w:hAnsi="Times New Roman" w:cs="Times New Roman"/>
          <w:sz w:val="24"/>
          <w:szCs w:val="24"/>
        </w:rPr>
        <w:t>acids</w:t>
      </w:r>
      <w:commentRangeEnd w:id="11"/>
      <w:r w:rsidR="000D5888">
        <w:rPr>
          <w:rStyle w:val="CommentReference"/>
        </w:rPr>
        <w:commentReference w:id="11"/>
      </w:r>
      <w:commentRangeEnd w:id="12"/>
      <w:r w:rsidR="00240AC9">
        <w:rPr>
          <w:rStyle w:val="CommentReference"/>
        </w:rPr>
        <w:commentReference w:id="12"/>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1A1DFECF"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2A6CDC">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6D945EE6"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occurred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CE6655">
        <w:rPr>
          <w:rFonts w:ascii="Times New Roman" w:eastAsia="Times New Roman" w:hAnsi="Times New Roman" w:cs="Times New Roman"/>
          <w:sz w:val="24"/>
          <w:szCs w:val="24"/>
        </w:rPr>
        <w:t xml:space="preserve">annual </w:t>
      </w:r>
      <w:r w:rsidR="00414172">
        <w:rPr>
          <w:rFonts w:ascii="Times New Roman" w:eastAsia="Times New Roman" w:hAnsi="Times New Roman" w:cs="Times New Roman"/>
          <w:sz w:val="24"/>
          <w:szCs w:val="24"/>
        </w:rPr>
        <w:t xml:space="preserve">visitors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6873DB8F" w:rsidR="00AE6372" w:rsidRDefault="0028782C" w:rsidP="00C33FF9">
      <w:pPr>
        <w:rPr>
          <w:rFonts w:ascii="Times New Roman" w:eastAsia="Times New Roman" w:hAnsi="Times New Roman" w:cs="Times New Roman"/>
          <w:sz w:val="24"/>
          <w:szCs w:val="24"/>
        </w:rPr>
      </w:pPr>
      <w:bookmarkStart w:id="13" w:name="_Hlk53403518"/>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bookmarkEnd w:id="13"/>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w:t>
      </w:r>
      <w:commentRangeStart w:id="14"/>
      <w:commentRangeStart w:id="15"/>
      <w:commentRangeStart w:id="16"/>
      <w:r w:rsidR="00250FD8">
        <w:rPr>
          <w:rFonts w:ascii="Times New Roman" w:eastAsia="Times New Roman" w:hAnsi="Times New Roman" w:cs="Times New Roman"/>
          <w:sz w:val="24"/>
          <w:szCs w:val="24"/>
        </w:rPr>
        <w:t>length</w:t>
      </w:r>
      <w:commentRangeEnd w:id="14"/>
      <w:r w:rsidR="000D5888">
        <w:rPr>
          <w:rStyle w:val="CommentReference"/>
        </w:rPr>
        <w:commentReference w:id="14"/>
      </w:r>
      <w:commentRangeEnd w:id="15"/>
      <w:r w:rsidR="009F75FF">
        <w:rPr>
          <w:rStyle w:val="CommentReference"/>
        </w:rPr>
        <w:commentReference w:id="15"/>
      </w:r>
      <w:commentRangeEnd w:id="16"/>
      <w:r w:rsidR="00F76372">
        <w:rPr>
          <w:rStyle w:val="CommentReference"/>
        </w:rPr>
        <w:commentReference w:id="16"/>
      </w:r>
      <w:r w:rsidR="00250FD8">
        <w:rPr>
          <w:rFonts w:ascii="Times New Roman" w:eastAsia="Times New Roman" w:hAnsi="Times New Roman" w:cs="Times New Roman"/>
          <w:sz w:val="24"/>
          <w:szCs w:val="24"/>
        </w:rPr>
        <w:t xml:space="preserve">. </w:t>
      </w:r>
      <w:r w:rsidR="000D5888">
        <w:rPr>
          <w:rFonts w:ascii="Times New Roman" w:eastAsia="Times New Roman" w:hAnsi="Times New Roman" w:cs="Times New Roman"/>
          <w:sz w:val="24"/>
          <w:szCs w:val="24"/>
        </w:rPr>
        <w:t xml:space="preserve">This </w:t>
      </w:r>
      <w:r w:rsidR="00F91189">
        <w:rPr>
          <w:rFonts w:ascii="Times New Roman" w:eastAsia="Times New Roman" w:hAnsi="Times New Roman" w:cs="Times New Roman"/>
          <w:sz w:val="24"/>
          <w:szCs w:val="24"/>
        </w:rPr>
        <w:t>s</w:t>
      </w:r>
      <w:r w:rsidR="00BC24F4">
        <w:rPr>
          <w:rFonts w:ascii="Times New Roman" w:eastAsia="Times New Roman" w:hAnsi="Times New Roman" w:cs="Times New Roman"/>
          <w:sz w:val="24"/>
          <w:szCs w:val="24"/>
        </w:rPr>
        <w:t xml:space="preserve">caling 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w:t>
      </w:r>
      <w:r w:rsidR="00BC24F4">
        <w:rPr>
          <w:rFonts w:ascii="Times New Roman" w:eastAsia="Times New Roman" w:hAnsi="Times New Roman" w:cs="Times New Roman"/>
          <w:sz w:val="24"/>
          <w:szCs w:val="24"/>
        </w:rPr>
        <w:lastRenderedPageBreak/>
        <w:t xml:space="preserve">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5CCA05E5" w:rsidR="00525154" w:rsidRDefault="00EF133E" w:rsidP="00147D1A">
      <w:pPr>
        <w:rPr>
          <w:rFonts w:ascii="Times New Roman" w:eastAsia="Times New Roman" w:hAnsi="Times New Roman" w:cs="Times New Roman"/>
          <w:sz w:val="24"/>
          <w:szCs w:val="24"/>
        </w:rPr>
      </w:pPr>
      <w:bookmarkStart w:id="17" w:name="_Hlk53403541"/>
      <w:r>
        <w:rPr>
          <w:rFonts w:ascii="Times New Roman" w:eastAsia="Times New Roman" w:hAnsi="Times New Roman" w:cs="Times New Roman"/>
          <w:sz w:val="24"/>
          <w:szCs w:val="24"/>
        </w:rPr>
        <w:t>W</w:t>
      </w:r>
      <w:r w:rsidR="00C52786">
        <w:rPr>
          <w:rFonts w:ascii="Times New Roman" w:eastAsia="Times New Roman" w:hAnsi="Times New Roman" w:cs="Times New Roman"/>
          <w:sz w:val="24"/>
          <w:szCs w:val="24"/>
        </w:rPr>
        <w:t>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w:t>
      </w:r>
      <w:r w:rsidR="000D5888">
        <w:rPr>
          <w:rFonts w:ascii="Times New Roman" w:eastAsia="Times New Roman" w:hAnsi="Times New Roman" w:cs="Times New Roman"/>
          <w:sz w:val="24"/>
          <w:szCs w:val="24"/>
        </w:rPr>
        <w:t xml:space="preserve">sampling </w:t>
      </w:r>
      <w:r w:rsidR="00C52786">
        <w:rPr>
          <w:rFonts w:ascii="Times New Roman" w:eastAsia="Times New Roman" w:hAnsi="Times New Roman" w:cs="Times New Roman"/>
          <w:sz w:val="24"/>
          <w:szCs w:val="24"/>
        </w:rPr>
        <w:t>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5BC9D75"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w:t>
      </w:r>
      <w:commentRangeStart w:id="18"/>
      <w:commentRangeStart w:id="19"/>
      <w:r w:rsidR="00F25311">
        <w:rPr>
          <w:rFonts w:ascii="Times New Roman" w:eastAsia="Times New Roman" w:hAnsi="Times New Roman" w:cs="Times New Roman"/>
          <w:sz w:val="24"/>
          <w:szCs w:val="24"/>
        </w:rPr>
        <w:t>sites</w:t>
      </w:r>
      <w:commentRangeEnd w:id="18"/>
      <w:r w:rsidR="000D5888">
        <w:rPr>
          <w:rStyle w:val="CommentReference"/>
        </w:rPr>
        <w:commentReference w:id="18"/>
      </w:r>
      <w:commentRangeEnd w:id="19"/>
      <w:r w:rsidR="007228E5">
        <w:rPr>
          <w:rStyle w:val="CommentReference"/>
        </w:rPr>
        <w:commentReference w:id="19"/>
      </w:r>
      <w:r w:rsidR="00F253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bookmarkEnd w:id="17"/>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015071B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w:t>
      </w:r>
      <w:r w:rsidR="00B420AF">
        <w:rPr>
          <w:rFonts w:ascii="Times New Roman" w:eastAsia="Times New Roman" w:hAnsi="Times New Roman" w:cs="Times New Roman"/>
          <w:sz w:val="24"/>
          <w:szCs w:val="24"/>
        </w:rPr>
        <w:t xml:space="preserve">Irkutsk State University </w:t>
      </w:r>
      <w:r w:rsidR="00F76372">
        <w:rPr>
          <w:rFonts w:ascii="Times New Roman" w:eastAsia="Times New Roman" w:hAnsi="Times New Roman" w:cs="Times New Roman"/>
          <w:sz w:val="24"/>
          <w:szCs w:val="24"/>
        </w:rPr>
        <w:t>“</w:t>
      </w:r>
      <w:proofErr w:type="spellStart"/>
      <w:r w:rsidR="00B420AF">
        <w:rPr>
          <w:rFonts w:ascii="Times New Roman" w:eastAsia="Times New Roman" w:hAnsi="Times New Roman" w:cs="Times New Roman"/>
          <w:sz w:val="24"/>
          <w:szCs w:val="24"/>
        </w:rPr>
        <w:t>Kozhov</w:t>
      </w:r>
      <w:proofErr w:type="spellEnd"/>
      <w:r w:rsidR="00F76372">
        <w:rPr>
          <w:rFonts w:ascii="Times New Roman" w:eastAsia="Times New Roman" w:hAnsi="Times New Roman" w:cs="Times New Roman"/>
          <w:sz w:val="24"/>
          <w:szCs w:val="24"/>
        </w:rPr>
        <w:t>”</w:t>
      </w:r>
      <w:r w:rsidR="00B420AF">
        <w:rPr>
          <w:rFonts w:ascii="Times New Roman" w:eastAsia="Times New Roman" w:hAnsi="Times New Roman" w:cs="Times New Roman"/>
          <w:sz w:val="24"/>
          <w:szCs w:val="24"/>
        </w:rPr>
        <w:t xml:space="preserve"> research vessel </w:t>
      </w:r>
      <w:r w:rsidR="007E04C1">
        <w:rPr>
          <w:rFonts w:ascii="Times New Roman" w:eastAsia="Times New Roman" w:hAnsi="Times New Roman" w:cs="Times New Roman"/>
          <w:sz w:val="24"/>
          <w:szCs w:val="24"/>
        </w:rPr>
        <w:t xml:space="preserve">for pelagic sites. </w:t>
      </w:r>
      <w:r>
        <w:rPr>
          <w:rFonts w:ascii="Times New Roman" w:eastAsia="Times New Roman" w:hAnsi="Times New Roman" w:cs="Times New Roman"/>
          <w:sz w:val="24"/>
          <w:szCs w:val="24"/>
        </w:rPr>
        <w:t>Each water sample collection procedure is described below.</w:t>
      </w:r>
      <w:r w:rsidR="008803BE">
        <w:rPr>
          <w:rFonts w:ascii="Times New Roman" w:eastAsia="Times New Roman" w:hAnsi="Times New Roman" w:cs="Times New Roman"/>
          <w:sz w:val="24"/>
          <w:szCs w:val="24"/>
        </w:rPr>
        <w:t xml:space="preserve"> More detailed methods for sample collection and processing can be found in Meyer et al. (20XX).</w:t>
      </w:r>
      <w:r>
        <w:rPr>
          <w:rFonts w:ascii="Times New Roman" w:eastAsia="Times New Roman" w:hAnsi="Times New Roman" w:cs="Times New Roman"/>
          <w:sz w:val="24"/>
          <w:szCs w:val="24"/>
        </w:rPr>
        <w:t xml:space="preserve">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78CB68F9" w14:textId="6E1126A1" w:rsidR="00715D55" w:rsidRDefault="00D8535D">
      <w:pPr>
        <w:rPr>
          <w:rFonts w:ascii="Times New Roman" w:eastAsia="Times New Roman" w:hAnsi="Times New Roman" w:cs="Times New Roman"/>
          <w:sz w:val="24"/>
          <w:szCs w:val="24"/>
        </w:rPr>
      </w:pPr>
      <w:bookmarkStart w:id="20" w:name="_Hlk53402494"/>
      <w:bookmarkStart w:id="21" w:name="_Hlk53404560"/>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For each water sample,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8803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8803BE">
        <w:rPr>
          <w:rFonts w:ascii="Times New Roman" w:eastAsia="Times New Roman" w:hAnsi="Times New Roman" w:cs="Times New Roman"/>
          <w:sz w:val="24"/>
          <w:szCs w:val="24"/>
        </w:rPr>
        <w:t>, and t</w:t>
      </w:r>
      <w:r w:rsidR="006265CB">
        <w:rPr>
          <w:rFonts w:ascii="Times New Roman" w:eastAsia="Times New Roman" w:hAnsi="Times New Roman" w:cs="Times New Roman"/>
          <w:sz w:val="24"/>
          <w:szCs w:val="24"/>
        </w:rPr>
        <w:t xml:space="preserve">otal phosphorus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sidR="008803BE">
        <w:rPr>
          <w:rFonts w:ascii="Times New Roman" w:eastAsia="Times New Roman" w:hAnsi="Times New Roman" w:cs="Times New Roman"/>
          <w:sz w:val="24"/>
          <w:szCs w:val="24"/>
        </w:rPr>
        <w:t xml:space="preserve"> concentrations were measured using a spectrophotomer</w:t>
      </w:r>
      <w:bookmarkEnd w:id="21"/>
      <w:r w:rsidR="008803BE">
        <w:rPr>
          <w:rFonts w:ascii="Times New Roman" w:eastAsia="Times New Roman" w:hAnsi="Times New Roman" w:cs="Times New Roman"/>
          <w:sz w:val="24"/>
          <w:szCs w:val="24"/>
        </w:rPr>
        <w:t xml:space="preserve">. </w:t>
      </w:r>
    </w:p>
    <w:bookmarkEnd w:id="20"/>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21E32000" w14:textId="6D73EDF8" w:rsidR="00715D55" w:rsidRDefault="00D8535D">
      <w:pPr>
        <w:rPr>
          <w:rFonts w:ascii="Times New Roman" w:eastAsia="Times New Roman" w:hAnsi="Times New Roman" w:cs="Times New Roman"/>
          <w:sz w:val="24"/>
          <w:szCs w:val="24"/>
        </w:rPr>
      </w:pPr>
      <w:bookmarkStart w:id="22" w:name="_Hlk53402750"/>
      <w:bookmarkStart w:id="23" w:name="_Hlk53404582"/>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Filters were then placed in a 35 mm petri dish and frozen in the dark until processing. Chlorophyll samples were processed in a manner similar to that of Parson (1963) and Lorenzen (1967)</w:t>
      </w:r>
      <w:r w:rsidR="00320FFE">
        <w:rPr>
          <w:rFonts w:ascii="Times New Roman" w:eastAsia="Times New Roman" w:hAnsi="Times New Roman" w:cs="Times New Roman"/>
          <w:sz w:val="24"/>
          <w:szCs w:val="24"/>
        </w:rPr>
        <w:t xml:space="preserve"> with greater detail described in Meyer et al (202X)</w:t>
      </w:r>
      <w:r>
        <w:rPr>
          <w:rFonts w:ascii="Times New Roman" w:eastAsia="Times New Roman" w:hAnsi="Times New Roman" w:cs="Times New Roman"/>
          <w:sz w:val="24"/>
          <w:szCs w:val="24"/>
        </w:rPr>
        <w:t xml:space="preserve">. </w:t>
      </w:r>
      <w:bookmarkEnd w:id="23"/>
    </w:p>
    <w:bookmarkEnd w:id="22"/>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6656FDDC" w14:textId="4136D8E2" w:rsidR="00715D55" w:rsidRDefault="00D8535D">
      <w:pPr>
        <w:rPr>
          <w:rFonts w:ascii="Times New Roman" w:eastAsia="Times New Roman" w:hAnsi="Times New Roman" w:cs="Times New Roman"/>
          <w:sz w:val="24"/>
          <w:szCs w:val="24"/>
        </w:rPr>
      </w:pPr>
      <w:bookmarkStart w:id="24" w:name="_Hlk53402819"/>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w:t>
      </w:r>
      <w:r w:rsidR="0009268E" w:rsidRPr="001338EC">
        <w:rPr>
          <w:rFonts w:ascii="Times New Roman" w:eastAsia="Times New Roman" w:hAnsi="Times New Roman" w:cs="Times New Roman"/>
          <w:sz w:val="24"/>
          <w:szCs w:val="24"/>
        </w:rPr>
        <w:t xml:space="preserve">acetone </w:t>
      </w:r>
      <w:r w:rsidR="00F25311" w:rsidRPr="00B420AF">
        <w:rPr>
          <w:rStyle w:val="CommentReference"/>
          <w:rFonts w:ascii="Times New Roman" w:hAnsi="Times New Roman" w:cs="Times New Roman"/>
          <w:sz w:val="24"/>
          <w:szCs w:val="24"/>
        </w:rPr>
        <w:t>a</w:t>
      </w:r>
      <w:r w:rsidRPr="001338EC">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then three times with sample water prior to collections. Following collection, samples were refrigerated and kept in the dark until solid phase extraction (SPE</w:t>
      </w:r>
      <w:r w:rsidR="001C57EF">
        <w:rPr>
          <w:rFonts w:ascii="Times New Roman" w:eastAsia="Times New Roman" w:hAnsi="Times New Roman" w:cs="Times New Roman"/>
          <w:sz w:val="24"/>
          <w:szCs w:val="24"/>
        </w:rPr>
        <w:t xml:space="preserve">). </w:t>
      </w:r>
      <w:r w:rsidR="00EF133E">
        <w:rPr>
          <w:rFonts w:ascii="Times New Roman" w:eastAsia="Times New Roman" w:hAnsi="Times New Roman" w:cs="Times New Roman"/>
          <w:sz w:val="24"/>
          <w:szCs w:val="24"/>
        </w:rPr>
        <w:t>During SPE, l</w:t>
      </w:r>
      <w:r w:rsidR="00EF133E" w:rsidRPr="00EF133E">
        <w:rPr>
          <w:rFonts w:ascii="Times New Roman" w:eastAsia="Times New Roman" w:hAnsi="Times New Roman" w:cs="Times New Roman"/>
          <w:sz w:val="24"/>
          <w:szCs w:val="24"/>
        </w:rPr>
        <w:t xml:space="preserve">ab personnel wore gloves and face masks to minimize contamination. </w:t>
      </w:r>
      <w:r w:rsidR="00320FFE">
        <w:rPr>
          <w:rFonts w:ascii="Times New Roman" w:eastAsia="Times New Roman" w:hAnsi="Times New Roman" w:cs="Times New Roman"/>
          <w:sz w:val="24"/>
          <w:szCs w:val="24"/>
        </w:rPr>
        <w:t xml:space="preserve">SPE methods are described in greater detail in Meyer et al (202X). </w:t>
      </w:r>
      <w:r w:rsidR="001C57EF">
        <w:rPr>
          <w:rFonts w:ascii="Times New Roman" w:eastAsia="Times New Roman" w:hAnsi="Times New Roman" w:cs="Times New Roman"/>
          <w:sz w:val="24"/>
          <w:szCs w:val="24"/>
        </w:rPr>
        <w:t>After filtration and extraction, SPE c</w:t>
      </w:r>
      <w:r w:rsidR="00FE671D">
        <w:rPr>
          <w:rFonts w:ascii="Times New Roman" w:eastAsia="Times New Roman" w:hAnsi="Times New Roman" w:cs="Times New Roman"/>
          <w:sz w:val="24"/>
          <w:szCs w:val="24"/>
        </w:rPr>
        <w:t>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bookmarkEnd w:id="24"/>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9A3CAE6" w:rsidR="00715D55" w:rsidRDefault="00D8535D">
      <w:pPr>
        <w:rPr>
          <w:rFonts w:ascii="Times New Roman" w:eastAsia="Times New Roman" w:hAnsi="Times New Roman" w:cs="Times New Roman"/>
          <w:sz w:val="24"/>
          <w:szCs w:val="24"/>
        </w:rPr>
      </w:pPr>
      <w:bookmarkStart w:id="25" w:name="_Hlk53403670"/>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w:t>
      </w:r>
      <w:commentRangeStart w:id="26"/>
      <w:commentRangeStart w:id="27"/>
      <w:r>
        <w:rPr>
          <w:rFonts w:ascii="Times New Roman" w:eastAsia="Times New Roman" w:hAnsi="Times New Roman" w:cs="Times New Roman"/>
          <w:sz w:val="24"/>
          <w:szCs w:val="24"/>
        </w:rPr>
        <w:t>1.5 L clear plastic bottles</w:t>
      </w:r>
      <w:commentRangeEnd w:id="26"/>
      <w:r w:rsidR="000D5888">
        <w:rPr>
          <w:rStyle w:val="CommentReference"/>
        </w:rPr>
        <w:commentReference w:id="26"/>
      </w:r>
      <w:commentRangeEnd w:id="27"/>
      <w:r w:rsidR="00163D35">
        <w:rPr>
          <w:rStyle w:val="CommentReference"/>
        </w:rPr>
        <w:commentReference w:id="27"/>
      </w:r>
      <w:r>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w:t>
      </w:r>
      <w:r w:rsidR="000D5888">
        <w:rPr>
          <w:rFonts w:ascii="Times New Roman" w:eastAsia="Times New Roman" w:hAnsi="Times New Roman" w:cs="Times New Roman"/>
          <w:sz w:val="24"/>
          <w:szCs w:val="24"/>
        </w:rPr>
        <w:t xml:space="preserve">metal </w:t>
      </w:r>
      <w:r w:rsidR="00F25311">
        <w:rPr>
          <w:rFonts w:ascii="Times New Roman" w:eastAsia="Times New Roman" w:hAnsi="Times New Roman" w:cs="Times New Roman"/>
          <w:sz w:val="24"/>
          <w:szCs w:val="24"/>
        </w:rPr>
        <w:t>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78B4B0C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During filtration, aluminum foil was used to cover the filtration funnel to prevent 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w:t>
      </w:r>
      <w:commentRangeStart w:id="28"/>
      <w:commentRangeStart w:id="29"/>
      <w:r>
        <w:rPr>
          <w:rFonts w:ascii="Times New Roman" w:eastAsia="Times New Roman" w:hAnsi="Times New Roman" w:cs="Times New Roman"/>
          <w:sz w:val="24"/>
          <w:szCs w:val="24"/>
        </w:rPr>
        <w:t>contamination</w:t>
      </w:r>
      <w:commentRangeEnd w:id="28"/>
      <w:r w:rsidR="000D5888">
        <w:rPr>
          <w:rStyle w:val="CommentReference"/>
        </w:rPr>
        <w:commentReference w:id="28"/>
      </w:r>
      <w:commentRangeEnd w:id="29"/>
      <w:r w:rsidR="00163D35">
        <w:rPr>
          <w:rStyle w:val="CommentReference"/>
        </w:rPr>
        <w:commentReference w:id="29"/>
      </w:r>
      <w:r w:rsidR="00163D35">
        <w:rPr>
          <w:rFonts w:ascii="Times New Roman" w:eastAsia="Times New Roman" w:hAnsi="Times New Roman" w:cs="Times New Roman"/>
          <w:sz w:val="24"/>
          <w:szCs w:val="24"/>
        </w:rPr>
        <w:t xml:space="preserve"> from the plastic vacuum funnel or potentially airborne microplastics</w:t>
      </w:r>
      <w:r>
        <w:rPr>
          <w:rFonts w:ascii="Times New Roman" w:eastAsia="Times New Roman" w:hAnsi="Times New Roman" w:cs="Times New Roman"/>
          <w:sz w:val="24"/>
          <w:szCs w:val="24"/>
        </w:rPr>
        <w:t xml:space="preserve">. </w:t>
      </w:r>
    </w:p>
    <w:p w14:paraId="4214BC5D" w14:textId="77777777" w:rsidR="00715D55" w:rsidRDefault="00715D55">
      <w:pPr>
        <w:rPr>
          <w:rFonts w:ascii="Times New Roman" w:eastAsia="Times New Roman" w:hAnsi="Times New Roman" w:cs="Times New Roman"/>
          <w:sz w:val="24"/>
          <w:szCs w:val="24"/>
        </w:rPr>
      </w:pPr>
    </w:p>
    <w:p w14:paraId="308B1F71" w14:textId="37D5673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w:t>
      </w:r>
      <w:r w:rsidR="004C09A1">
        <w:rPr>
          <w:rFonts w:ascii="Times New Roman" w:eastAsia="Times New Roman" w:hAnsi="Times New Roman" w:cs="Times New Roman"/>
          <w:sz w:val="24"/>
          <w:szCs w:val="24"/>
        </w:rPr>
        <w:t xml:space="preserve"> and Meyer et al. (20</w:t>
      </w:r>
      <w:r w:rsidR="00320FFE">
        <w:rPr>
          <w:rFonts w:ascii="Times New Roman" w:eastAsia="Times New Roman" w:hAnsi="Times New Roman" w:cs="Times New Roman"/>
          <w:sz w:val="24"/>
          <w:szCs w:val="24"/>
        </w:rPr>
        <w:t>2</w:t>
      </w:r>
      <w:r w:rsidR="004C09A1">
        <w:rPr>
          <w:rFonts w:ascii="Times New Roman" w:eastAsia="Times New Roman" w:hAnsi="Times New Roman" w:cs="Times New Roman"/>
          <w:sz w:val="24"/>
          <w:szCs w:val="24"/>
        </w:rPr>
        <w:t>X)</w:t>
      </w:r>
      <w:r w:rsidR="00EF133E">
        <w:rPr>
          <w:rFonts w:ascii="Times New Roman" w:eastAsia="Times New Roman" w:hAnsi="Times New Roman" w:cs="Times New Roman"/>
          <w:sz w:val="24"/>
          <w:szCs w:val="24"/>
        </w:rPr>
        <w:t xml:space="preserve"> </w:t>
      </w:r>
      <w:r w:rsidR="00EF133E">
        <w:rPr>
          <w:rFonts w:ascii="Times New Roman" w:eastAsia="Times New Roman" w:hAnsi="Times New Roman" w:cs="Times New Roman"/>
          <w:sz w:val="24"/>
          <w:szCs w:val="24"/>
        </w:rPr>
        <w:t>under a stereo microscope with ~100x magnification</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w:t>
      </w:r>
      <w:r w:rsidR="001338EC">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w:t>
      </w:r>
      <w:bookmarkEnd w:id="25"/>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4618AEA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w:t>
      </w:r>
      <w:r w:rsidR="001338EC">
        <w:rPr>
          <w:rFonts w:ascii="Times New Roman" w:eastAsia="Times New Roman" w:hAnsi="Times New Roman" w:cs="Times New Roman"/>
          <w:sz w:val="24"/>
          <w:szCs w:val="24"/>
        </w:rPr>
        <w:t xml:space="preserve"> by wading</w:t>
      </w:r>
      <w:r w:rsidR="009869E1">
        <w:rPr>
          <w:rFonts w:ascii="Times New Roman" w:eastAsia="Times New Roman" w:hAnsi="Times New Roman" w:cs="Times New Roman"/>
          <w:sz w:val="24"/>
          <w:szCs w:val="24"/>
        </w:rPr>
        <w:t xml:space="preserve"> and </w:t>
      </w:r>
      <w:r w:rsidR="001338EC">
        <w:rPr>
          <w:rFonts w:ascii="Times New Roman" w:eastAsia="Times New Roman" w:hAnsi="Times New Roman" w:cs="Times New Roman"/>
          <w:sz w:val="24"/>
          <w:szCs w:val="24"/>
        </w:rPr>
        <w:t>snorkeling</w:t>
      </w:r>
      <w:r w:rsidR="009869E1">
        <w:rPr>
          <w:rFonts w:ascii="Times New Roman" w:eastAsia="Times New Roman" w:hAnsi="Times New Roman" w:cs="Times New Roman"/>
          <w:sz w:val="24"/>
          <w:szCs w:val="24"/>
        </w:rPr>
        <w:t>.</w:t>
      </w:r>
      <w:r w:rsidR="00EF133E">
        <w:rPr>
          <w:rFonts w:ascii="Times New Roman" w:eastAsia="Times New Roman" w:hAnsi="Times New Roman" w:cs="Times New Roman"/>
          <w:sz w:val="24"/>
          <w:szCs w:val="24"/>
        </w:rPr>
        <w:t xml:space="preserve">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bookmarkStart w:id="30" w:name="_Hlk53404238"/>
      <w:r>
        <w:rPr>
          <w:rFonts w:ascii="Times New Roman" w:eastAsia="Times New Roman" w:hAnsi="Times New Roman" w:cs="Times New Roman"/>
          <w:sz w:val="24"/>
          <w:szCs w:val="24"/>
        </w:rPr>
        <w:lastRenderedPageBreak/>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BC27D3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r w:rsidR="00320FFE">
        <w:rPr>
          <w:rFonts w:ascii="Times New Roman" w:eastAsia="Times New Roman" w:hAnsi="Times New Roman" w:cs="Times New Roman"/>
          <w:sz w:val="24"/>
          <w:szCs w:val="24"/>
        </w:rPr>
        <w:t xml:space="preserve"> Details pertaining to enumeration procedure are detailed in Meyer et al. (202X).</w:t>
      </w:r>
    </w:p>
    <w:bookmarkEnd w:id="30"/>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commentRangeStart w:id="31"/>
      <w:r>
        <w:rPr>
          <w:rFonts w:ascii="Times New Roman" w:eastAsia="Times New Roman" w:hAnsi="Times New Roman" w:cs="Times New Roman"/>
          <w:i/>
          <w:sz w:val="24"/>
          <w:szCs w:val="24"/>
        </w:rPr>
        <w:t>3b</w:t>
      </w:r>
      <w:commentRangeEnd w:id="31"/>
      <w:r w:rsidR="00EB48D3">
        <w:rPr>
          <w:rStyle w:val="CommentReference"/>
        </w:rPr>
        <w:commentReference w:id="31"/>
      </w:r>
      <w:r>
        <w:rPr>
          <w:rFonts w:ascii="Times New Roman" w:eastAsia="Times New Roman" w:hAnsi="Times New Roman" w:cs="Times New Roman"/>
          <w:i/>
          <w:sz w:val="24"/>
          <w:szCs w:val="24"/>
        </w:rPr>
        <w:t xml:space="preserve">.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33535E3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For each replicate, bucket contents were </w:t>
      </w:r>
      <w:r w:rsidR="00320FFE">
        <w:rPr>
          <w:rFonts w:ascii="Times New Roman" w:eastAsia="Times New Roman" w:hAnsi="Times New Roman" w:cs="Times New Roman"/>
          <w:sz w:val="24"/>
          <w:szCs w:val="24"/>
        </w:rPr>
        <w:t xml:space="preserve">concentrated, </w:t>
      </w:r>
      <w:r>
        <w:rPr>
          <w:rFonts w:ascii="Times New Roman" w:eastAsia="Times New Roman" w:hAnsi="Times New Roman" w:cs="Times New Roman"/>
          <w:sz w:val="24"/>
          <w:szCs w:val="24"/>
        </w:rPr>
        <w:t xml:space="preserve">placed in </w:t>
      </w:r>
      <w:r w:rsidR="004C09A1">
        <w:rPr>
          <w:rFonts w:ascii="Times New Roman" w:eastAsia="Times New Roman" w:hAnsi="Times New Roman" w:cs="Times New Roman"/>
          <w:sz w:val="24"/>
          <w:szCs w:val="24"/>
        </w:rPr>
        <w:t>plastic</w:t>
      </w:r>
      <w:r>
        <w:rPr>
          <w:rFonts w:ascii="Times New Roman" w:eastAsia="Times New Roman" w:hAnsi="Times New Roman" w:cs="Times New Roman"/>
          <w:sz w:val="24"/>
          <w:szCs w:val="24"/>
        </w:rPr>
        <w:t xml:space="preserve"> jars with ~80% ethanol</w:t>
      </w:r>
      <w:r w:rsidR="00320FFE">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stored at ~4°C</w:t>
      </w:r>
      <w:r w:rsidR="00320FFE">
        <w:rPr>
          <w:rFonts w:ascii="Times New Roman" w:eastAsia="Times New Roman" w:hAnsi="Times New Roman" w:cs="Times New Roman"/>
          <w:sz w:val="24"/>
          <w:szCs w:val="24"/>
        </w:rPr>
        <w:t xml:space="preserve"> (Meyer et al., 202X).</w:t>
      </w:r>
    </w:p>
    <w:p w14:paraId="721CF454" w14:textId="77777777" w:rsidR="00715D55" w:rsidRDefault="00715D55">
      <w:pPr>
        <w:rPr>
          <w:rFonts w:ascii="Times New Roman" w:eastAsia="Times New Roman" w:hAnsi="Times New Roman" w:cs="Times New Roman"/>
          <w:sz w:val="24"/>
          <w:szCs w:val="24"/>
        </w:rPr>
      </w:pPr>
    </w:p>
    <w:p w14:paraId="5BD629B5" w14:textId="0E1F19D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0°C</w:t>
      </w:r>
      <w:r w:rsidR="006F1FBE">
        <w:rPr>
          <w:rFonts w:ascii="Times New Roman" w:eastAsia="Times New Roman" w:hAnsi="Times New Roman" w:cs="Times New Roman"/>
          <w:sz w:val="24"/>
          <w:szCs w:val="24"/>
        </w:rPr>
        <w:t xml:space="preserve"> at</w:t>
      </w:r>
      <w:r w:rsidR="006F1FBE">
        <w:rPr>
          <w:rFonts w:ascii="Times New Roman" w:eastAsia="Times New Roman" w:hAnsi="Times New Roman" w:cs="Times New Roman"/>
          <w:color w:val="212121"/>
          <w:sz w:val="24"/>
          <w:szCs w:val="24"/>
          <w:highlight w:val="white"/>
        </w:rPr>
        <w:t xml:space="preserve"> the field station. The samples were later transferred to the lab in the US via a </w:t>
      </w:r>
      <w:r w:rsidR="00163D35">
        <w:rPr>
          <w:rFonts w:ascii="Times New Roman" w:eastAsia="Times New Roman" w:hAnsi="Times New Roman" w:cs="Times New Roman"/>
          <w:color w:val="212121"/>
          <w:sz w:val="24"/>
          <w:szCs w:val="24"/>
          <w:highlight w:val="white"/>
        </w:rPr>
        <w:t>Dewar</w:t>
      </w:r>
      <w:r w:rsidR="006F1FBE">
        <w:rPr>
          <w:rFonts w:ascii="Times New Roman" w:eastAsia="Times New Roman" w:hAnsi="Times New Roman" w:cs="Times New Roman"/>
          <w:color w:val="212121"/>
          <w:sz w:val="24"/>
          <w:szCs w:val="24"/>
          <w:highlight w:val="white"/>
        </w:rPr>
        <w:t xml:space="preserve"> flask with dry ice.</w:t>
      </w:r>
    </w:p>
    <w:p w14:paraId="420AF3DF" w14:textId="77777777" w:rsidR="00715D55" w:rsidRDefault="00715D55">
      <w:pPr>
        <w:rPr>
          <w:rFonts w:ascii="Times New Roman" w:eastAsia="Times New Roman" w:hAnsi="Times New Roman" w:cs="Times New Roman"/>
          <w:sz w:val="24"/>
          <w:szCs w:val="24"/>
        </w:rPr>
      </w:pPr>
    </w:p>
    <w:p w14:paraId="393A9A2A" w14:textId="4ACEECDC" w:rsidR="00715D55" w:rsidRDefault="00D8535D">
      <w:pPr>
        <w:rPr>
          <w:rFonts w:ascii="Times New Roman" w:eastAsia="Times New Roman" w:hAnsi="Times New Roman" w:cs="Times New Roman"/>
          <w:sz w:val="24"/>
          <w:szCs w:val="24"/>
        </w:rPr>
      </w:pPr>
      <w:bookmarkStart w:id="32" w:name="_Hlk53404042"/>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w:t>
      </w:r>
      <w:r w:rsidR="00320FFE">
        <w:rPr>
          <w:rFonts w:ascii="Times New Roman" w:eastAsia="Times New Roman" w:hAnsi="Times New Roman" w:cs="Times New Roman"/>
          <w:sz w:val="24"/>
          <w:szCs w:val="24"/>
        </w:rPr>
        <w:t>Due to poor preservation, two sites (</w:t>
      </w:r>
      <w:r w:rsidR="00320FFE">
        <w:rPr>
          <w:rFonts w:ascii="Times New Roman" w:eastAsia="Times New Roman" w:hAnsi="Times New Roman" w:cs="Times New Roman"/>
          <w:sz w:val="24"/>
          <w:szCs w:val="24"/>
        </w:rPr>
        <w:t>KD-1 and LI-1</w:t>
      </w:r>
      <w:r w:rsidR="00320FFE">
        <w:rPr>
          <w:rFonts w:ascii="Times New Roman" w:eastAsia="Times New Roman" w:hAnsi="Times New Roman" w:cs="Times New Roman"/>
          <w:sz w:val="24"/>
          <w:szCs w:val="24"/>
        </w:rPr>
        <w:t>) had only one sample counted, and two sites (</w:t>
      </w:r>
      <w:r w:rsidR="00320FFE" w:rsidRPr="00320FFE">
        <w:rPr>
          <w:rFonts w:ascii="Times New Roman" w:eastAsia="Times New Roman" w:hAnsi="Times New Roman" w:cs="Times New Roman"/>
          <w:sz w:val="24"/>
          <w:szCs w:val="24"/>
        </w:rPr>
        <w:t>BK-2 and KD-2</w:t>
      </w:r>
      <w:r w:rsidR="00320FFE">
        <w:rPr>
          <w:rFonts w:ascii="Times New Roman" w:eastAsia="Times New Roman" w:hAnsi="Times New Roman" w:cs="Times New Roman"/>
          <w:sz w:val="24"/>
          <w:szCs w:val="24"/>
        </w:rPr>
        <w:t>) had two samples counted (Meyer et al., 202X).</w:t>
      </w:r>
    </w:p>
    <w:bookmarkEnd w:id="32"/>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D63E08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w:t>
      </w:r>
      <w:commentRangeStart w:id="33"/>
      <w:commentRangeStart w:id="34"/>
      <w:r w:rsidR="002A5B2A">
        <w:rPr>
          <w:rFonts w:ascii="Times New Roman" w:eastAsia="Times New Roman" w:hAnsi="Times New Roman" w:cs="Times New Roman"/>
          <w:color w:val="212121"/>
          <w:sz w:val="24"/>
          <w:szCs w:val="24"/>
          <w:highlight w:val="white"/>
        </w:rPr>
        <w:t>lyophilized</w:t>
      </w:r>
      <w:r w:rsidR="00446481">
        <w:rPr>
          <w:rFonts w:ascii="Times New Roman" w:eastAsia="Times New Roman" w:hAnsi="Times New Roman" w:cs="Times New Roman"/>
          <w:color w:val="212121"/>
          <w:sz w:val="24"/>
          <w:szCs w:val="24"/>
          <w:highlight w:val="white"/>
        </w:rPr>
        <w:t xml:space="preserve"> </w:t>
      </w:r>
      <w:commentRangeEnd w:id="33"/>
      <w:r w:rsidR="003B14BF">
        <w:rPr>
          <w:rStyle w:val="CommentReference"/>
        </w:rPr>
        <w:commentReference w:id="33"/>
      </w:r>
      <w:commentRangeEnd w:id="34"/>
      <w:r w:rsidR="00EB48D3">
        <w:rPr>
          <w:rStyle w:val="CommentReference"/>
        </w:rPr>
        <w:commentReference w:id="34"/>
      </w:r>
      <w:r w:rsidR="00446481">
        <w:rPr>
          <w:rFonts w:ascii="Times New Roman" w:eastAsia="Times New Roman" w:hAnsi="Times New Roman" w:cs="Times New Roman"/>
          <w:color w:val="212121"/>
          <w:sz w:val="24"/>
          <w:szCs w:val="24"/>
          <w:highlight w:val="white"/>
        </w:rPr>
        <w:t>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47E2E97" w:rsidR="00715D55" w:rsidRDefault="00D8535D">
      <w:pPr>
        <w:rPr>
          <w:rFonts w:ascii="Times New Roman" w:eastAsia="Times New Roman" w:hAnsi="Times New Roman" w:cs="Times New Roman"/>
          <w:color w:val="212121"/>
          <w:sz w:val="24"/>
          <w:szCs w:val="24"/>
          <w:highlight w:val="white"/>
        </w:rPr>
      </w:pPr>
      <w:bookmarkStart w:id="35" w:name="_Hlk53403964"/>
      <w:r>
        <w:rPr>
          <w:rFonts w:ascii="Times New Roman" w:eastAsia="Times New Roman" w:hAnsi="Times New Roman" w:cs="Times New Roman"/>
          <w:color w:val="212121"/>
          <w:sz w:val="24"/>
          <w:szCs w:val="24"/>
          <w:highlight w:val="white"/>
        </w:rPr>
        <w:lastRenderedPageBreak/>
        <w:t>Measurements of δ</w:t>
      </w:r>
      <w:r w:rsidRPr="00B420AF">
        <w:rPr>
          <w:rFonts w:ascii="Times New Roman" w:eastAsia="Times New Roman" w:hAnsi="Times New Roman" w:cs="Times New Roman"/>
          <w:color w:val="212121"/>
          <w:sz w:val="24"/>
          <w:szCs w:val="24"/>
          <w:highlight w:val="white"/>
          <w:vertAlign w:val="superscript"/>
        </w:rPr>
        <w:t>15</w:t>
      </w:r>
      <w:r>
        <w:rPr>
          <w:rFonts w:ascii="Times New Roman" w:eastAsia="Times New Roman" w:hAnsi="Times New Roman" w:cs="Times New Roman"/>
          <w:color w:val="212121"/>
          <w:sz w:val="24"/>
          <w:szCs w:val="24"/>
          <w:highlight w:val="white"/>
        </w:rPr>
        <w:t>N and δ</w:t>
      </w:r>
      <w:r w:rsidRPr="00B420AF">
        <w:rPr>
          <w:rFonts w:ascii="Times New Roman" w:eastAsia="Times New Roman" w:hAnsi="Times New Roman" w:cs="Times New Roman"/>
          <w:color w:val="212121"/>
          <w:sz w:val="24"/>
          <w:szCs w:val="24"/>
          <w:highlight w:val="white"/>
          <w:vertAlign w:val="superscript"/>
        </w:rPr>
        <w:t>13</w:t>
      </w:r>
      <w:r>
        <w:rPr>
          <w:rFonts w:ascii="Times New Roman" w:eastAsia="Times New Roman" w:hAnsi="Times New Roman" w:cs="Times New Roman"/>
          <w:color w:val="212121"/>
          <w:sz w:val="24"/>
          <w:szCs w:val="24"/>
          <w:highlight w:val="white"/>
        </w:rPr>
        <w:t xml:space="preserve">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 </w:t>
      </w:r>
      <w:r w:rsidR="00320FFE">
        <w:rPr>
          <w:rFonts w:ascii="Times New Roman" w:eastAsia="Times New Roman" w:hAnsi="Times New Roman" w:cs="Times New Roman"/>
          <w:sz w:val="24"/>
          <w:szCs w:val="24"/>
        </w:rPr>
        <w:t xml:space="preserve">An in-depth </w:t>
      </w:r>
      <w:r w:rsidR="00320FFE">
        <w:rPr>
          <w:rFonts w:ascii="Times New Roman" w:eastAsia="Times New Roman" w:hAnsi="Times New Roman" w:cs="Times New Roman"/>
          <w:sz w:val="24"/>
          <w:szCs w:val="24"/>
        </w:rPr>
        <w:t xml:space="preserve">stable isotope validation procedure </w:t>
      </w:r>
      <w:r w:rsidR="00320FFE">
        <w:rPr>
          <w:rFonts w:ascii="Times New Roman" w:eastAsia="Times New Roman" w:hAnsi="Times New Roman" w:cs="Times New Roman"/>
          <w:sz w:val="24"/>
          <w:szCs w:val="24"/>
        </w:rPr>
        <w:t>is described in Meyer et al. (202X).</w:t>
      </w:r>
    </w:p>
    <w:bookmarkEnd w:id="35"/>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08F84A2B" w14:textId="0B2E1D05"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r w:rsidR="00D8535D">
        <w:rPr>
          <w:rFonts w:ascii="Times New Roman" w:eastAsia="Times New Roman" w:hAnsi="Times New Roman" w:cs="Times New Roman"/>
          <w:sz w:val="24"/>
          <w:szCs w:val="24"/>
        </w:rPr>
        <w:t>Fatty acid extractions generally involved three phases: (1) 100% chloroform extraction, (2) chloroform-methanol extraction, and (3) fatty acid methylation</w:t>
      </w:r>
      <w:r w:rsidR="00320FFE">
        <w:rPr>
          <w:rFonts w:ascii="Times New Roman" w:eastAsia="Times New Roman" w:hAnsi="Times New Roman" w:cs="Times New Roman"/>
          <w:sz w:val="24"/>
          <w:szCs w:val="24"/>
        </w:rPr>
        <w:t xml:space="preserve"> (Schram et al., 2018)</w:t>
      </w:r>
      <w:r w:rsidR="00D8535D">
        <w:rPr>
          <w:rFonts w:ascii="Times New Roman" w:eastAsia="Times New Roman" w:hAnsi="Times New Roman" w:cs="Times New Roman"/>
          <w:sz w:val="24"/>
          <w:szCs w:val="24"/>
        </w:rPr>
        <w:t xml:space="preserve">. Fatty acid </w:t>
      </w:r>
      <w:r w:rsidR="00320FFE">
        <w:rPr>
          <w:rFonts w:ascii="Times New Roman" w:eastAsia="Times New Roman" w:hAnsi="Times New Roman" w:cs="Times New Roman"/>
          <w:sz w:val="24"/>
          <w:szCs w:val="24"/>
        </w:rPr>
        <w:t xml:space="preserve">quantification </w:t>
      </w:r>
      <w:r w:rsidR="00320FFE">
        <w:rPr>
          <w:rFonts w:ascii="Times New Roman" w:eastAsia="Times New Roman" w:hAnsi="Times New Roman" w:cs="Times New Roman"/>
          <w:sz w:val="24"/>
          <w:szCs w:val="24"/>
        </w:rPr>
        <w:t xml:space="preserve">was performed with a </w:t>
      </w:r>
      <w:r w:rsidR="00320FFE" w:rsidRPr="00446481">
        <w:rPr>
          <w:rFonts w:ascii="Times New Roman" w:eastAsia="Times New Roman" w:hAnsi="Times New Roman" w:cs="Times New Roman"/>
          <w:sz w:val="24"/>
          <w:szCs w:val="24"/>
        </w:rPr>
        <w:t>Shimadzu QP2020</w:t>
      </w:r>
      <w:r w:rsidR="00320FFE">
        <w:rPr>
          <w:rFonts w:ascii="Times New Roman" w:eastAsia="Times New Roman" w:hAnsi="Times New Roman" w:cs="Times New Roman"/>
          <w:sz w:val="24"/>
          <w:szCs w:val="24"/>
        </w:rPr>
        <w:t xml:space="preserve"> GC/MS following Schram et al. (2018)</w:t>
      </w:r>
      <w:r w:rsidR="00320FFE">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320FFE">
        <w:rPr>
          <w:rFonts w:ascii="Times New Roman" w:eastAsia="Times New Roman" w:hAnsi="Times New Roman" w:cs="Times New Roman"/>
          <w:sz w:val="24"/>
          <w:szCs w:val="24"/>
        </w:rPr>
        <w:t>An in-depth procedure for fatty acid extraction is described in Meyer et al. (202X).</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0FE333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comparable</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Residuals were assessed for normality and homogene</w:t>
      </w:r>
      <w:bookmarkStart w:id="36" w:name="_GoBack"/>
      <w:bookmarkEnd w:id="36"/>
      <w:r>
        <w:rPr>
          <w:rFonts w:ascii="Times New Roman" w:eastAsia="Times New Roman" w:hAnsi="Times New Roman" w:cs="Times New Roman"/>
          <w:sz w:val="24"/>
          <w:szCs w:val="24"/>
        </w:rPr>
        <w:t xml:space="preserve">ity of variance. </w:t>
      </w:r>
    </w:p>
    <w:p w14:paraId="4DBD49DB" w14:textId="77777777" w:rsidR="00715D55" w:rsidRDefault="00715D55">
      <w:pPr>
        <w:rPr>
          <w:rFonts w:ascii="Times New Roman" w:eastAsia="Times New Roman" w:hAnsi="Times New Roman" w:cs="Times New Roman"/>
          <w:sz w:val="24"/>
          <w:szCs w:val="24"/>
        </w:rPr>
      </w:pPr>
    </w:p>
    <w:p w14:paraId="71C746E0" w14:textId="0BA49447"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r w:rsidR="0056517B">
        <w:rPr>
          <w:rFonts w:ascii="Times New Roman" w:eastAsia="Times New Roman" w:hAnsi="Times New Roman" w:cs="Times New Roman"/>
          <w:sz w:val="24"/>
          <w:szCs w:val="24"/>
        </w:rPr>
        <w:t>-</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w:t>
      </w:r>
      <w:commentRangeStart w:id="37"/>
      <w:commentRangeStart w:id="38"/>
      <w:r w:rsidR="00DD6A3F">
        <w:rPr>
          <w:rFonts w:ascii="Times New Roman" w:eastAsia="Times New Roman" w:hAnsi="Times New Roman" w:cs="Times New Roman"/>
          <w:sz w:val="24"/>
          <w:szCs w:val="24"/>
        </w:rPr>
        <w:t>taxa</w:t>
      </w:r>
      <w:commentRangeEnd w:id="37"/>
      <w:r w:rsidR="00163D35">
        <w:rPr>
          <w:rStyle w:val="CommentReference"/>
        </w:rPr>
        <w:commentReference w:id="37"/>
      </w:r>
      <w:commentRangeEnd w:id="38"/>
      <w:r w:rsidR="00B52BEB">
        <w:rPr>
          <w:rStyle w:val="CommentReference"/>
        </w:rPr>
        <w:commentReference w:id="38"/>
      </w:r>
      <w:r w:rsidR="00DD6A3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w:t>
      </w:r>
      <w:r w:rsidR="0056517B" w:rsidRPr="0056517B">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generally</w:t>
      </w:r>
      <w:r w:rsidR="00B37098">
        <w:rPr>
          <w:rFonts w:ascii="Times New Roman" w:eastAsia="Times New Roman" w:hAnsi="Times New Roman" w:cs="Times New Roman"/>
          <w:sz w:val="24"/>
          <w:szCs w:val="24"/>
        </w:rPr>
        <w:t xml:space="preserve">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w:t>
      </w:r>
      <w:r w:rsidR="00163D35">
        <w:rPr>
          <w:rFonts w:ascii="Times New Roman" w:eastAsia="Times New Roman" w:hAnsi="Times New Roman" w:cs="Times New Roman"/>
          <w:sz w:val="24"/>
          <w:szCs w:val="24"/>
        </w:rPr>
        <w:t xml:space="preserve">by </w:t>
      </w:r>
      <w:r w:rsidR="00B52BEB">
        <w:rPr>
          <w:rFonts w:ascii="Times New Roman" w:eastAsia="Times New Roman" w:hAnsi="Times New Roman" w:cs="Times New Roman"/>
          <w:sz w:val="24"/>
          <w:szCs w:val="24"/>
        </w:rPr>
        <w:t xml:space="preserve">increasing </w:t>
      </w:r>
      <w:r w:rsidR="00B37098">
        <w:rPr>
          <w:rFonts w:ascii="Times New Roman" w:eastAsia="Times New Roman" w:hAnsi="Times New Roman" w:cs="Times New Roman"/>
          <w:sz w:val="24"/>
          <w:szCs w:val="24"/>
        </w:rPr>
        <w:t>PPCP concentrations and IDW population</w:t>
      </w:r>
      <w:r w:rsidR="00D8535D">
        <w:rPr>
          <w:rFonts w:ascii="Times New Roman" w:eastAsia="Times New Roman" w:hAnsi="Times New Roman" w:cs="Times New Roman"/>
          <w:sz w:val="24"/>
          <w:szCs w:val="24"/>
        </w:rPr>
        <w:t xml:space="preserve">. </w:t>
      </w:r>
      <w:r w:rsidR="00B52BEB">
        <w:rPr>
          <w:rFonts w:ascii="Times New Roman" w:eastAsia="Times New Roman" w:hAnsi="Times New Roman" w:cs="Times New Roman"/>
          <w:sz w:val="24"/>
          <w:szCs w:val="24"/>
        </w:rPr>
        <w:t xml:space="preserve">To test whether sites benthic communities significantly differed with increasing PPCP concentration and IDW population, </w:t>
      </w:r>
      <w:r w:rsidR="00B37098">
        <w:rPr>
          <w:rFonts w:ascii="Times New Roman" w:eastAsia="Times New Roman" w:hAnsi="Times New Roman" w:cs="Times New Roman"/>
          <w:sz w:val="24"/>
          <w:szCs w:val="24"/>
        </w:rPr>
        <w:t xml:space="preserve">we </w:t>
      </w:r>
      <w:r w:rsidR="00B52BEB">
        <w:rPr>
          <w:rFonts w:ascii="Times New Roman" w:eastAsia="Times New Roman" w:hAnsi="Times New Roman" w:cs="Times New Roman"/>
          <w:sz w:val="24"/>
          <w:szCs w:val="24"/>
        </w:rPr>
        <w:t xml:space="preserve">first </w:t>
      </w:r>
      <w:r w:rsidR="00B37098">
        <w:rPr>
          <w:rFonts w:ascii="Times New Roman" w:eastAsia="Times New Roman" w:hAnsi="Times New Roman" w:cs="Times New Roman"/>
          <w:sz w:val="24"/>
          <w:szCs w:val="24"/>
        </w:rPr>
        <w:t>used k-means clustering</w:t>
      </w:r>
      <w:r w:rsidR="00B52BEB">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 xml:space="preserve">to identify an optimal number of </w:t>
      </w:r>
      <w:r w:rsidR="0056517B">
        <w:rPr>
          <w:rFonts w:ascii="Times New Roman" w:eastAsia="Times New Roman" w:hAnsi="Times New Roman" w:cs="Times New Roman"/>
          <w:sz w:val="24"/>
          <w:szCs w:val="24"/>
        </w:rPr>
        <w:t>groupings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w:t>
      </w:r>
      <w:r w:rsidR="0056517B">
        <w:rPr>
          <w:rFonts w:ascii="Times New Roman" w:eastAsia="Times New Roman" w:hAnsi="Times New Roman" w:cs="Times New Roman"/>
          <w:sz w:val="24"/>
          <w:szCs w:val="24"/>
        </w:rPr>
        <w:t>groups</w:t>
      </w:r>
      <w:r w:rsidR="00D8535D">
        <w:rPr>
          <w:rFonts w:ascii="Times New Roman" w:eastAsia="Times New Roman" w:hAnsi="Times New Roman" w:cs="Times New Roman"/>
          <w:sz w:val="24"/>
          <w:szCs w:val="24"/>
        </w:rPr>
        <w:t xml:space="preserve">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52BEB">
        <w:rPr>
          <w:rFonts w:ascii="Times New Roman" w:eastAsia="Times New Roman" w:hAnsi="Times New Roman" w:cs="Times New Roman"/>
          <w:sz w:val="24"/>
          <w:szCs w:val="24"/>
        </w:rPr>
        <w:t>W</w:t>
      </w:r>
      <w:r w:rsidR="00AB7989">
        <w:rPr>
          <w:rFonts w:ascii="Times New Roman" w:eastAsia="Times New Roman" w:hAnsi="Times New Roman" w:cs="Times New Roman"/>
          <w:sz w:val="24"/>
          <w:szCs w:val="24"/>
        </w:rPr>
        <w:t xml:space="preserve">e </w:t>
      </w:r>
      <w:r w:rsidR="00B52BEB">
        <w:rPr>
          <w:rFonts w:ascii="Times New Roman" w:eastAsia="Times New Roman" w:hAnsi="Times New Roman" w:cs="Times New Roman"/>
          <w:sz w:val="24"/>
          <w:szCs w:val="24"/>
        </w:rPr>
        <w:t xml:space="preserve">then </w:t>
      </w:r>
      <w:r w:rsidR="00AB7989">
        <w:rPr>
          <w:rFonts w:ascii="Times New Roman" w:eastAsia="Times New Roman" w:hAnsi="Times New Roman" w:cs="Times New Roman"/>
          <w:sz w:val="24"/>
          <w:szCs w:val="24"/>
        </w:rPr>
        <w:t>performed</w:t>
      </w:r>
      <w:r w:rsidR="00D8535D">
        <w:rPr>
          <w:rFonts w:ascii="Times New Roman" w:eastAsia="Times New Roman" w:hAnsi="Times New Roman" w:cs="Times New Roman"/>
          <w:sz w:val="24"/>
          <w:szCs w:val="24"/>
        </w:rPr>
        <w:t xml:space="preserve"> a permutational multivariate analysis of variance (PERMANOVA</w:t>
      </w:r>
      <w:r w:rsidR="002A5B2A">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{"citationID":"Kp9QnECP","properties":{"formattedCitation":"(Anderson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999 permutations</w:t>
      </w:r>
      <w:r w:rsidR="00AB7989">
        <w:rPr>
          <w:rFonts w:ascii="Times New Roman" w:eastAsia="Times New Roman" w:hAnsi="Times New Roman" w:cs="Times New Roman"/>
          <w:sz w:val="24"/>
          <w:szCs w:val="24"/>
        </w:rPr>
        <w:t>, where community compositions were response</w:t>
      </w:r>
      <w:r w:rsidR="0056517B">
        <w:rPr>
          <w:rFonts w:ascii="Times New Roman" w:eastAsia="Times New Roman" w:hAnsi="Times New Roman" w:cs="Times New Roman"/>
          <w:sz w:val="24"/>
          <w:szCs w:val="24"/>
        </w:rPr>
        <w:t>s</w:t>
      </w:r>
      <w:r w:rsidR="00AB7989">
        <w:rPr>
          <w:rFonts w:ascii="Times New Roman" w:eastAsia="Times New Roman" w:hAnsi="Times New Roman" w:cs="Times New Roman"/>
          <w:sz w:val="24"/>
          <w:szCs w:val="24"/>
        </w:rPr>
        <w:t xml:space="preserve"> to the groups identified </w:t>
      </w:r>
      <w:r w:rsidR="00AB7989">
        <w:rPr>
          <w:rFonts w:ascii="Times New Roman" w:eastAsia="Times New Roman" w:hAnsi="Times New Roman" w:cs="Times New Roman"/>
          <w:sz w:val="24"/>
          <w:szCs w:val="24"/>
        </w:rPr>
        <w:lastRenderedPageBreak/>
        <w:t>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When significant differences were identified, p</w:t>
      </w:r>
      <w:r w:rsidR="00B05791">
        <w:rPr>
          <w:rFonts w:ascii="Times New Roman" w:eastAsia="Times New Roman" w:hAnsi="Times New Roman" w:cs="Times New Roman"/>
          <w:sz w:val="24"/>
          <w:szCs w:val="24"/>
        </w:rPr>
        <w:t xml:space="preserve">ost-hoc SIMPER analysis (Clarke 1993) was performed following the PERMANOVA to identify which taxonomic groups most influenced </w:t>
      </w:r>
      <w:r w:rsidR="0056517B">
        <w:rPr>
          <w:rFonts w:ascii="Times New Roman" w:eastAsia="Times New Roman" w:hAnsi="Times New Roman" w:cs="Times New Roman"/>
          <w:sz w:val="24"/>
          <w:szCs w:val="24"/>
        </w:rPr>
        <w:t>site separation</w:t>
      </w:r>
      <w:r w:rsidR="00B05791">
        <w:rPr>
          <w:rFonts w:ascii="Times New Roman" w:eastAsia="Times New Roman" w:hAnsi="Times New Roman" w:cs="Times New Roman"/>
          <w:sz w:val="24"/>
          <w:szCs w:val="24"/>
        </w:rPr>
        <w:t xml:space="preserve">.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CD34BB" w14:textId="26BE9A15" w:rsidR="00A84037"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This technique broadly demonstrated that</w:t>
      </w:r>
      <w:r w:rsidR="002A5B2A">
        <w:rPr>
          <w:rFonts w:ascii="Times New Roman" w:eastAsia="Times New Roman" w:hAnsi="Times New Roman" w:cs="Times New Roman"/>
          <w:sz w:val="24"/>
          <w:szCs w:val="24"/>
        </w:rPr>
        <w:t>, as expected,</w:t>
      </w:r>
      <w:r w:rsidR="00D8535D">
        <w:rPr>
          <w:rFonts w:ascii="Times New Roman" w:eastAsia="Times New Roman" w:hAnsi="Times New Roman" w:cs="Times New Roman"/>
          <w:sz w:val="24"/>
          <w:szCs w:val="24"/>
        </w:rPr>
        <w:t xml:space="preserve">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same pattern was observed for all fatty acids quantified as well as solely essential fatty acids (EFAs; Figure S2).</w:t>
      </w:r>
      <w:r w:rsidR="003E6D7F">
        <w:rPr>
          <w:rFonts w:ascii="Times New Roman" w:eastAsia="Times New Roman" w:hAnsi="Times New Roman" w:cs="Times New Roman"/>
          <w:sz w:val="24"/>
          <w:szCs w:val="24"/>
        </w:rPr>
        <w:t xml:space="preserve"> Together, these </w:t>
      </w:r>
      <w:r>
        <w:rPr>
          <w:rFonts w:ascii="Times New Roman" w:eastAsia="Times New Roman" w:hAnsi="Times New Roman" w:cs="Times New Roman"/>
          <w:sz w:val="24"/>
          <w:szCs w:val="24"/>
        </w:rPr>
        <w:t>NMDS plot</w:t>
      </w:r>
      <w:r w:rsidR="00A413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3E6D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suggested that </w:t>
      </w:r>
      <w:r w:rsidR="003E6D7F">
        <w:rPr>
          <w:rFonts w:ascii="Times New Roman" w:eastAsia="Times New Roman" w:hAnsi="Times New Roman" w:cs="Times New Roman"/>
          <w:sz w:val="24"/>
          <w:szCs w:val="24"/>
        </w:rPr>
        <w:t xml:space="preserve">periphyton fatty acids at </w:t>
      </w:r>
      <w:r>
        <w:rPr>
          <w:rFonts w:ascii="Times New Roman" w:eastAsia="Times New Roman" w:hAnsi="Times New Roman" w:cs="Times New Roman"/>
          <w:sz w:val="24"/>
          <w:szCs w:val="24"/>
        </w:rPr>
        <w:t xml:space="preserve">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sidR="003E6D7F">
        <w:rPr>
          <w:rFonts w:ascii="Times New Roman" w:eastAsia="Times New Roman" w:hAnsi="Times New Roman" w:cs="Times New Roman"/>
          <w:sz w:val="24"/>
          <w:szCs w:val="24"/>
        </w:rPr>
        <w:t>, which was likely a reflection of differences in community composition</w:t>
      </w:r>
      <w:r w:rsidR="009C6B78">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3E6D7F">
        <w:rPr>
          <w:rFonts w:ascii="Times New Roman" w:eastAsia="Times New Roman" w:hAnsi="Times New Roman" w:cs="Times New Roman"/>
          <w:sz w:val="24"/>
          <w:szCs w:val="24"/>
        </w:rPr>
        <w:t>. Among all taxa and sites,</w:t>
      </w:r>
      <w:r w:rsidR="00D8535D">
        <w:rPr>
          <w:rFonts w:ascii="Times New Roman" w:eastAsia="Times New Roman" w:hAnsi="Times New Roman" w:cs="Times New Roman"/>
          <w:sz w:val="24"/>
          <w:szCs w:val="24"/>
        </w:rPr>
        <w:t xml:space="preserve"> 18:3ω3, </w:t>
      </w:r>
      <w:r w:rsidR="003E6D7F">
        <w:rPr>
          <w:rFonts w:ascii="Times New Roman" w:eastAsia="Times New Roman" w:hAnsi="Times New Roman" w:cs="Times New Roman"/>
          <w:sz w:val="24"/>
          <w:szCs w:val="24"/>
        </w:rPr>
        <w:t>18:1ω9</w:t>
      </w:r>
      <w:r w:rsidR="00911DEA">
        <w:rPr>
          <w:rFonts w:ascii="Times New Roman" w:eastAsia="Times New Roman" w:hAnsi="Times New Roman" w:cs="Times New Roman"/>
          <w:sz w:val="24"/>
          <w:szCs w:val="24"/>
        </w:rPr>
        <w:t xml:space="preserve">, </w:t>
      </w:r>
      <w:r w:rsidR="003E6D7F">
        <w:rPr>
          <w:rFonts w:ascii="Times New Roman" w:eastAsia="Times New Roman" w:hAnsi="Times New Roman" w:cs="Times New Roman"/>
          <w:sz w:val="24"/>
          <w:szCs w:val="24"/>
        </w:rPr>
        <w:t xml:space="preserve">and </w:t>
      </w:r>
      <w:r w:rsidR="00D8535D">
        <w:rPr>
          <w:rFonts w:ascii="Times New Roman" w:eastAsia="Times New Roman" w:hAnsi="Times New Roman" w:cs="Times New Roman"/>
          <w:sz w:val="24"/>
          <w:szCs w:val="24"/>
        </w:rPr>
        <w:t>20:5ω3</w:t>
      </w:r>
      <w:r w:rsidR="00911DEA">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863C77">
        <w:rPr>
          <w:rFonts w:ascii="Times New Roman" w:eastAsia="Times New Roman" w:hAnsi="Times New Roman" w:cs="Times New Roman"/>
          <w:sz w:val="24"/>
          <w:szCs w:val="24"/>
        </w:rPr>
        <w:t>, enabling comparisons between sites</w:t>
      </w:r>
      <w:r w:rsidR="003E6D7F">
        <w:rPr>
          <w:rFonts w:ascii="Times New Roman" w:eastAsia="Times New Roman" w:hAnsi="Times New Roman" w:cs="Times New Roman"/>
          <w:sz w:val="24"/>
          <w:szCs w:val="24"/>
        </w:rPr>
        <w:t>.</w:t>
      </w:r>
      <w:r w:rsidR="00A84037" w:rsidRPr="00A84037">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 xml:space="preserve">These fatty acids tend to be associated with </w:t>
      </w:r>
      <w:r w:rsidR="00863C77">
        <w:rPr>
          <w:rFonts w:ascii="Times New Roman" w:eastAsia="Times New Roman" w:hAnsi="Times New Roman" w:cs="Times New Roman"/>
          <w:sz w:val="24"/>
          <w:szCs w:val="24"/>
        </w:rPr>
        <w:t xml:space="preserve">filamentous </w:t>
      </w:r>
      <w:r w:rsidR="00A84037">
        <w:rPr>
          <w:rFonts w:ascii="Times New Roman" w:eastAsia="Times New Roman" w:hAnsi="Times New Roman" w:cs="Times New Roman"/>
          <w:sz w:val="24"/>
          <w:szCs w:val="24"/>
        </w:rPr>
        <w:t>green algae (i.e., 18:3ω3</w:t>
      </w:r>
      <w:r w:rsidR="00911DEA">
        <w:rPr>
          <w:rFonts w:ascii="Times New Roman" w:eastAsia="Times New Roman" w:hAnsi="Times New Roman" w:cs="Times New Roman"/>
          <w:sz w:val="24"/>
          <w:szCs w:val="24"/>
        </w:rPr>
        <w:t xml:space="preserve"> and</w:t>
      </w:r>
      <w:r w:rsidR="003143FA">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18:1ω9</w:t>
      </w:r>
      <w:r w:rsidR="00911DEA">
        <w:rPr>
          <w:rFonts w:ascii="Times New Roman" w:eastAsia="Times New Roman" w:hAnsi="Times New Roman" w:cs="Times New Roman"/>
          <w:sz w:val="24"/>
          <w:szCs w:val="24"/>
        </w:rPr>
        <w:t>)</w:t>
      </w:r>
      <w:r w:rsidR="00A84037">
        <w:rPr>
          <w:rFonts w:ascii="Times New Roman" w:eastAsia="Times New Roman" w:hAnsi="Times New Roman" w:cs="Times New Roman"/>
          <w:sz w:val="24"/>
          <w:szCs w:val="24"/>
        </w:rPr>
        <w:t xml:space="preserve"> </w:t>
      </w:r>
      <w:commentRangeStart w:id="39"/>
      <w:commentRangeStart w:id="40"/>
      <w:r w:rsidR="00A84037">
        <w:rPr>
          <w:rFonts w:ascii="Times New Roman" w:eastAsia="Times New Roman" w:hAnsi="Times New Roman" w:cs="Times New Roman"/>
          <w:sz w:val="24"/>
          <w:szCs w:val="24"/>
        </w:rPr>
        <w:t>and diatoms (i.e., 20:5ω3)</w:t>
      </w:r>
      <w:commentRangeEnd w:id="39"/>
      <w:r w:rsidR="00A84037">
        <w:rPr>
          <w:rStyle w:val="CommentReference"/>
        </w:rPr>
        <w:commentReference w:id="39"/>
      </w:r>
      <w:commentRangeEnd w:id="40"/>
      <w:r w:rsidR="00911DEA">
        <w:rPr>
          <w:rFonts w:ascii="Times New Roman" w:eastAsia="Times New Roman" w:hAnsi="Times New Roman" w:cs="Times New Roman"/>
          <w:sz w:val="24"/>
          <w:szCs w:val="24"/>
        </w:rPr>
        <w:t xml:space="preserve">. </w:t>
      </w:r>
      <w:r w:rsidR="00896BF5">
        <w:rPr>
          <w:rStyle w:val="CommentReference"/>
        </w:rPr>
        <w:commentReference w:id="40"/>
      </w:r>
      <w:r w:rsidR="00911DEA">
        <w:rPr>
          <w:rFonts w:ascii="Times New Roman" w:eastAsia="Times New Roman" w:hAnsi="Times New Roman" w:cs="Times New Roman"/>
          <w:sz w:val="24"/>
          <w:szCs w:val="24"/>
        </w:rPr>
        <w:t>T</w:t>
      </w:r>
      <w:r w:rsidR="00863C77">
        <w:rPr>
          <w:rFonts w:ascii="Times New Roman" w:eastAsia="Times New Roman" w:hAnsi="Times New Roman" w:cs="Times New Roman"/>
          <w:sz w:val="24"/>
          <w:szCs w:val="24"/>
        </w:rPr>
        <w:t>o increase the robustness</w:t>
      </w:r>
      <w:r w:rsidR="00EB48D3">
        <w:rPr>
          <w:rFonts w:ascii="Times New Roman" w:eastAsia="Times New Roman" w:hAnsi="Times New Roman" w:cs="Times New Roman"/>
          <w:sz w:val="24"/>
          <w:szCs w:val="24"/>
        </w:rPr>
        <w:t xml:space="preserve"> of our analysis</w:t>
      </w:r>
      <w:r w:rsidR="00A84037">
        <w:rPr>
          <w:rFonts w:ascii="Times New Roman" w:eastAsia="Times New Roman" w:hAnsi="Times New Roman" w:cs="Times New Roman"/>
          <w:sz w:val="24"/>
          <w:szCs w:val="24"/>
        </w:rPr>
        <w:t xml:space="preserve">, we </w:t>
      </w:r>
      <w:r w:rsidR="00911DEA">
        <w:rPr>
          <w:rFonts w:ascii="Times New Roman" w:eastAsia="Times New Roman" w:hAnsi="Times New Roman" w:cs="Times New Roman"/>
          <w:sz w:val="24"/>
          <w:szCs w:val="24"/>
        </w:rPr>
        <w:t>expanded</w:t>
      </w:r>
      <w:r w:rsidR="00A84037">
        <w:rPr>
          <w:rFonts w:ascii="Times New Roman" w:eastAsia="Times New Roman" w:hAnsi="Times New Roman" w:cs="Times New Roman"/>
          <w:sz w:val="24"/>
          <w:szCs w:val="24"/>
        </w:rPr>
        <w:t xml:space="preserve"> our </w:t>
      </w:r>
      <w:r w:rsidR="00EB48D3">
        <w:rPr>
          <w:rFonts w:ascii="Times New Roman" w:eastAsia="Times New Roman" w:hAnsi="Times New Roman" w:cs="Times New Roman"/>
          <w:sz w:val="24"/>
          <w:szCs w:val="24"/>
        </w:rPr>
        <w:t>approach</w:t>
      </w:r>
      <w:r w:rsidR="00A84037">
        <w:rPr>
          <w:rFonts w:ascii="Times New Roman" w:eastAsia="Times New Roman" w:hAnsi="Times New Roman" w:cs="Times New Roman"/>
          <w:sz w:val="24"/>
          <w:szCs w:val="24"/>
        </w:rPr>
        <w:t xml:space="preserve"> to include</w:t>
      </w:r>
      <w:r w:rsidR="00911DEA">
        <w:rPr>
          <w:rFonts w:ascii="Times New Roman" w:eastAsia="Times New Roman" w:hAnsi="Times New Roman" w:cs="Times New Roman"/>
          <w:sz w:val="24"/>
          <w:szCs w:val="24"/>
        </w:rPr>
        <w:t xml:space="preserve"> major fatty acids within each taxonomic group, including</w:t>
      </w:r>
      <w:r w:rsidR="00A84037">
        <w:rPr>
          <w:rFonts w:ascii="Times New Roman" w:eastAsia="Times New Roman" w:hAnsi="Times New Roman" w:cs="Times New Roman"/>
          <w:sz w:val="24"/>
          <w:szCs w:val="24"/>
        </w:rPr>
        <w:t xml:space="preserve"> 18:2ω6 (abundant in green algae); 16:1ω7 and 14:0 (abundant in diatoms); and 16:0 (abundant in both green algae and diatoms)</w:t>
      </w:r>
      <w:r w:rsidR="00863C77">
        <w:rPr>
          <w:rFonts w:ascii="Times New Roman" w:eastAsia="Times New Roman" w:hAnsi="Times New Roman" w:cs="Times New Roman"/>
          <w:sz w:val="24"/>
          <w:szCs w:val="24"/>
        </w:rPr>
        <w:t xml:space="preserve"> (Taipale et al. 2013)</w:t>
      </w:r>
      <w:r w:rsidR="00A84037">
        <w:rPr>
          <w:rFonts w:ascii="Times New Roman" w:eastAsia="Times New Roman" w:hAnsi="Times New Roman" w:cs="Times New Roman"/>
          <w:sz w:val="24"/>
          <w:szCs w:val="24"/>
        </w:rPr>
        <w:t xml:space="preserve">. </w:t>
      </w:r>
      <w:r w:rsidR="0040674D">
        <w:rPr>
          <w:rFonts w:ascii="Times New Roman" w:eastAsia="Times New Roman" w:hAnsi="Times New Roman" w:cs="Times New Roman"/>
          <w:sz w:val="24"/>
          <w:szCs w:val="24"/>
        </w:rPr>
        <w:t xml:space="preserve"> To evaluate how relative fatty acid abundance may relate to sewage pollution, we assessed patterns among these seven fatty acids both in multivariate and in univariate space. With a multivariate framework, we created two NMDS plots with Bray-Curtis similarity, one just with primary producer</w:t>
      </w:r>
      <w:r w:rsidR="00911DEA">
        <w:rPr>
          <w:rFonts w:ascii="Times New Roman" w:eastAsia="Times New Roman" w:hAnsi="Times New Roman" w:cs="Times New Roman"/>
          <w:sz w:val="24"/>
          <w:szCs w:val="24"/>
        </w:rPr>
        <w:t xml:space="preserve"> (Figure S</w:t>
      </w:r>
      <w:r w:rsidR="00814CE9">
        <w:rPr>
          <w:rFonts w:ascii="Times New Roman" w:eastAsia="Times New Roman" w:hAnsi="Times New Roman" w:cs="Times New Roman"/>
          <w:sz w:val="24"/>
          <w:szCs w:val="24"/>
        </w:rPr>
        <w:t>5</w:t>
      </w:r>
      <w:r w:rsidR="00911DEA">
        <w:rPr>
          <w:rFonts w:ascii="Times New Roman" w:eastAsia="Times New Roman" w:hAnsi="Times New Roman" w:cs="Times New Roman"/>
          <w:sz w:val="24"/>
          <w:szCs w:val="24"/>
        </w:rPr>
        <w:t>)</w:t>
      </w:r>
      <w:r w:rsidR="0040674D">
        <w:rPr>
          <w:rFonts w:ascii="Times New Roman" w:eastAsia="Times New Roman" w:hAnsi="Times New Roman" w:cs="Times New Roman"/>
          <w:sz w:val="24"/>
          <w:szCs w:val="24"/>
        </w:rPr>
        <w:t xml:space="preserve"> and the other with macroinvertebrate </w:t>
      </w:r>
      <w:r w:rsidR="00911DEA">
        <w:rPr>
          <w:rFonts w:ascii="Times New Roman" w:eastAsia="Times New Roman" w:hAnsi="Times New Roman" w:cs="Times New Roman"/>
          <w:sz w:val="24"/>
          <w:szCs w:val="24"/>
        </w:rPr>
        <w:t>(Figure S</w:t>
      </w:r>
      <w:r w:rsidR="00814CE9">
        <w:rPr>
          <w:rFonts w:ascii="Times New Roman" w:eastAsia="Times New Roman" w:hAnsi="Times New Roman" w:cs="Times New Roman"/>
          <w:sz w:val="24"/>
          <w:szCs w:val="24"/>
        </w:rPr>
        <w:t>6</w:t>
      </w:r>
      <w:r w:rsidR="00911DEA">
        <w:rPr>
          <w:rFonts w:ascii="Times New Roman" w:eastAsia="Times New Roman" w:hAnsi="Times New Roman" w:cs="Times New Roman"/>
          <w:sz w:val="24"/>
          <w:szCs w:val="24"/>
        </w:rPr>
        <w:t xml:space="preserve">) </w:t>
      </w:r>
      <w:r w:rsidR="0040674D">
        <w:rPr>
          <w:rFonts w:ascii="Times New Roman" w:eastAsia="Times New Roman" w:hAnsi="Times New Roman" w:cs="Times New Roman"/>
          <w:sz w:val="24"/>
          <w:szCs w:val="24"/>
        </w:rPr>
        <w:t>fatty acid profiles.  Because multivariate patterns suggested fatty acid</w:t>
      </w:r>
      <w:r w:rsidR="00911DEA">
        <w:rPr>
          <w:rFonts w:ascii="Times New Roman" w:eastAsia="Times New Roman" w:hAnsi="Times New Roman" w:cs="Times New Roman"/>
          <w:sz w:val="24"/>
          <w:szCs w:val="24"/>
        </w:rPr>
        <w:t xml:space="preserve"> profiles </w:t>
      </w:r>
      <w:r w:rsidR="0040674D">
        <w:rPr>
          <w:rFonts w:ascii="Times New Roman" w:eastAsia="Times New Roman" w:hAnsi="Times New Roman" w:cs="Times New Roman"/>
          <w:sz w:val="24"/>
          <w:szCs w:val="24"/>
        </w:rPr>
        <w:t>may relate to sewage pollution</w:t>
      </w:r>
      <w:r w:rsidR="00D8535D">
        <w:rPr>
          <w:rFonts w:ascii="Times New Roman" w:eastAsia="Times New Roman" w:hAnsi="Times New Roman" w:cs="Times New Roman"/>
          <w:sz w:val="24"/>
          <w:szCs w:val="24"/>
        </w:rPr>
        <w:t xml:space="preserve">, we regressed </w:t>
      </w:r>
      <w:r w:rsidR="00911DEA">
        <w:rPr>
          <w:rFonts w:ascii="Times New Roman" w:eastAsia="Times New Roman" w:hAnsi="Times New Roman" w:cs="Times New Roman"/>
          <w:sz w:val="24"/>
          <w:szCs w:val="24"/>
        </w:rPr>
        <w:t xml:space="preserve">a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w:t>
      </w:r>
      <w:r w:rsidR="00911DEA">
        <w:rPr>
          <w:rFonts w:ascii="Times New Roman" w:eastAsia="Times New Roman" w:hAnsi="Times New Roman" w:cs="Times New Roman"/>
          <w:sz w:val="24"/>
          <w:szCs w:val="24"/>
        </w:rPr>
        <w:t xml:space="preserve"> ratio</w:t>
      </w:r>
      <w:r w:rsidR="00D8535D">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Equation 2)</w:t>
      </w:r>
      <w:r w:rsidR="00D8535D">
        <w:rPr>
          <w:rFonts w:ascii="Times New Roman" w:eastAsia="Times New Roman" w:hAnsi="Times New Roman" w:cs="Times New Roman"/>
          <w:sz w:val="24"/>
          <w:szCs w:val="24"/>
        </w:rPr>
        <w:t xml:space="preserve"> </w:t>
      </w:r>
    </w:p>
    <w:p w14:paraId="7F9B7B4C" w14:textId="23C33328" w:rsidR="00F35616" w:rsidRDefault="00F3561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 xml:space="preserve">18:3ω3% + 18:1ω9% + 18:2ω6% + 16:0% </m:t>
            </m:r>
          </m:num>
          <m:den>
            <m:r>
              <m:rPr>
                <m:sty m:val="p"/>
              </m:rPr>
              <w:rPr>
                <w:rFonts w:ascii="Cambria Math" w:eastAsia="Times New Roman" w:hAnsi="Cambria Math" w:cs="Times New Roman"/>
                <w:sz w:val="24"/>
                <w:szCs w:val="24"/>
              </w:rPr>
              <m:t xml:space="preserve">20:5ω3% + 16:1ω7% + 16:0% +14:0% </m:t>
            </m:r>
          </m:den>
        </m:f>
      </m:oMath>
      <w:r w:rsidR="00D8535D">
        <w:rPr>
          <w:rFonts w:ascii="Times New Roman" w:eastAsia="Times New Roman" w:hAnsi="Times New Roman" w:cs="Times New Roman"/>
          <w:sz w:val="24"/>
          <w:szCs w:val="24"/>
        </w:rPr>
        <w:t xml:space="preserve"> </w:t>
      </w:r>
    </w:p>
    <w:p w14:paraId="0E92F250" w14:textId="1343ADD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against log-transformed PPCP concentrations using a linear </w:t>
      </w:r>
      <w:commentRangeStart w:id="41"/>
      <w:commentRangeStart w:id="42"/>
      <w:r>
        <w:rPr>
          <w:rFonts w:ascii="Times New Roman" w:eastAsia="Times New Roman" w:hAnsi="Times New Roman" w:cs="Times New Roman"/>
          <w:sz w:val="24"/>
          <w:szCs w:val="24"/>
        </w:rPr>
        <w:t>model</w:t>
      </w:r>
      <w:commentRangeEnd w:id="41"/>
      <w:r w:rsidR="009D6033">
        <w:rPr>
          <w:rStyle w:val="CommentReference"/>
        </w:rPr>
        <w:commentReference w:id="41"/>
      </w:r>
      <w:commentRangeEnd w:id="42"/>
      <w:r w:rsidR="003C4863">
        <w:rPr>
          <w:rStyle w:val="CommentReference"/>
        </w:rPr>
        <w:commentReference w:id="42"/>
      </w:r>
      <w:r>
        <w:rPr>
          <w:rFonts w:ascii="Times New Roman" w:eastAsia="Times New Roman" w:hAnsi="Times New Roman" w:cs="Times New Roman"/>
          <w:sz w:val="24"/>
          <w:szCs w:val="24"/>
        </w:rPr>
        <w:t>.</w:t>
      </w:r>
      <w:r w:rsidR="00896BF5">
        <w:rPr>
          <w:rFonts w:ascii="Times New Roman" w:eastAsia="Times New Roman" w:hAnsi="Times New Roman" w:cs="Times New Roman"/>
          <w:sz w:val="24"/>
          <w:szCs w:val="24"/>
        </w:rPr>
        <w:t xml:space="preserve"> Additionally, we evaluated how </w:t>
      </w:r>
      <w:r w:rsidR="00911DEA">
        <w:rPr>
          <w:rFonts w:ascii="Times New Roman" w:eastAsia="Times New Roman" w:hAnsi="Times New Roman" w:cs="Times New Roman"/>
          <w:sz w:val="24"/>
          <w:szCs w:val="24"/>
        </w:rPr>
        <w:t>three</w:t>
      </w:r>
      <w:r w:rsidR="00896BF5">
        <w:rPr>
          <w:rFonts w:ascii="Times New Roman" w:eastAsia="Times New Roman" w:hAnsi="Times New Roman" w:cs="Times New Roman"/>
          <w:sz w:val="24"/>
          <w:szCs w:val="24"/>
        </w:rPr>
        <w:t xml:space="preserve"> essential fatty acids (18:3ω3</w:t>
      </w:r>
      <w:r w:rsidR="00911DEA">
        <w:rPr>
          <w:rFonts w:ascii="Times New Roman" w:eastAsia="Times New Roman" w:hAnsi="Times New Roman" w:cs="Times New Roman"/>
          <w:sz w:val="24"/>
          <w:szCs w:val="24"/>
        </w:rPr>
        <w:t>, 18:2ω6,</w:t>
      </w:r>
      <w:r w:rsidR="00896BF5">
        <w:rPr>
          <w:rFonts w:ascii="Times New Roman" w:eastAsia="Times New Roman" w:hAnsi="Times New Roman" w:cs="Times New Roman"/>
          <w:sz w:val="24"/>
          <w:szCs w:val="24"/>
        </w:rPr>
        <w:t xml:space="preserve"> and 20:5ω3), </w:t>
      </w:r>
      <w:r w:rsidR="00D16F86">
        <w:rPr>
          <w:rFonts w:ascii="Times New Roman" w:eastAsia="Times New Roman" w:hAnsi="Times New Roman" w:cs="Times New Roman"/>
          <w:sz w:val="24"/>
          <w:szCs w:val="24"/>
        </w:rPr>
        <w:t>lipids</w:t>
      </w:r>
      <w:r w:rsidR="00896BF5">
        <w:rPr>
          <w:rFonts w:ascii="Times New Roman" w:eastAsia="Times New Roman" w:hAnsi="Times New Roman" w:cs="Times New Roman"/>
          <w:sz w:val="24"/>
          <w:szCs w:val="24"/>
        </w:rPr>
        <w:t xml:space="preserve"> thought to accumulate in biological systems, may differ in abundance across the sewage gradient. Therefore, we similarly regressed the ratio of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 xml:space="preserve">18:3ω3% + 18:2ω6% </m:t>
            </m:r>
          </m:num>
          <m:den>
            <m:r>
              <m:rPr>
                <m:sty m:val="p"/>
              </m:rPr>
              <w:rPr>
                <w:rFonts w:ascii="Cambria Math" w:eastAsia="Times New Roman" w:hAnsi="Cambria Math" w:cs="Times New Roman"/>
                <w:sz w:val="24"/>
                <w:szCs w:val="24"/>
              </w:rPr>
              <m:t xml:space="preserve">20:5ω3% </m:t>
            </m:r>
          </m:den>
        </m:f>
      </m:oMath>
      <w:r w:rsidR="00896BF5">
        <w:rPr>
          <w:rFonts w:ascii="Times New Roman" w:eastAsia="Times New Roman" w:hAnsi="Times New Roman" w:cs="Times New Roman"/>
          <w:sz w:val="24"/>
          <w:szCs w:val="24"/>
        </w:rPr>
        <w:t xml:space="preserve"> against log-transformed PPCP concentrations using a linear model</w:t>
      </w:r>
      <w:r w:rsidR="000C4430">
        <w:rPr>
          <w:rFonts w:ascii="Times New Roman" w:eastAsia="Times New Roman" w:hAnsi="Times New Roman" w:cs="Times New Roman"/>
          <w:sz w:val="24"/>
          <w:szCs w:val="24"/>
        </w:rPr>
        <w:t xml:space="preserve">. </w:t>
      </w:r>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commentRangeStart w:id="43"/>
      <w:commentRangeStart w:id="44"/>
      <w:r>
        <w:rPr>
          <w:rFonts w:ascii="Times New Roman" w:eastAsia="Times New Roman" w:hAnsi="Times New Roman" w:cs="Times New Roman"/>
          <w:sz w:val="24"/>
          <w:szCs w:val="24"/>
          <w:highlight w:val="yellow"/>
        </w:rPr>
        <w:t>DOI</w:t>
      </w:r>
      <w:commentRangeEnd w:id="43"/>
      <w:r w:rsidR="009D6033">
        <w:rPr>
          <w:rStyle w:val="CommentReference"/>
        </w:rPr>
        <w:commentReference w:id="43"/>
      </w:r>
      <w:commentRangeEnd w:id="44"/>
      <w:r w:rsidR="000C4430">
        <w:rPr>
          <w:rStyle w:val="CommentReference"/>
        </w:rPr>
        <w:commentReference w:id="44"/>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commentRangeStart w:id="45"/>
      <w:commentRangeStart w:id="46"/>
      <w:commentRangeStart w:id="47"/>
      <w:proofErr w:type="spellStart"/>
      <w:r>
        <w:rPr>
          <w:rFonts w:ascii="Times New Roman" w:eastAsia="Times New Roman" w:hAnsi="Times New Roman" w:cs="Times New Roman"/>
          <w:sz w:val="24"/>
          <w:szCs w:val="24"/>
        </w:rPr>
        <w:t>Listvyanka</w:t>
      </w:r>
      <w:commentRangeEnd w:id="45"/>
      <w:proofErr w:type="spellEnd"/>
      <w:r w:rsidR="009D6033">
        <w:rPr>
          <w:rStyle w:val="CommentReference"/>
        </w:rPr>
        <w:commentReference w:id="45"/>
      </w:r>
      <w:commentRangeEnd w:id="46"/>
      <w:r w:rsidR="009D6033">
        <w:rPr>
          <w:rStyle w:val="CommentReference"/>
        </w:rPr>
        <w:commentReference w:id="46"/>
      </w:r>
      <w:commentRangeEnd w:id="47"/>
      <w:r w:rsidR="000E346D">
        <w:rPr>
          <w:rStyle w:val="CommentReference"/>
        </w:rPr>
        <w:commentReference w:id="47"/>
      </w:r>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13B50E80"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01</w:t>
      </w:r>
      <w:r>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commentRangeStart w:id="48"/>
      <w:commentRangeStart w:id="49"/>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w:t>
      </w:r>
      <w:commentRangeEnd w:id="48"/>
      <w:r w:rsidR="009D6033">
        <w:rPr>
          <w:rStyle w:val="CommentReference"/>
        </w:rPr>
        <w:commentReference w:id="48"/>
      </w:r>
      <w:commentRangeEnd w:id="49"/>
      <w:r w:rsidR="00E230A4">
        <w:rPr>
          <w:rStyle w:val="CommentReference"/>
        </w:rPr>
        <w:commentReference w:id="49"/>
      </w:r>
      <w:r w:rsidR="00E9349B">
        <w:rPr>
          <w:rFonts w:ascii="Times New Roman" w:eastAsia="Times New Roman" w:hAnsi="Times New Roman" w:cs="Times New Roman"/>
          <w:sz w:val="24"/>
          <w:szCs w:val="24"/>
        </w:rPr>
        <w:t xml:space="preserve">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432305B2"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w:t>
      </w:r>
      <w:r w:rsidR="00D8535D">
        <w:rPr>
          <w:rFonts w:ascii="Times New Roman" w:eastAsia="Times New Roman" w:hAnsi="Times New Roman" w:cs="Times New Roman"/>
          <w:sz w:val="24"/>
          <w:szCs w:val="24"/>
        </w:rPr>
        <w:lastRenderedPageBreak/>
        <w:t xml:space="preserve">2). K-means cluster analysis of macroinvertebrate community composition demonstrated </w:t>
      </w:r>
      <w:r w:rsidR="00271F4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4</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23</w:t>
      </w:r>
      <w:r w:rsidR="00D8535D">
        <w:rPr>
          <w:rFonts w:ascii="Times New Roman" w:eastAsia="Times New Roman" w:hAnsi="Times New Roman" w:cs="Times New Roman"/>
          <w:sz w:val="24"/>
          <w:szCs w:val="24"/>
        </w:rPr>
        <w:t xml:space="preserve">).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w:t>
      </w:r>
      <w:commentRangeStart w:id="50"/>
      <w:commentRangeStart w:id="51"/>
      <w:r w:rsidR="00A87BAC">
        <w:rPr>
          <w:rFonts w:ascii="Times New Roman" w:eastAsia="Times New Roman" w:hAnsi="Times New Roman" w:cs="Times New Roman"/>
          <w:sz w:val="24"/>
          <w:szCs w:val="24"/>
        </w:rPr>
        <w:t>groupings</w:t>
      </w:r>
      <w:commentRangeEnd w:id="50"/>
      <w:r w:rsidR="009D6033">
        <w:rPr>
          <w:rStyle w:val="CommentReference"/>
        </w:rPr>
        <w:commentReference w:id="50"/>
      </w:r>
      <w:commentRangeEnd w:id="51"/>
      <w:r w:rsidR="00057DED">
        <w:rPr>
          <w:rStyle w:val="CommentReference"/>
        </w:rPr>
        <w:commentReference w:id="51"/>
      </w:r>
      <w:r w:rsidR="00A87BAC">
        <w:rPr>
          <w:rFonts w:ascii="Times New Roman" w:eastAsia="Times New Roman" w:hAnsi="Times New Roman" w:cs="Times New Roman"/>
          <w:sz w:val="24"/>
          <w:szCs w:val="24"/>
        </w:rPr>
        <w:t xml:space="preserve">.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1464E2CF"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0E536540"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commentRangeStart w:id="52"/>
      <w:commentRangeStart w:id="53"/>
      <w:commentRangeStart w:id="54"/>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commentRangeEnd w:id="52"/>
      <w:r w:rsidR="009D6033">
        <w:rPr>
          <w:rStyle w:val="CommentReference"/>
        </w:rPr>
        <w:commentReference w:id="52"/>
      </w:r>
      <w:commentRangeEnd w:id="53"/>
      <w:r w:rsidR="00F93632">
        <w:rPr>
          <w:rStyle w:val="CommentReference"/>
        </w:rPr>
        <w:commentReference w:id="53"/>
      </w:r>
      <w:commentRangeEnd w:id="54"/>
      <w:r w:rsidR="00057DED">
        <w:rPr>
          <w:rStyle w:val="CommentReference"/>
        </w:rPr>
        <w:commentReference w:id="54"/>
      </w:r>
      <w:r w:rsidR="00D8535D">
        <w:rPr>
          <w:rFonts w:ascii="Times New Roman" w:eastAsia="Times New Roman" w:hAnsi="Times New Roman" w:cs="Times New Roman"/>
          <w:sz w:val="24"/>
          <w:szCs w:val="24"/>
        </w:rPr>
        <w:t xml:space="preserve">(p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7BF57C41" w14:textId="6DDDB803" w:rsidR="00766DEE" w:rsidRDefault="00766DEE">
      <w:pPr>
        <w:rPr>
          <w:rFonts w:ascii="Times New Roman" w:eastAsia="Times New Roman" w:hAnsi="Times New Roman" w:cs="Times New Roman"/>
          <w:sz w:val="24"/>
          <w:szCs w:val="24"/>
        </w:rPr>
      </w:pPr>
    </w:p>
    <w:p w14:paraId="6DE94C90" w14:textId="5A189A1E" w:rsidR="008C659A" w:rsidRDefault="008C659A">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fatty acids, macroinvertebrates tended to be characterized by mono-unsaturated fatty acids (MUFAs) and long-chain (i.e. ≥ 20-Carbons) polyunsaturated fatty acids (LCPUFAs), whereas periphyton tended to be characterized by short-chain (i.e., 16- and 18-Carbons) polyunsaturated fatty acids (SCPUFAs)</w:t>
      </w:r>
      <w:r w:rsidR="00BD3693">
        <w:rPr>
          <w:rFonts w:ascii="Times New Roman" w:eastAsia="Times New Roman" w:hAnsi="Times New Roman" w:cs="Times New Roman"/>
          <w:sz w:val="24"/>
          <w:szCs w:val="24"/>
        </w:rPr>
        <w:t xml:space="preserve"> (Table </w:t>
      </w:r>
      <w:r w:rsidR="00814CE9">
        <w:rPr>
          <w:rFonts w:ascii="Times New Roman" w:eastAsia="Times New Roman" w:hAnsi="Times New Roman" w:cs="Times New Roman"/>
          <w:sz w:val="24"/>
          <w:szCs w:val="24"/>
        </w:rPr>
        <w:t>3</w:t>
      </w:r>
      <w:r w:rsidR="00BD36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D7916">
        <w:rPr>
          <w:rFonts w:ascii="Times New Roman" w:eastAsia="Times New Roman" w:hAnsi="Times New Roman" w:cs="Times New Roman"/>
          <w:sz w:val="24"/>
          <w:szCs w:val="24"/>
        </w:rPr>
        <w:t>When comparing proportions within taxa across the sewage gradient, periphyton SCPUFA proportion tended to increase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and </w:t>
      </w:r>
      <w:r w:rsidR="00CF5EC2">
        <w:rPr>
          <w:rFonts w:ascii="Times New Roman" w:eastAsia="Times New Roman" w:hAnsi="Times New Roman" w:cs="Times New Roman"/>
          <w:sz w:val="24"/>
          <w:szCs w:val="24"/>
        </w:rPr>
        <w:t>periphyton</w:t>
      </w:r>
      <w:r w:rsidR="007D7916">
        <w:rPr>
          <w:rFonts w:ascii="Times New Roman" w:eastAsia="Times New Roman" w:hAnsi="Times New Roman" w:cs="Times New Roman"/>
          <w:sz w:val="24"/>
          <w:szCs w:val="24"/>
        </w:rPr>
        <w:t xml:space="preserve"> SAFA proportions generally decreased. In contrast, benthic macroinvertebrate fatty acid class proportions tended to remain consistent across the entire gradient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w:t>
      </w:r>
    </w:p>
    <w:p w14:paraId="7508B260" w14:textId="77777777" w:rsidR="00766DEE" w:rsidRDefault="00766DEE">
      <w:pPr>
        <w:rPr>
          <w:rFonts w:ascii="Times New Roman" w:eastAsia="Times New Roman" w:hAnsi="Times New Roman" w:cs="Times New Roman"/>
          <w:sz w:val="24"/>
          <w:szCs w:val="24"/>
        </w:rPr>
      </w:pPr>
    </w:p>
    <w:p w14:paraId="560291FF" w14:textId="0BACDBF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w:t>
      </w:r>
      <w:del w:id="55" w:author="Meyer, Michael Frederick" w:date="2020-10-02T13:08:00Z">
        <w:r w:rsidDel="00057DED">
          <w:rPr>
            <w:rFonts w:ascii="Times New Roman" w:eastAsia="Times New Roman" w:hAnsi="Times New Roman" w:cs="Times New Roman"/>
            <w:sz w:val="24"/>
            <w:szCs w:val="24"/>
          </w:rPr>
          <w:delText xml:space="preserve">essential </w:delText>
        </w:r>
      </w:del>
      <w:r>
        <w:rPr>
          <w:rFonts w:ascii="Times New Roman" w:eastAsia="Times New Roman" w:hAnsi="Times New Roman" w:cs="Times New Roman"/>
          <w:sz w:val="24"/>
          <w:szCs w:val="24"/>
        </w:rPr>
        <w:t xml:space="preserve">fatty acids </w:t>
      </w:r>
      <w:del w:id="56" w:author="Meyer, Michael Frederick" w:date="2020-10-02T13:08:00Z">
        <w:r w:rsidDel="00057DED">
          <w:rPr>
            <w:rFonts w:ascii="Times New Roman" w:eastAsia="Times New Roman" w:hAnsi="Times New Roman" w:cs="Times New Roman"/>
            <w:sz w:val="24"/>
            <w:szCs w:val="24"/>
          </w:rPr>
          <w:delText xml:space="preserve">(EFAs) </w:delText>
        </w:r>
      </w:del>
      <w:ins w:id="57" w:author="Meyer, Michael Frederick" w:date="2020-10-02T13:11:00Z">
        <w:r w:rsidR="00057DED">
          <w:rPr>
            <w:rFonts w:ascii="Times New Roman" w:eastAsia="Times New Roman" w:hAnsi="Times New Roman" w:cs="Times New Roman"/>
            <w:sz w:val="24"/>
            <w:szCs w:val="24"/>
          </w:rPr>
          <w:t xml:space="preserve">consistently associated with filamentous green algae (i.e., </w:t>
        </w:r>
      </w:ins>
      <w:r>
        <w:rPr>
          <w:rFonts w:ascii="Times New Roman" w:eastAsia="Times New Roman" w:hAnsi="Times New Roman" w:cs="Times New Roman"/>
          <w:sz w:val="24"/>
          <w:szCs w:val="24"/>
        </w:rPr>
        <w:t>18:3ω3, 18:</w:t>
      </w:r>
      <w:ins w:id="58" w:author="Meyer, Michael Frederick" w:date="2020-10-02T13:10:00Z">
        <w:r w:rsidR="00057DED">
          <w:rPr>
            <w:rFonts w:ascii="Times New Roman" w:eastAsia="Times New Roman" w:hAnsi="Times New Roman" w:cs="Times New Roman"/>
            <w:sz w:val="24"/>
            <w:szCs w:val="24"/>
          </w:rPr>
          <w:t>1</w:t>
        </w:r>
      </w:ins>
      <w:del w:id="59" w:author="Meyer, Michael Frederick" w:date="2020-10-02T13:10:00Z">
        <w:r w:rsidDel="00057DED">
          <w:rPr>
            <w:rFonts w:ascii="Times New Roman" w:eastAsia="Times New Roman" w:hAnsi="Times New Roman" w:cs="Times New Roman"/>
            <w:sz w:val="24"/>
            <w:szCs w:val="24"/>
          </w:rPr>
          <w:delText>4</w:delText>
        </w:r>
      </w:del>
      <w:r>
        <w:rPr>
          <w:rFonts w:ascii="Times New Roman" w:eastAsia="Times New Roman" w:hAnsi="Times New Roman" w:cs="Times New Roman"/>
          <w:sz w:val="24"/>
          <w:szCs w:val="24"/>
        </w:rPr>
        <w:t>ω</w:t>
      </w:r>
      <w:ins w:id="60" w:author="Meyer, Michael Frederick" w:date="2020-10-02T13:10:00Z">
        <w:r w:rsidR="00057DED">
          <w:rPr>
            <w:rFonts w:ascii="Times New Roman" w:eastAsia="Times New Roman" w:hAnsi="Times New Roman" w:cs="Times New Roman"/>
            <w:sz w:val="24"/>
            <w:szCs w:val="24"/>
          </w:rPr>
          <w:t>9</w:t>
        </w:r>
      </w:ins>
      <w:del w:id="61" w:author="Meyer, Michael Frederick" w:date="2020-10-02T13:10:00Z">
        <w:r w:rsidDel="00057DED">
          <w:rPr>
            <w:rFonts w:ascii="Times New Roman" w:eastAsia="Times New Roman" w:hAnsi="Times New Roman" w:cs="Times New Roman"/>
            <w:sz w:val="24"/>
            <w:szCs w:val="24"/>
          </w:rPr>
          <w:delText>3</w:delText>
        </w:r>
      </w:del>
      <w:r>
        <w:rPr>
          <w:rFonts w:ascii="Times New Roman" w:eastAsia="Times New Roman" w:hAnsi="Times New Roman" w:cs="Times New Roman"/>
          <w:sz w:val="24"/>
          <w:szCs w:val="24"/>
        </w:rPr>
        <w:t xml:space="preserve">, </w:t>
      </w:r>
      <w:ins w:id="62" w:author="Meyer, Michael Frederick" w:date="2020-10-02T13:11:00Z">
        <w:r w:rsidR="00057DED">
          <w:rPr>
            <w:rFonts w:ascii="Times New Roman" w:eastAsia="Times New Roman" w:hAnsi="Times New Roman" w:cs="Times New Roman"/>
            <w:sz w:val="24"/>
            <w:szCs w:val="24"/>
          </w:rPr>
          <w:t xml:space="preserve">18:2ω6, </w:t>
        </w:r>
      </w:ins>
      <w:ins w:id="63" w:author="Meyer, Michael Frederick" w:date="2020-10-02T13:13:00Z">
        <w:r w:rsidR="00057DED">
          <w:rPr>
            <w:rFonts w:ascii="Times New Roman" w:eastAsia="Times New Roman" w:hAnsi="Times New Roman" w:cs="Times New Roman"/>
            <w:sz w:val="24"/>
            <w:szCs w:val="24"/>
          </w:rPr>
          <w:t xml:space="preserve">and </w:t>
        </w:r>
      </w:ins>
      <w:ins w:id="64" w:author="Meyer, Michael Frederick" w:date="2020-10-02T13:11:00Z">
        <w:r w:rsidR="00057DED">
          <w:rPr>
            <w:rFonts w:ascii="Times New Roman" w:eastAsia="Times New Roman" w:hAnsi="Times New Roman" w:cs="Times New Roman"/>
            <w:sz w:val="24"/>
            <w:szCs w:val="24"/>
          </w:rPr>
          <w:t>16:0)</w:t>
        </w:r>
      </w:ins>
      <w:ins w:id="65" w:author="Meyer, Michael Frederick" w:date="2020-10-02T13:12:00Z">
        <w:r w:rsidR="00057DED">
          <w:rPr>
            <w:rFonts w:ascii="Times New Roman" w:eastAsia="Times New Roman" w:hAnsi="Times New Roman" w:cs="Times New Roman"/>
            <w:sz w:val="24"/>
            <w:szCs w:val="24"/>
          </w:rPr>
          <w:t xml:space="preserve"> as well as diatoms (i.e.,</w:t>
        </w:r>
      </w:ins>
      <w:ins w:id="66" w:author="Meyer, Michael Frederick" w:date="2020-10-02T13:11:00Z">
        <w:r w:rsidR="00057DED">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20:5ω3,</w:t>
      </w:r>
      <w:ins w:id="67" w:author="Meyer, Michael Frederick" w:date="2020-10-02T13:12:00Z">
        <w:r w:rsidR="00057DED">
          <w:rPr>
            <w:rFonts w:ascii="Times New Roman" w:eastAsia="Times New Roman" w:hAnsi="Times New Roman" w:cs="Times New Roman"/>
            <w:sz w:val="24"/>
            <w:szCs w:val="24"/>
          </w:rPr>
          <w:t xml:space="preserve"> 16:1ω7, 14:0, </w:t>
        </w:r>
      </w:ins>
      <w:ins w:id="68" w:author="Meyer, Michael Frederick" w:date="2020-10-02T13:13:00Z">
        <w:r w:rsidR="00057DED">
          <w:rPr>
            <w:rFonts w:ascii="Times New Roman" w:eastAsia="Times New Roman" w:hAnsi="Times New Roman" w:cs="Times New Roman"/>
            <w:sz w:val="24"/>
            <w:szCs w:val="24"/>
          </w:rPr>
          <w:t xml:space="preserve">and </w:t>
        </w:r>
      </w:ins>
      <w:ins w:id="69" w:author="Meyer, Michael Frederick" w:date="2020-10-02T13:12:00Z">
        <w:r w:rsidR="00057DED">
          <w:rPr>
            <w:rFonts w:ascii="Times New Roman" w:eastAsia="Times New Roman" w:hAnsi="Times New Roman" w:cs="Times New Roman"/>
            <w:sz w:val="24"/>
            <w:szCs w:val="24"/>
          </w:rPr>
          <w:t>16:0)</w:t>
        </w:r>
      </w:ins>
      <w:del w:id="70" w:author="Meyer, Michael Frederick" w:date="2020-10-02T13:12:00Z">
        <w:r w:rsidDel="00057DED">
          <w:rPr>
            <w:rFonts w:ascii="Times New Roman" w:eastAsia="Times New Roman" w:hAnsi="Times New Roman" w:cs="Times New Roman"/>
            <w:sz w:val="24"/>
            <w:szCs w:val="24"/>
          </w:rPr>
          <w:delText xml:space="preserve"> </w:delText>
        </w:r>
        <w:r w:rsidR="00C332CF" w:rsidDel="00057DED">
          <w:rPr>
            <w:rFonts w:ascii="Times New Roman" w:eastAsia="Times New Roman" w:hAnsi="Times New Roman" w:cs="Times New Roman"/>
            <w:sz w:val="24"/>
            <w:szCs w:val="24"/>
          </w:rPr>
          <w:delText xml:space="preserve">22:5ω3, </w:delText>
        </w:r>
        <w:r w:rsidDel="00057DED">
          <w:rPr>
            <w:rFonts w:ascii="Times New Roman" w:eastAsia="Times New Roman" w:hAnsi="Times New Roman" w:cs="Times New Roman"/>
            <w:sz w:val="24"/>
            <w:szCs w:val="24"/>
          </w:rPr>
          <w:delText>and 22:6ω3</w:delText>
        </w:r>
      </w:del>
      <w:r>
        <w:rPr>
          <w:rFonts w:ascii="Times New Roman" w:eastAsia="Times New Roman" w:hAnsi="Times New Roman" w:cs="Times New Roman"/>
          <w:sz w:val="24"/>
          <w:szCs w:val="24"/>
        </w:rPr>
        <w:t>.</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w:t>
      </w:r>
      <w:ins w:id="71" w:author="Meyer, Michael Frederick" w:date="2020-10-02T13:13:00Z">
        <w:r w:rsidR="00057DED">
          <w:rPr>
            <w:rFonts w:ascii="Times New Roman" w:eastAsia="Times New Roman" w:hAnsi="Times New Roman" w:cs="Times New Roman"/>
            <w:sz w:val="24"/>
            <w:szCs w:val="24"/>
          </w:rPr>
          <w:t>green filamentous:diatom-associated fatty acids</w:t>
        </w:r>
      </w:ins>
      <w:del w:id="72" w:author="Meyer, Michael Frederick" w:date="2020-10-02T13:13:00Z">
        <w:r w:rsidDel="00057DED">
          <w:rPr>
            <w:rFonts w:ascii="Times New Roman" w:eastAsia="Times New Roman" w:hAnsi="Times New Roman" w:cs="Times New Roman"/>
            <w:sz w:val="24"/>
            <w:szCs w:val="24"/>
          </w:rPr>
          <w:delText xml:space="preserve">18:3ω3 and 18:4ω3 in comparison to </w:delText>
        </w:r>
        <w:r w:rsidR="00C332CF" w:rsidDel="00057DED">
          <w:rPr>
            <w:rFonts w:ascii="Times New Roman" w:eastAsia="Times New Roman" w:hAnsi="Times New Roman" w:cs="Times New Roman"/>
            <w:sz w:val="24"/>
            <w:szCs w:val="24"/>
          </w:rPr>
          <w:delText>20:5ω3, 22:5ω3, and 22:6ω3</w:delText>
        </w:r>
      </w:del>
      <w:r w:rsidR="00C332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0.</w:t>
      </w:r>
      <w:ins w:id="73" w:author="Meyer, Michael Frederick" w:date="2020-10-02T13:14:00Z">
        <w:r w:rsidR="00057DED">
          <w:rPr>
            <w:rFonts w:ascii="Times New Roman" w:eastAsia="Times New Roman" w:hAnsi="Times New Roman" w:cs="Times New Roman"/>
            <w:sz w:val="24"/>
            <w:szCs w:val="24"/>
          </w:rPr>
          <w:t>62</w:t>
        </w:r>
      </w:ins>
      <w:del w:id="74" w:author="Meyer, Michael Frederick" w:date="2020-10-02T13:14:00Z">
        <w:r w:rsidR="006D4ADB" w:rsidDel="00057DED">
          <w:rPr>
            <w:rFonts w:ascii="Times New Roman" w:eastAsia="Times New Roman" w:hAnsi="Times New Roman" w:cs="Times New Roman"/>
            <w:sz w:val="24"/>
            <w:szCs w:val="24"/>
          </w:rPr>
          <w:delText>56</w:delText>
        </w:r>
      </w:del>
      <w:r w:rsidR="006D4A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ins w:id="75" w:author="Meyer, Michael Frederick" w:date="2020-10-02T13:14:00Z">
        <w:r w:rsidR="00057DED">
          <w:rPr>
            <w:rFonts w:ascii="Times New Roman" w:eastAsia="Times New Roman" w:hAnsi="Times New Roman" w:cs="Times New Roman"/>
            <w:sz w:val="24"/>
            <w:szCs w:val="24"/>
          </w:rPr>
          <w:t>4</w:t>
        </w:r>
      </w:ins>
      <w:del w:id="76" w:author="Meyer, Michael Frederick" w:date="2020-10-02T13:14:00Z">
        <w:r w:rsidDel="00057DED">
          <w:rPr>
            <w:rFonts w:ascii="Times New Roman" w:eastAsia="Times New Roman" w:hAnsi="Times New Roman" w:cs="Times New Roman"/>
            <w:sz w:val="24"/>
            <w:szCs w:val="24"/>
          </w:rPr>
          <w:delText>5</w:delText>
        </w:r>
      </w:del>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w:t>
      </w:r>
      <w:ins w:id="77" w:author="Meyer, Michael Frederick" w:date="2020-10-02T13:14:00Z">
        <w:r w:rsidR="00057DED">
          <w:rPr>
            <w:rFonts w:ascii="Times New Roman" w:eastAsia="Times New Roman" w:hAnsi="Times New Roman" w:cs="Times New Roman"/>
            <w:sz w:val="24"/>
            <w:szCs w:val="24"/>
          </w:rPr>
          <w:t xml:space="preserve"> (Figure </w:t>
        </w:r>
      </w:ins>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6</w:t>
      </w:r>
      <w:ins w:id="78" w:author="Meyer, Michael Frederick" w:date="2020-10-02T13:14:00Z">
        <w:r w:rsidR="00057DE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ins w:id="79" w:author="Meyer, Michael Frederick" w:date="2020-10-02T13:18:00Z">
        <w:r w:rsidR="003C79ED">
          <w:rPr>
            <w:rFonts w:ascii="Times New Roman" w:eastAsia="Times New Roman" w:hAnsi="Times New Roman" w:cs="Times New Roman"/>
            <w:sz w:val="24"/>
            <w:szCs w:val="24"/>
          </w:rPr>
          <w:t>W</w:t>
        </w:r>
      </w:ins>
      <w:ins w:id="80" w:author="Meyer, Michael Frederick" w:date="2020-10-02T13:15:00Z">
        <w:r w:rsidR="00057DED">
          <w:rPr>
            <w:rFonts w:ascii="Times New Roman" w:eastAsia="Times New Roman" w:hAnsi="Times New Roman" w:cs="Times New Roman"/>
            <w:sz w:val="24"/>
            <w:szCs w:val="24"/>
          </w:rPr>
          <w:t>hen focusing solely on the es</w:t>
        </w:r>
      </w:ins>
      <w:ins w:id="81" w:author="Meyer, Michael Frederick" w:date="2020-10-02T13:17:00Z">
        <w:r w:rsidR="003C79ED">
          <w:rPr>
            <w:rFonts w:ascii="Times New Roman" w:eastAsia="Times New Roman" w:hAnsi="Times New Roman" w:cs="Times New Roman"/>
            <w:sz w:val="24"/>
            <w:szCs w:val="24"/>
          </w:rPr>
          <w:t>sential fatty acids 18:3ω3</w:t>
        </w:r>
      </w:ins>
      <w:r w:rsidR="00BD3693">
        <w:rPr>
          <w:rFonts w:ascii="Times New Roman" w:eastAsia="Times New Roman" w:hAnsi="Times New Roman" w:cs="Times New Roman"/>
          <w:sz w:val="24"/>
          <w:szCs w:val="24"/>
        </w:rPr>
        <w:t xml:space="preserve">, </w:t>
      </w:r>
      <w:ins w:id="82" w:author="Meyer, Michael Frederick" w:date="2020-10-02T13:17:00Z">
        <w:r w:rsidR="00BD3693">
          <w:rPr>
            <w:rFonts w:ascii="Times New Roman" w:eastAsia="Times New Roman" w:hAnsi="Times New Roman" w:cs="Times New Roman"/>
            <w:sz w:val="24"/>
            <w:szCs w:val="24"/>
          </w:rPr>
          <w:t>18:</w:t>
        </w:r>
      </w:ins>
      <w:r w:rsidR="00BD3693">
        <w:rPr>
          <w:rFonts w:ascii="Times New Roman" w:eastAsia="Times New Roman" w:hAnsi="Times New Roman" w:cs="Times New Roman"/>
          <w:sz w:val="24"/>
          <w:szCs w:val="24"/>
        </w:rPr>
        <w:t>1</w:t>
      </w:r>
      <w:ins w:id="83" w:author="Meyer, Michael Frederick" w:date="2020-10-02T13:17:00Z">
        <w:r w:rsidR="00BD3693">
          <w:rPr>
            <w:rFonts w:ascii="Times New Roman" w:eastAsia="Times New Roman" w:hAnsi="Times New Roman" w:cs="Times New Roman"/>
            <w:sz w:val="24"/>
            <w:szCs w:val="24"/>
          </w:rPr>
          <w:t>ω</w:t>
        </w:r>
      </w:ins>
      <w:r w:rsidR="00BD3693">
        <w:rPr>
          <w:rFonts w:ascii="Times New Roman" w:eastAsia="Times New Roman" w:hAnsi="Times New Roman" w:cs="Times New Roman"/>
          <w:sz w:val="24"/>
          <w:szCs w:val="24"/>
        </w:rPr>
        <w:t>9,</w:t>
      </w:r>
      <w:ins w:id="84" w:author="Meyer, Michael Frederick" w:date="2020-10-02T13:17:00Z">
        <w:r w:rsidR="003C79ED">
          <w:rPr>
            <w:rFonts w:ascii="Times New Roman" w:eastAsia="Times New Roman" w:hAnsi="Times New Roman" w:cs="Times New Roman"/>
            <w:sz w:val="24"/>
            <w:szCs w:val="24"/>
          </w:rPr>
          <w:t xml:space="preserve"> and 20:5ω3</w:t>
        </w:r>
      </w:ins>
      <w:ins w:id="85" w:author="Meyer, Michael Frederick" w:date="2020-10-02T13:18:00Z">
        <w:r w:rsidR="003C79ED">
          <w:rPr>
            <w:rFonts w:ascii="Times New Roman" w:eastAsia="Times New Roman" w:hAnsi="Times New Roman" w:cs="Times New Roman"/>
            <w:sz w:val="24"/>
            <w:szCs w:val="24"/>
          </w:rPr>
          <w:t>, the same pattern was observed in both periphyton (R</w:t>
        </w:r>
        <w:r w:rsidR="003C79ED">
          <w:rPr>
            <w:rFonts w:ascii="Times New Roman" w:eastAsia="Times New Roman" w:hAnsi="Times New Roman" w:cs="Times New Roman"/>
            <w:sz w:val="24"/>
            <w:szCs w:val="24"/>
            <w:vertAlign w:val="superscript"/>
          </w:rPr>
          <w:t xml:space="preserve">2 </w:t>
        </w:r>
        <w:r w:rsidR="003C79ED">
          <w:rPr>
            <w:rFonts w:ascii="Times New Roman" w:eastAsia="Times New Roman" w:hAnsi="Times New Roman" w:cs="Times New Roman"/>
            <w:sz w:val="24"/>
            <w:szCs w:val="24"/>
          </w:rPr>
          <w:t>= 0.</w:t>
        </w:r>
      </w:ins>
      <w:ins w:id="86" w:author="Meyer, Michael Frederick" w:date="2020-10-02T13:19:00Z">
        <w:r w:rsidR="003C79ED">
          <w:rPr>
            <w:rFonts w:ascii="Times New Roman" w:eastAsia="Times New Roman" w:hAnsi="Times New Roman" w:cs="Times New Roman"/>
            <w:sz w:val="24"/>
            <w:szCs w:val="24"/>
          </w:rPr>
          <w:t xml:space="preserve">73; </w:t>
        </w:r>
      </w:ins>
      <w:ins w:id="87" w:author="Meyer, Michael Frederick" w:date="2020-10-02T13:18:00Z">
        <w:r w:rsidR="003C79ED">
          <w:rPr>
            <w:rFonts w:ascii="Times New Roman" w:eastAsia="Times New Roman" w:hAnsi="Times New Roman" w:cs="Times New Roman"/>
            <w:sz w:val="24"/>
            <w:szCs w:val="24"/>
          </w:rPr>
          <w:t>p = 0.02)</w:t>
        </w:r>
      </w:ins>
      <w:ins w:id="88" w:author="Meyer, Michael Frederick" w:date="2020-10-02T13:19:00Z">
        <w:r w:rsidR="003C79ED">
          <w:rPr>
            <w:rFonts w:ascii="Times New Roman" w:eastAsia="Times New Roman" w:hAnsi="Times New Roman" w:cs="Times New Roman"/>
            <w:sz w:val="24"/>
            <w:szCs w:val="24"/>
          </w:rPr>
          <w:t xml:space="preserve"> </w:t>
        </w:r>
      </w:ins>
      <w:ins w:id="89" w:author="Meyer, Michael Frederick" w:date="2020-10-02T13:18:00Z">
        <w:r w:rsidR="003C79ED">
          <w:rPr>
            <w:rFonts w:ascii="Times New Roman" w:eastAsia="Times New Roman" w:hAnsi="Times New Roman" w:cs="Times New Roman"/>
            <w:sz w:val="24"/>
            <w:szCs w:val="24"/>
          </w:rPr>
          <w:t xml:space="preserve">and amphipods </w:t>
        </w:r>
      </w:ins>
      <w:ins w:id="90" w:author="Meyer, Michael Frederick" w:date="2020-10-02T13:19:00Z">
        <w:r w:rsidR="003C79ED">
          <w:rPr>
            <w:rFonts w:ascii="Times New Roman" w:eastAsia="Times New Roman" w:hAnsi="Times New Roman" w:cs="Times New Roman"/>
            <w:sz w:val="24"/>
            <w:szCs w:val="24"/>
          </w:rPr>
          <w:t xml:space="preserve">(Figure </w:t>
        </w:r>
      </w:ins>
      <w:r w:rsidR="00814CE9">
        <w:rPr>
          <w:rFonts w:ascii="Times New Roman" w:eastAsia="Times New Roman" w:hAnsi="Times New Roman" w:cs="Times New Roman"/>
          <w:sz w:val="24"/>
          <w:szCs w:val="24"/>
        </w:rPr>
        <w:t>6</w:t>
      </w:r>
      <w:ins w:id="91" w:author="Meyer, Michael Frederick" w:date="2020-10-02T13:19:00Z">
        <w:r w:rsidR="003C79ED">
          <w:rPr>
            <w:rFonts w:ascii="Times New Roman" w:eastAsia="Times New Roman" w:hAnsi="Times New Roman" w:cs="Times New Roman"/>
            <w:sz w:val="24"/>
            <w:szCs w:val="24"/>
          </w:rPr>
          <w:t>).</w:t>
        </w:r>
      </w:ins>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7D4425C7"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w:t>
      </w:r>
      <w:commentRangeStart w:id="92"/>
      <w:commentRangeStart w:id="93"/>
      <w:commentRangeStart w:id="94"/>
      <w:commentRangeStart w:id="95"/>
      <w:r w:rsidR="004668F9">
        <w:rPr>
          <w:rFonts w:ascii="Times New Roman" w:eastAsia="Times New Roman" w:hAnsi="Times New Roman" w:cs="Times New Roman"/>
          <w:sz w:val="24"/>
          <w:szCs w:val="24"/>
        </w:rPr>
        <w:t>communities</w:t>
      </w:r>
      <w:commentRangeEnd w:id="92"/>
      <w:r w:rsidR="007117D1">
        <w:rPr>
          <w:rStyle w:val="CommentReference"/>
        </w:rPr>
        <w:commentReference w:id="92"/>
      </w:r>
      <w:commentRangeEnd w:id="93"/>
      <w:commentRangeEnd w:id="94"/>
      <w:commentRangeEnd w:id="95"/>
      <w:r w:rsidR="00362BC4">
        <w:rPr>
          <w:rStyle w:val="CommentReference"/>
        </w:rPr>
        <w:commentReference w:id="93"/>
      </w:r>
      <w:r w:rsidR="007117D1">
        <w:rPr>
          <w:rStyle w:val="CommentReference"/>
        </w:rPr>
        <w:commentReference w:id="94"/>
      </w:r>
      <w:r w:rsidR="00362BC4">
        <w:rPr>
          <w:rStyle w:val="CommentReference"/>
        </w:rPr>
        <w:commentReference w:id="95"/>
      </w:r>
      <w:r w:rsidR="004668F9">
        <w:rPr>
          <w:rFonts w:ascii="Times New Roman" w:eastAsia="Times New Roman" w:hAnsi="Times New Roman" w:cs="Times New Roman"/>
          <w:sz w:val="24"/>
          <w:szCs w:val="24"/>
        </w:rPr>
        <w:t xml:space="preserve">. Unlike previous studies,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4325AAF8"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imbalance creates opportunity 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 xml:space="preserve">new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w:t>
      </w:r>
      <w:r w:rsidR="00FB2203">
        <w:rPr>
          <w:rFonts w:ascii="Times New Roman" w:eastAsia="Times New Roman" w:hAnsi="Times New Roman" w:cs="Times New Roman"/>
          <w:sz w:val="24"/>
          <w:szCs w:val="24"/>
        </w:rPr>
        <w:lastRenderedPageBreak/>
        <w:t xml:space="preserve">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(Czekalski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066848C3"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Investigating PPCP concentrations across </w:t>
      </w:r>
      <w:proofErr w:type="spellStart"/>
      <w:r>
        <w:rPr>
          <w:rFonts w:ascii="Times New Roman" w:eastAsia="Times New Roman" w:hAnsi="Times New Roman" w:cs="Times New Roman"/>
          <w:sz w:val="24"/>
          <w:szCs w:val="24"/>
        </w:rPr>
        <w:t>limnic</w:t>
      </w:r>
      <w:proofErr w:type="spellEnd"/>
      <w:r>
        <w:rPr>
          <w:rFonts w:ascii="Times New Roman" w:eastAsia="Times New Roman" w:hAnsi="Times New Roman" w:cs="Times New Roman"/>
          <w:sz w:val="24"/>
          <w:szCs w:val="24"/>
        </w:rPr>
        <w:t xml:space="preserve">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 et al., 2013). Although our study was not designed to evaluate the toxicological effects of PPCPs themselves, future studies could usefully address toxicological effects of PPCPs on nearshore Baikal biota</w:t>
      </w:r>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234BE346"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lastRenderedPageBreak/>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EF9645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6859F68C"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w:t>
      </w:r>
      <w:commentRangeStart w:id="96"/>
      <w:r w:rsidR="007E0747">
        <w:rPr>
          <w:rFonts w:ascii="Times New Roman" w:eastAsia="Times New Roman" w:hAnsi="Times New Roman" w:cs="Times New Roman"/>
          <w:sz w:val="24"/>
          <w:szCs w:val="24"/>
        </w:rPr>
        <w:t xml:space="preserve">Periphyton </w:t>
      </w:r>
      <w:del w:id="97" w:author="Meyer, Michael Frederick" w:date="2020-10-02T13:30:00Z">
        <w:r w:rsidR="007E0747" w:rsidDel="003C79ED">
          <w:rPr>
            <w:rFonts w:ascii="Times New Roman" w:eastAsia="Times New Roman" w:hAnsi="Times New Roman" w:cs="Times New Roman"/>
            <w:sz w:val="24"/>
            <w:szCs w:val="24"/>
          </w:rPr>
          <w:delText xml:space="preserve">essential </w:delText>
        </w:r>
      </w:del>
      <w:r w:rsidR="007E0747">
        <w:rPr>
          <w:rFonts w:ascii="Times New Roman" w:eastAsia="Times New Roman" w:hAnsi="Times New Roman" w:cs="Times New Roman"/>
          <w:sz w:val="24"/>
          <w:szCs w:val="24"/>
        </w:rPr>
        <w:t>fatty acid profiles from sites with higher sewage pollution had higher levels of 18:3ω3</w:t>
      </w:r>
      <w:ins w:id="98" w:author="Meyer, Michael Frederick" w:date="2020-10-02T13:36:00Z">
        <w:r w:rsidR="00911372">
          <w:rPr>
            <w:rFonts w:ascii="Times New Roman" w:eastAsia="Times New Roman" w:hAnsi="Times New Roman" w:cs="Times New Roman"/>
            <w:sz w:val="24"/>
            <w:szCs w:val="24"/>
          </w:rPr>
          <w:t>, 18:1ω9,</w:t>
        </w:r>
      </w:ins>
      <w:ins w:id="99" w:author="Meyer, Michael Frederick" w:date="2020-10-02T13:37:00Z">
        <w:r w:rsidR="00911372">
          <w:rPr>
            <w:rFonts w:ascii="Times New Roman" w:eastAsia="Times New Roman" w:hAnsi="Times New Roman" w:cs="Times New Roman"/>
            <w:sz w:val="24"/>
            <w:szCs w:val="24"/>
          </w:rPr>
          <w:t xml:space="preserve"> 18:2ω6, and 16:0</w:t>
        </w:r>
      </w:ins>
      <w:r w:rsidR="00814CE9">
        <w:rPr>
          <w:rFonts w:ascii="Times New Roman" w:eastAsia="Times New Roman" w:hAnsi="Times New Roman" w:cs="Times New Roman"/>
          <w:sz w:val="24"/>
          <w:szCs w:val="24"/>
        </w:rPr>
        <w:t xml:space="preserve"> </w:t>
      </w:r>
      <w:del w:id="100" w:author="Meyer, Michael Frederick" w:date="2020-10-02T13:30:00Z">
        <w:r w:rsidR="007E0747" w:rsidDel="003C79ED">
          <w:rPr>
            <w:rFonts w:ascii="Times New Roman" w:eastAsia="Times New Roman" w:hAnsi="Times New Roman" w:cs="Times New Roman"/>
            <w:sz w:val="24"/>
            <w:szCs w:val="24"/>
          </w:rPr>
          <w:delText xml:space="preserve"> and 18:4ω3 </w:delText>
        </w:r>
      </w:del>
      <w:r w:rsidR="007E0747">
        <w:rPr>
          <w:rFonts w:ascii="Times New Roman" w:eastAsia="Times New Roman" w:hAnsi="Times New Roman" w:cs="Times New Roman"/>
          <w:sz w:val="24"/>
          <w:szCs w:val="24"/>
        </w:rPr>
        <w:t>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ins w:id="101" w:author="Meyer, Michael Frederick" w:date="2020-10-02T13:37:00Z">
        <w:r w:rsidR="00911372">
          <w:rPr>
            <w:rFonts w:ascii="Times New Roman" w:eastAsia="Times New Roman" w:hAnsi="Times New Roman" w:cs="Times New Roman"/>
            <w:sz w:val="24"/>
            <w:szCs w:val="24"/>
          </w:rPr>
          <w:t>16</w:t>
        </w:r>
      </w:ins>
      <w:del w:id="102" w:author="Meyer, Michael Frederick" w:date="2020-10-02T13:37:00Z">
        <w:r w:rsidR="00205365" w:rsidDel="00911372">
          <w:rPr>
            <w:rFonts w:ascii="Times New Roman" w:eastAsia="Times New Roman" w:hAnsi="Times New Roman" w:cs="Times New Roman"/>
            <w:sz w:val="24"/>
            <w:szCs w:val="24"/>
          </w:rPr>
          <w:delText>22</w:delText>
        </w:r>
      </w:del>
      <w:r w:rsidR="00205365">
        <w:rPr>
          <w:rFonts w:ascii="Times New Roman" w:eastAsia="Times New Roman" w:hAnsi="Times New Roman" w:cs="Times New Roman"/>
          <w:sz w:val="24"/>
          <w:szCs w:val="24"/>
        </w:rPr>
        <w:t>:</w:t>
      </w:r>
      <w:ins w:id="103" w:author="Meyer, Michael Frederick" w:date="2020-10-02T13:37:00Z">
        <w:r w:rsidR="00911372">
          <w:rPr>
            <w:rFonts w:ascii="Times New Roman" w:eastAsia="Times New Roman" w:hAnsi="Times New Roman" w:cs="Times New Roman"/>
            <w:sz w:val="24"/>
            <w:szCs w:val="24"/>
          </w:rPr>
          <w:t>1</w:t>
        </w:r>
      </w:ins>
      <w:del w:id="104" w:author="Meyer, Michael Frederick" w:date="2020-10-02T13:37:00Z">
        <w:r w:rsidR="00205365" w:rsidDel="00911372">
          <w:rPr>
            <w:rFonts w:ascii="Times New Roman" w:eastAsia="Times New Roman" w:hAnsi="Times New Roman" w:cs="Times New Roman"/>
            <w:sz w:val="24"/>
            <w:szCs w:val="24"/>
          </w:rPr>
          <w:delText>5</w:delText>
        </w:r>
      </w:del>
      <w:r w:rsidR="00205365">
        <w:rPr>
          <w:rFonts w:ascii="Times New Roman" w:eastAsia="Times New Roman" w:hAnsi="Times New Roman" w:cs="Times New Roman"/>
          <w:sz w:val="24"/>
          <w:szCs w:val="24"/>
        </w:rPr>
        <w:t>ω</w:t>
      </w:r>
      <w:ins w:id="105" w:author="Meyer, Michael Frederick" w:date="2020-10-02T13:37:00Z">
        <w:r w:rsidR="00911372">
          <w:rPr>
            <w:rFonts w:ascii="Times New Roman" w:eastAsia="Times New Roman" w:hAnsi="Times New Roman" w:cs="Times New Roman"/>
            <w:sz w:val="24"/>
            <w:szCs w:val="24"/>
          </w:rPr>
          <w:t>7</w:t>
        </w:r>
      </w:ins>
      <w:del w:id="106" w:author="Meyer, Michael Frederick" w:date="2020-10-02T13:37:00Z">
        <w:r w:rsidR="00205365" w:rsidDel="00911372">
          <w:rPr>
            <w:rFonts w:ascii="Times New Roman" w:eastAsia="Times New Roman" w:hAnsi="Times New Roman" w:cs="Times New Roman"/>
            <w:sz w:val="24"/>
            <w:szCs w:val="24"/>
          </w:rPr>
          <w:delText>3</w:delText>
        </w:r>
      </w:del>
      <w:r w:rsidR="00205365">
        <w:rPr>
          <w:rFonts w:ascii="Times New Roman" w:eastAsia="Times New Roman" w:hAnsi="Times New Roman" w:cs="Times New Roman"/>
          <w:sz w:val="24"/>
          <w:szCs w:val="24"/>
        </w:rPr>
        <w:t xml:space="preserve">, </w:t>
      </w:r>
      <w:ins w:id="107" w:author="Meyer, Michael Frederick" w:date="2020-10-02T13:37:00Z">
        <w:r w:rsidR="00911372">
          <w:rPr>
            <w:rFonts w:ascii="Times New Roman" w:eastAsia="Times New Roman" w:hAnsi="Times New Roman" w:cs="Times New Roman"/>
            <w:sz w:val="24"/>
            <w:szCs w:val="24"/>
          </w:rPr>
          <w:t>16:0, and 14:0</w:t>
        </w:r>
      </w:ins>
      <w:r w:rsidR="00814CE9">
        <w:rPr>
          <w:rFonts w:ascii="Times New Roman" w:eastAsia="Times New Roman" w:hAnsi="Times New Roman" w:cs="Times New Roman"/>
          <w:sz w:val="24"/>
          <w:szCs w:val="24"/>
        </w:rPr>
        <w:t xml:space="preserve"> </w:t>
      </w:r>
      <w:del w:id="108" w:author="Meyer, Michael Frederick" w:date="2020-10-02T13:37:00Z">
        <w:r w:rsidR="007E0747" w:rsidDel="00911372">
          <w:rPr>
            <w:rFonts w:ascii="Times New Roman" w:eastAsia="Times New Roman" w:hAnsi="Times New Roman" w:cs="Times New Roman"/>
            <w:sz w:val="24"/>
            <w:szCs w:val="24"/>
          </w:rPr>
          <w:delText xml:space="preserve">and 22:6ω3 </w:delText>
        </w:r>
      </w:del>
      <w:r w:rsidR="007E0747">
        <w:rPr>
          <w:rFonts w:ascii="Times New Roman" w:eastAsia="Times New Roman" w:hAnsi="Times New Roman" w:cs="Times New Roman"/>
          <w:sz w:val="24"/>
          <w:szCs w:val="24"/>
        </w:rPr>
        <w:t xml:space="preserve">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commentRangeEnd w:id="96"/>
      <w:r w:rsidR="002E1676">
        <w:rPr>
          <w:rStyle w:val="CommentReference"/>
        </w:rPr>
        <w:commentReference w:id="96"/>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ins w:id="109" w:author="Meyer, Michael Frederick" w:date="2020-10-02T13:38:00Z">
        <w:r w:rsidR="00911372">
          <w:rPr>
            <w:rFonts w:ascii="Times New Roman" w:eastAsia="Times New Roman" w:hAnsi="Times New Roman" w:cs="Times New Roman"/>
            <w:sz w:val="24"/>
            <w:szCs w:val="24"/>
          </w:rPr>
          <w:t xml:space="preserve">, which we observed from our periphyton </w:t>
        </w:r>
      </w:ins>
      <w:r w:rsidR="00814CE9">
        <w:rPr>
          <w:rFonts w:ascii="Times New Roman" w:eastAsia="Times New Roman" w:hAnsi="Times New Roman" w:cs="Times New Roman"/>
          <w:sz w:val="24"/>
          <w:szCs w:val="24"/>
        </w:rPr>
        <w:t>community composition</w:t>
      </w:r>
      <w:ins w:id="110" w:author="Meyer, Michael Frederick" w:date="2020-10-02T13:38:00Z">
        <w:r w:rsidR="00911372">
          <w:rPr>
            <w:rFonts w:ascii="Times New Roman" w:eastAsia="Times New Roman" w:hAnsi="Times New Roman" w:cs="Times New Roman"/>
            <w:sz w:val="24"/>
            <w:szCs w:val="24"/>
          </w:rPr>
          <w:t xml:space="preserve"> analysis (Figure </w:t>
        </w:r>
      </w:ins>
      <w:r w:rsidR="00814CE9">
        <w:rPr>
          <w:rFonts w:ascii="Times New Roman" w:eastAsia="Times New Roman" w:hAnsi="Times New Roman" w:cs="Times New Roman"/>
          <w:sz w:val="24"/>
          <w:szCs w:val="24"/>
        </w:rPr>
        <w:t>3</w:t>
      </w:r>
      <w:ins w:id="111" w:author="Meyer, Michael Frederick" w:date="2020-10-02T13:38:00Z">
        <w:r w:rsidR="00911372">
          <w:rPr>
            <w:rFonts w:ascii="Times New Roman" w:eastAsia="Times New Roman" w:hAnsi="Times New Roman" w:cs="Times New Roman"/>
            <w:sz w:val="24"/>
            <w:szCs w:val="24"/>
          </w:rPr>
          <w:t>)</w:t>
        </w:r>
      </w:ins>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3671AA">
        <w:rPr>
          <w:rFonts w:ascii="Times New Roman" w:eastAsia="Times New Roman" w:hAnsi="Times New Roman" w:cs="Times New Roman"/>
          <w:sz w:val="24"/>
          <w:szCs w:val="24"/>
          <w:highlight w:val="white"/>
        </w:rPr>
        <w:t>with 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AC15C9F"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Among the array of fatty acids synthesized in algal communities, essential fatty acids (EFAs) are most likely to be taxonomically associated and influenced by changing community composition</w:t>
      </w:r>
      <w:commentRangeStart w:id="112"/>
      <w:r>
        <w:rPr>
          <w:rFonts w:ascii="Times New Roman" w:eastAsia="Times New Roman" w:hAnsi="Times New Roman" w:cs="Times New Roman"/>
          <w:sz w:val="24"/>
          <w:szCs w:val="24"/>
          <w:highlight w:val="white"/>
        </w:rPr>
        <w:t xml:space="preserve">. </w:t>
      </w:r>
      <w:commentRangeEnd w:id="112"/>
      <w:r w:rsidR="002E1676">
        <w:rPr>
          <w:rStyle w:val="CommentReference"/>
        </w:rPr>
        <w:commentReference w:id="112"/>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w:t>
      </w:r>
      <w:commentRangeStart w:id="113"/>
      <w:r>
        <w:rPr>
          <w:rFonts w:ascii="Times New Roman" w:eastAsia="Times New Roman" w:hAnsi="Times New Roman" w:cs="Times New Roman"/>
          <w:sz w:val="24"/>
          <w:szCs w:val="24"/>
        </w:rPr>
        <w:t>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18:3ω3</w:t>
      </w:r>
      <w:ins w:id="114" w:author="Meyer, Michael Frederick" w:date="2020-10-02T13:39:00Z">
        <w:r w:rsidR="00911372">
          <w:rPr>
            <w:rFonts w:ascii="Times New Roman" w:eastAsia="Times New Roman" w:hAnsi="Times New Roman" w:cs="Times New Roman"/>
            <w:sz w:val="24"/>
            <w:szCs w:val="24"/>
          </w:rPr>
          <w:t xml:space="preserve">, 18:2ω6, and </w:t>
        </w:r>
      </w:ins>
      <w:del w:id="115" w:author="Meyer, Michael Frederick" w:date="2020-09-24T18:20:00Z">
        <w:r w:rsidDel="003B14BF">
          <w:rPr>
            <w:rFonts w:ascii="Times New Roman" w:eastAsia="Times New Roman" w:hAnsi="Times New Roman" w:cs="Times New Roman"/>
            <w:sz w:val="24"/>
            <w:szCs w:val="24"/>
          </w:rPr>
          <w:delText xml:space="preserve">, 18:4ω3, </w:delText>
        </w:r>
      </w:del>
      <w:r>
        <w:rPr>
          <w:rFonts w:ascii="Times New Roman" w:eastAsia="Times New Roman" w:hAnsi="Times New Roman" w:cs="Times New Roman"/>
          <w:sz w:val="24"/>
          <w:szCs w:val="24"/>
        </w:rPr>
        <w:t>20:5ω3</w:t>
      </w:r>
      <w:del w:id="116" w:author="Meyer, Michael Frederick" w:date="2020-09-24T18:20:00Z">
        <w:r w:rsidDel="003B14BF">
          <w:rPr>
            <w:rFonts w:ascii="Times New Roman" w:eastAsia="Times New Roman" w:hAnsi="Times New Roman" w:cs="Times New Roman"/>
            <w:sz w:val="24"/>
            <w:szCs w:val="24"/>
          </w:rPr>
          <w:delText xml:space="preserve">, </w:delText>
        </w:r>
        <w:r w:rsidR="00361037" w:rsidDel="003B14BF">
          <w:rPr>
            <w:rFonts w:ascii="Times New Roman" w:eastAsia="Times New Roman" w:hAnsi="Times New Roman" w:cs="Times New Roman"/>
            <w:sz w:val="24"/>
            <w:szCs w:val="24"/>
          </w:rPr>
          <w:delText xml:space="preserve">22:5ω3, </w:delText>
        </w:r>
        <w:r w:rsidDel="003B14BF">
          <w:rPr>
            <w:rFonts w:ascii="Times New Roman" w:eastAsia="Times New Roman" w:hAnsi="Times New Roman" w:cs="Times New Roman"/>
            <w:sz w:val="24"/>
            <w:szCs w:val="24"/>
          </w:rPr>
          <w:delText xml:space="preserve">and 22:6ω3 </w:delText>
        </w:r>
      </w:del>
      <w:r>
        <w:rPr>
          <w:rFonts w:ascii="Times New Roman" w:eastAsia="Times New Roman" w:hAnsi="Times New Roman" w:cs="Times New Roman"/>
          <w:sz w:val="24"/>
          <w:szCs w:val="24"/>
        </w:rPr>
        <w:t>had the highest coefficient of variation between sites.</w:t>
      </w:r>
      <w:commentRangeEnd w:id="113"/>
      <w:r w:rsidR="002E1676">
        <w:rPr>
          <w:rStyle w:val="CommentReference"/>
        </w:rPr>
        <w:commentReference w:id="113"/>
      </w:r>
      <w:r>
        <w:rPr>
          <w:rFonts w:ascii="Times New Roman" w:eastAsia="Times New Roman" w:hAnsi="Times New Roman" w:cs="Times New Roman"/>
          <w:sz w:val="24"/>
          <w:szCs w:val="24"/>
        </w:rPr>
        <w:t xml:space="preserve"> Because these </w:t>
      </w:r>
      <w:del w:id="117" w:author="Meyer, Michael Frederick" w:date="2020-10-02T13:39:00Z">
        <w:r w:rsidR="00361037" w:rsidDel="00911372">
          <w:rPr>
            <w:rFonts w:ascii="Times New Roman" w:eastAsia="Times New Roman" w:hAnsi="Times New Roman" w:cs="Times New Roman"/>
            <w:sz w:val="24"/>
            <w:szCs w:val="24"/>
          </w:rPr>
          <w:delText>five</w:delText>
        </w:r>
        <w:r w:rsidDel="00911372">
          <w:rPr>
            <w:rFonts w:ascii="Times New Roman" w:eastAsia="Times New Roman" w:hAnsi="Times New Roman" w:cs="Times New Roman"/>
            <w:sz w:val="24"/>
            <w:szCs w:val="24"/>
          </w:rPr>
          <w:delText xml:space="preserve"> </w:delText>
        </w:r>
      </w:del>
      <w:ins w:id="118" w:author="Meyer, Michael Frederick" w:date="2020-10-02T13:39:00Z">
        <w:r w:rsidR="00911372">
          <w:rPr>
            <w:rFonts w:ascii="Times New Roman" w:eastAsia="Times New Roman" w:hAnsi="Times New Roman" w:cs="Times New Roman"/>
            <w:sz w:val="24"/>
            <w:szCs w:val="24"/>
          </w:rPr>
          <w:t xml:space="preserve">three </w:t>
        </w:r>
      </w:ins>
      <w:r>
        <w:rPr>
          <w:rFonts w:ascii="Times New Roman" w:eastAsia="Times New Roman" w:hAnsi="Times New Roman" w:cs="Times New Roman"/>
          <w:sz w:val="24"/>
          <w:szCs w:val="24"/>
        </w:rPr>
        <w:t xml:space="preserve">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w:t>
      </w:r>
      <w:del w:id="119" w:author="Meyer, Michael Frederick" w:date="2020-10-02T13:43:00Z">
        <w:r w:rsidDel="00FD08A5">
          <w:rPr>
            <w:rFonts w:ascii="Times New Roman" w:eastAsia="Times New Roman" w:hAnsi="Times New Roman" w:cs="Times New Roman"/>
            <w:sz w:val="24"/>
            <w:szCs w:val="24"/>
          </w:rPr>
          <w:delText>4</w:delText>
        </w:r>
      </w:del>
      <w:ins w:id="120" w:author="Meyer, Michael Frederick" w:date="2020-10-02T13:43:00Z">
        <w:r w:rsidR="00FD08A5">
          <w:rPr>
            <w:rFonts w:ascii="Times New Roman" w:eastAsia="Times New Roman" w:hAnsi="Times New Roman" w:cs="Times New Roman"/>
            <w:sz w:val="24"/>
            <w:szCs w:val="24"/>
          </w:rPr>
          <w:t>2</w:t>
        </w:r>
      </w:ins>
      <w:r>
        <w:rPr>
          <w:rFonts w:ascii="Times New Roman" w:eastAsia="Times New Roman" w:hAnsi="Times New Roman" w:cs="Times New Roman"/>
          <w:sz w:val="24"/>
          <w:szCs w:val="24"/>
        </w:rPr>
        <w:t>ω</w:t>
      </w:r>
      <w:ins w:id="121" w:author="Meyer, Michael Frederick" w:date="2020-10-02T13:43:00Z">
        <w:r w:rsidR="00FD08A5">
          <w:rPr>
            <w:rFonts w:ascii="Times New Roman" w:eastAsia="Times New Roman" w:hAnsi="Times New Roman" w:cs="Times New Roman"/>
            <w:sz w:val="24"/>
            <w:szCs w:val="24"/>
          </w:rPr>
          <w:t>6</w:t>
        </w:r>
      </w:ins>
      <w:del w:id="122" w:author="Meyer, Michael Frederick" w:date="2020-10-02T13:43:00Z">
        <w:r w:rsidDel="00FD08A5">
          <w:rPr>
            <w:rFonts w:ascii="Times New Roman" w:eastAsia="Times New Roman" w:hAnsi="Times New Roman" w:cs="Times New Roman"/>
            <w:sz w:val="24"/>
            <w:szCs w:val="24"/>
          </w:rPr>
          <w:delText>3</w:delText>
        </w:r>
      </w:del>
      <w:r>
        <w:rPr>
          <w:rFonts w:ascii="Times New Roman" w:eastAsia="Times New Roman" w:hAnsi="Times New Roman" w:cs="Times New Roman"/>
          <w:sz w:val="24"/>
          <w:szCs w:val="24"/>
        </w:rPr>
        <w:t xml:space="preserve"> have been previously </w:t>
      </w:r>
      <w:r>
        <w:rPr>
          <w:rFonts w:ascii="Times New Roman" w:eastAsia="Times New Roman" w:hAnsi="Times New Roman" w:cs="Times New Roman"/>
          <w:sz w:val="24"/>
          <w:szCs w:val="24"/>
        </w:rPr>
        <w:lastRenderedPageBreak/>
        <w:t xml:space="preserve">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(Osipova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w:t>
      </w:r>
      <w:commentRangeStart w:id="123"/>
      <w:r>
        <w:rPr>
          <w:rFonts w:ascii="Times New Roman" w:eastAsia="Times New Roman" w:hAnsi="Times New Roman" w:cs="Times New Roman"/>
          <w:sz w:val="24"/>
          <w:szCs w:val="24"/>
        </w:rPr>
        <w:t>20:5ω3</w:t>
      </w:r>
      <w:ins w:id="124" w:author="Meyer, Michael Frederick" w:date="2020-10-02T13:43:00Z">
        <w:r w:rsidR="00FD08A5">
          <w:rPr>
            <w:rFonts w:ascii="Times New Roman" w:eastAsia="Times New Roman" w:hAnsi="Times New Roman" w:cs="Times New Roman"/>
            <w:sz w:val="24"/>
            <w:szCs w:val="24"/>
          </w:rPr>
          <w:t xml:space="preserve"> </w:t>
        </w:r>
      </w:ins>
      <w:del w:id="125" w:author="Meyer, Michael Frederick" w:date="2020-10-02T13:43:00Z">
        <w:r w:rsidR="00361037" w:rsidDel="00FD08A5">
          <w:rPr>
            <w:rFonts w:ascii="Times New Roman" w:eastAsia="Times New Roman" w:hAnsi="Times New Roman" w:cs="Times New Roman"/>
            <w:sz w:val="24"/>
            <w:szCs w:val="24"/>
          </w:rPr>
          <w:delText>, 22:5ω3,</w:delText>
        </w:r>
        <w:r w:rsidDel="00FD08A5">
          <w:rPr>
            <w:rFonts w:ascii="Times New Roman" w:eastAsia="Times New Roman" w:hAnsi="Times New Roman" w:cs="Times New Roman"/>
            <w:sz w:val="24"/>
            <w:szCs w:val="24"/>
          </w:rPr>
          <w:delText xml:space="preserve"> and 22:6ω3 </w:delText>
        </w:r>
      </w:del>
      <w:r>
        <w:rPr>
          <w:rFonts w:ascii="Times New Roman" w:eastAsia="Times New Roman" w:hAnsi="Times New Roman" w:cs="Times New Roman"/>
          <w:sz w:val="24"/>
          <w:szCs w:val="24"/>
        </w:rPr>
        <w:t xml:space="preserve">have previously been associated with </w:t>
      </w:r>
      <w:proofErr w:type="spellStart"/>
      <w:ins w:id="126" w:author="Meyer, Michael Frederick" w:date="2020-10-02T13:47:00Z">
        <w:r w:rsidR="00FD08A5">
          <w:rPr>
            <w:rFonts w:ascii="Times New Roman" w:eastAsia="Times New Roman" w:hAnsi="Times New Roman" w:cs="Times New Roman"/>
            <w:sz w:val="24"/>
            <w:szCs w:val="24"/>
          </w:rPr>
          <w:t>Baikalian</w:t>
        </w:r>
        <w:proofErr w:type="spellEnd"/>
        <w:r w:rsidR="00FD08A5">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diatoms </w:t>
      </w:r>
      <w:r>
        <w:rPr>
          <w:rFonts w:ascii="Times New Roman" w:eastAsia="Times New Roman" w:hAnsi="Times New Roman" w:cs="Times New Roman"/>
          <w:sz w:val="24"/>
          <w:szCs w:val="24"/>
        </w:rPr>
        <w:fldChar w:fldCharType="begin"/>
      </w:r>
      <w:ins w:id="127" w:author="Meyer, Michael Frederick" w:date="2020-10-02T13:47:00Z">
        <w:r w:rsidR="00FD08A5">
          <w:rPr>
            <w:rFonts w:ascii="Times New Roman" w:eastAsia="Times New Roman" w:hAnsi="Times New Roman" w:cs="Times New Roman"/>
            <w:sz w:val="24"/>
            <w:szCs w:val="24"/>
          </w:rPr>
          <w:instrText xml:space="preserve"> ADDIN ZOTERO_ITEM CSL_CITATION {"citationID":"J8BsxUPv","properties":{"formattedCitation":"(Shishlyannikov et al. 2018)","plainCitation":"(Shishlyannikov et al. 2018)","noteIndex":0},"citationItems":[{"id":3939,"uris":["http://zotero.org/users/2645460/items/XRUBREWZ"],"uri":["http://zotero.org/users/2645460/items/XRUBREWZ"],"itemData":{"id":3939,"type":"article-journal","abstract":"Recent changes in phytoplankton community in Lake Baikal suggest the reduction in bloom of endemic diatoms takes place. How much these changes affect primary production remains unknown. Fatty acids are suitable biomarkers of the phytoplankton food quality. In our work we present the data of the qualitative and quantitative analysis of fatty acids (FA) in net samples of Lake Baikal phytoplankton. According to microscopic analysis of the samples the main phytoplankton groups were diatoms (Bacillarophyceae), golden algae (Chrysophyceae), green algae (Chlorophyceae), and Dinophytes (Dinophyceae). Visual quantification of cells showed that Synedra acus subsp. radians, Aulacoseira islandica, Synedra ulna, and Aulacoseira baicalensis were dominant diatom species. The first three species are cosmopolitan and the last one is endemic. Gas chromatography–mass spectrometry analysis revealed that the fatty acid biomarker values reflect changes in phytoplankton community structure in Lake Baikal. The trophic markers of the phytoplankton dominated by endemic A. baicalensis were higher compared to the phytoplankton dominated by cosmopolitan S. acus subsp. radians. The long-chain essential FA (LCEFA, %DW) and FA-based food quality index (FQI) for endemic assemblage were 1.85 and 0.75, while for the cosmopolitan assemblage −0.70 and 0.28, correspondingly. Our data suggest that reduction in bloom of endemic A. baicalensis may negatively affect the Lake Baikal ecosystem due to probable lower LCEFA production and, consequently, lower total productivity of the lake.","container-title":"Ecological Indicators","DOI":"10.1016/j.ecolind.2017.11.052","ISSN":"1470-160X","journalAbbreviation":"Ecological Indicators","language":"en","page":"878-886","source":"ScienceDirect","title":"Fatty acid trophic markers in Lake Baikal phytoplankton: A comparison of endemic and cosmopolitan diatom-dominated phytoplankton assemblages","title-short":"Fatty acid trophic markers in Lake Baikal phytoplankton","volume":"85","author":[{"family":"Shishlyannikov","given":"Sergey M."},{"family":"Nikonova","given":"Alyona A."},{"family":"Bukin","given":"Yuri S."},{"family":"Gorshkov","given":"Alexander G."}],"issued":{"date-parts":[["2018",2,1]]}}}],"schema":"https://github.com/citation-style-language/schema/raw/master/csl-citation.json"} </w:instrText>
        </w:r>
      </w:ins>
      <w:del w:id="128" w:author="Meyer, Michael Frederick" w:date="2020-10-02T13:47:00Z">
        <w:r w:rsidDel="00FD08A5">
          <w:rPr>
            <w:rFonts w:ascii="Times New Roman" w:eastAsia="Times New Roman" w:hAnsi="Times New Roman" w:cs="Times New Roman"/>
            <w:sz w:val="24"/>
            <w:szCs w:val="24"/>
          </w:rPr>
          <w:del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delInstrText>
        </w:r>
      </w:del>
      <w:r>
        <w:rPr>
          <w:rFonts w:ascii="Times New Roman" w:eastAsia="Times New Roman" w:hAnsi="Times New Roman" w:cs="Times New Roman"/>
          <w:sz w:val="24"/>
          <w:szCs w:val="24"/>
        </w:rPr>
        <w:fldChar w:fldCharType="separate"/>
      </w:r>
      <w:ins w:id="129" w:author="Meyer, Michael Frederick" w:date="2020-10-02T13:47:00Z">
        <w:r w:rsidR="00FD08A5" w:rsidRPr="00FD08A5">
          <w:rPr>
            <w:rFonts w:ascii="Times New Roman" w:hAnsi="Times New Roman" w:cs="Times New Roman"/>
            <w:sz w:val="24"/>
            <w:rPrChange w:id="130" w:author="Meyer, Michael Frederick" w:date="2020-10-02T13:47:00Z">
              <w:rPr/>
            </w:rPrChange>
          </w:rPr>
          <w:t>(Shishlyannikov et al. 2018)</w:t>
        </w:r>
      </w:ins>
      <w:del w:id="131" w:author="Meyer, Michael Frederick" w:date="2020-10-02T13:47:00Z">
        <w:r w:rsidRPr="00FD08A5" w:rsidDel="00FD08A5">
          <w:rPr>
            <w:rPrChange w:id="132" w:author="Meyer, Michael Frederick" w:date="2020-10-02T13:47:00Z">
              <w:rPr>
                <w:rFonts w:ascii="Times New Roman" w:hAnsi="Times New Roman" w:cs="Times New Roman"/>
                <w:sz w:val="24"/>
              </w:rPr>
            </w:rPrChange>
          </w:rPr>
          <w:delText>(Taipale et al. 2013)</w:delText>
        </w:r>
      </w:del>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123"/>
      <w:r w:rsidR="002E1676">
        <w:rPr>
          <w:rStyle w:val="CommentReference"/>
        </w:rPr>
        <w:commentReference w:id="123"/>
      </w:r>
      <w:commentRangeStart w:id="133"/>
      <w:r>
        <w:rPr>
          <w:rFonts w:ascii="Times New Roman" w:eastAsia="Times New Roman" w:hAnsi="Times New Roman" w:cs="Times New Roman"/>
          <w:sz w:val="24"/>
          <w:szCs w:val="24"/>
        </w:rPr>
        <w:t xml:space="preserve">Comparing the ratio of </w:t>
      </w:r>
      <w:ins w:id="134" w:author="Meyer, Michael Frederick" w:date="2020-10-02T13:48:00Z">
        <w:r w:rsidR="00FD08A5">
          <w:rPr>
            <w:rFonts w:ascii="Times New Roman" w:eastAsia="Times New Roman" w:hAnsi="Times New Roman" w:cs="Times New Roman"/>
            <w:sz w:val="24"/>
            <w:szCs w:val="24"/>
          </w:rPr>
          <w:t xml:space="preserve">filamentous green algae to diatoms </w:t>
        </w:r>
      </w:ins>
      <w:del w:id="135" w:author="Meyer, Michael Frederick" w:date="2020-10-02T13:48:00Z">
        <w:r w:rsidDel="00FD08A5">
          <w:rPr>
            <w:rFonts w:ascii="Times New Roman" w:eastAsia="Times New Roman" w:hAnsi="Times New Roman" w:cs="Times New Roman"/>
            <w:sz w:val="24"/>
            <w:szCs w:val="24"/>
          </w:rPr>
          <w:delText xml:space="preserve">(18:3ω3% + 18:4ω3%)/(20:5ω3% + </w:delText>
        </w:r>
        <w:r w:rsidR="00361037" w:rsidDel="00FD08A5">
          <w:rPr>
            <w:rFonts w:ascii="Times New Roman" w:eastAsia="Times New Roman" w:hAnsi="Times New Roman" w:cs="Times New Roman"/>
            <w:sz w:val="24"/>
            <w:szCs w:val="24"/>
          </w:rPr>
          <w:delText xml:space="preserve">22:5ω3% + </w:delText>
        </w:r>
        <w:r w:rsidDel="00FD08A5">
          <w:rPr>
            <w:rFonts w:ascii="Times New Roman" w:eastAsia="Times New Roman" w:hAnsi="Times New Roman" w:cs="Times New Roman"/>
            <w:sz w:val="24"/>
            <w:szCs w:val="24"/>
          </w:rPr>
          <w:delText>22:6ω3%)</w:delText>
        </w:r>
      </w:del>
      <w:r>
        <w:rPr>
          <w:rFonts w:ascii="Times New Roman" w:eastAsia="Times New Roman" w:hAnsi="Times New Roman" w:cs="Times New Roman"/>
          <w:sz w:val="24"/>
          <w:szCs w:val="24"/>
        </w:rPr>
        <w:t xml:space="preserve"> could therefore function as proxy for </w:t>
      </w:r>
      <w:del w:id="136" w:author="Meyer, Michael Frederick" w:date="2020-10-02T13:48:00Z">
        <w:r w:rsidDel="00FD08A5">
          <w:rPr>
            <w:rFonts w:ascii="Times New Roman" w:eastAsia="Times New Roman" w:hAnsi="Times New Roman" w:cs="Times New Roman"/>
            <w:sz w:val="24"/>
            <w:szCs w:val="24"/>
          </w:rPr>
          <w:delText>filamentous:diatom</w:delText>
        </w:r>
      </w:del>
      <w:ins w:id="137" w:author="Meyer, Michael Frederick" w:date="2020-10-02T13:48:00Z">
        <w:r w:rsidR="00FD08A5">
          <w:rPr>
            <w:rFonts w:ascii="Times New Roman" w:eastAsia="Times New Roman" w:hAnsi="Times New Roman" w:cs="Times New Roman"/>
            <w:sz w:val="24"/>
            <w:szCs w:val="24"/>
          </w:rPr>
          <w:t>each algal taxon’s</w:t>
        </w:r>
      </w:ins>
      <w:ins w:id="138" w:author="Meyer, Michael Frederick" w:date="2020-10-02T13:49:00Z">
        <w:r w:rsidR="00FD08A5">
          <w:rPr>
            <w:rFonts w:ascii="Times New Roman" w:eastAsia="Times New Roman" w:hAnsi="Times New Roman" w:cs="Times New Roman"/>
            <w:sz w:val="24"/>
            <w:szCs w:val="24"/>
          </w:rPr>
          <w:t xml:space="preserve"> relative</w:t>
        </w:r>
      </w:ins>
      <w:r>
        <w:rPr>
          <w:rFonts w:ascii="Times New Roman" w:eastAsia="Times New Roman" w:hAnsi="Times New Roman" w:cs="Times New Roman"/>
          <w:sz w:val="24"/>
          <w:szCs w:val="24"/>
        </w:rPr>
        <w:t xml:space="preserve"> abundance and potentially offer insights into feeding patterns for the grazers</w:t>
      </w:r>
      <w:commentRangeEnd w:id="133"/>
      <w:r w:rsidR="002E1676">
        <w:rPr>
          <w:rStyle w:val="CommentReference"/>
        </w:rPr>
        <w:commentReference w:id="133"/>
      </w:r>
      <w:r>
        <w:rPr>
          <w:rFonts w:ascii="Times New Roman" w:eastAsia="Times New Roman" w:hAnsi="Times New Roman" w:cs="Times New Roman"/>
          <w:sz w:val="24"/>
          <w:szCs w:val="24"/>
        </w:rPr>
        <w:t>.</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4758C42F"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194B195A"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A16987">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22:5ω3</w:t>
      </w:r>
      <w:r w:rsidR="00A16987">
        <w:rPr>
          <w:rFonts w:ascii="Times New Roman" w:eastAsia="Times New Roman" w:hAnsi="Times New Roman" w:cs="Times New Roman"/>
          <w:sz w:val="24"/>
          <w:szCs w:val="24"/>
        </w:rPr>
        <w:t>, and 22:6ω3</w:t>
      </w:r>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lastRenderedPageBreak/>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 xml:space="preserve">(Jeppesen et </w:t>
      </w:r>
      <w:r w:rsidR="00E97A2F" w:rsidRPr="00E97A2F">
        <w:rPr>
          <w:rFonts w:ascii="Times New Roman" w:hAnsi="Times New Roman" w:cs="Times New Roman"/>
          <w:sz w:val="24"/>
        </w:rPr>
        <w:lastRenderedPageBreak/>
        <w:t>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hese paired PPCP-biological samples have potential to offer a synoptic view of the impacts of sewage pollution, enabling regional and local monitoring to coordinate mitigation strategies</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66CC6B0A" w14:textId="77777777" w:rsidR="00240AC9" w:rsidRDefault="00A92B32" w:rsidP="00240AC9">
      <w:pPr>
        <w:pStyle w:val="Bibliography"/>
      </w:pPr>
      <w:r w:rsidRPr="00A92B32">
        <w:fldChar w:fldCharType="begin"/>
      </w:r>
      <w:r w:rsidR="003E64B9">
        <w:instrText xml:space="preserve"> ADDIN ZOTERO_BIBL {"uncited":[],"omitted":[],"custom":[]} CSL_BIBLIOGRAPHY </w:instrText>
      </w:r>
      <w:r w:rsidRPr="00A92B32">
        <w:fldChar w:fldCharType="separate"/>
      </w:r>
      <w:r w:rsidR="00240AC9">
        <w:t xml:space="preserve">Anderson, M. J. 2001. A new method for non-parametric multivariate analysis of variance. Austral Ecology </w:t>
      </w:r>
      <w:r w:rsidR="00240AC9">
        <w:rPr>
          <w:b/>
          <w:bCs/>
        </w:rPr>
        <w:t>26</w:t>
      </w:r>
      <w:r w:rsidR="00240AC9">
        <w:t>: 32–46. doi:10.1111/j.1442-9993.2001.01070.pp.x</w:t>
      </w:r>
    </w:p>
    <w:p w14:paraId="4B334CB4" w14:textId="77777777" w:rsidR="00240AC9" w:rsidRDefault="00240AC9" w:rsidP="00240AC9">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0A1268B7" w14:textId="77777777" w:rsidR="00240AC9" w:rsidRDefault="00240AC9" w:rsidP="00240AC9">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7F47E75A" w14:textId="77777777" w:rsidR="00240AC9" w:rsidRDefault="00240AC9" w:rsidP="00240AC9">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048374B7" w14:textId="77777777" w:rsidR="00240AC9" w:rsidRDefault="00240AC9" w:rsidP="00240AC9">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42213E43" w14:textId="77777777" w:rsidR="00240AC9" w:rsidRDefault="00240AC9" w:rsidP="00240AC9">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105E6982" w14:textId="77777777" w:rsidR="00240AC9" w:rsidRDefault="00240AC9" w:rsidP="00240AC9">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1102598D" w14:textId="77777777" w:rsidR="00240AC9" w:rsidRDefault="00240AC9" w:rsidP="00240AC9">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223227FA" w14:textId="77777777" w:rsidR="00240AC9" w:rsidRDefault="00240AC9" w:rsidP="00240AC9">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p>
    <w:p w14:paraId="79346CAC" w14:textId="77777777" w:rsidR="00240AC9" w:rsidRDefault="00240AC9" w:rsidP="00240AC9">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6B39EDEE" w14:textId="77777777" w:rsidR="00240AC9" w:rsidRDefault="00240AC9" w:rsidP="00240AC9">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2869AF96" w14:textId="77777777" w:rsidR="00240AC9" w:rsidRDefault="00240AC9" w:rsidP="00240AC9">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7981C529" w14:textId="77777777" w:rsidR="00240AC9" w:rsidRDefault="00240AC9" w:rsidP="00240AC9">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0275B487" w14:textId="77777777" w:rsidR="00240AC9" w:rsidRDefault="00240AC9" w:rsidP="00240AC9">
      <w:pPr>
        <w:pStyle w:val="Bibliography"/>
      </w:pPr>
      <w:r>
        <w:t xml:space="preserve">Czekalski, N., R. Sigdel, J. Birtel, B. Matthews, and H. Bürgmann. 2015. Does human activity impact the natural antibiotic resistance background? Abundance of antibiotic resistance genes in 21 Swiss lakes. Environment International </w:t>
      </w:r>
      <w:r>
        <w:rPr>
          <w:b/>
          <w:bCs/>
        </w:rPr>
        <w:t>81</w:t>
      </w:r>
      <w:r>
        <w:t>: 45–55. doi:10.1016/j.envint.2015.04.005</w:t>
      </w:r>
    </w:p>
    <w:p w14:paraId="789B519E" w14:textId="77777777" w:rsidR="00240AC9" w:rsidRDefault="00240AC9" w:rsidP="00240AC9">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79970B8A" w14:textId="77777777" w:rsidR="00240AC9" w:rsidRDefault="00240AC9" w:rsidP="00240AC9">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32A2A8B1" w14:textId="77777777" w:rsidR="00240AC9" w:rsidRDefault="00240AC9" w:rsidP="00240AC9">
      <w:pPr>
        <w:pStyle w:val="Bibliography"/>
      </w:pPr>
      <w:r>
        <w:lastRenderedPageBreak/>
        <w:t xml:space="preserve">Eerkes-Medrano, D., R. C. Thompson, and D. C. Aldridge. 2015. Microplastics in freshwater systems: A review of the emerging threats, identification of knowledge gaps and prioritisation of research needs. Water Research </w:t>
      </w:r>
      <w:r>
        <w:rPr>
          <w:b/>
          <w:bCs/>
        </w:rPr>
        <w:t>75</w:t>
      </w:r>
      <w:r>
        <w:t>: 63–82. doi:10.1016/j.watres.2015.02.012</w:t>
      </w:r>
    </w:p>
    <w:p w14:paraId="252E5602" w14:textId="77777777" w:rsidR="00240AC9" w:rsidRDefault="00240AC9" w:rsidP="00240AC9">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7DA65E0B" w14:textId="77777777" w:rsidR="00240AC9" w:rsidRDefault="00240AC9" w:rsidP="00240AC9">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7272CB99" w14:textId="77777777" w:rsidR="00240AC9" w:rsidRDefault="00240AC9" w:rsidP="00240AC9">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38F9934F" w14:textId="77777777" w:rsidR="00240AC9" w:rsidRDefault="00240AC9" w:rsidP="00240AC9">
      <w:pPr>
        <w:pStyle w:val="Bibliography"/>
      </w:pPr>
      <w:r>
        <w:t xml:space="preserve">Galloway, J. N., F. J. Dentener, D. G. Capone, and others. 2004. Nitrogen Cycles: Past, Present, and Future. Biogeochemistry </w:t>
      </w:r>
      <w:r>
        <w:rPr>
          <w:b/>
          <w:bCs/>
        </w:rPr>
        <w:t>70</w:t>
      </w:r>
      <w:r>
        <w:t>: 153–226. doi:10.1007/s10533-004-0370-0</w:t>
      </w:r>
    </w:p>
    <w:p w14:paraId="599518BC" w14:textId="77777777" w:rsidR="00240AC9" w:rsidRDefault="00240AC9" w:rsidP="00240AC9">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47E2D8BC" w14:textId="77777777" w:rsidR="00240AC9" w:rsidRDefault="00240AC9" w:rsidP="00240AC9">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64A18879" w14:textId="77777777" w:rsidR="00240AC9" w:rsidRDefault="00240AC9" w:rsidP="00240AC9">
      <w:pPr>
        <w:pStyle w:val="Bibliography"/>
      </w:pPr>
      <w:r>
        <w:t xml:space="preserve">Guzzo, M. M., G. D. Haffner, S. Sorge, S. A. Rush, and A. T. Fisk. 2011. Spatial and temporal variabilities of δ13C and δ15N within lower trophic levels of a large lake: implications for </w:t>
      </w:r>
      <w:r>
        <w:lastRenderedPageBreak/>
        <w:t xml:space="preserve">estimating trophic relationships of consumers. Hydrobiologia </w:t>
      </w:r>
      <w:r>
        <w:rPr>
          <w:b/>
          <w:bCs/>
        </w:rPr>
        <w:t>675</w:t>
      </w:r>
      <w:r>
        <w:t>: 41–53. doi:10.1007/s10750-011-0794-1</w:t>
      </w:r>
    </w:p>
    <w:p w14:paraId="23FD848B" w14:textId="77777777" w:rsidR="00240AC9" w:rsidRDefault="00240AC9" w:rsidP="00240AC9">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4FD28244" w14:textId="77777777" w:rsidR="00240AC9" w:rsidRDefault="00240AC9" w:rsidP="00240AC9">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9DC4644" w14:textId="77777777" w:rsidR="00240AC9" w:rsidRDefault="00240AC9" w:rsidP="00240AC9">
      <w:pPr>
        <w:pStyle w:val="Bibliography"/>
      </w:pPr>
      <w:r>
        <w:t xml:space="preserve">Hampton, S. E., S. McGowan, T. Ozersky, and others. 2018. Recent ecological change in ancient lakes. Limnology and Oceanography </w:t>
      </w:r>
      <w:r>
        <w:rPr>
          <w:b/>
          <w:bCs/>
        </w:rPr>
        <w:t>63</w:t>
      </w:r>
      <w:r>
        <w:t>: 2277–2304. doi:10.1002/lno.10938</w:t>
      </w:r>
    </w:p>
    <w:p w14:paraId="72807731" w14:textId="77777777" w:rsidR="00240AC9" w:rsidRDefault="00240AC9" w:rsidP="00240AC9">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4569807F" w14:textId="77777777" w:rsidR="00240AC9" w:rsidRDefault="00240AC9" w:rsidP="00240AC9">
      <w:pPr>
        <w:pStyle w:val="Bibliography"/>
      </w:pPr>
      <w:r>
        <w:t xml:space="preserve">Hollingsworth, R. G., J. W. Armstrong, and E. Campbell. 2002. Caffeine as a repellent for slugs and snails. Nature </w:t>
      </w:r>
      <w:r>
        <w:rPr>
          <w:b/>
          <w:bCs/>
        </w:rPr>
        <w:t>417</w:t>
      </w:r>
      <w:r>
        <w:t>: 915–916. doi:10.1038/417915a</w:t>
      </w:r>
    </w:p>
    <w:p w14:paraId="7B735EFA" w14:textId="77777777" w:rsidR="00240AC9" w:rsidRDefault="00240AC9" w:rsidP="00240AC9">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140F8AAB" w14:textId="77777777" w:rsidR="00240AC9" w:rsidRDefault="00240AC9" w:rsidP="00240AC9">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334780B0" w14:textId="77777777" w:rsidR="00240AC9" w:rsidRDefault="00240AC9" w:rsidP="00240AC9">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5920AD1D" w14:textId="77777777" w:rsidR="00240AC9" w:rsidRDefault="00240AC9" w:rsidP="00240AC9">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559E0ED2" w14:textId="77777777" w:rsidR="00240AC9" w:rsidRDefault="00240AC9" w:rsidP="00240AC9">
      <w:pPr>
        <w:pStyle w:val="Bibliography"/>
      </w:pPr>
      <w:r>
        <w:t xml:space="preserve">Kelly, J. R., and R. E. Scheibling. 2012. Fatty acids as dietary tracers in benthic food webs. Marine Ecology Progress Series </w:t>
      </w:r>
      <w:r>
        <w:rPr>
          <w:b/>
          <w:bCs/>
        </w:rPr>
        <w:t>446</w:t>
      </w:r>
      <w:r>
        <w:t>: 1–22. doi:10.3354/meps09559</w:t>
      </w:r>
    </w:p>
    <w:p w14:paraId="2BAB6D99" w14:textId="77777777" w:rsidR="00240AC9" w:rsidRDefault="00240AC9" w:rsidP="00240AC9">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6A986238" w14:textId="77777777" w:rsidR="00240AC9" w:rsidRDefault="00240AC9" w:rsidP="00240AC9">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72FCDDCD" w14:textId="77777777" w:rsidR="00240AC9" w:rsidRDefault="00240AC9" w:rsidP="00240AC9">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69D5EB0B" w14:textId="77777777" w:rsidR="00240AC9" w:rsidRDefault="00240AC9" w:rsidP="00240AC9">
      <w:pPr>
        <w:pStyle w:val="Bibliography"/>
      </w:pPr>
      <w:r>
        <w:t>Kozhov, M. M. 1963. Lake Baikal and its Life, Springer Science &amp; Business Media.</w:t>
      </w:r>
    </w:p>
    <w:p w14:paraId="4EA702A6" w14:textId="77777777" w:rsidR="00240AC9" w:rsidRDefault="00240AC9" w:rsidP="00240AC9">
      <w:pPr>
        <w:pStyle w:val="Bibliography"/>
      </w:pPr>
      <w:r>
        <w:t>Kozhova, O. M., and L. R. Izmest’eva. 1998. Lake Baikal: Evolution and Biodiversity, Backhuys Publishers.</w:t>
      </w:r>
    </w:p>
    <w:p w14:paraId="781D8B98" w14:textId="77777777" w:rsidR="00240AC9" w:rsidRDefault="00240AC9" w:rsidP="00240AC9">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208138A3" w14:textId="77777777" w:rsidR="00240AC9" w:rsidRDefault="00240AC9" w:rsidP="00240AC9">
      <w:pPr>
        <w:pStyle w:val="Bibliography"/>
      </w:pPr>
      <w:r>
        <w:t xml:space="preserve">Lambert, D., A. Cattaneo, and R. Carignan. 2008. Periphyton as an early indicator of perturbation in recreational lakes. Can. J. Fish. Aquat. Sci. </w:t>
      </w:r>
      <w:r>
        <w:rPr>
          <w:b/>
          <w:bCs/>
        </w:rPr>
        <w:t>65</w:t>
      </w:r>
      <w:r>
        <w:t>: 258–265. doi:10.1139/f07-168</w:t>
      </w:r>
    </w:p>
    <w:p w14:paraId="186686C8" w14:textId="77777777" w:rsidR="00240AC9" w:rsidRDefault="00240AC9" w:rsidP="00240AC9">
      <w:pPr>
        <w:pStyle w:val="Bibliography"/>
      </w:pPr>
      <w:r>
        <w:t>Legendre, P., and L. Legendre. 2012. Numerical Ecology, 3rd ed. Elsevier.</w:t>
      </w:r>
    </w:p>
    <w:p w14:paraId="304D57A9" w14:textId="77777777" w:rsidR="00240AC9" w:rsidRDefault="00240AC9" w:rsidP="00240AC9">
      <w:pPr>
        <w:pStyle w:val="Bibliography"/>
      </w:pPr>
      <w:r>
        <w:lastRenderedPageBreak/>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2228C04B" w14:textId="77777777" w:rsidR="00240AC9" w:rsidRDefault="00240AC9" w:rsidP="00240AC9">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1065C52E" w14:textId="77777777" w:rsidR="00240AC9" w:rsidRDefault="00240AC9" w:rsidP="00240AC9">
      <w:pPr>
        <w:pStyle w:val="Bibliography"/>
      </w:pPr>
      <w:r>
        <w:t>Mazzella, L., and G. F. Russo. 1989. Grazing effect of two Gibbula species (Mollusca, Archaeogastropoda) on the epiphytic community of Posidonia oceanica leaves.</w:t>
      </w:r>
    </w:p>
    <w:p w14:paraId="2B4A3793" w14:textId="77777777" w:rsidR="00240AC9" w:rsidRDefault="00240AC9" w:rsidP="00240AC9">
      <w:pPr>
        <w:pStyle w:val="Bibliography"/>
      </w:pPr>
      <w:r>
        <w:t xml:space="preserve">McIntyre, P. B., and A. S. Flecker. 2006. Rapid turnover of tissue nitrogen of primary consumers in tropical freshwaters. Oecologia </w:t>
      </w:r>
      <w:r>
        <w:rPr>
          <w:b/>
          <w:bCs/>
        </w:rPr>
        <w:t>148</w:t>
      </w:r>
      <w:r>
        <w:t>: 12–21. doi:10.1007/s00442-005-0354-3</w:t>
      </w:r>
    </w:p>
    <w:p w14:paraId="5942CF47" w14:textId="77777777" w:rsidR="00240AC9" w:rsidRDefault="00240AC9" w:rsidP="00240AC9">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7316BE91" w14:textId="77777777" w:rsidR="00240AC9" w:rsidRDefault="00240AC9" w:rsidP="00240AC9">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4A99B078" w14:textId="77777777" w:rsidR="00240AC9" w:rsidRDefault="00240AC9" w:rsidP="00240AC9">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0513C5BD" w14:textId="77777777" w:rsidR="00240AC9" w:rsidRDefault="00240AC9" w:rsidP="00240AC9">
      <w:pPr>
        <w:pStyle w:val="Bibliography"/>
      </w:pPr>
      <w:r>
        <w:t>Moran, P. W., S. E. Cox, S. S. Embrey, R. L. Huffman, T. D. Olsen, and S. C. Fradkin. 2012. Sources and Sinks of Nitrogen and Phosphorus in a Deep, Oligotrophic Lake, Lake Crescent, Olympic National Park, Washington. US Geological Survey.</w:t>
      </w:r>
    </w:p>
    <w:p w14:paraId="6295847A" w14:textId="77777777" w:rsidR="00240AC9" w:rsidRDefault="00240AC9" w:rsidP="00240AC9">
      <w:pPr>
        <w:pStyle w:val="Bibliography"/>
      </w:pPr>
      <w:r>
        <w:t xml:space="preserve">O’Donnell, D. R., P. Wilburn, E. A. Silow, L. Y. Yampolsky, and E. Litchman. 2017. Nitrogen and phosphorus colimitation of phytoplankton in Lake Baikal: Insights from a spatial survey </w:t>
      </w:r>
      <w:r>
        <w:lastRenderedPageBreak/>
        <w:t xml:space="preserve">and nutrient enrichment experiments. Limnology and Oceanography </w:t>
      </w:r>
      <w:r>
        <w:rPr>
          <w:b/>
          <w:bCs/>
        </w:rPr>
        <w:t>62</w:t>
      </w:r>
      <w:r>
        <w:t>: 1383–1392. doi:10.1002/lno.10505</w:t>
      </w:r>
    </w:p>
    <w:p w14:paraId="1D082B97" w14:textId="77777777" w:rsidR="00240AC9" w:rsidRDefault="00240AC9" w:rsidP="00240AC9">
      <w:pPr>
        <w:pStyle w:val="Bibliography"/>
      </w:pPr>
      <w:r>
        <w:t>Oksanen, J., F. G. Blanchet, M. Friendly, and others. 2019. vegan: Community Ecology Package,.</w:t>
      </w:r>
    </w:p>
    <w:p w14:paraId="5D7D0F94" w14:textId="77777777" w:rsidR="00240AC9" w:rsidRDefault="00240AC9" w:rsidP="00240AC9">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21CB84CC" w14:textId="77777777" w:rsidR="00240AC9" w:rsidRDefault="00240AC9" w:rsidP="00240AC9">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17B24C65" w14:textId="77777777" w:rsidR="00240AC9" w:rsidRDefault="00240AC9" w:rsidP="00240AC9">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2E2980B4" w14:textId="77777777" w:rsidR="00240AC9" w:rsidRDefault="00240AC9" w:rsidP="00240AC9">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093B5435" w14:textId="77777777" w:rsidR="00240AC9" w:rsidRDefault="00240AC9" w:rsidP="00240AC9">
      <w:pPr>
        <w:pStyle w:val="Bibliography"/>
      </w:pPr>
      <w:r>
        <w:t>R Core Team. 2019. R: A Language and Environment for Statistical Computing,.</w:t>
      </w:r>
    </w:p>
    <w:p w14:paraId="441A2E6D" w14:textId="77777777" w:rsidR="00240AC9" w:rsidRDefault="00240AC9" w:rsidP="00240AC9">
      <w:pPr>
        <w:pStyle w:val="Bibliography"/>
      </w:pPr>
      <w:r>
        <w:t xml:space="preserve">Risk, M. J., B. E. Lapointe, O. A. Sherwood, and B. J. Bedford. 2009. The use of δ15N in assessing sewage stress on coral reefs. Marine Pollution Bulletin </w:t>
      </w:r>
      <w:r>
        <w:rPr>
          <w:b/>
          <w:bCs/>
        </w:rPr>
        <w:t>58</w:t>
      </w:r>
      <w:r>
        <w:t>: 793–802. doi:10.1016/j.marpolbul.2009.02.008</w:t>
      </w:r>
    </w:p>
    <w:p w14:paraId="3B73D5C7" w14:textId="77777777" w:rsidR="00240AC9" w:rsidRDefault="00240AC9" w:rsidP="00240AC9">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65DD0663" w14:textId="77777777" w:rsidR="00240AC9" w:rsidRDefault="00240AC9" w:rsidP="00240AC9">
      <w:pPr>
        <w:pStyle w:val="Bibliography"/>
      </w:pPr>
      <w:r>
        <w:lastRenderedPageBreak/>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6B4AEEA9" w14:textId="77777777" w:rsidR="00240AC9" w:rsidRDefault="00240AC9" w:rsidP="00240AC9">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34B2BC69" w14:textId="77777777" w:rsidR="00240AC9" w:rsidRDefault="00240AC9" w:rsidP="00240AC9">
      <w:pPr>
        <w:pStyle w:val="Bibliography"/>
      </w:pPr>
      <w:r>
        <w:t xml:space="preserve">Sargent, J. R., and S. Falk-Petersen. 1988. The lipid biochemistry of calanoid copepods. Hydrobiologia </w:t>
      </w:r>
      <w:r>
        <w:rPr>
          <w:b/>
          <w:bCs/>
        </w:rPr>
        <w:t>167–168</w:t>
      </w:r>
      <w:r>
        <w:t>: 101–114. doi:10.1007/BF00026297</w:t>
      </w:r>
    </w:p>
    <w:p w14:paraId="47F2DB17" w14:textId="77777777" w:rsidR="00240AC9" w:rsidRDefault="00240AC9" w:rsidP="00240AC9">
      <w:pPr>
        <w:pStyle w:val="Bibliography"/>
      </w:pPr>
      <w:r>
        <w:t xml:space="preserve">Savage, C., and R. Elmgren. 2004. MACROALGAL (FUCUS VESICULOSUS) δ15N VALUES TRACE DECREASE IN SEWAGE INFLUENCE. Ecological Applications </w:t>
      </w:r>
      <w:r>
        <w:rPr>
          <w:b/>
          <w:bCs/>
        </w:rPr>
        <w:t>14</w:t>
      </w:r>
      <w:r>
        <w:t>: 517–526. doi:10.1890/02-5396</w:t>
      </w:r>
    </w:p>
    <w:p w14:paraId="4ACBDE1E" w14:textId="77777777" w:rsidR="00240AC9" w:rsidRDefault="00240AC9" w:rsidP="00240AC9">
      <w:pPr>
        <w:pStyle w:val="Bibliography"/>
      </w:pPr>
      <w:r>
        <w:t xml:space="preserve">Shishlyannikov, S. M., A. A. Nikonova, Y. S. Bukin, and A. G. Gorshkov. 2018. Fatty acid trophic markers in Lake Baikal phytoplankton: A comparison of endemic and cosmopolitan diatom-dominated phytoplankton assemblages. Ecological Indicators </w:t>
      </w:r>
      <w:r>
        <w:rPr>
          <w:b/>
          <w:bCs/>
        </w:rPr>
        <w:t>85</w:t>
      </w:r>
      <w:r>
        <w:t>: 878–886. doi:10.1016/j.ecolind.2017.11.052</w:t>
      </w:r>
    </w:p>
    <w:p w14:paraId="0A14F9CC" w14:textId="77777777" w:rsidR="00240AC9" w:rsidRDefault="00240AC9" w:rsidP="00240AC9">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61BFB2DE" w14:textId="77777777" w:rsidR="00240AC9" w:rsidRDefault="00240AC9" w:rsidP="00240AC9">
      <w:pPr>
        <w:pStyle w:val="Bibliography"/>
      </w:pPr>
      <w:r>
        <w:t xml:space="preserve">Stoddard, J. L., J. Van Sickle, A. T. Herlihy, J. Brahney, S. Paulsen, D. V. Peck, R. Mitchell, and A. I. Pollard. 2016. Continental-Scale Increase in Lake and Stream Phosphorus: Are Oligotrophic Systems Disappearing in the United States? Environ. Sci. Technol. </w:t>
      </w:r>
      <w:r>
        <w:rPr>
          <w:b/>
          <w:bCs/>
        </w:rPr>
        <w:t>50</w:t>
      </w:r>
      <w:r>
        <w:t>: 3409–3415. doi:10.1021/acs.est.5b05950</w:t>
      </w:r>
    </w:p>
    <w:p w14:paraId="123DCB7D" w14:textId="77777777" w:rsidR="00240AC9" w:rsidRDefault="00240AC9" w:rsidP="00240AC9">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67B42FE8" w14:textId="77777777" w:rsidR="00240AC9" w:rsidRDefault="00240AC9" w:rsidP="00240AC9">
      <w:pPr>
        <w:pStyle w:val="Bibliography"/>
      </w:pPr>
      <w:r>
        <w:lastRenderedPageBreak/>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069ECBA6" w14:textId="77777777" w:rsidR="00240AC9" w:rsidRDefault="00240AC9" w:rsidP="00240AC9">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14F75628" w14:textId="77777777" w:rsidR="00240AC9" w:rsidRDefault="00240AC9" w:rsidP="00240AC9">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6FB0EE81" w14:textId="77777777" w:rsidR="00240AC9" w:rsidRDefault="00240AC9" w:rsidP="00240AC9">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71BAD0FB" w14:textId="77777777" w:rsidR="00240AC9" w:rsidRDefault="00240AC9" w:rsidP="00240AC9">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26F032C8" w14:textId="77777777" w:rsidR="00240AC9" w:rsidRDefault="00240AC9" w:rsidP="00240AC9">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67D8F766" w14:textId="77777777" w:rsidR="00240AC9" w:rsidRDefault="00240AC9" w:rsidP="00240AC9">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0997EE9B" w14:textId="77777777" w:rsidR="00240AC9" w:rsidRDefault="00240AC9" w:rsidP="00240AC9">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24A96F07" w14:textId="77777777" w:rsidR="00240AC9" w:rsidRDefault="00240AC9" w:rsidP="00240AC9">
      <w:pPr>
        <w:pStyle w:val="Bibliography"/>
      </w:pPr>
      <w:r>
        <w:lastRenderedPageBreak/>
        <w:t xml:space="preserve">Wayland, M., and K. A. Hobson. 2001. Stable carbon, nitrogen, and sulfur isotope ratios in riparian food webs on rivers receiving sewage and pulp-mill effluents. Can. J. Zool. </w:t>
      </w:r>
      <w:r>
        <w:rPr>
          <w:b/>
          <w:bCs/>
        </w:rPr>
        <w:t>79</w:t>
      </w:r>
      <w:r>
        <w:t>: 5–15. doi:10.1139/z00-169</w:t>
      </w:r>
    </w:p>
    <w:p w14:paraId="1315144C" w14:textId="77777777" w:rsidR="00240AC9" w:rsidRDefault="00240AC9" w:rsidP="00240AC9">
      <w:pPr>
        <w:pStyle w:val="Bibliography"/>
      </w:pPr>
      <w:r>
        <w:t>Wickham, H. 2016. ggplot2: Elegant Graphics for Data Analysis, Springer-Verlag.</w:t>
      </w:r>
    </w:p>
    <w:p w14:paraId="2AB8564B" w14:textId="77777777" w:rsidR="00240AC9" w:rsidRDefault="00240AC9" w:rsidP="00240AC9">
      <w:pPr>
        <w:pStyle w:val="Bibliography"/>
      </w:pPr>
      <w:r>
        <w:t>Wickham, H., R. Francois, L. Henry, and K. Mueller. 2019. dplyr: A Grammar of Data Manipulation,.</w:t>
      </w:r>
    </w:p>
    <w:p w14:paraId="7CD334F0" w14:textId="77777777" w:rsidR="00240AC9" w:rsidRDefault="00240AC9" w:rsidP="00240AC9">
      <w:pPr>
        <w:pStyle w:val="Bibliography"/>
      </w:pPr>
      <w:r>
        <w:t>Wickham, H., and L. Henry. 2019. tidyr: Easily Tidy Data with ‘spread()’ and ‘gather()’ Functions,.</w:t>
      </w:r>
    </w:p>
    <w:p w14:paraId="4DA2D625" w14:textId="77777777" w:rsidR="00240AC9" w:rsidRDefault="00240AC9" w:rsidP="00240AC9">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7AFE2620" w14:textId="77777777" w:rsidR="00240AC9" w:rsidRDefault="00240AC9" w:rsidP="00240AC9">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03098DEB" w14:textId="77777777" w:rsidR="00240AC9" w:rsidRDefault="00240AC9" w:rsidP="00240AC9">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20962041" w14:textId="77777777" w:rsidR="00240AC9" w:rsidRDefault="00240AC9" w:rsidP="00240AC9">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3A6013B7" w14:textId="77777777" w:rsidR="00240AC9" w:rsidRDefault="00240AC9" w:rsidP="00240AC9">
      <w:pPr>
        <w:pStyle w:val="Bibliography"/>
      </w:pPr>
      <w:r>
        <w:t>2016a. Methods for determination of nitrogen-containing matters (with corrections) (Методы определения азотсодержащих веществ (с Поправками)).</w:t>
      </w:r>
    </w:p>
    <w:p w14:paraId="12E12382" w14:textId="77777777" w:rsidR="00240AC9" w:rsidRDefault="00240AC9" w:rsidP="00240AC9">
      <w:pPr>
        <w:pStyle w:val="Bibliography"/>
      </w:pPr>
      <w:r>
        <w:t>2016b. Methods for determination of phosphorus-containing matters (with corrections) (Методы определения фосфорсодержащих веществ).</w:t>
      </w:r>
    </w:p>
    <w:p w14:paraId="621BE567" w14:textId="77777777" w:rsidR="00240AC9" w:rsidRDefault="00240AC9" w:rsidP="00240AC9">
      <w:pPr>
        <w:pStyle w:val="Bibliography"/>
      </w:pPr>
      <w:r>
        <w:lastRenderedPageBreak/>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228423A4"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7BA5673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Stephen L. Katz, Brian P. Lanouette, John R. Loffredo, Alex</w:t>
      </w:r>
      <w:r w:rsidR="007117D1">
        <w:rPr>
          <w:rFonts w:ascii="Times New Roman" w:eastAsia="Times New Roman" w:hAnsi="Times New Roman" w:cs="Times New Roman"/>
          <w:sz w:val="24"/>
          <w:szCs w:val="24"/>
        </w:rPr>
        <w:t>ander</w:t>
      </w:r>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49"/>
        <w:gridCol w:w="1280"/>
        <w:gridCol w:w="1280"/>
        <w:gridCol w:w="1161"/>
        <w:gridCol w:w="2013"/>
        <w:gridCol w:w="2040"/>
        <w:gridCol w:w="2345"/>
        <w:gridCol w:w="1982"/>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w:t>
            </w:r>
            <w:commentRangeStart w:id="139"/>
            <w:commentRangeStart w:id="140"/>
            <w:commentRangeStart w:id="141"/>
            <w:r w:rsidR="00563BF6">
              <w:rPr>
                <w:rFonts w:ascii="Times New Roman" w:eastAsia="Times New Roman" w:hAnsi="Times New Roman" w:cs="Times New Roman"/>
                <w:sz w:val="16"/>
                <w:szCs w:val="16"/>
              </w:rPr>
              <w:t xml:space="preserve">sampling </w:t>
            </w:r>
            <w:commentRangeEnd w:id="139"/>
            <w:r w:rsidR="007117D1">
              <w:rPr>
                <w:rStyle w:val="CommentReference"/>
              </w:rPr>
              <w:commentReference w:id="139"/>
            </w:r>
            <w:commentRangeEnd w:id="140"/>
            <w:r w:rsidR="00FD08A5">
              <w:rPr>
                <w:rStyle w:val="CommentReference"/>
              </w:rPr>
              <w:commentReference w:id="140"/>
            </w:r>
            <w:commentRangeEnd w:id="141"/>
            <w:r w:rsidR="00362BC4">
              <w:rPr>
                <w:rStyle w:val="CommentReference"/>
              </w:rPr>
              <w:commentReference w:id="141"/>
            </w:r>
            <w:r w:rsidR="00563BF6">
              <w:rPr>
                <w:rFonts w:ascii="Times New Roman" w:eastAsia="Times New Roman" w:hAnsi="Times New Roman" w:cs="Times New Roman"/>
                <w:sz w:val="16"/>
                <w:szCs w:val="16"/>
              </w:rPr>
              <w:t xml:space="preserve">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5CFFAEC9" w14:textId="77777777" w:rsidR="00271F4F" w:rsidRDefault="00271F4F">
      <w:pPr>
        <w:rPr>
          <w:rFonts w:ascii="Times New Roman" w:eastAsia="Times New Roman" w:hAnsi="Times New Roman" w:cs="Times New Roman"/>
          <w:sz w:val="24"/>
          <w:szCs w:val="24"/>
        </w:rPr>
        <w:sectPr w:rsidR="00271F4F" w:rsidSect="00271F4F">
          <w:pgSz w:w="15840" w:h="12240" w:orient="landscape"/>
          <w:pgMar w:top="1440" w:right="1440" w:bottom="1440" w:left="1440" w:header="720" w:footer="720" w:gutter="0"/>
          <w:lnNumType w:countBy="1" w:restart="continuous"/>
          <w:pgNumType w:start="1"/>
          <w:cols w:space="720"/>
          <w:docGrid w:linePitch="299"/>
        </w:sectPr>
      </w:pPr>
    </w:p>
    <w:p w14:paraId="62569234" w14:textId="2B45058D" w:rsidR="00715D55" w:rsidRDefault="00FD08A5">
      <w:pPr>
        <w:rPr>
          <w:rFonts w:ascii="Times New Roman" w:eastAsia="Times New Roman" w:hAnsi="Times New Roman" w:cs="Times New Roman"/>
          <w:sz w:val="24"/>
          <w:szCs w:val="24"/>
        </w:rPr>
      </w:pPr>
      <w:r>
        <w:rPr>
          <w:noProof/>
          <w:sz w:val="18"/>
          <w:szCs w:val="18"/>
        </w:rPr>
        <w:lastRenderedPageBreak/>
        <w:drawing>
          <wp:inline distT="0" distB="0" distL="0" distR="0" wp14:anchorId="11F2C8FE" wp14:editId="494EDF9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kal_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commentRangeStart w:id="142"/>
      <w:commentRangeEnd w:id="142"/>
      <w:r w:rsidR="007117D1">
        <w:rPr>
          <w:rStyle w:val="CommentReference"/>
        </w:rPr>
        <w:commentReference w:id="142"/>
      </w:r>
      <w:commentRangeStart w:id="143"/>
      <w:commentRangeStart w:id="144"/>
      <w:commentRangeEnd w:id="143"/>
      <w:r w:rsidR="00EA69E9">
        <w:rPr>
          <w:rStyle w:val="CommentReference"/>
        </w:rPr>
        <w:commentReference w:id="143"/>
      </w:r>
      <w:commentRangeEnd w:id="144"/>
      <w:r w:rsidR="00EA69E9">
        <w:rPr>
          <w:rStyle w:val="CommentReference"/>
        </w:rPr>
        <w:commentReference w:id="144"/>
      </w:r>
    </w:p>
    <w:p w14:paraId="2E33AD73" w14:textId="77777777" w:rsidR="00715D55" w:rsidRDefault="00715D55">
      <w:pPr>
        <w:rPr>
          <w:rFonts w:ascii="Times New Roman" w:eastAsia="Times New Roman" w:hAnsi="Times New Roman" w:cs="Times New Roman"/>
          <w:sz w:val="24"/>
          <w:szCs w:val="24"/>
        </w:rPr>
      </w:pPr>
    </w:p>
    <w:p w14:paraId="05622DC3" w14:textId="5FE43A97"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commentRangeStart w:id="145"/>
      <w:commentRangeStart w:id="146"/>
      <w:commentRangeStart w:id="147"/>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IDW population was log-transformed so as to make IDW populations across three </w:t>
      </w:r>
      <w:r w:rsidR="00EA69E9">
        <w:rPr>
          <w:rFonts w:ascii="Times New Roman" w:eastAsia="Times New Roman" w:hAnsi="Times New Roman" w:cs="Times New Roman"/>
          <w:sz w:val="24"/>
          <w:szCs w:val="24"/>
        </w:rPr>
        <w:t>orders</w:t>
      </w:r>
      <w:r w:rsidR="000318B7">
        <w:rPr>
          <w:rFonts w:ascii="Times New Roman" w:eastAsia="Times New Roman" w:hAnsi="Times New Roman" w:cs="Times New Roman"/>
          <w:sz w:val="24"/>
          <w:szCs w:val="24"/>
        </w:rPr>
        <w:t xml:space="preserve"> of magnitude more comparable.</w:t>
      </w:r>
      <w:commentRangeEnd w:id="145"/>
      <w:r w:rsidR="007117D1">
        <w:rPr>
          <w:rStyle w:val="CommentReference"/>
        </w:rPr>
        <w:commentReference w:id="145"/>
      </w:r>
      <w:commentRangeEnd w:id="146"/>
      <w:r w:rsidR="00EA69E9">
        <w:rPr>
          <w:rStyle w:val="CommentReference"/>
        </w:rPr>
        <w:commentReference w:id="146"/>
      </w:r>
      <w:commentRangeEnd w:id="147"/>
      <w:r w:rsidR="00EA69E9">
        <w:rPr>
          <w:rStyle w:val="CommentReference"/>
        </w:rPr>
        <w:commentReference w:id="147"/>
      </w:r>
      <w:r w:rsidR="000318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ins w:id="148" w:author="Meyer, Michael Frederick" w:date="2020-10-02T13:58:00Z">
        <w:r w:rsidR="00EA69E9">
          <w:rPr>
            <w:rFonts w:ascii="Times New Roman" w:eastAsia="Times New Roman" w:hAnsi="Times New Roman" w:cs="Times New Roman"/>
            <w:sz w:val="24"/>
            <w:szCs w:val="24"/>
          </w:rPr>
          <w:t xml:space="preserve">Sampling locations west of </w:t>
        </w:r>
        <w:proofErr w:type="spellStart"/>
        <w:r w:rsidR="00EA69E9">
          <w:rPr>
            <w:rFonts w:ascii="Times New Roman" w:eastAsia="Times New Roman" w:hAnsi="Times New Roman" w:cs="Times New Roman"/>
            <w:sz w:val="24"/>
            <w:szCs w:val="24"/>
          </w:rPr>
          <w:t>Listvyanka</w:t>
        </w:r>
        <w:proofErr w:type="spellEnd"/>
        <w:r w:rsidR="00EA69E9">
          <w:rPr>
            <w:rFonts w:ascii="Times New Roman" w:eastAsia="Times New Roman" w:hAnsi="Times New Roman" w:cs="Times New Roman"/>
            <w:sz w:val="24"/>
            <w:szCs w:val="24"/>
          </w:rPr>
          <w:t xml:space="preserve"> are located farther from</w:t>
        </w:r>
      </w:ins>
      <w:ins w:id="149" w:author="Meyer, Michael Frederick" w:date="2020-10-02T13:59:00Z">
        <w:r w:rsidR="00EA69E9">
          <w:rPr>
            <w:rFonts w:ascii="Times New Roman" w:eastAsia="Times New Roman" w:hAnsi="Times New Roman" w:cs="Times New Roman"/>
            <w:sz w:val="24"/>
            <w:szCs w:val="24"/>
          </w:rPr>
          <w:t xml:space="preserve"> </w:t>
        </w:r>
        <w:proofErr w:type="spellStart"/>
        <w:r w:rsidR="00EA69E9">
          <w:rPr>
            <w:rFonts w:ascii="Times New Roman" w:eastAsia="Times New Roman" w:hAnsi="Times New Roman" w:cs="Times New Roman"/>
            <w:sz w:val="24"/>
            <w:szCs w:val="24"/>
          </w:rPr>
          <w:t>Listvyanka’s</w:t>
        </w:r>
        <w:proofErr w:type="spellEnd"/>
        <w:r w:rsidR="00EA69E9">
          <w:rPr>
            <w:rFonts w:ascii="Times New Roman" w:eastAsia="Times New Roman" w:hAnsi="Times New Roman" w:cs="Times New Roman"/>
            <w:sz w:val="24"/>
            <w:szCs w:val="24"/>
          </w:rPr>
          <w:t xml:space="preserve"> centroid, and therefore have lower IDW population values than sites located closer to the centroid. </w:t>
        </w:r>
      </w:ins>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4BE3B832" w:rsidR="00F622F3" w:rsidRDefault="00B77D60">
      <w:r>
        <w:rPr>
          <w:noProof/>
        </w:rPr>
        <w:drawing>
          <wp:inline distT="0" distB="0" distL="0" distR="0" wp14:anchorId="7A1E3AA4" wp14:editId="3F6C707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_pictur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57140"/>
                    </a:xfrm>
                    <a:prstGeom prst="rect">
                      <a:avLst/>
                    </a:prstGeom>
                  </pic:spPr>
                </pic:pic>
              </a:graphicData>
            </a:graphic>
          </wp:inline>
        </w:drawing>
      </w:r>
    </w:p>
    <w:p w14:paraId="7E22B6D2" w14:textId="4AA54CDC" w:rsidR="00567422" w:rsidRDefault="00F622F3">
      <w:pPr>
        <w:sectPr w:rsidR="00567422" w:rsidSect="00CE567A">
          <w:pgSz w:w="12240" w:h="15840"/>
          <w:pgMar w:top="1440" w:right="1440" w:bottom="1440" w:left="1440" w:header="720" w:footer="720" w:gutter="0"/>
          <w:lnNumType w:countBy="1" w:restart="continuous"/>
          <w:pgNumType w:start="1"/>
          <w:cols w:space="720"/>
          <w:docGrid w:linePitch="299"/>
        </w:sect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A6C83DD"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 xml:space="preserve">Table </w:t>
            </w:r>
            <w:r w:rsidR="009444E0">
              <w:rPr>
                <w:rFonts w:ascii="Times New Roman" w:eastAsia="Times New Roman" w:hAnsi="Times New Roman" w:cs="Times New Roman"/>
                <w:sz w:val="24"/>
                <w:szCs w:val="24"/>
              </w:rPr>
              <w:t>2</w:t>
            </w:r>
            <w:r>
              <w:rPr>
                <w:rFonts w:ascii="Times New Roman" w:eastAsia="Times New Roman" w:hAnsi="Times New Roman" w:cs="Times New Roman"/>
                <w:sz w:val="24"/>
                <w:szCs w:val="24"/>
              </w:rPr>
              <w:t>: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77777777" w:rsidR="00567422" w:rsidRPr="00AB4F3A" w:rsidRDefault="00567422" w:rsidP="003F5190">
            <w:pPr>
              <w:rPr>
                <w:sz w:val="16"/>
                <w:szCs w:val="16"/>
              </w:rPr>
            </w:pPr>
            <w:r w:rsidRPr="00AB4F3A">
              <w:rPr>
                <w:rFonts w:ascii="Calibri" w:hAnsi="Calibri" w:cs="Calibri"/>
                <w:color w:val="000000"/>
                <w:sz w:val="16"/>
                <w:szCs w:val="16"/>
              </w:rPr>
              <w:t>Mod</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3">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Total phosphorus (C), 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562E5A09" w:rsidR="00715D55" w:rsidRDefault="0032523D">
      <w:pPr>
        <w:rPr>
          <w:rFonts w:ascii="Times New Roman" w:eastAsia="Times New Roman" w:hAnsi="Times New Roman" w:cs="Times New Roman"/>
          <w:sz w:val="24"/>
          <w:szCs w:val="24"/>
        </w:rPr>
      </w:pPr>
      <w:commentRangeStart w:id="150"/>
      <w:commentRangeStart w:id="151"/>
      <w:commentRangeEnd w:id="150"/>
      <w:r>
        <w:rPr>
          <w:rStyle w:val="CommentReference"/>
        </w:rPr>
        <w:lastRenderedPageBreak/>
        <w:commentReference w:id="150"/>
      </w:r>
      <w:commentRangeEnd w:id="151"/>
      <w:r w:rsidR="00362BC4">
        <w:rPr>
          <w:rStyle w:val="CommentReference"/>
        </w:rPr>
        <w:commentReference w:id="151"/>
      </w:r>
      <w:r w:rsidR="00403D16">
        <w:rPr>
          <w:rFonts w:ascii="Times New Roman" w:eastAsia="Times New Roman" w:hAnsi="Times New Roman" w:cs="Times New Roman"/>
          <w:noProof/>
          <w:sz w:val="24"/>
          <w:szCs w:val="24"/>
        </w:rPr>
        <w:drawing>
          <wp:inline distT="0" distB="0" distL="0" distR="0" wp14:anchorId="4B40EA6E" wp14:editId="11ADD38C">
            <wp:extent cx="594360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mds_combined_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21D469A3" w14:textId="008EA49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Periphyton </w:t>
      </w:r>
      <w:r w:rsidR="00403D16">
        <w:rPr>
          <w:rFonts w:ascii="Times New Roman" w:eastAsia="Times New Roman" w:hAnsi="Times New Roman" w:cs="Times New Roman"/>
          <w:sz w:val="24"/>
          <w:szCs w:val="24"/>
        </w:rPr>
        <w:t xml:space="preserve">(a) and macroinvertebrate (b) </w:t>
      </w:r>
      <w:r>
        <w:rPr>
          <w:rFonts w:ascii="Times New Roman" w:eastAsia="Times New Roman" w:hAnsi="Times New Roman" w:cs="Times New Roman"/>
          <w:sz w:val="24"/>
          <w:szCs w:val="24"/>
        </w:rPr>
        <w:t xml:space="preserve">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w:t>
      </w:r>
      <w:del w:id="152" w:author="Meyer, Michael Frederick" w:date="2020-10-02T14:19:00Z">
        <w:r w:rsidDel="00AF7510">
          <w:rPr>
            <w:rFonts w:ascii="Times New Roman" w:eastAsia="Times New Roman" w:hAnsi="Times New Roman" w:cs="Times New Roman"/>
            <w:sz w:val="24"/>
            <w:szCs w:val="24"/>
          </w:rPr>
          <w:delText xml:space="preserve">Labels </w:delText>
        </w:r>
      </w:del>
      <w:ins w:id="153" w:author="Meyer, Michael Frederick" w:date="2020-10-02T14:19:00Z">
        <w:r w:rsidR="00AF7510">
          <w:rPr>
            <w:rFonts w:ascii="Times New Roman" w:eastAsia="Times New Roman" w:hAnsi="Times New Roman" w:cs="Times New Roman"/>
            <w:sz w:val="24"/>
            <w:szCs w:val="24"/>
          </w:rPr>
          <w:t xml:space="preserve">Points </w:t>
        </w:r>
      </w:ins>
      <w:r>
        <w:rPr>
          <w:rFonts w:ascii="Times New Roman" w:eastAsia="Times New Roman" w:hAnsi="Times New Roman" w:cs="Times New Roman"/>
          <w:sz w:val="24"/>
          <w:szCs w:val="24"/>
        </w:rPr>
        <w:t xml:space="preserve">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w:t>
      </w:r>
      <w:r w:rsidR="00403D16">
        <w:rPr>
          <w:rFonts w:ascii="Times New Roman" w:eastAsia="Times New Roman" w:hAnsi="Times New Roman" w:cs="Times New Roman"/>
          <w:sz w:val="24"/>
          <w:szCs w:val="24"/>
        </w:rPr>
        <w:t xml:space="preserve">grouped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ins w:id="154" w:author="Meyer, Michael Frederick" w:date="2020-10-02T14:20:00Z">
        <w:r w:rsidR="00AF7510">
          <w:rPr>
            <w:rFonts w:ascii="Times New Roman" w:eastAsia="Times New Roman" w:hAnsi="Times New Roman" w:cs="Times New Roman"/>
            <w:sz w:val="24"/>
            <w:szCs w:val="24"/>
          </w:rPr>
          <w:t>Taxonomic</w:t>
        </w:r>
      </w:ins>
      <w:ins w:id="155" w:author="Meyer, Michael Frederick" w:date="2020-10-02T14:19:00Z">
        <w:r w:rsidR="00AF7510">
          <w:rPr>
            <w:rFonts w:ascii="Times New Roman" w:eastAsia="Times New Roman" w:hAnsi="Times New Roman" w:cs="Times New Roman"/>
            <w:sz w:val="24"/>
            <w:szCs w:val="24"/>
          </w:rPr>
          <w:t xml:space="preserve"> labels represent species scores, which are weighted averages of species contributions from site scores. </w:t>
        </w:r>
      </w:ins>
      <w:r w:rsidR="00403D16">
        <w:rPr>
          <w:rFonts w:ascii="Times New Roman" w:eastAsia="Times New Roman" w:hAnsi="Times New Roman" w:cs="Times New Roman"/>
          <w:sz w:val="24"/>
          <w:szCs w:val="24"/>
        </w:rPr>
        <w:t xml:space="preserve">(a) For periphyton, </w:t>
      </w:r>
      <w:ins w:id="156" w:author="Meyer, Michael Frederick" w:date="2020-10-02T14:08:00Z">
        <w:r w:rsidR="004B0888">
          <w:rPr>
            <w:rFonts w:ascii="Times New Roman" w:eastAsia="Times New Roman" w:hAnsi="Times New Roman" w:cs="Times New Roman"/>
            <w:sz w:val="24"/>
            <w:szCs w:val="24"/>
          </w:rPr>
          <w:t>PERMANOVA (p = 0.</w:t>
        </w:r>
        <w:commentRangeStart w:id="157"/>
        <w:r w:rsidR="004B0888">
          <w:rPr>
            <w:rFonts w:ascii="Times New Roman" w:eastAsia="Times New Roman" w:hAnsi="Times New Roman" w:cs="Times New Roman"/>
            <w:sz w:val="24"/>
            <w:szCs w:val="24"/>
          </w:rPr>
          <w:t>0</w:t>
        </w:r>
      </w:ins>
      <w:commentRangeEnd w:id="157"/>
      <w:r w:rsidR="00403D16">
        <w:rPr>
          <w:rFonts w:ascii="Times New Roman" w:eastAsia="Times New Roman" w:hAnsi="Times New Roman" w:cs="Times New Roman"/>
          <w:sz w:val="24"/>
          <w:szCs w:val="24"/>
        </w:rPr>
        <w:t>01</w:t>
      </w:r>
      <w:ins w:id="158" w:author="Meyer, Michael Frederick" w:date="2020-10-02T14:08:00Z">
        <w:r w:rsidR="004B0888">
          <w:rPr>
            <w:rStyle w:val="CommentReference"/>
          </w:rPr>
          <w:commentReference w:id="157"/>
        </w:r>
        <w:r w:rsidR="004B0888">
          <w:rPr>
            <w:rFonts w:ascii="Times New Roman" w:eastAsia="Times New Roman" w:hAnsi="Times New Roman" w:cs="Times New Roman"/>
            <w:sz w:val="24"/>
            <w:szCs w:val="24"/>
          </w:rPr>
          <w:t xml:space="preserve">) and post-hoc SIMPER results suggested </w:t>
        </w:r>
      </w:ins>
      <w:commentRangeStart w:id="159"/>
      <w:del w:id="160" w:author="Meyer, Michael Frederick" w:date="2020-10-02T14:08:00Z">
        <w:r w:rsidR="00567422" w:rsidDel="004B0888">
          <w:rPr>
            <w:rFonts w:ascii="Times New Roman" w:eastAsia="Times New Roman" w:hAnsi="Times New Roman" w:cs="Times New Roman"/>
            <w:sz w:val="24"/>
            <w:szCs w:val="24"/>
          </w:rPr>
          <w:delText>S</w:delText>
        </w:r>
      </w:del>
      <w:ins w:id="161" w:author="Meyer, Michael Frederick" w:date="2020-10-02T14:08:00Z">
        <w:r w:rsidR="004B0888">
          <w:rPr>
            <w:rFonts w:ascii="Times New Roman" w:eastAsia="Times New Roman" w:hAnsi="Times New Roman" w:cs="Times New Roman"/>
            <w:sz w:val="24"/>
            <w:szCs w:val="24"/>
          </w:rPr>
          <w:t>s</w:t>
        </w:r>
      </w:ins>
      <w:r w:rsidR="00567422">
        <w:rPr>
          <w:rFonts w:ascii="Times New Roman" w:eastAsia="Times New Roman" w:hAnsi="Times New Roman" w:cs="Times New Roman"/>
          <w:sz w:val="24"/>
          <w:szCs w:val="24"/>
        </w:rPr>
        <w:t>ites with a higher IDW population value tended to be more associated with filamentous algal groupings and separate from sites with moderate and low IDW population values, which were more associated with diatom abundance.</w:t>
      </w:r>
      <w:commentRangeEnd w:id="159"/>
      <w:r w:rsidR="0032523D">
        <w:rPr>
          <w:rStyle w:val="CommentReference"/>
        </w:rPr>
        <w:commentReference w:id="159"/>
      </w:r>
      <w:r w:rsidR="00567422">
        <w:rPr>
          <w:rFonts w:ascii="Times New Roman" w:eastAsia="Times New Roman" w:hAnsi="Times New Roman" w:cs="Times New Roman"/>
          <w:sz w:val="24"/>
          <w:szCs w:val="24"/>
        </w:rPr>
        <w:t xml:space="preserve"> </w:t>
      </w:r>
      <w:r w:rsidR="00403D16">
        <w:rPr>
          <w:rFonts w:ascii="Times New Roman" w:eastAsia="Times New Roman" w:hAnsi="Times New Roman" w:cs="Times New Roman"/>
          <w:sz w:val="24"/>
          <w:szCs w:val="24"/>
        </w:rPr>
        <w:t xml:space="preserve">(b) For macroinvertebrates, PERMANOVA </w:t>
      </w:r>
      <w:del w:id="162" w:author="Meyer, Michael Frederick" w:date="2020-10-02T14:24:00Z">
        <w:r w:rsidR="00403D16" w:rsidDel="00AF7510">
          <w:rPr>
            <w:rFonts w:ascii="Times New Roman" w:eastAsia="Times New Roman" w:hAnsi="Times New Roman" w:cs="Times New Roman"/>
            <w:sz w:val="24"/>
            <w:szCs w:val="24"/>
          </w:rPr>
          <w:delText xml:space="preserve">confirmed the three groups to be significantly different </w:delText>
        </w:r>
      </w:del>
      <w:r w:rsidR="00403D16">
        <w:rPr>
          <w:rFonts w:ascii="Times New Roman" w:eastAsia="Times New Roman" w:hAnsi="Times New Roman" w:cs="Times New Roman"/>
          <w:sz w:val="24"/>
          <w:szCs w:val="24"/>
        </w:rPr>
        <w:t>(p = 0.024)</w:t>
      </w:r>
      <w:ins w:id="163" w:author="Meyer, Michael Frederick" w:date="2020-10-02T14:24:00Z">
        <w:r w:rsidR="00403D16">
          <w:rPr>
            <w:rFonts w:ascii="Times New Roman" w:eastAsia="Times New Roman" w:hAnsi="Times New Roman" w:cs="Times New Roman"/>
            <w:sz w:val="24"/>
            <w:szCs w:val="24"/>
          </w:rPr>
          <w:t xml:space="preserve"> and post-hoc SIMPER results suggested </w:t>
        </w:r>
      </w:ins>
      <w:del w:id="164" w:author="Meyer, Michael Frederick" w:date="2020-10-02T14:24:00Z">
        <w:r w:rsidR="00403D16" w:rsidDel="00AF7510">
          <w:rPr>
            <w:rFonts w:ascii="Times New Roman" w:eastAsia="Times New Roman" w:hAnsi="Times New Roman" w:cs="Times New Roman"/>
            <w:sz w:val="24"/>
            <w:szCs w:val="24"/>
          </w:rPr>
          <w:delText xml:space="preserve">. </w:delText>
        </w:r>
      </w:del>
      <w:ins w:id="165" w:author="Meyer, Michael Frederick" w:date="2020-10-02T14:29:00Z">
        <w:r w:rsidR="00403D16">
          <w:rPr>
            <w:rFonts w:ascii="Times New Roman" w:eastAsia="Times New Roman" w:hAnsi="Times New Roman" w:cs="Times New Roman"/>
            <w:sz w:val="24"/>
            <w:szCs w:val="24"/>
          </w:rPr>
          <w:t>s</w:t>
        </w:r>
      </w:ins>
      <w:del w:id="166" w:author="Meyer, Michael Frederick" w:date="2020-10-02T14:29:00Z">
        <w:r w:rsidR="00403D16" w:rsidDel="00AF7510">
          <w:rPr>
            <w:rFonts w:ascii="Times New Roman" w:eastAsia="Times New Roman" w:hAnsi="Times New Roman" w:cs="Times New Roman"/>
            <w:sz w:val="24"/>
            <w:szCs w:val="24"/>
          </w:rPr>
          <w:delText>S</w:delText>
        </w:r>
      </w:del>
      <w:r w:rsidR="00403D16">
        <w:rPr>
          <w:rFonts w:ascii="Times New Roman" w:eastAsia="Times New Roman" w:hAnsi="Times New Roman" w:cs="Times New Roman"/>
          <w:sz w:val="24"/>
          <w:szCs w:val="24"/>
        </w:rPr>
        <w:t xml:space="preserve">ites with a higher IDW population values tended to be associated with amphipod </w:t>
      </w:r>
      <w:del w:id="167" w:author="Meyer, Michael Frederick" w:date="2020-10-02T14:24:00Z">
        <w:r w:rsidR="00403D16" w:rsidDel="00AF7510">
          <w:rPr>
            <w:rFonts w:ascii="Times New Roman" w:eastAsia="Times New Roman" w:hAnsi="Times New Roman" w:cs="Times New Roman"/>
            <w:sz w:val="24"/>
            <w:szCs w:val="24"/>
          </w:rPr>
          <w:delText xml:space="preserve">and leech </w:delText>
        </w:r>
      </w:del>
      <w:r w:rsidR="00403D16">
        <w:rPr>
          <w:rFonts w:ascii="Times New Roman" w:eastAsia="Times New Roman" w:hAnsi="Times New Roman" w:cs="Times New Roman"/>
          <w:sz w:val="24"/>
          <w:szCs w:val="24"/>
        </w:rPr>
        <w:t>taxa (see Table SXX), whereas sites with lower</w:t>
      </w:r>
      <w:ins w:id="168" w:author="Meyer, Michael Frederick" w:date="2020-10-02T14:29:00Z">
        <w:r w:rsidR="00403D16">
          <w:rPr>
            <w:rFonts w:ascii="Times New Roman" w:eastAsia="Times New Roman" w:hAnsi="Times New Roman" w:cs="Times New Roman"/>
            <w:sz w:val="24"/>
            <w:szCs w:val="24"/>
          </w:rPr>
          <w:t xml:space="preserve"> </w:t>
        </w:r>
        <w:r w:rsidR="00403D16">
          <w:rPr>
            <w:rFonts w:ascii="Times New Roman" w:eastAsia="Times New Roman" w:hAnsi="Times New Roman" w:cs="Times New Roman"/>
            <w:sz w:val="24"/>
            <w:szCs w:val="24"/>
          </w:rPr>
          <w:lastRenderedPageBreak/>
          <w:t>and moderate</w:t>
        </w:r>
      </w:ins>
      <w:r w:rsidR="00403D16">
        <w:rPr>
          <w:rFonts w:ascii="Times New Roman" w:eastAsia="Times New Roman" w:hAnsi="Times New Roman" w:cs="Times New Roman"/>
          <w:sz w:val="24"/>
          <w:szCs w:val="24"/>
        </w:rPr>
        <w:t xml:space="preserve"> IDW population values were more associated with increased </w:t>
      </w:r>
      <w:proofErr w:type="spellStart"/>
      <w:r w:rsidR="00403D16">
        <w:rPr>
          <w:rFonts w:ascii="Times New Roman" w:eastAsia="Times New Roman" w:hAnsi="Times New Roman" w:cs="Times New Roman"/>
          <w:sz w:val="24"/>
          <w:szCs w:val="24"/>
        </w:rPr>
        <w:t>mollusc</w:t>
      </w:r>
      <w:proofErr w:type="spellEnd"/>
      <w:r w:rsidR="00403D16">
        <w:rPr>
          <w:rFonts w:ascii="Times New Roman" w:eastAsia="Times New Roman" w:hAnsi="Times New Roman" w:cs="Times New Roman"/>
          <w:sz w:val="24"/>
          <w:szCs w:val="24"/>
        </w:rPr>
        <w:t xml:space="preserve"> abundance (see Table </w:t>
      </w:r>
      <w:ins w:id="169" w:author="Meyer, Michael Frederick" w:date="2020-10-02T14:30:00Z">
        <w:r w:rsidR="00403D16">
          <w:rPr>
            <w:rFonts w:ascii="Times New Roman" w:eastAsia="Times New Roman" w:hAnsi="Times New Roman" w:cs="Times New Roman"/>
            <w:sz w:val="24"/>
            <w:szCs w:val="24"/>
          </w:rPr>
          <w:t>S1)</w:t>
        </w:r>
      </w:ins>
      <w:del w:id="170" w:author="Meyer, Michael Frederick" w:date="2020-10-02T14:30:00Z">
        <w:r w:rsidR="00403D16" w:rsidDel="002A7D89">
          <w:rPr>
            <w:rFonts w:ascii="Times New Roman" w:eastAsia="Times New Roman" w:hAnsi="Times New Roman" w:cs="Times New Roman"/>
            <w:sz w:val="24"/>
            <w:szCs w:val="24"/>
          </w:rPr>
          <w:delText>2)</w:delText>
        </w:r>
      </w:del>
      <w:r w:rsidR="00403D16">
        <w:rPr>
          <w:rFonts w:ascii="Times New Roman" w:eastAsia="Times New Roman" w:hAnsi="Times New Roman" w:cs="Times New Roman"/>
          <w:sz w:val="24"/>
          <w:szCs w:val="24"/>
        </w:rPr>
        <w:t>.</w:t>
      </w:r>
      <w:del w:id="171" w:author="Meyer, Michael Frederick" w:date="2020-10-02T14:08:00Z">
        <w:r w:rsidDel="004B0888">
          <w:rPr>
            <w:rFonts w:ascii="Times New Roman" w:eastAsia="Times New Roman" w:hAnsi="Times New Roman" w:cs="Times New Roman"/>
            <w:sz w:val="24"/>
            <w:szCs w:val="24"/>
          </w:rPr>
          <w:delText xml:space="preserve">PERMANOVA confirmed the three groups to be significantly different (p = 0.023). </w:delText>
        </w:r>
      </w:del>
      <w:r>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4871D301" w14:textId="77777777" w:rsidR="006C2138"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p>
    <w:p w14:paraId="31BFE0E9" w14:textId="77777777" w:rsidR="006C2138" w:rsidRDefault="006C213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0" w:type="auto"/>
        <w:tblLook w:val="04A0" w:firstRow="1" w:lastRow="0" w:firstColumn="1" w:lastColumn="0" w:noHBand="0" w:noVBand="1"/>
      </w:tblPr>
      <w:tblGrid>
        <w:gridCol w:w="2931"/>
        <w:gridCol w:w="1070"/>
        <w:gridCol w:w="1217"/>
        <w:gridCol w:w="1190"/>
        <w:gridCol w:w="936"/>
        <w:gridCol w:w="843"/>
        <w:gridCol w:w="1163"/>
      </w:tblGrid>
      <w:tr w:rsidR="006C2138" w14:paraId="6DE106D4" w14:textId="77777777" w:rsidTr="00410273">
        <w:tc>
          <w:tcPr>
            <w:tcW w:w="9350" w:type="dxa"/>
            <w:gridSpan w:val="7"/>
            <w:vAlign w:val="bottom"/>
          </w:tcPr>
          <w:p w14:paraId="04DEAEB5" w14:textId="6CC5F3A5" w:rsidR="006C2138" w:rsidRPr="006C2138" w:rsidRDefault="006C2138" w:rsidP="006C213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Table </w:t>
            </w:r>
            <w:r w:rsidR="00C421DB">
              <w:rPr>
                <w:rFonts w:ascii="Times New Roman" w:hAnsi="Times New Roman" w:cs="Times New Roman"/>
                <w:color w:val="000000"/>
                <w:sz w:val="24"/>
                <w:szCs w:val="24"/>
              </w:rPr>
              <w:t>3</w:t>
            </w:r>
            <w:r>
              <w:rPr>
                <w:rFonts w:ascii="Times New Roman" w:hAnsi="Times New Roman" w:cs="Times New Roman"/>
                <w:color w:val="000000"/>
                <w:sz w:val="24"/>
                <w:szCs w:val="24"/>
              </w:rPr>
              <w:t>: Mean inter-site fatty acid proportion of each taxon and fatty acid grouping (as defined in table S</w:t>
            </w:r>
            <w:r w:rsidR="00284A11">
              <w:rPr>
                <w:rFonts w:ascii="Times New Roman" w:hAnsi="Times New Roman" w:cs="Times New Roman"/>
                <w:color w:val="000000"/>
                <w:sz w:val="24"/>
                <w:szCs w:val="24"/>
              </w:rPr>
              <w:t>2</w:t>
            </w:r>
            <w:r>
              <w:rPr>
                <w:rFonts w:ascii="Times New Roman" w:hAnsi="Times New Roman" w:cs="Times New Roman"/>
                <w:color w:val="000000"/>
                <w:sz w:val="24"/>
                <w:szCs w:val="24"/>
              </w:rPr>
              <w:t xml:space="preserve">). </w:t>
            </w:r>
          </w:p>
        </w:tc>
      </w:tr>
      <w:tr w:rsidR="006C2138" w14:paraId="3C87E841" w14:textId="77777777" w:rsidTr="006C2138">
        <w:tc>
          <w:tcPr>
            <w:tcW w:w="2931" w:type="dxa"/>
            <w:vAlign w:val="bottom"/>
          </w:tcPr>
          <w:p w14:paraId="133A0B79" w14:textId="1961E6E2"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Taxon</w:t>
            </w:r>
          </w:p>
        </w:tc>
        <w:tc>
          <w:tcPr>
            <w:tcW w:w="1070" w:type="dxa"/>
            <w:vAlign w:val="bottom"/>
          </w:tcPr>
          <w:p w14:paraId="34D6E884" w14:textId="4A939BC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Number of sites</w:t>
            </w:r>
          </w:p>
        </w:tc>
        <w:tc>
          <w:tcPr>
            <w:tcW w:w="1217" w:type="dxa"/>
            <w:vAlign w:val="bottom"/>
          </w:tcPr>
          <w:p w14:paraId="33A2D556" w14:textId="13B4613A"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Branched</w:t>
            </w:r>
          </w:p>
        </w:tc>
        <w:tc>
          <w:tcPr>
            <w:tcW w:w="1190" w:type="dxa"/>
            <w:vAlign w:val="bottom"/>
          </w:tcPr>
          <w:p w14:paraId="08DF25BA" w14:textId="5B981C1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LCPUFA</w:t>
            </w:r>
          </w:p>
        </w:tc>
        <w:tc>
          <w:tcPr>
            <w:tcW w:w="936" w:type="dxa"/>
            <w:vAlign w:val="bottom"/>
          </w:tcPr>
          <w:p w14:paraId="73B7101B" w14:textId="220AA8E3"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MUFA</w:t>
            </w:r>
          </w:p>
        </w:tc>
        <w:tc>
          <w:tcPr>
            <w:tcW w:w="843" w:type="dxa"/>
            <w:vAlign w:val="bottom"/>
          </w:tcPr>
          <w:p w14:paraId="50F1DD36" w14:textId="0DFDD141"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SAFA</w:t>
            </w:r>
          </w:p>
        </w:tc>
        <w:tc>
          <w:tcPr>
            <w:tcW w:w="1163" w:type="dxa"/>
            <w:vAlign w:val="bottom"/>
          </w:tcPr>
          <w:p w14:paraId="69C02EC4" w14:textId="57007B35"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SCPUFA</w:t>
            </w:r>
          </w:p>
        </w:tc>
      </w:tr>
      <w:tr w:rsidR="006C2138" w14:paraId="5D4F337C" w14:textId="77777777" w:rsidTr="006C2138">
        <w:tc>
          <w:tcPr>
            <w:tcW w:w="2931" w:type="dxa"/>
            <w:vAlign w:val="bottom"/>
          </w:tcPr>
          <w:p w14:paraId="417539EB" w14:textId="555A986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Drapa</w:t>
            </w:r>
            <w:proofErr w:type="spellEnd"/>
            <w:r w:rsidRPr="006C2138">
              <w:rPr>
                <w:rFonts w:ascii="Times New Roman" w:hAnsi="Times New Roman" w:cs="Times New Roman"/>
                <w:i/>
                <w:color w:val="000000"/>
                <w:sz w:val="24"/>
                <w:szCs w:val="24"/>
              </w:rPr>
              <w:t xml:space="preserve"> spp.</w:t>
            </w:r>
          </w:p>
        </w:tc>
        <w:tc>
          <w:tcPr>
            <w:tcW w:w="1070" w:type="dxa"/>
            <w:vAlign w:val="bottom"/>
          </w:tcPr>
          <w:p w14:paraId="493BB593" w14:textId="2E7A4FB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4</w:t>
            </w:r>
          </w:p>
        </w:tc>
        <w:tc>
          <w:tcPr>
            <w:tcW w:w="1217" w:type="dxa"/>
            <w:vAlign w:val="bottom"/>
          </w:tcPr>
          <w:p w14:paraId="12B1B401" w14:textId="2550028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4653378C" w14:textId="097CFA7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0.012</w:t>
            </w:r>
          </w:p>
        </w:tc>
        <w:tc>
          <w:tcPr>
            <w:tcW w:w="936" w:type="dxa"/>
            <w:vAlign w:val="bottom"/>
          </w:tcPr>
          <w:p w14:paraId="0186BDA5" w14:textId="1AA1546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0.088</w:t>
            </w:r>
          </w:p>
        </w:tc>
        <w:tc>
          <w:tcPr>
            <w:tcW w:w="843" w:type="dxa"/>
            <w:vAlign w:val="bottom"/>
          </w:tcPr>
          <w:p w14:paraId="292616DE" w14:textId="3A302E4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0.189</w:t>
            </w:r>
          </w:p>
        </w:tc>
        <w:tc>
          <w:tcPr>
            <w:tcW w:w="1163" w:type="dxa"/>
            <w:vAlign w:val="bottom"/>
          </w:tcPr>
          <w:p w14:paraId="354817C5" w14:textId="656CA72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0.710</w:t>
            </w:r>
          </w:p>
        </w:tc>
      </w:tr>
      <w:tr w:rsidR="006C2138" w14:paraId="6032E38E" w14:textId="77777777" w:rsidTr="006C2138">
        <w:tc>
          <w:tcPr>
            <w:tcW w:w="2931" w:type="dxa"/>
            <w:vAlign w:val="bottom"/>
          </w:tcPr>
          <w:p w14:paraId="684B1C91" w14:textId="270DD82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cyaneus</w:t>
            </w:r>
            <w:proofErr w:type="spellEnd"/>
          </w:p>
        </w:tc>
        <w:tc>
          <w:tcPr>
            <w:tcW w:w="1070" w:type="dxa"/>
            <w:vAlign w:val="bottom"/>
          </w:tcPr>
          <w:p w14:paraId="2493D3B3" w14:textId="5DD1E66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2</w:t>
            </w:r>
          </w:p>
        </w:tc>
        <w:tc>
          <w:tcPr>
            <w:tcW w:w="1217" w:type="dxa"/>
            <w:vAlign w:val="bottom"/>
          </w:tcPr>
          <w:p w14:paraId="562D3884" w14:textId="5881E6F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0.002</w:t>
            </w:r>
          </w:p>
        </w:tc>
        <w:tc>
          <w:tcPr>
            <w:tcW w:w="1190" w:type="dxa"/>
            <w:vAlign w:val="bottom"/>
          </w:tcPr>
          <w:p w14:paraId="1FDE0C87" w14:textId="0A85BBB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0.259</w:t>
            </w:r>
          </w:p>
        </w:tc>
        <w:tc>
          <w:tcPr>
            <w:tcW w:w="936" w:type="dxa"/>
            <w:vAlign w:val="bottom"/>
          </w:tcPr>
          <w:p w14:paraId="24935217" w14:textId="477F213D"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0.309</w:t>
            </w:r>
          </w:p>
        </w:tc>
        <w:tc>
          <w:tcPr>
            <w:tcW w:w="843" w:type="dxa"/>
            <w:vAlign w:val="bottom"/>
          </w:tcPr>
          <w:p w14:paraId="42C0F4ED" w14:textId="732AFF1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0.248</w:t>
            </w:r>
          </w:p>
        </w:tc>
        <w:tc>
          <w:tcPr>
            <w:tcW w:w="1163" w:type="dxa"/>
            <w:vAlign w:val="bottom"/>
          </w:tcPr>
          <w:p w14:paraId="7F810741" w14:textId="538A198F"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0.182</w:t>
            </w:r>
          </w:p>
        </w:tc>
      </w:tr>
      <w:tr w:rsidR="006C2138" w14:paraId="6B972EDC" w14:textId="77777777" w:rsidTr="006C2138">
        <w:tc>
          <w:tcPr>
            <w:tcW w:w="2931" w:type="dxa"/>
            <w:vAlign w:val="bottom"/>
          </w:tcPr>
          <w:p w14:paraId="7DFFDEC0" w14:textId="1BDCF6A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verrucosus</w:t>
            </w:r>
            <w:proofErr w:type="spellEnd"/>
          </w:p>
        </w:tc>
        <w:tc>
          <w:tcPr>
            <w:tcW w:w="1070" w:type="dxa"/>
            <w:vAlign w:val="bottom"/>
          </w:tcPr>
          <w:p w14:paraId="5C115B04" w14:textId="2C3CE8E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20DD9E9E" w14:textId="37BF041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711AD808" w14:textId="360BAB1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0.188</w:t>
            </w:r>
          </w:p>
        </w:tc>
        <w:tc>
          <w:tcPr>
            <w:tcW w:w="936" w:type="dxa"/>
            <w:vAlign w:val="bottom"/>
          </w:tcPr>
          <w:p w14:paraId="2DDE936F" w14:textId="78B02E1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0.385</w:t>
            </w:r>
          </w:p>
        </w:tc>
        <w:tc>
          <w:tcPr>
            <w:tcW w:w="843" w:type="dxa"/>
            <w:vAlign w:val="bottom"/>
          </w:tcPr>
          <w:p w14:paraId="4ECACBC9" w14:textId="19E4BE76"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0.240</w:t>
            </w:r>
          </w:p>
        </w:tc>
        <w:tc>
          <w:tcPr>
            <w:tcW w:w="1163" w:type="dxa"/>
            <w:vAlign w:val="bottom"/>
          </w:tcPr>
          <w:p w14:paraId="54F8BC47" w14:textId="776B7ED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r>
      <w:tr w:rsidR="006C2138" w14:paraId="109E6B06" w14:textId="77777777" w:rsidTr="006C2138">
        <w:tc>
          <w:tcPr>
            <w:tcW w:w="2931" w:type="dxa"/>
            <w:vAlign w:val="bottom"/>
          </w:tcPr>
          <w:p w14:paraId="31BD274F" w14:textId="7BC5CF3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vittatus</w:t>
            </w:r>
            <w:proofErr w:type="spellEnd"/>
          </w:p>
        </w:tc>
        <w:tc>
          <w:tcPr>
            <w:tcW w:w="1070" w:type="dxa"/>
            <w:vAlign w:val="bottom"/>
          </w:tcPr>
          <w:p w14:paraId="4099C596" w14:textId="12C6C1F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663DD4B2" w14:textId="6E0BFCE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159C42" w14:textId="5CF1A0B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c>
          <w:tcPr>
            <w:tcW w:w="936" w:type="dxa"/>
            <w:vAlign w:val="bottom"/>
          </w:tcPr>
          <w:p w14:paraId="711889E2" w14:textId="3CAEE63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0.371</w:t>
            </w:r>
          </w:p>
        </w:tc>
        <w:tc>
          <w:tcPr>
            <w:tcW w:w="843" w:type="dxa"/>
            <w:vAlign w:val="bottom"/>
          </w:tcPr>
          <w:p w14:paraId="556E9152" w14:textId="1CC1C69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0.241</w:t>
            </w:r>
          </w:p>
        </w:tc>
        <w:tc>
          <w:tcPr>
            <w:tcW w:w="1163" w:type="dxa"/>
            <w:vAlign w:val="bottom"/>
          </w:tcPr>
          <w:p w14:paraId="0DC9D820" w14:textId="50ED1C39"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0.216</w:t>
            </w:r>
          </w:p>
        </w:tc>
      </w:tr>
      <w:tr w:rsidR="006C2138" w14:paraId="6DC297E7" w14:textId="77777777" w:rsidTr="006C2138">
        <w:tc>
          <w:tcPr>
            <w:tcW w:w="2931" w:type="dxa"/>
            <w:vAlign w:val="bottom"/>
          </w:tcPr>
          <w:p w14:paraId="4CC878B3" w14:textId="77F69FB9"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Pallasea</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cancellus</w:t>
            </w:r>
            <w:proofErr w:type="spellEnd"/>
          </w:p>
        </w:tc>
        <w:tc>
          <w:tcPr>
            <w:tcW w:w="1070" w:type="dxa"/>
            <w:vAlign w:val="bottom"/>
          </w:tcPr>
          <w:p w14:paraId="41CB476A" w14:textId="1D8AFCE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3</w:t>
            </w:r>
          </w:p>
        </w:tc>
        <w:tc>
          <w:tcPr>
            <w:tcW w:w="1217" w:type="dxa"/>
            <w:vAlign w:val="bottom"/>
          </w:tcPr>
          <w:p w14:paraId="2E7F85ED" w14:textId="78151E2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419575" w14:textId="5D31CDA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0.282</w:t>
            </w:r>
          </w:p>
        </w:tc>
        <w:tc>
          <w:tcPr>
            <w:tcW w:w="936" w:type="dxa"/>
            <w:vAlign w:val="bottom"/>
          </w:tcPr>
          <w:p w14:paraId="080FAAD5" w14:textId="5AAA53D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0.359</w:t>
            </w:r>
          </w:p>
        </w:tc>
        <w:tc>
          <w:tcPr>
            <w:tcW w:w="843" w:type="dxa"/>
            <w:vAlign w:val="bottom"/>
          </w:tcPr>
          <w:p w14:paraId="5C1974A2" w14:textId="535FE58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c>
          <w:tcPr>
            <w:tcW w:w="1163" w:type="dxa"/>
            <w:vAlign w:val="bottom"/>
          </w:tcPr>
          <w:p w14:paraId="579C6116" w14:textId="20F463C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r>
      <w:tr w:rsidR="006C2138" w14:paraId="3F459E5D" w14:textId="77777777" w:rsidTr="006C2138">
        <w:tc>
          <w:tcPr>
            <w:tcW w:w="2931" w:type="dxa"/>
            <w:vAlign w:val="bottom"/>
          </w:tcPr>
          <w:p w14:paraId="739D6222" w14:textId="0F8453CB"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Periphyton</w:t>
            </w:r>
          </w:p>
        </w:tc>
        <w:tc>
          <w:tcPr>
            <w:tcW w:w="1070" w:type="dxa"/>
            <w:vAlign w:val="bottom"/>
          </w:tcPr>
          <w:p w14:paraId="77CA9960" w14:textId="55E42E71"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7</w:t>
            </w:r>
          </w:p>
        </w:tc>
        <w:tc>
          <w:tcPr>
            <w:tcW w:w="1217" w:type="dxa"/>
            <w:vAlign w:val="bottom"/>
          </w:tcPr>
          <w:p w14:paraId="326AEECA" w14:textId="2DD695E5"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0.000</w:t>
            </w:r>
          </w:p>
        </w:tc>
        <w:tc>
          <w:tcPr>
            <w:tcW w:w="1190" w:type="dxa"/>
            <w:vAlign w:val="bottom"/>
          </w:tcPr>
          <w:p w14:paraId="4B57790C" w14:textId="1C413ACD"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0.073</w:t>
            </w:r>
          </w:p>
        </w:tc>
        <w:tc>
          <w:tcPr>
            <w:tcW w:w="936" w:type="dxa"/>
            <w:vAlign w:val="bottom"/>
          </w:tcPr>
          <w:p w14:paraId="75CBAE01" w14:textId="0D797E5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0.092</w:t>
            </w:r>
          </w:p>
        </w:tc>
        <w:tc>
          <w:tcPr>
            <w:tcW w:w="843" w:type="dxa"/>
            <w:vAlign w:val="bottom"/>
          </w:tcPr>
          <w:p w14:paraId="21DF44BE" w14:textId="08F0044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0.284</w:t>
            </w:r>
          </w:p>
        </w:tc>
        <w:tc>
          <w:tcPr>
            <w:tcW w:w="1163" w:type="dxa"/>
            <w:vAlign w:val="bottom"/>
          </w:tcPr>
          <w:p w14:paraId="0D5CE18D" w14:textId="7AE1E91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0.550</w:t>
            </w:r>
          </w:p>
        </w:tc>
      </w:tr>
      <w:tr w:rsidR="006C2138" w14:paraId="75E1BC91" w14:textId="77777777" w:rsidTr="006C2138">
        <w:tc>
          <w:tcPr>
            <w:tcW w:w="2931" w:type="dxa"/>
            <w:vAlign w:val="bottom"/>
          </w:tcPr>
          <w:p w14:paraId="7F22CB75" w14:textId="3DA59F15"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Snail</w:t>
            </w:r>
          </w:p>
        </w:tc>
        <w:tc>
          <w:tcPr>
            <w:tcW w:w="1070" w:type="dxa"/>
            <w:vAlign w:val="bottom"/>
          </w:tcPr>
          <w:p w14:paraId="74E432CC" w14:textId="4780315F"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3</w:t>
            </w:r>
          </w:p>
        </w:tc>
        <w:tc>
          <w:tcPr>
            <w:tcW w:w="1217" w:type="dxa"/>
            <w:vAlign w:val="bottom"/>
          </w:tcPr>
          <w:p w14:paraId="717DC081" w14:textId="1BF2EFA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0.002</w:t>
            </w:r>
          </w:p>
        </w:tc>
        <w:tc>
          <w:tcPr>
            <w:tcW w:w="1190" w:type="dxa"/>
            <w:vAlign w:val="bottom"/>
          </w:tcPr>
          <w:p w14:paraId="004F1392" w14:textId="51E03028"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0.470</w:t>
            </w:r>
          </w:p>
        </w:tc>
        <w:tc>
          <w:tcPr>
            <w:tcW w:w="936" w:type="dxa"/>
            <w:vAlign w:val="bottom"/>
          </w:tcPr>
          <w:p w14:paraId="74AE8182" w14:textId="20A456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0.123</w:t>
            </w:r>
          </w:p>
        </w:tc>
        <w:tc>
          <w:tcPr>
            <w:tcW w:w="843" w:type="dxa"/>
            <w:vAlign w:val="bottom"/>
          </w:tcPr>
          <w:p w14:paraId="65AB3E47" w14:textId="5B9B5D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0.194</w:t>
            </w:r>
          </w:p>
        </w:tc>
        <w:tc>
          <w:tcPr>
            <w:tcW w:w="1163" w:type="dxa"/>
            <w:vAlign w:val="bottom"/>
          </w:tcPr>
          <w:p w14:paraId="75812127" w14:textId="726319B0"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0.211</w:t>
            </w:r>
          </w:p>
        </w:tc>
      </w:tr>
    </w:tbl>
    <w:p w14:paraId="5C51DB6A" w14:textId="51B89884" w:rsidR="00715D55" w:rsidRDefault="00D8535D">
      <w:pPr>
        <w:rPr>
          <w:rFonts w:ascii="Times New Roman" w:eastAsia="Times New Roman" w:hAnsi="Times New Roman" w:cs="Times New Roman"/>
          <w:sz w:val="24"/>
          <w:szCs w:val="24"/>
        </w:rPr>
      </w:pPr>
      <w:r>
        <w:br w:type="page"/>
      </w:r>
    </w:p>
    <w:p w14:paraId="4B5B5AB5" w14:textId="53B16CE5" w:rsidR="00715D55" w:rsidRDefault="00715D55">
      <w:pPr>
        <w:rPr>
          <w:rFonts w:ascii="Times New Roman" w:eastAsia="Times New Roman" w:hAnsi="Times New Roman" w:cs="Times New Roman"/>
          <w:sz w:val="24"/>
          <w:szCs w:val="24"/>
        </w:rPr>
      </w:pPr>
    </w:p>
    <w:p w14:paraId="4045D900" w14:textId="302A9F23" w:rsidR="00567422" w:rsidRDefault="00E41B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27C30D" wp14:editId="4681BF3E">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bined_ppcp_fattyy_aci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1DE93BC0"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6</w:t>
      </w:r>
      <w:r>
        <w:rPr>
          <w:rFonts w:ascii="Times New Roman" w:eastAsia="Times New Roman" w:hAnsi="Times New Roman" w:cs="Times New Roman"/>
          <w:sz w:val="24"/>
          <w:szCs w:val="24"/>
        </w:rPr>
        <w:t>: Ratio of 18:3ω3 and 18:4ω3 relative to 20:5ω3 and 20:6ω3 as a function of log -transformed total PPCP concentrations. The fatty acids 18:3ω3, 18:4ω3, 20:5ω3</w:t>
      </w:r>
      <w:r w:rsidR="002F2379">
        <w:rPr>
          <w:rFonts w:ascii="Times New Roman" w:eastAsia="Times New Roman" w:hAnsi="Times New Roman" w:cs="Times New Roman"/>
          <w:sz w:val="24"/>
          <w:szCs w:val="24"/>
        </w:rPr>
        <w:t>, 22:5ω3,</w:t>
      </w:r>
      <w:r>
        <w:rPr>
          <w:rFonts w:ascii="Times New Roman" w:eastAsia="Times New Roman" w:hAnsi="Times New Roman" w:cs="Times New Roman"/>
          <w:sz w:val="24"/>
          <w:szCs w:val="24"/>
        </w:rPr>
        <w:t xml:space="preserve"> and 2</w:t>
      </w:r>
      <w:r w:rsidR="002F2379">
        <w:rPr>
          <w:rFonts w:ascii="Times New Roman" w:eastAsia="Times New Roman" w:hAnsi="Times New Roman" w:cs="Times New Roman"/>
          <w:sz w:val="24"/>
          <w:szCs w:val="24"/>
        </w:rPr>
        <w:t>2</w:t>
      </w:r>
      <w:r>
        <w:rPr>
          <w:rFonts w:ascii="Times New Roman" w:eastAsia="Times New Roman" w:hAnsi="Times New Roman" w:cs="Times New Roman"/>
          <w:sz w:val="24"/>
          <w:szCs w:val="24"/>
        </w:rPr>
        <w:t>:6ω3 are all essential fatty acids (EFAs), which are prone to accumulate in organisms and mainly synthesized in primary producers. Because 18:3ω3 and 18:4ω3 are mainly found in filamentous algae whereas 20:5ω3</w:t>
      </w:r>
      <w:r w:rsidR="002F2379">
        <w:rPr>
          <w:rFonts w:ascii="Times New Roman" w:eastAsia="Times New Roman" w:hAnsi="Times New Roman" w:cs="Times New Roman"/>
          <w:sz w:val="24"/>
          <w:szCs w:val="24"/>
        </w:rPr>
        <w:t>, 22:5ω3, and 22:6ω3</w:t>
      </w:r>
      <w:r>
        <w:rPr>
          <w:rFonts w:ascii="Times New Roman" w:eastAsia="Times New Roman" w:hAnsi="Times New Roman" w:cs="Times New Roman"/>
          <w:sz w:val="24"/>
          <w:szCs w:val="24"/>
        </w:rPr>
        <w:t xml:space="preserve"> tend to be associated with diatoms, our ratio also serves as a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w:t>
      </w:r>
    </w:p>
    <w:p w14:paraId="5ED95655" w14:textId="77777777" w:rsidR="004B0888" w:rsidRDefault="004B088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4B0888" w14:paraId="687CE3DC" w14:textId="77777777" w:rsidTr="00911DEA">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C6E37" w14:textId="3CB93C3F"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Table S1: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4B0888" w14:paraId="1264F6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E4B63"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ECDFC"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11F28"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4B0888" w14:paraId="1924F6B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19CD0"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3F9AB42"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5C2BD8B1"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4B0888" w14:paraId="01367EA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79FC"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E699887"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340D6708"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4B0888" w14:paraId="2AE08CB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5202A"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FA2C8"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3FA4A87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4B0888" w14:paraId="5516175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9E7B"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Gerstfeldt</w:t>
            </w:r>
            <w:proofErr w:type="spellEnd"/>
            <w:r w:rsidRPr="00090369">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B637F2A"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63126E15"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4B0888" w14:paraId="4C014074"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A13CF"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0B26D6A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6C06629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E0171B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276E2"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A67A6A6"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571136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129EF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44E85"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0F54AB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D41096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3FAB3C4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4EF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F06F60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91A43E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6BB72B3"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416F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46274F3"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02D58FC"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18E95A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BE48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EEA6B3B"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22070A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C76A34A"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0F3FA"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36C8767"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5933C22"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E305F8"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33DE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04A8F9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73C1EB"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1807678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904B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5E7940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27F5A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23A39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B5C7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07B63E5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8158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7DCD08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8640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4C32179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C0CF4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78142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9916E"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48D0B7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FEB52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C9D00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9C91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C95A9D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4A26A0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2CB096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F703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EBFF02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46DC929"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062A2E1"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58B2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B27B75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DB0BD80"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5EB9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F613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012304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4D3332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39DF0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F959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611B2C0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A7414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F6C4F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EBC9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90659B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3AC459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8862F4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E1A88"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7CAA1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59677FE"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59B08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1899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67995AC5"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13C38BF"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2B835B5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7282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462B589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F3B56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C7E81D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38BB7"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523E26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CB0FA49" w14:textId="77777777" w:rsidR="004B0888" w:rsidRDefault="004B0888" w:rsidP="00911DEA">
            <w:pPr>
              <w:widowControl w:val="0"/>
              <w:spacing w:line="240" w:lineRule="auto"/>
              <w:rPr>
                <w:rFonts w:ascii="Times New Roman" w:eastAsia="Times New Roman" w:hAnsi="Times New Roman" w:cs="Times New Roman"/>
                <w:sz w:val="16"/>
                <w:szCs w:val="16"/>
              </w:rPr>
            </w:pPr>
          </w:p>
        </w:tc>
      </w:tr>
    </w:tbl>
    <w:p w14:paraId="11983F4D" w14:textId="452606A2"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4F8E70EA" w:rsidR="00715D55" w:rsidRDefault="004262A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68EAE54" wp14:editId="264C3E8F">
            <wp:extent cx="5943600" cy="495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l_species_all_FA_symbo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3959FCEA" w:rsidR="00715D55" w:rsidRDefault="004262A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485D39" wp14:editId="2958F07E">
            <wp:extent cx="5943600" cy="495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l_species_essential_FA_symbo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02B818E5" w:rsidR="001D0AA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p w14:paraId="6B9FBBFE" w14:textId="77777777" w:rsidR="001D0AA5" w:rsidRDefault="001D0A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9655" w:type="dxa"/>
        <w:tblLook w:val="04A0" w:firstRow="1" w:lastRow="0" w:firstColumn="1" w:lastColumn="0" w:noHBand="0" w:noVBand="1"/>
      </w:tblPr>
      <w:tblGrid>
        <w:gridCol w:w="2724"/>
        <w:gridCol w:w="6931"/>
      </w:tblGrid>
      <w:tr w:rsidR="00453919" w14:paraId="690E467C" w14:textId="77777777" w:rsidTr="00410273">
        <w:trPr>
          <w:trHeight w:val="187"/>
        </w:trPr>
        <w:tc>
          <w:tcPr>
            <w:tcW w:w="9655" w:type="dxa"/>
            <w:gridSpan w:val="2"/>
            <w:vAlign w:val="bottom"/>
          </w:tcPr>
          <w:p w14:paraId="771E862C" w14:textId="2E77A398"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lastRenderedPageBreak/>
              <w:t>Table S</w:t>
            </w:r>
            <w:r w:rsidR="00284A11">
              <w:rPr>
                <w:rFonts w:ascii="Times New Roman" w:hAnsi="Times New Roman" w:cs="Times New Roman"/>
                <w:color w:val="000000"/>
                <w:sz w:val="24"/>
                <w:szCs w:val="24"/>
              </w:rPr>
              <w:t>2</w:t>
            </w:r>
            <w:r w:rsidRPr="00403D16">
              <w:rPr>
                <w:rFonts w:ascii="Times New Roman" w:hAnsi="Times New Roman" w:cs="Times New Roman"/>
                <w:color w:val="000000"/>
                <w:sz w:val="24"/>
                <w:szCs w:val="24"/>
              </w:rPr>
              <w:t xml:space="preserve">: </w:t>
            </w:r>
            <w:r w:rsidR="00284A11">
              <w:rPr>
                <w:rFonts w:ascii="Times New Roman" w:hAnsi="Times New Roman" w:cs="Times New Roman"/>
                <w:color w:val="000000"/>
                <w:sz w:val="24"/>
                <w:szCs w:val="24"/>
              </w:rPr>
              <w:t>Fatty acid groupings used in this analysis</w:t>
            </w:r>
          </w:p>
        </w:tc>
      </w:tr>
      <w:tr w:rsidR="00453919" w14:paraId="538D15AC" w14:textId="77777777" w:rsidTr="00453919">
        <w:trPr>
          <w:trHeight w:val="187"/>
        </w:trPr>
        <w:tc>
          <w:tcPr>
            <w:tcW w:w="2724" w:type="dxa"/>
            <w:vAlign w:val="bottom"/>
          </w:tcPr>
          <w:p w14:paraId="7C9B4B70" w14:textId="02DE610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 Group</w:t>
            </w:r>
          </w:p>
        </w:tc>
        <w:tc>
          <w:tcPr>
            <w:tcW w:w="6931" w:type="dxa"/>
            <w:vAlign w:val="bottom"/>
          </w:tcPr>
          <w:p w14:paraId="6CAA124D" w14:textId="6540F8F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acids considered</w:t>
            </w:r>
          </w:p>
        </w:tc>
      </w:tr>
      <w:tr w:rsidR="00453919" w14:paraId="52D2E2C6" w14:textId="77777777" w:rsidTr="00453919">
        <w:trPr>
          <w:trHeight w:val="177"/>
        </w:trPr>
        <w:tc>
          <w:tcPr>
            <w:tcW w:w="2724" w:type="dxa"/>
            <w:vAlign w:val="bottom"/>
          </w:tcPr>
          <w:p w14:paraId="0AB3A569" w14:textId="2C0CF37E"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Branched</w:t>
            </w:r>
          </w:p>
        </w:tc>
        <w:tc>
          <w:tcPr>
            <w:tcW w:w="6931" w:type="dxa"/>
            <w:vAlign w:val="bottom"/>
          </w:tcPr>
          <w:p w14:paraId="28DD74B4" w14:textId="77F6FDDF"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a-15:0, i-15:0, a-17:0, i-17:0</w:t>
            </w:r>
          </w:p>
        </w:tc>
      </w:tr>
      <w:tr w:rsidR="00453919" w14:paraId="1D05766D" w14:textId="77777777" w:rsidTr="00453919">
        <w:trPr>
          <w:trHeight w:val="187"/>
        </w:trPr>
        <w:tc>
          <w:tcPr>
            <w:tcW w:w="2724" w:type="dxa"/>
            <w:vAlign w:val="bottom"/>
          </w:tcPr>
          <w:p w14:paraId="66855182" w14:textId="2C168B5D"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SAFA</w:t>
            </w:r>
          </w:p>
        </w:tc>
        <w:tc>
          <w:tcPr>
            <w:tcW w:w="6931" w:type="dxa"/>
            <w:vAlign w:val="bottom"/>
          </w:tcPr>
          <w:p w14:paraId="2394C2E4" w14:textId="104162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12:0, 14:0, 15:0, 16:0, 17:0, 18:0, 20:0, 22:0, 24:0</w:t>
            </w:r>
          </w:p>
        </w:tc>
      </w:tr>
      <w:tr w:rsidR="00453919" w14:paraId="3264D6B6" w14:textId="77777777" w:rsidTr="00453919">
        <w:trPr>
          <w:trHeight w:val="553"/>
        </w:trPr>
        <w:tc>
          <w:tcPr>
            <w:tcW w:w="2724" w:type="dxa"/>
            <w:vAlign w:val="bottom"/>
          </w:tcPr>
          <w:p w14:paraId="759D0604" w14:textId="60A9C61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MUFA</w:t>
            </w:r>
          </w:p>
        </w:tc>
        <w:tc>
          <w:tcPr>
            <w:tcW w:w="6931" w:type="dxa"/>
            <w:vAlign w:val="bottom"/>
          </w:tcPr>
          <w:p w14:paraId="23FCC02A" w14:textId="67531460"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14:1n-5, 15:1ω7, 17:1n7, 16:1ω5, 16:1ω6, 16:1ω7, 16:1ω8, 16:1ω9, 18:1ω7, 18:1ω9, 20:1ω7, 20:1ω9, 22:1ω7, 22:1ω9</w:t>
            </w:r>
          </w:p>
        </w:tc>
      </w:tr>
      <w:tr w:rsidR="00453919" w14:paraId="2B801629" w14:textId="77777777" w:rsidTr="00453919">
        <w:trPr>
          <w:trHeight w:val="553"/>
        </w:trPr>
        <w:tc>
          <w:tcPr>
            <w:tcW w:w="2724" w:type="dxa"/>
            <w:vAlign w:val="bottom"/>
          </w:tcPr>
          <w:p w14:paraId="618DDA95" w14:textId="41AAF1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SCPUFA</w:t>
            </w:r>
          </w:p>
        </w:tc>
        <w:tc>
          <w:tcPr>
            <w:tcW w:w="6931" w:type="dxa"/>
            <w:vAlign w:val="bottom"/>
          </w:tcPr>
          <w:p w14:paraId="1A077780" w14:textId="23AB689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16:2ω4, 16:2ω6, 16:2ω7, 16:3ω3, 16:3ω4, 16:3ω6, 16:4ω1, 16:4ω3, 18:2ω6, 18:2ω6t, 18:3ω3, 18:3ω6, 18:4ω3, 18:4ω4, 18:5ω3</w:t>
            </w:r>
          </w:p>
        </w:tc>
      </w:tr>
      <w:tr w:rsidR="00453919" w14:paraId="343E9A2F" w14:textId="77777777" w:rsidTr="00453919">
        <w:trPr>
          <w:trHeight w:val="563"/>
        </w:trPr>
        <w:tc>
          <w:tcPr>
            <w:tcW w:w="2724" w:type="dxa"/>
            <w:vAlign w:val="bottom"/>
          </w:tcPr>
          <w:p w14:paraId="6BDEE042" w14:textId="1E23967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LCPUFA</w:t>
            </w:r>
          </w:p>
        </w:tc>
        <w:tc>
          <w:tcPr>
            <w:tcW w:w="6931" w:type="dxa"/>
            <w:vAlign w:val="bottom"/>
          </w:tcPr>
          <w:p w14:paraId="604E3B1C" w14:textId="17FA7589"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20:2-5-11, 20:2-5-13, 20:2ω6, 20:3ω3, 20:3ω6, 20:4ω3, 20:4ω6, 20:5ω3, 22:2ω6, 22:3ω3, 22:4ω3, 22:4ω6, 22:5ω3, 22:5ω6, 22:6ω3</w:t>
            </w:r>
          </w:p>
        </w:tc>
      </w:tr>
    </w:tbl>
    <w:p w14:paraId="6A20ADCA" w14:textId="77777777" w:rsidR="004262A3" w:rsidRDefault="004262A3">
      <w:pPr>
        <w:rPr>
          <w:rFonts w:ascii="Times New Roman" w:eastAsia="Times New Roman" w:hAnsi="Times New Roman" w:cs="Times New Roman"/>
          <w:sz w:val="24"/>
          <w:szCs w:val="24"/>
        </w:rPr>
      </w:pPr>
    </w:p>
    <w:p w14:paraId="06F0CC38" w14:textId="04DDA889" w:rsidR="004262A3" w:rsidRDefault="0045391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D4CD6F" w14:textId="77777777" w:rsidR="00A73A11" w:rsidRDefault="00A73A11">
      <w:pPr>
        <w:rPr>
          <w:rFonts w:ascii="Times New Roman" w:eastAsia="Times New Roman" w:hAnsi="Times New Roman" w:cs="Times New Roman"/>
          <w:sz w:val="24"/>
          <w:szCs w:val="24"/>
        </w:rPr>
        <w:sectPr w:rsidR="00A73A11" w:rsidSect="00567422">
          <w:pgSz w:w="12240" w:h="15840"/>
          <w:pgMar w:top="1440" w:right="1440" w:bottom="1440" w:left="1440" w:header="720" w:footer="720" w:gutter="0"/>
          <w:lnNumType w:countBy="1" w:restart="continuous"/>
          <w:pgNumType w:start="1"/>
          <w:cols w:space="720"/>
          <w:docGrid w:linePitch="299"/>
        </w:sectPr>
      </w:pPr>
    </w:p>
    <w:p w14:paraId="7CA31842" w14:textId="3E58C002" w:rsidR="00715D55" w:rsidRDefault="00A73A1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94AD77" wp14:editId="5359FD56">
            <wp:extent cx="8229600" cy="4391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9600" cy="4391025"/>
                    </a:xfrm>
                    <a:prstGeom prst="rect">
                      <a:avLst/>
                    </a:prstGeom>
                    <a:noFill/>
                    <a:ln>
                      <a:noFill/>
                    </a:ln>
                  </pic:spPr>
                </pic:pic>
              </a:graphicData>
            </a:graphic>
          </wp:inline>
        </w:drawing>
      </w:r>
    </w:p>
    <w:p w14:paraId="0706FE34" w14:textId="2F0CB81F" w:rsidR="005E3F1F" w:rsidRDefault="00A73A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Proportions of </w:t>
      </w:r>
      <w:r w:rsidR="005E3F1F">
        <w:rPr>
          <w:rFonts w:ascii="Times New Roman" w:eastAsia="Times New Roman" w:hAnsi="Times New Roman" w:cs="Times New Roman"/>
          <w:sz w:val="24"/>
          <w:szCs w:val="24"/>
        </w:rPr>
        <w:t>major fatty aid groups (as defined in Table S</w:t>
      </w:r>
      <w:r w:rsidR="00284A11">
        <w:rPr>
          <w:rFonts w:ascii="Times New Roman" w:eastAsia="Times New Roman" w:hAnsi="Times New Roman" w:cs="Times New Roman"/>
          <w:sz w:val="24"/>
          <w:szCs w:val="24"/>
        </w:rPr>
        <w:t>2</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Primary </w:t>
      </w:r>
      <w:r w:rsidR="00284A11">
        <w:rPr>
          <w:rFonts w:ascii="Times New Roman" w:eastAsia="Times New Roman" w:hAnsi="Times New Roman" w:cs="Times New Roman"/>
          <w:sz w:val="24"/>
          <w:szCs w:val="24"/>
        </w:rPr>
        <w:t>producers</w:t>
      </w:r>
      <w:r w:rsidR="005E3F1F">
        <w:rPr>
          <w:rFonts w:ascii="Times New Roman" w:eastAsia="Times New Roman" w:hAnsi="Times New Roman" w:cs="Times New Roman"/>
          <w:sz w:val="24"/>
          <w:szCs w:val="24"/>
        </w:rPr>
        <w:t xml:space="preserve"> (</w:t>
      </w:r>
      <w:proofErr w:type="spellStart"/>
      <w:r w:rsidR="005E3F1F">
        <w:rPr>
          <w:rFonts w:ascii="Times New Roman" w:eastAsia="Times New Roman" w:hAnsi="Times New Roman" w:cs="Times New Roman"/>
          <w:sz w:val="24"/>
          <w:szCs w:val="24"/>
        </w:rPr>
        <w:t>Drapa</w:t>
      </w:r>
      <w:proofErr w:type="spellEnd"/>
      <w:r w:rsidR="005E3F1F">
        <w:rPr>
          <w:rFonts w:ascii="Times New Roman" w:eastAsia="Times New Roman" w:hAnsi="Times New Roman" w:cs="Times New Roman"/>
          <w:sz w:val="24"/>
          <w:szCs w:val="24"/>
        </w:rPr>
        <w:t xml:space="preserve"> spp. and </w:t>
      </w:r>
      <w:r w:rsidR="00284A11">
        <w:rPr>
          <w:rFonts w:ascii="Times New Roman" w:eastAsia="Times New Roman" w:hAnsi="Times New Roman" w:cs="Times New Roman"/>
          <w:sz w:val="24"/>
          <w:szCs w:val="24"/>
        </w:rPr>
        <w:t>periphyton</w:t>
      </w:r>
      <w:r w:rsidR="005E3F1F">
        <w:rPr>
          <w:rFonts w:ascii="Times New Roman" w:eastAsia="Times New Roman" w:hAnsi="Times New Roman" w:cs="Times New Roman"/>
          <w:sz w:val="24"/>
          <w:szCs w:val="24"/>
        </w:rPr>
        <w:t xml:space="preserve">) were largely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by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PUFAs, amphipods were largely </w:t>
      </w:r>
      <w:r w:rsidR="00284A11">
        <w:rPr>
          <w:rFonts w:ascii="Times New Roman" w:eastAsia="Times New Roman" w:hAnsi="Times New Roman" w:cs="Times New Roman"/>
          <w:sz w:val="24"/>
          <w:szCs w:val="24"/>
        </w:rPr>
        <w:t>associated</w:t>
      </w:r>
      <w:r w:rsidR="005E3F1F">
        <w:rPr>
          <w:rFonts w:ascii="Times New Roman" w:eastAsia="Times New Roman" w:hAnsi="Times New Roman" w:cs="Times New Roman"/>
          <w:sz w:val="24"/>
          <w:szCs w:val="24"/>
        </w:rPr>
        <w:t xml:space="preserve"> with high MUFA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and snails were generally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with high L</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periphyton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tended to </w:t>
      </w:r>
      <w:r w:rsidR="00284A11">
        <w:rPr>
          <w:rFonts w:ascii="Times New Roman" w:eastAsia="Times New Roman" w:hAnsi="Times New Roman" w:cs="Times New Roman"/>
          <w:sz w:val="24"/>
          <w:szCs w:val="24"/>
        </w:rPr>
        <w:t>increase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lead to more targeted analyses on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specific</w:t>
      </w:r>
      <w:r w:rsidR="005E3F1F">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acids</w:t>
      </w:r>
      <w:r w:rsidR="005E3F1F">
        <w:rPr>
          <w:rFonts w:ascii="Times New Roman" w:eastAsia="Times New Roman" w:hAnsi="Times New Roman" w:cs="Times New Roman"/>
          <w:sz w:val="24"/>
          <w:szCs w:val="24"/>
        </w:rPr>
        <w:t xml:space="preserve"> were </w:t>
      </w:r>
      <w:r w:rsidR="00284A11">
        <w:rPr>
          <w:rFonts w:ascii="Times New Roman" w:eastAsia="Times New Roman" w:hAnsi="Times New Roman" w:cs="Times New Roman"/>
          <w:sz w:val="24"/>
          <w:szCs w:val="24"/>
        </w:rPr>
        <w:t>increasing</w:t>
      </w:r>
      <w:r w:rsidR="005E3F1F">
        <w:rPr>
          <w:rFonts w:ascii="Times New Roman" w:eastAsia="Times New Roman" w:hAnsi="Times New Roman" w:cs="Times New Roman"/>
          <w:sz w:val="24"/>
          <w:szCs w:val="24"/>
        </w:rPr>
        <w:t xml:space="preserve">. In </w:t>
      </w:r>
      <w:r w:rsidR="00284A11">
        <w:rPr>
          <w:rFonts w:ascii="Times New Roman" w:eastAsia="Times New Roman" w:hAnsi="Times New Roman" w:cs="Times New Roman"/>
          <w:sz w:val="24"/>
          <w:szCs w:val="24"/>
        </w:rPr>
        <w:t>contrast</w:t>
      </w:r>
      <w:r w:rsidR="005E3F1F">
        <w:rPr>
          <w:rFonts w:ascii="Times New Roman" w:eastAsia="Times New Roman" w:hAnsi="Times New Roman" w:cs="Times New Roman"/>
          <w:sz w:val="24"/>
          <w:szCs w:val="24"/>
        </w:rPr>
        <w:t xml:space="preserve"> periphyton, all other taxa remained </w:t>
      </w:r>
      <w:r w:rsidR="00284A11">
        <w:rPr>
          <w:rFonts w:ascii="Times New Roman" w:eastAsia="Times New Roman" w:hAnsi="Times New Roman" w:cs="Times New Roman"/>
          <w:sz w:val="24"/>
          <w:szCs w:val="24"/>
        </w:rPr>
        <w:t>consistent</w:t>
      </w:r>
      <w:r w:rsidR="005E3F1F">
        <w:rPr>
          <w:rFonts w:ascii="Times New Roman" w:eastAsia="Times New Roman" w:hAnsi="Times New Roman" w:cs="Times New Roman"/>
          <w:sz w:val="24"/>
          <w:szCs w:val="24"/>
        </w:rPr>
        <w:t xml:space="preserve"> with </w:t>
      </w:r>
      <w:r w:rsidR="00284A11">
        <w:rPr>
          <w:rFonts w:ascii="Times New Roman" w:eastAsia="Times New Roman" w:hAnsi="Times New Roman" w:cs="Times New Roman"/>
          <w:sz w:val="24"/>
          <w:szCs w:val="24"/>
        </w:rPr>
        <w:t>respect</w:t>
      </w:r>
      <w:r w:rsidR="005E3F1F">
        <w:rPr>
          <w:rFonts w:ascii="Times New Roman" w:eastAsia="Times New Roman" w:hAnsi="Times New Roman" w:cs="Times New Roman"/>
          <w:sz w:val="24"/>
          <w:szCs w:val="24"/>
        </w:rPr>
        <w:t xml:space="preserve"> to fatty </w:t>
      </w:r>
      <w:r w:rsidR="00284A11">
        <w:rPr>
          <w:rFonts w:ascii="Times New Roman" w:eastAsia="Times New Roman" w:hAnsi="Times New Roman" w:cs="Times New Roman"/>
          <w:sz w:val="24"/>
          <w:szCs w:val="24"/>
        </w:rPr>
        <w:t>acid</w:t>
      </w:r>
      <w:r w:rsidR="005E3F1F">
        <w:rPr>
          <w:rFonts w:ascii="Times New Roman" w:eastAsia="Times New Roman" w:hAnsi="Times New Roman" w:cs="Times New Roman"/>
          <w:sz w:val="24"/>
          <w:szCs w:val="24"/>
        </w:rPr>
        <w:t xml:space="preserve"> proportions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w:t>
      </w:r>
    </w:p>
    <w:p w14:paraId="2D29A4CB" w14:textId="77777777" w:rsidR="005E3F1F" w:rsidRDefault="005E3F1F">
      <w:pPr>
        <w:rPr>
          <w:rFonts w:ascii="Times New Roman" w:eastAsia="Times New Roman" w:hAnsi="Times New Roman" w:cs="Times New Roman"/>
          <w:sz w:val="24"/>
          <w:szCs w:val="24"/>
        </w:rPr>
      </w:pPr>
    </w:p>
    <w:p w14:paraId="5CDD83BC" w14:textId="3F702E90"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8103547" w14:textId="77777777" w:rsidR="003E16A1" w:rsidRDefault="003E16A1">
      <w:pPr>
        <w:rPr>
          <w:rFonts w:ascii="Times New Roman" w:eastAsia="Times New Roman" w:hAnsi="Times New Roman" w:cs="Times New Roman"/>
          <w:sz w:val="24"/>
          <w:szCs w:val="24"/>
        </w:rPr>
      </w:pPr>
    </w:p>
    <w:p w14:paraId="18E2D52E" w14:textId="77777777"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5570D7" wp14:editId="1339220F">
            <wp:extent cx="8467725" cy="42379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76594" cy="4242372"/>
                    </a:xfrm>
                    <a:prstGeom prst="rect">
                      <a:avLst/>
                    </a:prstGeom>
                    <a:noFill/>
                  </pic:spPr>
                </pic:pic>
              </a:graphicData>
            </a:graphic>
          </wp:inline>
        </w:drawing>
      </w:r>
    </w:p>
    <w:p w14:paraId="4DB7219A" w14:textId="2717E5D3" w:rsidR="00447CA5"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5</w:t>
      </w:r>
      <w:r>
        <w:rPr>
          <w:rFonts w:ascii="Times New Roman" w:eastAsia="Times New Roman" w:hAnsi="Times New Roman" w:cs="Times New Roman"/>
          <w:sz w:val="24"/>
          <w:szCs w:val="24"/>
        </w:rPr>
        <w:t>: One-dimensional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species</w:t>
      </w:r>
      <w:r>
        <w:rPr>
          <w:rFonts w:ascii="Times New Roman" w:eastAsia="Times New Roman" w:hAnsi="Times New Roman" w:cs="Times New Roman"/>
          <w:sz w:val="24"/>
          <w:szCs w:val="24"/>
        </w:rPr>
        <w:t xml:space="preserve"> sores are </w:t>
      </w:r>
      <w:r w:rsidR="00284A11">
        <w:rPr>
          <w:rFonts w:ascii="Times New Roman" w:eastAsia="Times New Roman" w:hAnsi="Times New Roman" w:cs="Times New Roman"/>
          <w:sz w:val="24"/>
          <w:szCs w:val="24"/>
        </w:rPr>
        <w:t>placed</w:t>
      </w:r>
      <w:r>
        <w:rPr>
          <w:rFonts w:ascii="Times New Roman" w:eastAsia="Times New Roman" w:hAnsi="Times New Roman" w:cs="Times New Roman"/>
          <w:sz w:val="24"/>
          <w:szCs w:val="24"/>
        </w:rPr>
        <w:t xml:space="preserve">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Periphyton (triangles) tend to </w:t>
      </w:r>
      <w:r w:rsidR="00284A11">
        <w:rPr>
          <w:rFonts w:ascii="Times New Roman" w:eastAsia="Times New Roman" w:hAnsi="Times New Roman" w:cs="Times New Roman"/>
          <w:sz w:val="24"/>
          <w:szCs w:val="24"/>
        </w:rPr>
        <w:t>increase</w:t>
      </w:r>
      <w:r>
        <w:rPr>
          <w:rFonts w:ascii="Times New Roman" w:eastAsia="Times New Roman" w:hAnsi="Times New Roman" w:cs="Times New Roman"/>
          <w:sz w:val="24"/>
          <w:szCs w:val="24"/>
        </w:rPr>
        <w:t xml:space="preserve"> from left-to-right, suggesting that periphyton tend to </w:t>
      </w:r>
      <w:r w:rsidR="00284A11">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more 18:3ω3 and 18:1ω9 (</w:t>
      </w:r>
      <w:r w:rsidR="00284A11">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of green algal taxa) with an </w:t>
      </w:r>
      <w:r w:rsidR="00284A11">
        <w:rPr>
          <w:rFonts w:ascii="Times New Roman" w:eastAsia="Times New Roman" w:hAnsi="Times New Roman" w:cs="Times New Roman"/>
          <w:sz w:val="24"/>
          <w:szCs w:val="24"/>
        </w:rPr>
        <w:t>increasing</w:t>
      </w:r>
      <w:r>
        <w:rPr>
          <w:rFonts w:ascii="Times New Roman" w:eastAsia="Times New Roman" w:hAnsi="Times New Roman" w:cs="Times New Roman"/>
          <w:sz w:val="24"/>
          <w:szCs w:val="24"/>
        </w:rPr>
        <w:t xml:space="preserve"> sewage signal.  In </w:t>
      </w:r>
      <w:r w:rsidR="00284A11">
        <w:rPr>
          <w:rFonts w:ascii="Times New Roman" w:eastAsia="Times New Roman" w:hAnsi="Times New Roman" w:cs="Times New Roman"/>
          <w:sz w:val="24"/>
          <w:szCs w:val="24"/>
        </w:rPr>
        <w:t>contrast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Drapa</w:t>
      </w:r>
      <w:proofErr w:type="spellEnd"/>
      <w:r>
        <w:rPr>
          <w:rFonts w:ascii="Times New Roman" w:eastAsia="Times New Roman" w:hAnsi="Times New Roman" w:cs="Times New Roman"/>
          <w:sz w:val="24"/>
          <w:szCs w:val="24"/>
        </w:rPr>
        <w:t xml:space="preserve"> spp. </w:t>
      </w:r>
      <w:r w:rsidR="00447CA5">
        <w:rPr>
          <w:rFonts w:ascii="Times New Roman" w:eastAsia="Times New Roman" w:hAnsi="Times New Roman" w:cs="Times New Roman"/>
          <w:sz w:val="24"/>
          <w:szCs w:val="24"/>
        </w:rPr>
        <w:t>(</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ir</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 xml:space="preserve">les) </w:t>
      </w:r>
      <w:r>
        <w:rPr>
          <w:rFonts w:ascii="Times New Roman" w:eastAsia="Times New Roman" w:hAnsi="Times New Roman" w:cs="Times New Roman"/>
          <w:sz w:val="24"/>
          <w:szCs w:val="24"/>
        </w:rPr>
        <w:t xml:space="preserve">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tend to remain </w:t>
      </w:r>
      <w:r w:rsidR="00284A11">
        <w:rPr>
          <w:rFonts w:ascii="Times New Roman" w:eastAsia="Times New Roman" w:hAnsi="Times New Roman" w:cs="Times New Roman"/>
          <w:sz w:val="24"/>
          <w:szCs w:val="24"/>
        </w:rPr>
        <w:t>consistent</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the sewage gradient. </w:t>
      </w:r>
    </w:p>
    <w:p w14:paraId="0B19ECB0" w14:textId="77777777" w:rsidR="00447CA5" w:rsidRDefault="00447C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78A143" w14:textId="68D7AF19" w:rsidR="003E16A1" w:rsidRDefault="00F27E0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A5924E3" wp14:editId="61B79FBE">
            <wp:extent cx="7191375" cy="44998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93807" cy="4501339"/>
                    </a:xfrm>
                    <a:prstGeom prst="rect">
                      <a:avLst/>
                    </a:prstGeom>
                    <a:noFill/>
                    <a:ln>
                      <a:noFill/>
                    </a:ln>
                  </pic:spPr>
                </pic:pic>
              </a:graphicData>
            </a:graphic>
          </wp:inline>
        </w:drawing>
      </w:r>
    </w:p>
    <w:p w14:paraId="0BEF92DA" w14:textId="77777777" w:rsidR="00447CA5" w:rsidRDefault="00447CA5">
      <w:pPr>
        <w:rPr>
          <w:rFonts w:ascii="Times New Roman" w:eastAsia="Times New Roman" w:hAnsi="Times New Roman" w:cs="Times New Roman"/>
          <w:sz w:val="24"/>
          <w:szCs w:val="24"/>
        </w:rPr>
      </w:pPr>
    </w:p>
    <w:p w14:paraId="2D0150B7" w14:textId="12158A17" w:rsidR="00403D16" w:rsidRDefault="00447CA5">
      <w:pPr>
        <w:rPr>
          <w:rFonts w:ascii="Times New Roman" w:eastAsia="Times New Roman" w:hAnsi="Times New Roman" w:cs="Times New Roman"/>
          <w:sz w:val="24"/>
          <w:szCs w:val="24"/>
        </w:rPr>
        <w:sectPr w:rsidR="00403D16" w:rsidSect="00A73A11">
          <w:pgSz w:w="15840" w:h="12240" w:orient="landscape"/>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6</w:t>
      </w:r>
      <w:r>
        <w:rPr>
          <w:rFonts w:ascii="Times New Roman" w:eastAsia="Times New Roman" w:hAnsi="Times New Roman" w:cs="Times New Roman"/>
          <w:sz w:val="24"/>
          <w:szCs w:val="24"/>
        </w:rPr>
        <w:t>: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species</w:t>
      </w:r>
      <w:r>
        <w:rPr>
          <w:rFonts w:ascii="Times New Roman" w:eastAsia="Times New Roman" w:hAnsi="Times New Roman" w:cs="Times New Roman"/>
          <w:sz w:val="24"/>
          <w:szCs w:val="24"/>
        </w:rPr>
        <w:t xml:space="preserve"> sores are pla</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ed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Visually, there appears to be no </w:t>
      </w:r>
      <w:r w:rsidR="00284A11">
        <w:rPr>
          <w:rFonts w:ascii="Times New Roman" w:eastAsia="Times New Roman" w:hAnsi="Times New Roman" w:cs="Times New Roman"/>
          <w:sz w:val="24"/>
          <w:szCs w:val="24"/>
        </w:rPr>
        <w:t>distinct</w:t>
      </w:r>
      <w:r>
        <w:rPr>
          <w:rFonts w:ascii="Times New Roman" w:eastAsia="Times New Roman" w:hAnsi="Times New Roman" w:cs="Times New Roman"/>
          <w:sz w:val="24"/>
          <w:szCs w:val="24"/>
        </w:rPr>
        <w:t xml:space="preserve"> separation among or within taxa unlike was observed with periphyton (</w:t>
      </w:r>
      <w:r w:rsidR="0060447C">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 S</w:t>
      </w:r>
      <w:r w:rsidR="0060447C">
        <w:rPr>
          <w:rFonts w:ascii="Times New Roman" w:eastAsia="Times New Roman" w:hAnsi="Times New Roman" w:cs="Times New Roman"/>
          <w:sz w:val="24"/>
          <w:szCs w:val="24"/>
        </w:rPr>
        <w:t>5</w:t>
      </w:r>
      <w:r w:rsidR="00403D16">
        <w:rPr>
          <w:rFonts w:ascii="Times New Roman" w:eastAsia="Times New Roman" w:hAnsi="Times New Roman" w:cs="Times New Roman"/>
          <w:sz w:val="24"/>
          <w:szCs w:val="24"/>
        </w:rPr>
        <w:t>).</w:t>
      </w:r>
    </w:p>
    <w:p w14:paraId="26BFA32D" w14:textId="66C4CCD1" w:rsidR="00A73A11" w:rsidRDefault="00A73A11">
      <w:pPr>
        <w:rPr>
          <w:rFonts w:ascii="Times New Roman" w:eastAsia="Times New Roman" w:hAnsi="Times New Roman" w:cs="Times New Roman"/>
          <w:sz w:val="24"/>
          <w:szCs w:val="24"/>
        </w:rPr>
      </w:pPr>
    </w:p>
    <w:sectPr w:rsidR="00A73A11" w:rsidSect="005E3F1F">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eyer, Michael Frederick" w:date="2020-09-30T16:15:00Z" w:initials="MMF">
    <w:p w14:paraId="0809FD1A" w14:textId="0385D535" w:rsidR="008803BE" w:rsidRDefault="008803BE">
      <w:pPr>
        <w:pStyle w:val="CommentText"/>
      </w:pPr>
      <w:r>
        <w:rPr>
          <w:rStyle w:val="CommentReference"/>
        </w:rPr>
        <w:annotationRef/>
      </w:r>
      <w:r>
        <w:t>AF: I get it but feels like an overly complicated way to state the idea. Also, just a suggestion, four sentences on this idea feels like overkill.  N are P are not good ecological indicators because they are naturally abundant.  Other indicators might be more appropriate for assessing the impact of sewage…</w:t>
      </w:r>
    </w:p>
  </w:comment>
  <w:comment w:id="3" w:author="Meyer, Michael Frederick" w:date="2020-10-01T10:47:00Z" w:initials="MMF">
    <w:p w14:paraId="344A8CAE" w14:textId="77777777" w:rsidR="008803BE" w:rsidRDefault="008803BE">
      <w:pPr>
        <w:pStyle w:val="CommentText"/>
      </w:pPr>
      <w:r>
        <w:rPr>
          <w:rStyle w:val="CommentReference"/>
        </w:rPr>
        <w:annotationRef/>
      </w:r>
      <w:r>
        <w:t xml:space="preserve">I understand what Alex is saying, and in general I would agree. However, I think that it is really important for this </w:t>
      </w:r>
      <w:proofErr w:type="spellStart"/>
      <w:r>
        <w:t>ms</w:t>
      </w:r>
      <w:proofErr w:type="spellEnd"/>
      <w:r>
        <w:t xml:space="preserve"> to lay out explicitly that nutrients can come from many different sources – since I could think a reviewer from LIN in Irkutsk or Petersburg saying: well, these nutrients could come from permafrost or agriculture or something else.</w:t>
      </w:r>
    </w:p>
    <w:p w14:paraId="1E9C3FE8" w14:textId="77777777" w:rsidR="008803BE" w:rsidRDefault="008803BE">
      <w:pPr>
        <w:pStyle w:val="CommentText"/>
      </w:pPr>
    </w:p>
    <w:p w14:paraId="0049C249" w14:textId="77777777" w:rsidR="008803BE" w:rsidRDefault="008803BE">
      <w:pPr>
        <w:pStyle w:val="CommentText"/>
      </w:pPr>
      <w:r>
        <w:t>I just think that explicitly underscoring the idea that nutrients can come from other sources (mainly the permafrost bit) is REALLY important at Baikal. And in my opinion, that’s one of the coolest parts of this study</w:t>
      </w:r>
      <w:proofErr w:type="gramStart"/>
      <w:r>
        <w:t>….like</w:t>
      </w:r>
      <w:proofErr w:type="gramEnd"/>
      <w:r>
        <w:t xml:space="preserve"> thinking that even if sewage was mitigated, permafrost could lead to similar nearshore patterns and that nearshore monitoring could even be used to investigate non-sewage-associated nearshore alteration is a really cool idea. </w:t>
      </w:r>
    </w:p>
    <w:p w14:paraId="526EA81D" w14:textId="77777777" w:rsidR="008803BE" w:rsidRDefault="008803BE">
      <w:pPr>
        <w:pStyle w:val="CommentText"/>
      </w:pPr>
    </w:p>
    <w:p w14:paraId="34297BFD" w14:textId="2B400616" w:rsidR="008803BE" w:rsidRDefault="008803BE">
      <w:pPr>
        <w:pStyle w:val="CommentText"/>
      </w:pPr>
      <w:r>
        <w:t xml:space="preserve">I did give this a lot of thought last night, but I think that I would like to err on the side of laying this idea out explicitly unless a reviewer thinks otherwise. </w:t>
      </w:r>
    </w:p>
  </w:comment>
  <w:comment w:id="6" w:author="Aaron Galloway" w:date="2020-09-17T15:55:00Z" w:initials="AG">
    <w:p w14:paraId="42D897D8" w14:textId="403D6696" w:rsidR="008803BE" w:rsidRDefault="008803BE">
      <w:pPr>
        <w:pStyle w:val="CommentText"/>
      </w:pPr>
      <w:r>
        <w:rPr>
          <w:rStyle w:val="CommentReference"/>
        </w:rPr>
        <w:annotationRef/>
      </w:r>
      <w:r>
        <w:t xml:space="preserve">I’m glad I caught this... 22:5w3 and DHA are really low in diatoms... See figure 2 in the cited Taipale 2013. But those two are both fairly common in Euglenoids. If there are interpretations later in the paper of these FA indicating diatoms we’ll need to revise those interpretations. </w:t>
      </w:r>
    </w:p>
  </w:comment>
  <w:comment w:id="7" w:author="Meyer, Michael Frederick" w:date="2020-09-23T19:49:00Z" w:initials="MMF">
    <w:p w14:paraId="50899785" w14:textId="073674B6" w:rsidR="008803BE" w:rsidRDefault="008803BE">
      <w:pPr>
        <w:pStyle w:val="CommentText"/>
      </w:pPr>
      <w:r>
        <w:rPr>
          <w:rStyle w:val="CommentReference"/>
        </w:rPr>
        <w:annotationRef/>
      </w:r>
      <w:r>
        <w:t xml:space="preserve">Let’s see what Aaron says after we talk. </w:t>
      </w:r>
    </w:p>
  </w:comment>
  <w:comment w:id="8" w:author="Meyer, Michael Frederick" w:date="2020-10-10T13:00:00Z" w:initials="MMF">
    <w:p w14:paraId="48C60B59" w14:textId="4D992A68" w:rsidR="008803BE" w:rsidRDefault="008803BE">
      <w:pPr>
        <w:pStyle w:val="CommentText"/>
      </w:pPr>
      <w:r>
        <w:rPr>
          <w:rStyle w:val="CommentReference"/>
        </w:rPr>
        <w:annotationRef/>
      </w:r>
      <w:r>
        <w:t xml:space="preserve">I have amended this section following the meeting with AG, JS, and SH. All analyses and supplemental plots have also been amended as we discussed. </w:t>
      </w:r>
    </w:p>
  </w:comment>
  <w:comment w:id="9" w:author="Meyer, Michael Frederick" w:date="2020-09-30T16:18:00Z" w:initials="MMF">
    <w:p w14:paraId="2E9B051B" w14:textId="555359CB" w:rsidR="008803BE" w:rsidRDefault="008803BE">
      <w:pPr>
        <w:pStyle w:val="CommentText"/>
      </w:pPr>
      <w:r>
        <w:rPr>
          <w:rStyle w:val="CommentReference"/>
        </w:rPr>
        <w:annotationRef/>
      </w:r>
      <w:r>
        <w:t>AF: Feels like methods to me.  I think this is good for communication, but I am not sure if here or methods would be better.</w:t>
      </w:r>
    </w:p>
  </w:comment>
  <w:comment w:id="10" w:author="Meyer, Michael Frederick" w:date="2020-10-01T10:57:00Z" w:initials="MMF">
    <w:p w14:paraId="2462B2B6" w14:textId="04E0A764" w:rsidR="008803BE" w:rsidRDefault="008803BE">
      <w:pPr>
        <w:pStyle w:val="CommentText"/>
      </w:pPr>
      <w:r>
        <w:rPr>
          <w:rStyle w:val="CommentReference"/>
        </w:rPr>
        <w:annotationRef/>
      </w:r>
      <w:r>
        <w:t xml:space="preserve">I think that I will keep it here for communication purpose like AF writes. This seems like something that L&amp;O may want in the methods due to formatting or something, but I like having it in the introduction for those readers that will gloss over the methods. </w:t>
      </w:r>
    </w:p>
  </w:comment>
  <w:comment w:id="11" w:author="Meyer, Michael Frederick" w:date="2020-09-30T16:20:00Z" w:initials="MMF">
    <w:p w14:paraId="1B03F1E7" w14:textId="4D405320" w:rsidR="008803BE" w:rsidRDefault="008803BE">
      <w:pPr>
        <w:pStyle w:val="CommentText"/>
      </w:pPr>
      <w:r>
        <w:rPr>
          <w:rStyle w:val="CommentReference"/>
        </w:rPr>
        <w:annotationRef/>
      </w:r>
      <w:r>
        <w:t>AF: I typically add a sentence here to foreshadow the discussion.</w:t>
      </w:r>
    </w:p>
  </w:comment>
  <w:comment w:id="12" w:author="Meyer, Michael Frederick" w:date="2020-10-10T13:06:00Z" w:initials="MMF">
    <w:p w14:paraId="6760C93B" w14:textId="77777777" w:rsidR="008803BE" w:rsidRDefault="008803BE">
      <w:pPr>
        <w:pStyle w:val="CommentText"/>
      </w:pPr>
      <w:r>
        <w:rPr>
          <w:rStyle w:val="CommentReference"/>
        </w:rPr>
        <w:annotationRef/>
      </w:r>
      <w:r>
        <w:t xml:space="preserve">I think that was the intention of the sentence I had here that was previously deleted. I’m can go either way, but if we are foreshadowing, I would add back in the sentence: </w:t>
      </w:r>
    </w:p>
    <w:p w14:paraId="51B88B9A" w14:textId="77777777" w:rsidR="008803BE" w:rsidRDefault="008803BE">
      <w:pPr>
        <w:pStyle w:val="CommentText"/>
      </w:pPr>
    </w:p>
    <w:p w14:paraId="2D1665F1" w14:textId="77777777" w:rsidR="008803BE" w:rsidRDefault="008803BE">
      <w:pPr>
        <w:pStyle w:val="CommentText"/>
        <w:rPr>
          <w:rFonts w:ascii="Times New Roman" w:eastAsia="Times New Roman" w:hAnsi="Times New Roman" w:cs="Times New Roman"/>
        </w:rPr>
      </w:pPr>
      <w:r w:rsidRPr="00357863">
        <w:rPr>
          <w:rFonts w:ascii="Times New Roman" w:eastAsia="Times New Roman" w:hAnsi="Times New Roman" w:cs="Times New Roman"/>
        </w:rPr>
        <w:t>In doing so, this study pairs highly specific sewage indicators with co-located biological measurements, explicitly defining areas of sewage pollution</w:t>
      </w:r>
      <w:r>
        <w:rPr>
          <w:rFonts w:ascii="Times New Roman" w:eastAsia="Times New Roman" w:hAnsi="Times New Roman" w:cs="Times New Roman"/>
        </w:rPr>
        <w:t xml:space="preserve"> and associated benthic community change</w:t>
      </w:r>
      <w:r w:rsidRPr="00357863">
        <w:rPr>
          <w:rFonts w:ascii="Times New Roman" w:eastAsia="Times New Roman" w:hAnsi="Times New Roman" w:cs="Times New Roman"/>
        </w:rPr>
        <w:t xml:space="preserve">. </w:t>
      </w:r>
      <w:r>
        <w:rPr>
          <w:rStyle w:val="CommentReference"/>
        </w:rPr>
        <w:annotationRef/>
      </w:r>
    </w:p>
    <w:p w14:paraId="4B3B142B" w14:textId="77777777" w:rsidR="008803BE" w:rsidRDefault="008803BE">
      <w:pPr>
        <w:pStyle w:val="CommentText"/>
      </w:pPr>
    </w:p>
    <w:p w14:paraId="5388ABF8" w14:textId="4E957050" w:rsidR="008803BE" w:rsidRDefault="008803BE">
      <w:pPr>
        <w:pStyle w:val="CommentText"/>
      </w:pPr>
      <w:r>
        <w:t xml:space="preserve">I know this is not ideal foreshadowing, but that was an intention of adding that sentence. </w:t>
      </w:r>
    </w:p>
  </w:comment>
  <w:comment w:id="14" w:author="Meyer, Michael Frederick" w:date="2020-09-30T16:22:00Z" w:initials="MMF">
    <w:p w14:paraId="312E5C9A" w14:textId="067FB251" w:rsidR="008803BE" w:rsidRDefault="008803BE">
      <w:pPr>
        <w:pStyle w:val="CommentText"/>
      </w:pPr>
      <w:r>
        <w:rPr>
          <w:rStyle w:val="CommentReference"/>
        </w:rPr>
        <w:annotationRef/>
      </w:r>
      <w:r>
        <w:t>AF: Interesting procedure.  Did it influence the IDW much? Seems like shoreline and population size should scale.</w:t>
      </w:r>
    </w:p>
  </w:comment>
  <w:comment w:id="15" w:author="Meyer, Michael Frederick" w:date="2020-10-01T12:06:00Z" w:initials="MMF">
    <w:p w14:paraId="0083BFCD" w14:textId="3558FF51" w:rsidR="008803BE" w:rsidRDefault="008803BE">
      <w:pPr>
        <w:pStyle w:val="CommentText"/>
      </w:pPr>
      <w:r>
        <w:rPr>
          <w:rStyle w:val="CommentReference"/>
        </w:rPr>
        <w:annotationRef/>
      </w:r>
      <w:r>
        <w:t xml:space="preserve">For reference, I re-calculated IDW population without the shoreline scaling and it does not change the results. All relationships are qualitatively the same. Personally, I think that the shoreline length physically makes the most sense, but in either event the results remain the same. </w:t>
      </w:r>
    </w:p>
  </w:comment>
  <w:comment w:id="16" w:author="Meyer, Michael Frederick" w:date="2020-10-10T13:24:00Z" w:initials="MMF">
    <w:p w14:paraId="1ECC2157" w14:textId="18548415" w:rsidR="008803BE" w:rsidRDefault="008803BE">
      <w:pPr>
        <w:pStyle w:val="CommentText"/>
      </w:pPr>
      <w:r>
        <w:rPr>
          <w:rStyle w:val="CommentReference"/>
        </w:rPr>
        <w:annotationRef/>
      </w:r>
      <w:r>
        <w:t xml:space="preserve">Does this need to be mentioned in the </w:t>
      </w:r>
      <w:proofErr w:type="spellStart"/>
      <w:r>
        <w:t>ms</w:t>
      </w:r>
      <w:proofErr w:type="spellEnd"/>
      <w:r>
        <w:t>, as a reviewer may ask the same thing?</w:t>
      </w:r>
    </w:p>
  </w:comment>
  <w:comment w:id="18" w:author="Meyer, Michael Frederick" w:date="2020-09-30T16:25:00Z" w:initials="MMF">
    <w:p w14:paraId="51947BAB" w14:textId="77777777" w:rsidR="008803BE" w:rsidRDefault="008803BE" w:rsidP="000D5888">
      <w:pPr>
        <w:pStyle w:val="CommentText"/>
      </w:pPr>
      <w:r>
        <w:rPr>
          <w:rStyle w:val="CommentReference"/>
        </w:rPr>
        <w:annotationRef/>
      </w:r>
      <w:r>
        <w:t>AF: Lots of detail here.  The IDW procedure is pretty common so you might not need to describe the method so completely. But ok.</w:t>
      </w:r>
    </w:p>
    <w:p w14:paraId="48592417" w14:textId="77777777" w:rsidR="008803BE" w:rsidRDefault="008803BE" w:rsidP="000D5888">
      <w:pPr>
        <w:pStyle w:val="CommentText"/>
      </w:pPr>
    </w:p>
    <w:p w14:paraId="7D90FE1E" w14:textId="1ECA5F73" w:rsidR="008803BE" w:rsidRDefault="008803BE" w:rsidP="000D5888">
      <w:pPr>
        <w:pStyle w:val="CommentText"/>
      </w:pPr>
      <w:r>
        <w:t xml:space="preserve">I am interested to see if the scaling changed the pattern of the IDW map.  </w:t>
      </w:r>
      <w:r w:rsidRPr="00A55FCC">
        <w:rPr>
          <w:i/>
          <w:iCs/>
        </w:rPr>
        <w:t xml:space="preserve">It feels a bit like window dressing to me. </w:t>
      </w:r>
      <w:r>
        <w:t>That is, it is a complicated procedure for something common in the spatial analysis world.</w:t>
      </w:r>
    </w:p>
  </w:comment>
  <w:comment w:id="19" w:author="Meyer, Michael Frederick" w:date="2020-10-01T12:15:00Z" w:initials="MMF">
    <w:p w14:paraId="5047FAFE" w14:textId="4CA57FB0" w:rsidR="008803BE" w:rsidRDefault="008803BE">
      <w:pPr>
        <w:pStyle w:val="CommentText"/>
      </w:pPr>
      <w:r>
        <w:rPr>
          <w:rStyle w:val="CommentReference"/>
        </w:rPr>
        <w:annotationRef/>
      </w:r>
      <w:r>
        <w:t>I agree that IDW is common, but the only other way I would re-write this is by saying we calculated IDW of shoreline-scaled population density, which I do not think would really cut down on the text length substantially. We would still need to explain what exactly we were IDW-</w:t>
      </w:r>
      <w:proofErr w:type="spellStart"/>
      <w:r>
        <w:t>ing</w:t>
      </w:r>
      <w:proofErr w:type="spellEnd"/>
      <w:r>
        <w:t>…</w:t>
      </w:r>
    </w:p>
  </w:comment>
  <w:comment w:id="26" w:author="Meyer, Michael Frederick" w:date="2020-09-30T16:27:00Z" w:initials="MMF">
    <w:p w14:paraId="32E7425C" w14:textId="03BDDA3D" w:rsidR="008803BE" w:rsidRDefault="008803BE">
      <w:pPr>
        <w:pStyle w:val="CommentText"/>
      </w:pPr>
      <w:r>
        <w:rPr>
          <w:rStyle w:val="CommentReference"/>
        </w:rPr>
        <w:annotationRef/>
      </w:r>
      <w:r>
        <w:t>AF: Is this a problem for studying microplastics?</w:t>
      </w:r>
    </w:p>
  </w:comment>
  <w:comment w:id="27" w:author="Meyer, Michael Frederick" w:date="2020-10-01T12:18:00Z" w:initials="MMF">
    <w:p w14:paraId="5169F41E" w14:textId="6F42FFBB" w:rsidR="008803BE" w:rsidRDefault="008803BE">
      <w:pPr>
        <w:pStyle w:val="CommentText"/>
      </w:pPr>
      <w:r>
        <w:rPr>
          <w:rStyle w:val="CommentReference"/>
        </w:rPr>
        <w:annotationRef/>
      </w:r>
      <w:r>
        <w:t xml:space="preserve">Included edit in the next paragraph to address this point. </w:t>
      </w:r>
    </w:p>
  </w:comment>
  <w:comment w:id="28" w:author="Meyer, Michael Frederick" w:date="2020-09-30T16:27:00Z" w:initials="MMF">
    <w:p w14:paraId="718D07DC" w14:textId="3EF1F62D" w:rsidR="008803BE" w:rsidRDefault="008803BE">
      <w:pPr>
        <w:pStyle w:val="CommentText"/>
      </w:pPr>
      <w:r>
        <w:rPr>
          <w:rStyle w:val="CommentReference"/>
        </w:rPr>
        <w:annotationRef/>
      </w:r>
      <w:r>
        <w:t>AF: How does this control for contamination?</w:t>
      </w:r>
    </w:p>
  </w:comment>
  <w:comment w:id="29" w:author="Meyer, Michael Frederick" w:date="2020-10-01T12:20:00Z" w:initials="MMF">
    <w:p w14:paraId="598A1A27" w14:textId="5C48CFA8" w:rsidR="008803BE" w:rsidRDefault="008803BE">
      <w:pPr>
        <w:pStyle w:val="CommentText"/>
      </w:pPr>
      <w:r>
        <w:rPr>
          <w:rStyle w:val="CommentReference"/>
        </w:rPr>
        <w:annotationRef/>
      </w:r>
      <w:r>
        <w:t>Edit for clarity.</w:t>
      </w:r>
    </w:p>
  </w:comment>
  <w:comment w:id="31" w:author="Meyer, Michael Frederick" w:date="2020-10-10T13:31:00Z" w:initials="MMF">
    <w:p w14:paraId="2559D6EE" w14:textId="4D9A426A" w:rsidR="008803BE" w:rsidRDefault="008803BE">
      <w:pPr>
        <w:pStyle w:val="CommentText"/>
      </w:pPr>
      <w:r>
        <w:rPr>
          <w:rStyle w:val="CommentReference"/>
        </w:rPr>
        <w:annotationRef/>
      </w:r>
      <w:r>
        <w:t>Extra detail added to this section to address comments from AG and AF</w:t>
      </w:r>
    </w:p>
  </w:comment>
  <w:comment w:id="33" w:author="Meyer, Michael Frederick" w:date="2020-09-24T18:19:00Z" w:initials="MMF">
    <w:p w14:paraId="677C4EF2" w14:textId="55506D69" w:rsidR="008803BE" w:rsidRDefault="008803BE">
      <w:pPr>
        <w:pStyle w:val="CommentText"/>
      </w:pPr>
      <w:r>
        <w:rPr>
          <w:rStyle w:val="CommentReference"/>
        </w:rPr>
        <w:annotationRef/>
      </w:r>
      <w:r>
        <w:t xml:space="preserve">Aaron added this word. I’m down with it, but I am unsure if it applies similarly to stable isotopes AND Fatty Acids. </w:t>
      </w:r>
    </w:p>
  </w:comment>
  <w:comment w:id="34" w:author="Meyer, Michael Frederick" w:date="2020-10-10T13:32:00Z" w:initials="MMF">
    <w:p w14:paraId="3EA41C10" w14:textId="607AE2EA" w:rsidR="008803BE" w:rsidRDefault="008803BE">
      <w:pPr>
        <w:pStyle w:val="CommentText"/>
      </w:pPr>
      <w:r>
        <w:rPr>
          <w:rStyle w:val="CommentReference"/>
        </w:rPr>
        <w:annotationRef/>
      </w:r>
      <w:proofErr w:type="gramStart"/>
      <w:r>
        <w:t>Apparently</w:t>
      </w:r>
      <w:proofErr w:type="gramEnd"/>
      <w:r>
        <w:t xml:space="preserve"> it means “to freeze-dry” so okay? </w:t>
      </w:r>
    </w:p>
  </w:comment>
  <w:comment w:id="37" w:author="Meyer, Michael Frederick" w:date="2020-10-01T12:26:00Z" w:initials="MMF">
    <w:p w14:paraId="6DEA7F6B" w14:textId="5A57D114" w:rsidR="008803BE" w:rsidRDefault="008803BE" w:rsidP="00163D35">
      <w:pPr>
        <w:pStyle w:val="CommentText"/>
      </w:pPr>
      <w:r>
        <w:rPr>
          <w:rStyle w:val="CommentReference"/>
        </w:rPr>
        <w:annotationRef/>
      </w:r>
      <w:r>
        <w:t>AF had the following comment for the next sentence: It would be nice for the reader to know what tests you are making here. Are the IDW the predictors and the response are the chemicals and multivariate data (species)?  It is hard to follow the logic here. Unclear.</w:t>
      </w:r>
    </w:p>
    <w:p w14:paraId="7A85EE5A" w14:textId="567CCAB8" w:rsidR="008803BE" w:rsidRDefault="008803BE">
      <w:pPr>
        <w:pStyle w:val="CommentText"/>
      </w:pPr>
    </w:p>
  </w:comment>
  <w:comment w:id="38" w:author="Meyer, Michael Frederick" w:date="2020-10-01T12:34:00Z" w:initials="MMF">
    <w:p w14:paraId="66BB4FE3" w14:textId="77777777" w:rsidR="008803BE" w:rsidRDefault="008803BE">
      <w:pPr>
        <w:pStyle w:val="CommentText"/>
        <w:rPr>
          <w:rFonts w:ascii="Times New Roman" w:eastAsia="Times New Roman" w:hAnsi="Times New Roman" w:cs="Times New Roman"/>
        </w:rPr>
      </w:pPr>
      <w:r>
        <w:rPr>
          <w:rStyle w:val="CommentReference"/>
        </w:rPr>
        <w:annotationRef/>
      </w:r>
      <w:r>
        <w:t>I tried to make some small edits that I think could make the analysis clearer. I think that we could also get rid of the sentence “</w:t>
      </w:r>
      <w:r>
        <w:rPr>
          <w:rFonts w:ascii="Times New Roman" w:eastAsia="Times New Roman" w:hAnsi="Times New Roman" w:cs="Times New Roman"/>
        </w:rPr>
        <w:t xml:space="preserve">Visual inspection of the NMDS plot suggested that sites tended to separate by increasing PPCP concentrations and IDW population.” The good thing about this sentence is that it shows that we are not blindly following the variance/statistics, and that we were actively supervising the process. The thing that could add confusion is that it reads a bit subjective where everything else seems pretty objective. </w:t>
      </w:r>
    </w:p>
    <w:p w14:paraId="645DAE4D" w14:textId="77777777" w:rsidR="008803BE" w:rsidRDefault="008803BE">
      <w:pPr>
        <w:pStyle w:val="CommentText"/>
      </w:pPr>
    </w:p>
    <w:p w14:paraId="406DFD1E" w14:textId="5DA582D6" w:rsidR="008803BE" w:rsidRDefault="008803BE">
      <w:pPr>
        <w:pStyle w:val="CommentText"/>
      </w:pPr>
      <w:r>
        <w:t xml:space="preserve">That being said, I think I’m at the stage where I recognize multivariate statistics as both an art and a science, so I could see this going either way. </w:t>
      </w:r>
    </w:p>
  </w:comment>
  <w:comment w:id="39" w:author="Aaron Galloway" w:date="2020-09-17T16:56:00Z" w:initials="AG">
    <w:p w14:paraId="0F3750DA" w14:textId="77777777" w:rsidR="008803BE" w:rsidRDefault="008803BE" w:rsidP="00A84037">
      <w:pPr>
        <w:pStyle w:val="CommentText"/>
      </w:pPr>
      <w:r>
        <w:rPr>
          <w:rStyle w:val="CommentReference"/>
        </w:rPr>
        <w:annotationRef/>
      </w:r>
      <w:r>
        <w:t>This is a bit problematic... 22:5w3 and DHA are not really diatom markers. I’m sorry I didn’t catch this until now. I think in our earlier conversations about your results I don’t think I registered that you were using these EFA as an indicator of diatoms.</w:t>
      </w:r>
    </w:p>
    <w:p w14:paraId="58256C0C" w14:textId="77777777" w:rsidR="008803BE" w:rsidRDefault="008803BE" w:rsidP="00A84037">
      <w:pPr>
        <w:pStyle w:val="CommentText"/>
      </w:pPr>
      <w:r>
        <w:t xml:space="preserve">We could have a talk about this. One way to approach this would be to actually use the non-EFA data a little more as well. Taipale et al. highlight that there are a lot of great biomarkers for diatoms specifically (which are not really EFA). But if we want to keep the interpretation to the EFA, then we could also do this but acknowledge / talk about what these other FA could be indicating. They may be indicative of </w:t>
      </w:r>
      <w:proofErr w:type="spellStart"/>
      <w:r>
        <w:t>Euglenoids</w:t>
      </w:r>
      <w:proofErr w:type="spellEnd"/>
      <w:r>
        <w:t xml:space="preserve"> but also dinoflagellates (which were not in the Taipale species list but are in the Galloway and Winder lists). DHA is also pretty abundant in the haptophytes/</w:t>
      </w:r>
      <w:proofErr w:type="spellStart"/>
      <w:r>
        <w:t>prymnesiophytes</w:t>
      </w:r>
      <w:proofErr w:type="spellEnd"/>
      <w:r>
        <w:t xml:space="preserve">... Do you think any of these algae are in the Baikal periphyton scrape samples? Another interpretation is that these are from </w:t>
      </w:r>
      <w:proofErr w:type="spellStart"/>
      <w:r>
        <w:t>cilliates</w:t>
      </w:r>
      <w:proofErr w:type="spellEnd"/>
      <w:r>
        <w:t xml:space="preserve"> (which do have DHA) or other small consumers? Maybe look into other published papers on periphyton FA and see what people are getting... </w:t>
      </w:r>
    </w:p>
  </w:comment>
  <w:comment w:id="40" w:author="Meyer, Michael Frederick" w:date="2020-10-01T16:42:00Z" w:initials="MMF">
    <w:p w14:paraId="3AA18437" w14:textId="401A5E8D" w:rsidR="008803BE" w:rsidRDefault="008803BE">
      <w:pPr>
        <w:pStyle w:val="CommentText"/>
      </w:pPr>
      <w:r>
        <w:rPr>
          <w:rStyle w:val="CommentReference"/>
        </w:rPr>
        <w:annotationRef/>
      </w:r>
      <w:r>
        <w:t>I think that I fixed it</w:t>
      </w:r>
    </w:p>
  </w:comment>
  <w:comment w:id="41" w:author="Meyer, Michael Frederick" w:date="2020-09-30T16:31:00Z" w:initials="MMF">
    <w:p w14:paraId="1178C32D" w14:textId="21DAC686" w:rsidR="008803BE" w:rsidRDefault="008803BE">
      <w:pPr>
        <w:pStyle w:val="CommentText"/>
      </w:pPr>
      <w:r>
        <w:rPr>
          <w:rStyle w:val="CommentReference"/>
        </w:rPr>
        <w:annotationRef/>
      </w:r>
      <w:r>
        <w:t xml:space="preserve">AF: This is clearer </w:t>
      </w:r>
      <w:proofErr w:type="spellStart"/>
      <w:r>
        <w:t>then</w:t>
      </w:r>
      <w:proofErr w:type="spellEnd"/>
      <w:r>
        <w:t xml:space="preserve"> the previous section. </w:t>
      </w:r>
    </w:p>
  </w:comment>
  <w:comment w:id="42" w:author="Meyer, Michael Frederick" w:date="2020-10-01T12:38:00Z" w:initials="MMF">
    <w:p w14:paraId="231FE042" w14:textId="1273A85B" w:rsidR="008803BE" w:rsidRDefault="008803BE">
      <w:pPr>
        <w:pStyle w:val="CommentText"/>
      </w:pPr>
      <w:r>
        <w:rPr>
          <w:rStyle w:val="CommentReference"/>
        </w:rPr>
        <w:annotationRef/>
      </w:r>
      <w:r>
        <w:t xml:space="preserve">Yes, but I think the clarity here come from the melding of univariate and multivariate worlds. Maybe one more solution could be that we include univariate plots in the supplement? That’ll show a little bit more that certain taxa drop out across the gradient. I’ll play with this. </w:t>
      </w:r>
    </w:p>
  </w:comment>
  <w:comment w:id="43" w:author="Meyer, Michael Frederick" w:date="2020-09-30T16:32:00Z" w:initials="MMF">
    <w:p w14:paraId="2E1A449C" w14:textId="3C123D11" w:rsidR="008803BE" w:rsidRDefault="008803BE">
      <w:pPr>
        <w:pStyle w:val="CommentText"/>
      </w:pPr>
      <w:r>
        <w:rPr>
          <w:rStyle w:val="CommentReference"/>
        </w:rPr>
        <w:annotationRef/>
      </w:r>
      <w:r>
        <w:t>AF: I have two overall thoughts… First, the first set of statistics are clearly described for the reader to really understand what is being tested. But the second set with ecological data are rough to follow. It would help to have a clear statement linking the hypotheses to the statistical test when you have a multivariate response metric. Second, I am always suspect of complicated statistically approaches, particularly when the data are not clear… like you have here. Maybe I am a simpleton (no wait, I AM a simpleton) so make it easy for me. The first part is clear… results too.  IDW could be used as a surrogate for PPCP concentrations. It would be nice have some clear statements about what was tested and what was expected, then deviations from the expectations for the multivariate data.  Stupid ecology… so complicated.</w:t>
      </w:r>
    </w:p>
  </w:comment>
  <w:comment w:id="44" w:author="Meyer, Michael Frederick" w:date="2020-10-01T16:53:00Z" w:initials="MMF">
    <w:p w14:paraId="211A5843" w14:textId="246D13B3" w:rsidR="008803BE" w:rsidRDefault="008803BE">
      <w:pPr>
        <w:pStyle w:val="CommentText"/>
      </w:pPr>
      <w:r>
        <w:rPr>
          <w:rStyle w:val="CommentReference"/>
        </w:rPr>
        <w:annotationRef/>
      </w:r>
      <w:r>
        <w:t xml:space="preserve">I tried to streamline wording here to be concise and reference why we were doing certain statistical analyses. </w:t>
      </w:r>
    </w:p>
  </w:comment>
  <w:comment w:id="45" w:author="Meyer, Michael Frederick" w:date="2020-09-30T16:33:00Z" w:initials="MMF">
    <w:p w14:paraId="0BFECB19" w14:textId="1B74C0FD" w:rsidR="008803BE" w:rsidRDefault="008803BE" w:rsidP="009D6033">
      <w:pPr>
        <w:pStyle w:val="CommentText"/>
      </w:pPr>
      <w:r>
        <w:rPr>
          <w:rStyle w:val="CommentReference"/>
        </w:rPr>
        <w:annotationRef/>
      </w:r>
      <w:r>
        <w:t>AF: It would be nice to see these data.  A graph with MPs onto IDW. I understand they will not say much, but you concluded that there are more MPs with distance to population.</w:t>
      </w:r>
    </w:p>
    <w:p w14:paraId="48C22DA9" w14:textId="77777777" w:rsidR="008803BE" w:rsidRDefault="008803BE" w:rsidP="009D6033">
      <w:pPr>
        <w:pStyle w:val="CommentText"/>
      </w:pPr>
    </w:p>
    <w:p w14:paraId="218EB962" w14:textId="5C5E9358" w:rsidR="008803BE" w:rsidRDefault="008803BE" w:rsidP="009D6033">
      <w:pPr>
        <w:pStyle w:val="CommentText"/>
      </w:pPr>
      <w:r>
        <w:t>Yeah, after a second read… I would like to see some of the near raw data so I can help draw my own conclusions.</w:t>
      </w:r>
    </w:p>
  </w:comment>
  <w:comment w:id="46" w:author="Meyer, Michael Frederick" w:date="2020-09-30T16:33:00Z" w:initials="MMF">
    <w:p w14:paraId="1F5B6078" w14:textId="60D4CB26" w:rsidR="008803BE" w:rsidRDefault="008803BE">
      <w:pPr>
        <w:pStyle w:val="CommentText"/>
      </w:pPr>
      <w:r>
        <w:rPr>
          <w:rStyle w:val="CommentReference"/>
        </w:rPr>
        <w:annotationRef/>
      </w:r>
      <w:r>
        <w:t>AF reply to himself: After a second read, I see Figure 3 shows in part what I am looking for. I still think lake shore scaling is unnecessary and potentially gets in the way.</w:t>
      </w:r>
    </w:p>
  </w:comment>
  <w:comment w:id="47" w:author="Meyer, Michael Frederick" w:date="2020-10-02T11:43:00Z" w:initials="MMF">
    <w:p w14:paraId="645449C8" w14:textId="267F2A69" w:rsidR="008803BE" w:rsidRDefault="008803BE">
      <w:pPr>
        <w:pStyle w:val="CommentText"/>
      </w:pPr>
      <w:r>
        <w:rPr>
          <w:rStyle w:val="CommentReference"/>
        </w:rPr>
        <w:annotationRef/>
      </w:r>
      <w:r>
        <w:t xml:space="preserve">Cool, yet the values are still the same in either event. I think that the logic still remains to keep shoreline scaling in. </w:t>
      </w:r>
    </w:p>
  </w:comment>
  <w:comment w:id="48" w:author="Meyer, Michael Frederick" w:date="2020-09-30T16:34:00Z" w:initials="MMF">
    <w:p w14:paraId="05E29247" w14:textId="5D7F7FA5" w:rsidR="008803BE" w:rsidRDefault="008803BE">
      <w:pPr>
        <w:pStyle w:val="CommentText"/>
      </w:pPr>
      <w:r>
        <w:rPr>
          <w:rStyle w:val="CommentReference"/>
        </w:rPr>
        <w:annotationRef/>
      </w:r>
      <w:r>
        <w:t>AF: Potentially add this to the ordination figure.</w:t>
      </w:r>
    </w:p>
  </w:comment>
  <w:comment w:id="49" w:author="Meyer, Michael Frederick" w:date="2020-10-02T13:05:00Z" w:initials="MMF">
    <w:p w14:paraId="62CBD349" w14:textId="41F2B84A" w:rsidR="008803BE" w:rsidRDefault="008803BE">
      <w:pPr>
        <w:pStyle w:val="CommentText"/>
      </w:pPr>
      <w:r>
        <w:rPr>
          <w:rStyle w:val="CommentReference"/>
        </w:rPr>
        <w:annotationRef/>
      </w:r>
      <w:r>
        <w:t xml:space="preserve">So, after confirming with Gavin Simpson how site and species scores are calculated in </w:t>
      </w:r>
      <w:proofErr w:type="spellStart"/>
      <w:r>
        <w:t>metaMDS</w:t>
      </w:r>
      <w:proofErr w:type="spellEnd"/>
      <w:r>
        <w:t xml:space="preserve">, I updated the community abundance NMDS plots to include taxa that were identified through SIMPER as being most influential to points spreading. </w:t>
      </w:r>
    </w:p>
  </w:comment>
  <w:comment w:id="50" w:author="Meyer, Michael Frederick" w:date="2020-09-30T16:34:00Z" w:initials="MMF">
    <w:p w14:paraId="5F37D284" w14:textId="066AB334" w:rsidR="008803BE" w:rsidRDefault="008803BE">
      <w:pPr>
        <w:pStyle w:val="CommentText"/>
      </w:pPr>
      <w:r>
        <w:rPr>
          <w:rStyle w:val="CommentReference"/>
        </w:rPr>
        <w:annotationRef/>
      </w:r>
      <w:r>
        <w:t>AF: Potentially add these to the ordination figure.</w:t>
      </w:r>
    </w:p>
  </w:comment>
  <w:comment w:id="51" w:author="Meyer, Michael Frederick" w:date="2020-10-02T13:06:00Z" w:initials="MMF">
    <w:p w14:paraId="7DD6623C" w14:textId="7C92379D" w:rsidR="008803BE" w:rsidRDefault="008803BE">
      <w:pPr>
        <w:pStyle w:val="CommentText"/>
      </w:pPr>
      <w:r>
        <w:rPr>
          <w:rStyle w:val="CommentReference"/>
        </w:rPr>
        <w:annotationRef/>
      </w:r>
      <w:r>
        <w:t xml:space="preserve">Ditto to the periphyton edits. </w:t>
      </w:r>
    </w:p>
  </w:comment>
  <w:comment w:id="52" w:author="Meyer, Michael Frederick" w:date="2020-09-30T16:35:00Z" w:initials="MMF">
    <w:p w14:paraId="648158CB" w14:textId="6D8AB5A4" w:rsidR="008803BE" w:rsidRDefault="008803BE">
      <w:pPr>
        <w:pStyle w:val="CommentText"/>
      </w:pPr>
      <w:r>
        <w:rPr>
          <w:rStyle w:val="CommentReference"/>
        </w:rPr>
        <w:annotationRef/>
      </w:r>
      <w:r>
        <w:t xml:space="preserve">AF: One thing that MIGHT help is to change the name of this:  PHI (predicted human </w:t>
      </w:r>
      <w:proofErr w:type="gramStart"/>
      <w:r>
        <w:t>influence)  or</w:t>
      </w:r>
      <w:proofErr w:type="gramEnd"/>
      <w:r>
        <w:t xml:space="preserve"> something that. It is spatial function of human population influence.  IDW is the method, not the phenomenon you are estimating.</w:t>
      </w:r>
    </w:p>
  </w:comment>
  <w:comment w:id="53" w:author="Meyer, Michael Frederick" w:date="2020-10-01T17:07:00Z" w:initials="MMF">
    <w:p w14:paraId="2FDF2206" w14:textId="2DE90180" w:rsidR="008803BE" w:rsidRDefault="008803BE">
      <w:pPr>
        <w:pStyle w:val="CommentText"/>
      </w:pPr>
      <w:r>
        <w:rPr>
          <w:rStyle w:val="CommentReference"/>
        </w:rPr>
        <w:annotationRef/>
      </w:r>
      <w:r>
        <w:t>This is an interesting idea. Personally, I like the idea of PHI, BUT I also am not a fan because at the end of the day, the units for IDW population is number of people.</w:t>
      </w:r>
    </w:p>
  </w:comment>
  <w:comment w:id="54" w:author="Meyer, Michael Frederick" w:date="2020-10-02T13:07:00Z" w:initials="MMF">
    <w:p w14:paraId="07FB4327" w14:textId="1797FB5D" w:rsidR="008803BE" w:rsidRDefault="008803BE">
      <w:pPr>
        <w:pStyle w:val="CommentText"/>
      </w:pPr>
      <w:r>
        <w:rPr>
          <w:rStyle w:val="CommentReference"/>
        </w:rPr>
        <w:annotationRef/>
      </w:r>
      <w:r>
        <w:t xml:space="preserve">I think I am going to leave this as is, just based off the units, and we are explicitly looking at population size not really all types of influence, such as boat traffic or other things. </w:t>
      </w:r>
    </w:p>
  </w:comment>
  <w:comment w:id="92" w:author="Meyer, Michael Frederick" w:date="2020-09-30T16:38:00Z" w:initials="MMF">
    <w:p w14:paraId="3CEDD3AB" w14:textId="01EF1179" w:rsidR="008803BE" w:rsidRDefault="008803BE">
      <w:pPr>
        <w:pStyle w:val="CommentText"/>
      </w:pPr>
      <w:r>
        <w:rPr>
          <w:rStyle w:val="CommentReference"/>
        </w:rPr>
        <w:annotationRef/>
      </w:r>
      <w:r>
        <w:t>AF: I would be good to explain the data that you used to determine this. Honestly, I am partially convinced.</w:t>
      </w:r>
    </w:p>
  </w:comment>
  <w:comment w:id="93" w:author="Meyer, Michael Frederick" w:date="2020-10-10T13:42:00Z" w:initials="MMF">
    <w:p w14:paraId="549E68E5" w14:textId="13B0709A" w:rsidR="008803BE" w:rsidRDefault="008803BE">
      <w:pPr>
        <w:pStyle w:val="CommentText"/>
      </w:pPr>
      <w:r>
        <w:rPr>
          <w:rStyle w:val="CommentReference"/>
        </w:rPr>
        <w:annotationRef/>
      </w:r>
      <w:r>
        <w:t xml:space="preserve">I think we do this below, so I am going to leave this alone, but need to come back to this thought more broadly. </w:t>
      </w:r>
    </w:p>
  </w:comment>
  <w:comment w:id="94" w:author="Meyer, Michael Frederick" w:date="2020-09-30T16:38:00Z" w:initials="MMF">
    <w:p w14:paraId="1B0983C0" w14:textId="5C1EF0BC" w:rsidR="008803BE" w:rsidRDefault="008803BE">
      <w:pPr>
        <w:pStyle w:val="CommentText"/>
      </w:pPr>
      <w:r>
        <w:rPr>
          <w:rStyle w:val="CommentReference"/>
        </w:rPr>
        <w:annotationRef/>
      </w:r>
      <w:r>
        <w:t>AF: I hope there is discussion later about correlation is not causation… were there other covariates that could have explained that emergent patterns?</w:t>
      </w:r>
    </w:p>
  </w:comment>
  <w:comment w:id="95" w:author="Meyer, Michael Frederick" w:date="2020-10-10T13:42:00Z" w:initials="MMF">
    <w:p w14:paraId="408325FD" w14:textId="001A2278" w:rsidR="008803BE" w:rsidRDefault="008803BE">
      <w:pPr>
        <w:pStyle w:val="CommentText"/>
      </w:pPr>
      <w:r>
        <w:rPr>
          <w:rStyle w:val="CommentReference"/>
        </w:rPr>
        <w:annotationRef/>
      </w:r>
      <w:r>
        <w:t>I’ve been thinking A LOT about this idea, even before AF sent the comments. I totally agree, but I think that the great part about this study is that we have a bunch of theory underpinning the analyses and that multiple analyses and indicators tell the same story. So, I am unsure whether or not we should touch this topic, but it is definitely something that crossed my mind.</w:t>
      </w:r>
    </w:p>
  </w:comment>
  <w:comment w:id="96" w:author="Aaron Galloway" w:date="2020-09-17T17:22:00Z" w:initials="AG">
    <w:p w14:paraId="30F43E63" w14:textId="77777777" w:rsidR="008803BE" w:rsidRDefault="008803BE">
      <w:pPr>
        <w:pStyle w:val="CommentText"/>
      </w:pPr>
      <w:r>
        <w:rPr>
          <w:rStyle w:val="CommentReference"/>
        </w:rPr>
        <w:annotationRef/>
      </w:r>
      <w:proofErr w:type="gramStart"/>
      <w:r>
        <w:t>Again</w:t>
      </w:r>
      <w:proofErr w:type="gramEnd"/>
      <w:r>
        <w:t xml:space="preserve"> I’d like to re-think the focus on these 5 FA only and the ratio of these two 18C to the &gt;20C EFAs here... I don’t think this pattern does reflect higher abundance of green algae relative to diatoms because two of those FA are not good diatom markers. </w:t>
      </w:r>
    </w:p>
    <w:p w14:paraId="0489CEB8" w14:textId="77777777" w:rsidR="008803BE" w:rsidRDefault="008803BE">
      <w:pPr>
        <w:pStyle w:val="CommentText"/>
      </w:pPr>
    </w:p>
    <w:p w14:paraId="66800E73" w14:textId="5CF77BE9" w:rsidR="008803BE" w:rsidRDefault="008803BE">
      <w:pPr>
        <w:pStyle w:val="CommentText"/>
      </w:pPr>
      <w:r>
        <w:t>Is the green filamentous algae dominance story supported by the scrape analyses themselves? I.e., do we need the FA to tell us this for the consumers?</w:t>
      </w:r>
    </w:p>
  </w:comment>
  <w:comment w:id="112" w:author="Aaron Galloway" w:date="2020-09-17T17:25:00Z" w:initials="AG">
    <w:p w14:paraId="4C8259B6" w14:textId="486AB55E" w:rsidR="008803BE" w:rsidRDefault="008803BE">
      <w:pPr>
        <w:pStyle w:val="CommentText"/>
      </w:pPr>
      <w:r>
        <w:rPr>
          <w:rStyle w:val="CommentReference"/>
        </w:rPr>
        <w:annotationRef/>
      </w:r>
      <w:proofErr w:type="gramStart"/>
      <w:r>
        <w:t>Yeah</w:t>
      </w:r>
      <w:proofErr w:type="gramEnd"/>
      <w:r>
        <w:t xml:space="preserve"> I agree with focusing on the EFA for the community and consumer questions. </w:t>
      </w:r>
    </w:p>
  </w:comment>
  <w:comment w:id="113" w:author="Aaron Galloway" w:date="2020-09-17T17:24:00Z" w:initials="AG">
    <w:p w14:paraId="2EC138F7" w14:textId="05DA8A29" w:rsidR="008803BE" w:rsidRDefault="008803BE">
      <w:pPr>
        <w:pStyle w:val="CommentText"/>
      </w:pPr>
      <w:r>
        <w:rPr>
          <w:rStyle w:val="CommentReference"/>
        </w:rPr>
        <w:annotationRef/>
      </w:r>
      <w:r>
        <w:t>I think this is fine to focus on these EFA for this kind of statement. This is interesting.</w:t>
      </w:r>
    </w:p>
  </w:comment>
  <w:comment w:id="123" w:author="Aaron Galloway" w:date="2020-09-17T17:26:00Z" w:initials="AG">
    <w:p w14:paraId="58100458" w14:textId="266D2F4E" w:rsidR="008803BE" w:rsidRDefault="008803BE">
      <w:pPr>
        <w:pStyle w:val="CommentText"/>
      </w:pPr>
      <w:r>
        <w:rPr>
          <w:rStyle w:val="CommentReference"/>
        </w:rPr>
        <w:annotationRef/>
      </w:r>
      <w:r>
        <w:t xml:space="preserve">This will need to be updated. Review Taipale, Galloway and Winder, and some of the papers cited in those. </w:t>
      </w:r>
      <w:proofErr w:type="spellStart"/>
      <w:r>
        <w:t>Ahlgren</w:t>
      </w:r>
      <w:proofErr w:type="spellEnd"/>
      <w:r>
        <w:t xml:space="preserve">, </w:t>
      </w:r>
      <w:proofErr w:type="spellStart"/>
      <w:r>
        <w:t>etc</w:t>
      </w:r>
      <w:proofErr w:type="spellEnd"/>
      <w:r>
        <w:t xml:space="preserve">, </w:t>
      </w:r>
      <w:proofErr w:type="spellStart"/>
      <w:r>
        <w:t>Guschina</w:t>
      </w:r>
      <w:proofErr w:type="spellEnd"/>
      <w:r>
        <w:t>, Harwood, etc.</w:t>
      </w:r>
    </w:p>
  </w:comment>
  <w:comment w:id="133" w:author="Aaron Galloway" w:date="2020-09-17T17:27:00Z" w:initials="AG">
    <w:p w14:paraId="10ADC356" w14:textId="2EBDE50C" w:rsidR="008803BE" w:rsidRDefault="008803BE">
      <w:pPr>
        <w:pStyle w:val="CommentText"/>
      </w:pPr>
      <w:r>
        <w:rPr>
          <w:rStyle w:val="CommentReference"/>
        </w:rPr>
        <w:annotationRef/>
      </w:r>
      <w:r>
        <w:t>This will need revision as identified above.</w:t>
      </w:r>
    </w:p>
  </w:comment>
  <w:comment w:id="139" w:author="Meyer, Michael Frederick" w:date="2020-09-30T16:46:00Z" w:initials="MMF">
    <w:p w14:paraId="55081305" w14:textId="31836C0C" w:rsidR="008803BE" w:rsidRDefault="008803BE">
      <w:pPr>
        <w:pStyle w:val="CommentText"/>
      </w:pPr>
      <w:r>
        <w:rPr>
          <w:rStyle w:val="CommentReference"/>
        </w:rPr>
        <w:annotationRef/>
      </w:r>
      <w:r>
        <w:t>AF: Supplemental?</w:t>
      </w:r>
    </w:p>
  </w:comment>
  <w:comment w:id="140" w:author="Meyer, Michael Frederick" w:date="2020-10-02T13:49:00Z" w:initials="MMF">
    <w:p w14:paraId="09B10BA1" w14:textId="3CD82B0F" w:rsidR="008803BE" w:rsidRDefault="008803BE">
      <w:pPr>
        <w:pStyle w:val="CommentText"/>
      </w:pPr>
      <w:r>
        <w:rPr>
          <w:rStyle w:val="CommentReference"/>
        </w:rPr>
        <w:annotationRef/>
      </w:r>
      <w:r>
        <w:t xml:space="preserve">I think this is kind of important, so I will keep this in the </w:t>
      </w:r>
      <w:proofErr w:type="spellStart"/>
      <w:r>
        <w:t>ms</w:t>
      </w:r>
      <w:proofErr w:type="spellEnd"/>
      <w:r>
        <w:t xml:space="preserve"> but I am open for moving to the supplement. I think that it’s necessary to offering some descriptive statistics on the sites, which a L&amp;O reader may be looking for. </w:t>
      </w:r>
    </w:p>
  </w:comment>
  <w:comment w:id="141" w:author="Meyer, Michael Frederick" w:date="2020-10-10T13:45:00Z" w:initials="MMF">
    <w:p w14:paraId="147D688D" w14:textId="0706922D" w:rsidR="008803BE" w:rsidRDefault="008803BE">
      <w:pPr>
        <w:pStyle w:val="CommentText"/>
      </w:pPr>
      <w:r>
        <w:rPr>
          <w:rStyle w:val="CommentReference"/>
        </w:rPr>
        <w:annotationRef/>
      </w:r>
    </w:p>
  </w:comment>
  <w:comment w:id="142" w:author="Meyer, Michael Frederick" w:date="2020-09-30T16:46:00Z" w:initials="MMF">
    <w:p w14:paraId="60B30D32" w14:textId="1F562FE7" w:rsidR="008803BE" w:rsidRDefault="008803BE">
      <w:pPr>
        <w:pStyle w:val="CommentText"/>
      </w:pPr>
      <w:r>
        <w:rPr>
          <w:rStyle w:val="CommentReference"/>
        </w:rPr>
        <w:annotationRef/>
      </w:r>
      <w:r>
        <w:t>AF: Show lake flow direction and out flow?</w:t>
      </w:r>
    </w:p>
  </w:comment>
  <w:comment w:id="143" w:author="Meyer, Michael Frederick" w:date="2020-10-02T13:52:00Z" w:initials="MMF">
    <w:p w14:paraId="0F1D9593" w14:textId="77777777" w:rsidR="008803BE" w:rsidRDefault="008803BE">
      <w:pPr>
        <w:pStyle w:val="CommentText"/>
      </w:pPr>
      <w:r>
        <w:rPr>
          <w:rStyle w:val="CommentReference"/>
        </w:rPr>
        <w:annotationRef/>
      </w:r>
      <w:r>
        <w:t xml:space="preserve">I am not sure about this one, just because while the currents can be there, they were likely not at their fastest when we sampled. I think that could offer more confusion than help. </w:t>
      </w:r>
    </w:p>
    <w:p w14:paraId="7CB87276" w14:textId="77777777" w:rsidR="008803BE" w:rsidRDefault="008803BE">
      <w:pPr>
        <w:pStyle w:val="CommentText"/>
      </w:pPr>
    </w:p>
    <w:p w14:paraId="7F9A6765" w14:textId="3A257092" w:rsidR="008803BE" w:rsidRDefault="008803BE">
      <w:pPr>
        <w:pStyle w:val="CommentText"/>
      </w:pPr>
      <w:r>
        <w:t xml:space="preserve">I have addressed the issue of water flow in the caption </w:t>
      </w:r>
      <w:proofErr w:type="spellStart"/>
      <w:r>
        <w:t>tho</w:t>
      </w:r>
      <w:proofErr w:type="spellEnd"/>
      <w:r>
        <w:t xml:space="preserve">. </w:t>
      </w:r>
    </w:p>
  </w:comment>
  <w:comment w:id="144" w:author="Meyer, Michael Frederick" w:date="2020-10-02T14:01:00Z" w:initials="MMF">
    <w:p w14:paraId="34A08E47" w14:textId="490CB053" w:rsidR="008803BE" w:rsidRDefault="008803BE">
      <w:pPr>
        <w:pStyle w:val="CommentText"/>
      </w:pPr>
      <w:r>
        <w:rPr>
          <w:rStyle w:val="CommentReference"/>
        </w:rPr>
        <w:annotationRef/>
      </w:r>
      <w:r>
        <w:t xml:space="preserve">On second thought, I am not sure that there is a seamless way to include that information in this figure. I am open </w:t>
      </w:r>
      <w:proofErr w:type="spellStart"/>
      <w:r>
        <w:t>tho</w:t>
      </w:r>
      <w:proofErr w:type="spellEnd"/>
      <w:r>
        <w:t xml:space="preserve"> to including this somewhere in the </w:t>
      </w:r>
      <w:proofErr w:type="spellStart"/>
      <w:r>
        <w:t>ms.</w:t>
      </w:r>
      <w:proofErr w:type="spellEnd"/>
      <w:r>
        <w:t xml:space="preserve"> Maybe the site description section is the best spot in the </w:t>
      </w:r>
      <w:proofErr w:type="spellStart"/>
      <w:r>
        <w:t>ms.</w:t>
      </w:r>
      <w:proofErr w:type="spellEnd"/>
      <w:r>
        <w:t xml:space="preserve">  </w:t>
      </w:r>
    </w:p>
  </w:comment>
  <w:comment w:id="145" w:author="Meyer, Michael Frederick" w:date="2020-09-30T16:47:00Z" w:initials="MMF">
    <w:p w14:paraId="2FDD284A" w14:textId="08CBAF6E" w:rsidR="008803BE" w:rsidRDefault="008803BE">
      <w:pPr>
        <w:pStyle w:val="CommentText"/>
      </w:pPr>
      <w:r>
        <w:rPr>
          <w:rStyle w:val="CommentReference"/>
        </w:rPr>
        <w:annotationRef/>
      </w:r>
      <w:r>
        <w:t>AF: I am trying to figure out what this does to the IDW.  Also, this is not the image I was expecting.  What are the overlapping yellow and orange circles not the highest values?</w:t>
      </w:r>
    </w:p>
  </w:comment>
  <w:comment w:id="146" w:author="Meyer, Michael Frederick" w:date="2020-10-02T13:54:00Z" w:initials="MMF">
    <w:p w14:paraId="1E923A2C" w14:textId="3986D7E8" w:rsidR="008803BE" w:rsidRDefault="008803BE">
      <w:pPr>
        <w:pStyle w:val="CommentText"/>
      </w:pPr>
      <w:r>
        <w:rPr>
          <w:rStyle w:val="CommentReference"/>
        </w:rPr>
        <w:annotationRef/>
      </w:r>
      <w:r>
        <w:t xml:space="preserve">I am not sure how I can address the “what does log-transforming do to IDW?”. Because the IDW varies widely, log-transforming makes things more comparable. The same would likely be necessary if we kept out the shoreline scaling. It would be less necessary without the shoreline-scaling, but to accurately compare values, I would err on the side of log-transforming – </w:t>
      </w:r>
      <w:proofErr w:type="spellStart"/>
      <w:r>
        <w:t>cuz</w:t>
      </w:r>
      <w:proofErr w:type="spellEnd"/>
      <w:r>
        <w:t xml:space="preserve"> it is a method when we consider that the underlying physical processes are non-linear. </w:t>
      </w:r>
    </w:p>
  </w:comment>
  <w:comment w:id="147" w:author="Meyer, Michael Frederick" w:date="2020-10-02T13:57:00Z" w:initials="MMF">
    <w:p w14:paraId="49FDFE8F" w14:textId="5C4B708A" w:rsidR="008803BE" w:rsidRDefault="008803BE">
      <w:pPr>
        <w:pStyle w:val="CommentText"/>
      </w:pPr>
      <w:r>
        <w:rPr>
          <w:rStyle w:val="CommentReference"/>
        </w:rPr>
        <w:annotationRef/>
      </w:r>
      <w:r>
        <w:t>Also, I included text as to why the points at the very end are smaller than the yellow and orange points.</w:t>
      </w:r>
    </w:p>
  </w:comment>
  <w:comment w:id="150" w:author="Meyer, Michael Frederick" w:date="2020-09-30T16:48:00Z" w:initials="MMF">
    <w:p w14:paraId="58A50A74" w14:textId="5529A1E1" w:rsidR="008803BE" w:rsidRDefault="008803BE">
      <w:pPr>
        <w:pStyle w:val="CommentText"/>
      </w:pPr>
      <w:r>
        <w:rPr>
          <w:rStyle w:val="CommentReference"/>
        </w:rPr>
        <w:annotationRef/>
      </w:r>
      <w:r>
        <w:t>AF: Honestly, I do not see how the groupings can be significant. If you are testing for filamentous algae (the expectation) why test the entire community?</w:t>
      </w:r>
    </w:p>
  </w:comment>
  <w:comment w:id="151" w:author="Meyer, Michael Frederick" w:date="2020-10-10T13:46:00Z" w:initials="MMF">
    <w:p w14:paraId="56B62F78" w14:textId="0697FAC3" w:rsidR="008803BE" w:rsidRDefault="008803BE">
      <w:pPr>
        <w:pStyle w:val="CommentText"/>
      </w:pPr>
      <w:r>
        <w:rPr>
          <w:rStyle w:val="CommentReference"/>
        </w:rPr>
        <w:annotationRef/>
      </w:r>
      <w:r>
        <w:t xml:space="preserve">Ted suggested putting the NMDS figures into one. I think it can help organize things and decrease the overall number of figures. I can play with the theme formatting if it looks confusing. </w:t>
      </w:r>
    </w:p>
  </w:comment>
  <w:comment w:id="157" w:author="Meyer, Michael Frederick" w:date="2020-09-30T16:53:00Z" w:initials="MMF">
    <w:p w14:paraId="1B2FA537" w14:textId="77777777" w:rsidR="008803BE" w:rsidRPr="0032523D" w:rsidRDefault="008803BE" w:rsidP="004B0888">
      <w:pPr>
        <w:pStyle w:val="CommentText"/>
        <w:rPr>
          <w:lang w:val="pt-BR"/>
        </w:rPr>
      </w:pPr>
      <w:r>
        <w:rPr>
          <w:rStyle w:val="CommentReference"/>
        </w:rPr>
        <w:annotationRef/>
      </w:r>
      <w:r>
        <w:t xml:space="preserve">AF: </w:t>
      </w:r>
      <w:r w:rsidRPr="006719E8">
        <w:rPr>
          <w:lang w:val="pt-BR"/>
        </w:rPr>
        <w:t>I don’t s</w:t>
      </w:r>
      <w:r>
        <w:rPr>
          <w:lang w:val="pt-BR"/>
        </w:rPr>
        <w:t>ee it.</w:t>
      </w:r>
    </w:p>
  </w:comment>
  <w:comment w:id="159" w:author="Meyer, Michael Frederick" w:date="2020-09-30T16:53:00Z" w:initials="MMF">
    <w:p w14:paraId="4D4228F2" w14:textId="1F025076" w:rsidR="008803BE" w:rsidRDefault="008803BE">
      <w:pPr>
        <w:pStyle w:val="CommentText"/>
      </w:pPr>
      <w:r>
        <w:rPr>
          <w:rStyle w:val="CommentReference"/>
        </w:rPr>
        <w:annotationRef/>
      </w:r>
      <w:r>
        <w:t>AF: Where is this result coming from?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09FD1A" w15:done="0"/>
  <w15:commentEx w15:paraId="34297BFD" w15:paraIdParent="0809FD1A" w15:done="0"/>
  <w15:commentEx w15:paraId="42D897D8" w15:done="0"/>
  <w15:commentEx w15:paraId="50899785" w15:paraIdParent="42D897D8" w15:done="0"/>
  <w15:commentEx w15:paraId="48C60B59" w15:paraIdParent="42D897D8" w15:done="0"/>
  <w15:commentEx w15:paraId="2E9B051B" w15:done="0"/>
  <w15:commentEx w15:paraId="2462B2B6" w15:paraIdParent="2E9B051B" w15:done="0"/>
  <w15:commentEx w15:paraId="1B03F1E7" w15:done="0"/>
  <w15:commentEx w15:paraId="5388ABF8" w15:paraIdParent="1B03F1E7" w15:done="0"/>
  <w15:commentEx w15:paraId="312E5C9A" w15:done="0"/>
  <w15:commentEx w15:paraId="0083BFCD" w15:paraIdParent="312E5C9A" w15:done="0"/>
  <w15:commentEx w15:paraId="1ECC2157" w15:paraIdParent="312E5C9A" w15:done="0"/>
  <w15:commentEx w15:paraId="7D90FE1E" w15:done="0"/>
  <w15:commentEx w15:paraId="5047FAFE" w15:paraIdParent="7D90FE1E" w15:done="0"/>
  <w15:commentEx w15:paraId="32E7425C" w15:done="0"/>
  <w15:commentEx w15:paraId="5169F41E" w15:paraIdParent="32E7425C" w15:done="0"/>
  <w15:commentEx w15:paraId="718D07DC" w15:done="0"/>
  <w15:commentEx w15:paraId="598A1A27" w15:paraIdParent="718D07DC" w15:done="0"/>
  <w15:commentEx w15:paraId="2559D6EE" w15:done="0"/>
  <w15:commentEx w15:paraId="677C4EF2" w15:done="0"/>
  <w15:commentEx w15:paraId="3EA41C10" w15:paraIdParent="677C4EF2" w15:done="0"/>
  <w15:commentEx w15:paraId="7A85EE5A" w15:done="0"/>
  <w15:commentEx w15:paraId="406DFD1E" w15:paraIdParent="7A85EE5A" w15:done="0"/>
  <w15:commentEx w15:paraId="58256C0C" w15:done="0"/>
  <w15:commentEx w15:paraId="3AA18437" w15:paraIdParent="58256C0C" w15:done="0"/>
  <w15:commentEx w15:paraId="1178C32D" w15:done="0"/>
  <w15:commentEx w15:paraId="231FE042" w15:paraIdParent="1178C32D" w15:done="0"/>
  <w15:commentEx w15:paraId="2E1A449C" w15:done="0"/>
  <w15:commentEx w15:paraId="211A5843" w15:paraIdParent="2E1A449C" w15:done="0"/>
  <w15:commentEx w15:paraId="218EB962" w15:done="0"/>
  <w15:commentEx w15:paraId="1F5B6078" w15:paraIdParent="218EB962" w15:done="0"/>
  <w15:commentEx w15:paraId="645449C8" w15:paraIdParent="218EB962" w15:done="0"/>
  <w15:commentEx w15:paraId="05E29247" w15:done="0"/>
  <w15:commentEx w15:paraId="62CBD349" w15:paraIdParent="05E29247" w15:done="0"/>
  <w15:commentEx w15:paraId="5F37D284" w15:done="0"/>
  <w15:commentEx w15:paraId="7DD6623C" w15:paraIdParent="5F37D284" w15:done="0"/>
  <w15:commentEx w15:paraId="648158CB" w15:done="0"/>
  <w15:commentEx w15:paraId="2FDF2206" w15:paraIdParent="648158CB" w15:done="0"/>
  <w15:commentEx w15:paraId="07FB4327" w15:paraIdParent="648158CB" w15:done="0"/>
  <w15:commentEx w15:paraId="3CEDD3AB" w15:done="0"/>
  <w15:commentEx w15:paraId="549E68E5" w15:paraIdParent="3CEDD3AB" w15:done="0"/>
  <w15:commentEx w15:paraId="1B0983C0" w15:done="0"/>
  <w15:commentEx w15:paraId="408325FD" w15:paraIdParent="1B0983C0" w15:done="0"/>
  <w15:commentEx w15:paraId="66800E73" w15:done="0"/>
  <w15:commentEx w15:paraId="4C8259B6" w15:done="0"/>
  <w15:commentEx w15:paraId="2EC138F7" w15:done="0"/>
  <w15:commentEx w15:paraId="58100458" w15:done="0"/>
  <w15:commentEx w15:paraId="10ADC356" w15:done="0"/>
  <w15:commentEx w15:paraId="55081305" w15:done="0"/>
  <w15:commentEx w15:paraId="09B10BA1" w15:paraIdParent="55081305" w15:done="0"/>
  <w15:commentEx w15:paraId="147D688D" w15:paraIdParent="55081305" w15:done="0"/>
  <w15:commentEx w15:paraId="60B30D32" w15:done="0"/>
  <w15:commentEx w15:paraId="7F9A6765" w15:paraIdParent="60B30D32" w15:done="0"/>
  <w15:commentEx w15:paraId="34A08E47" w15:paraIdParent="60B30D32" w15:done="0"/>
  <w15:commentEx w15:paraId="2FDD284A" w15:done="0"/>
  <w15:commentEx w15:paraId="1E923A2C" w15:paraIdParent="2FDD284A" w15:done="0"/>
  <w15:commentEx w15:paraId="49FDFE8F" w15:paraIdParent="2FDD284A" w15:done="0"/>
  <w15:commentEx w15:paraId="58A50A74" w15:done="0"/>
  <w15:commentEx w15:paraId="56B62F78" w15:paraIdParent="58A50A74" w15:done="0"/>
  <w15:commentEx w15:paraId="1B2FA537" w15:done="0"/>
  <w15:commentEx w15:paraId="4D4228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E02FD" w16cex:dateUtc="2020-09-17T22:45:00Z"/>
  <w16cex:commentExtensible w16cex:durableId="230E0355" w16cex:dateUtc="2020-09-17T22:46:00Z"/>
  <w16cex:commentExtensible w16cex:durableId="230E03ED" w16cex:dateUtc="2020-09-17T22:49:00Z"/>
  <w16cex:commentExtensible w16cex:durableId="230E0561" w16cex:dateUtc="2020-09-17T22:55:00Z"/>
  <w16cex:commentExtensible w16cex:durableId="230E0739" w16cex:dateUtc="2020-09-17T23:03:00Z"/>
  <w16cex:commentExtensible w16cex:durableId="230E06F1" w16cex:dateUtc="2020-09-17T23:01:00Z"/>
  <w16cex:commentExtensible w16cex:durableId="230E0B39" w16cex:dateUtc="2020-09-17T23:20:00Z"/>
  <w16cex:commentExtensible w16cex:durableId="230E0A82" w16cex:dateUtc="2020-09-17T23:17:00Z"/>
  <w16cex:commentExtensible w16cex:durableId="230E0BD4" w16cex:dateUtc="2020-09-17T23:22:00Z"/>
  <w16cex:commentExtensible w16cex:durableId="230E0C0C" w16cex:dateUtc="2020-09-17T23:23:00Z"/>
  <w16cex:commentExtensible w16cex:durableId="230E0E23" w16cex:dateUtc="2020-09-17T23:32:00Z"/>
  <w16cex:commentExtensible w16cex:durableId="230E0E4D" w16cex:dateUtc="2020-09-17T23:33:00Z"/>
  <w16cex:commentExtensible w16cex:durableId="230E0F72" w16cex:dateUtc="2020-09-17T23:38:00Z"/>
  <w16cex:commentExtensible w16cex:durableId="230E106F" w16cex:dateUtc="2020-09-17T23:42:00Z"/>
  <w16cex:commentExtensible w16cex:durableId="230E10B0" w16cex:dateUtc="2020-09-17T23:43:00Z"/>
  <w16cex:commentExtensible w16cex:durableId="230E1118" w16cex:dateUtc="2020-09-17T23:45:00Z"/>
  <w16cex:commentExtensible w16cex:durableId="230E11F8" w16cex:dateUtc="2020-09-17T23:48:00Z"/>
  <w16cex:commentExtensible w16cex:durableId="230E13A9" w16cex:dateUtc="2020-09-17T23:56:00Z"/>
  <w16cex:commentExtensible w16cex:durableId="230E14D1" w16cex:dateUtc="2020-09-18T00:01:00Z"/>
  <w16cex:commentExtensible w16cex:durableId="230E1791" w16cex:dateUtc="2020-09-18T00:12:00Z"/>
  <w16cex:commentExtensible w16cex:durableId="230E1982" w16cex:dateUtc="2020-09-18T00:21:00Z"/>
  <w16cex:commentExtensible w16cex:durableId="230E19BD" w16cex:dateUtc="2020-09-18T00:22:00Z"/>
  <w16cex:commentExtensible w16cex:durableId="230E1A7C" w16cex:dateUtc="2020-09-18T00:25:00Z"/>
  <w16cex:commentExtensible w16cex:durableId="230E1A64" w16cex:dateUtc="2020-09-18T00:24:00Z"/>
  <w16cex:commentExtensible w16cex:durableId="230E1AAA" w16cex:dateUtc="2020-09-18T00:26:00Z"/>
  <w16cex:commentExtensible w16cex:durableId="230E1AE4" w16cex:dateUtc="2020-09-18T00:27:00Z"/>
  <w16cex:commentExtensible w16cex:durableId="230E1B64" w16cex:dateUtc="2020-09-18T00:29:00Z"/>
  <w16cex:commentExtensible w16cex:durableId="230E1BCF" w16cex:dateUtc="2020-09-18T00:30:00Z"/>
  <w16cex:commentExtensible w16cex:durableId="230E1C25" w16cex:dateUtc="2020-09-18T00:32:00Z"/>
  <w16cex:commentExtensible w16cex:durableId="230E1CB6" w16cex:dateUtc="2020-09-18T00:34:00Z"/>
  <w16cex:commentExtensible w16cex:durableId="230E1CED" w16cex:dateUtc="2020-09-18T0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09FD1A" w16cid:durableId="231F2DAB"/>
  <w16cid:commentId w16cid:paraId="34297BFD" w16cid:durableId="23203248"/>
  <w16cid:commentId w16cid:paraId="42D897D8" w16cid:durableId="230E0561"/>
  <w16cid:commentId w16cid:paraId="50899785" w16cid:durableId="23162554"/>
  <w16cid:commentId w16cid:paraId="48C60B59" w16cid:durableId="232C2ED7"/>
  <w16cid:commentId w16cid:paraId="2E9B051B" w16cid:durableId="231F2E66"/>
  <w16cid:commentId w16cid:paraId="2462B2B6" w16cid:durableId="232034B3"/>
  <w16cid:commentId w16cid:paraId="1B03F1E7" w16cid:durableId="231F2ECC"/>
  <w16cid:commentId w16cid:paraId="5388ABF8" w16cid:durableId="232C3058"/>
  <w16cid:commentId w16cid:paraId="312E5C9A" w16cid:durableId="231F2F49"/>
  <w16cid:commentId w16cid:paraId="0083BFCD" w16cid:durableId="232044AE"/>
  <w16cid:commentId w16cid:paraId="1ECC2157" w16cid:durableId="232C349B"/>
  <w16cid:commentId w16cid:paraId="7D90FE1E" w16cid:durableId="231F3017"/>
  <w16cid:commentId w16cid:paraId="5047FAFE" w16cid:durableId="232046ED"/>
  <w16cid:commentId w16cid:paraId="32E7425C" w16cid:durableId="231F305B"/>
  <w16cid:commentId w16cid:paraId="5169F41E" w16cid:durableId="23204790"/>
  <w16cid:commentId w16cid:paraId="718D07DC" w16cid:durableId="231F307F"/>
  <w16cid:commentId w16cid:paraId="598A1A27" w16cid:durableId="232047F3"/>
  <w16cid:commentId w16cid:paraId="2559D6EE" w16cid:durableId="232C363F"/>
  <w16cid:commentId w16cid:paraId="677C4EF2" w16cid:durableId="231761A4"/>
  <w16cid:commentId w16cid:paraId="3EA41C10" w16cid:durableId="232C3674"/>
  <w16cid:commentId w16cid:paraId="7A85EE5A" w16cid:durableId="23204960"/>
  <w16cid:commentId w16cid:paraId="406DFD1E" w16cid:durableId="23204B68"/>
  <w16cid:commentId w16cid:paraId="58256C0C" w16cid:durableId="230E13A9"/>
  <w16cid:commentId w16cid:paraId="3AA18437" w16cid:durableId="2320855E"/>
  <w16cid:commentId w16cid:paraId="1178C32D" w16cid:durableId="231F317B"/>
  <w16cid:commentId w16cid:paraId="231FE042" w16cid:durableId="23204C61"/>
  <w16cid:commentId w16cid:paraId="2E1A449C" w16cid:durableId="231F318D"/>
  <w16cid:commentId w16cid:paraId="211A5843" w16cid:durableId="23208803"/>
  <w16cid:commentId w16cid:paraId="218EB962" w16cid:durableId="231F31CC"/>
  <w16cid:commentId w16cid:paraId="1F5B6078" w16cid:durableId="231F31DC"/>
  <w16cid:commentId w16cid:paraId="645449C8" w16cid:durableId="232190E5"/>
  <w16cid:commentId w16cid:paraId="05E29247" w16cid:durableId="231F3200"/>
  <w16cid:commentId w16cid:paraId="62CBD349" w16cid:durableId="2321A415"/>
  <w16cid:commentId w16cid:paraId="5F37D284" w16cid:durableId="231F3215"/>
  <w16cid:commentId w16cid:paraId="7DD6623C" w16cid:durableId="2321A471"/>
  <w16cid:commentId w16cid:paraId="648158CB" w16cid:durableId="231F3248"/>
  <w16cid:commentId w16cid:paraId="2FDF2206" w16cid:durableId="23208B5E"/>
  <w16cid:commentId w16cid:paraId="07FB4327" w16cid:durableId="2321A48A"/>
  <w16cid:commentId w16cid:paraId="3CEDD3AB" w16cid:durableId="231F32FF"/>
  <w16cid:commentId w16cid:paraId="549E68E5" w16cid:durableId="232C38C7"/>
  <w16cid:commentId w16cid:paraId="1B0983C0" w16cid:durableId="231F330C"/>
  <w16cid:commentId w16cid:paraId="408325FD" w16cid:durableId="232C38DD"/>
  <w16cid:commentId w16cid:paraId="66800E73" w16cid:durableId="230E19BD"/>
  <w16cid:commentId w16cid:paraId="4C8259B6" w16cid:durableId="230E1A7C"/>
  <w16cid:commentId w16cid:paraId="2EC138F7" w16cid:durableId="230E1A64"/>
  <w16cid:commentId w16cid:paraId="58100458" w16cid:durableId="230E1AAA"/>
  <w16cid:commentId w16cid:paraId="10ADC356" w16cid:durableId="230E1AE4"/>
  <w16cid:commentId w16cid:paraId="55081305" w16cid:durableId="231F34C9"/>
  <w16cid:commentId w16cid:paraId="09B10BA1" w16cid:durableId="2321AE6B"/>
  <w16cid:commentId w16cid:paraId="147D688D" w16cid:durableId="232C3960"/>
  <w16cid:commentId w16cid:paraId="60B30D32" w16cid:durableId="232C2BD4"/>
  <w16cid:commentId w16cid:paraId="7F9A6765" w16cid:durableId="2321AF24"/>
  <w16cid:commentId w16cid:paraId="34A08E47" w16cid:durableId="2321B14D"/>
  <w16cid:commentId w16cid:paraId="2FDD284A" w16cid:durableId="231F351D"/>
  <w16cid:commentId w16cid:paraId="1E923A2C" w16cid:durableId="2321AF9A"/>
  <w16cid:commentId w16cid:paraId="49FDFE8F" w16cid:durableId="2321B059"/>
  <w16cid:commentId w16cid:paraId="58A50A74" w16cid:durableId="232C2BDA"/>
  <w16cid:commentId w16cid:paraId="56B62F78" w16cid:durableId="232C39A5"/>
  <w16cid:commentId w16cid:paraId="1B2FA537" w16cid:durableId="2321B2D5"/>
  <w16cid:commentId w16cid:paraId="4D4228F2" w16cid:durableId="231F36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EF8F2" w14:textId="77777777" w:rsidR="00CE11D0" w:rsidRDefault="00CE11D0" w:rsidP="00150A0F">
      <w:pPr>
        <w:spacing w:line="240" w:lineRule="auto"/>
      </w:pPr>
      <w:r>
        <w:separator/>
      </w:r>
    </w:p>
  </w:endnote>
  <w:endnote w:type="continuationSeparator" w:id="0">
    <w:p w14:paraId="1D7DA393" w14:textId="77777777" w:rsidR="00CE11D0" w:rsidRDefault="00CE11D0"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68997" w14:textId="77777777" w:rsidR="00CE11D0" w:rsidRDefault="00CE11D0" w:rsidP="00150A0F">
      <w:pPr>
        <w:spacing w:line="240" w:lineRule="auto"/>
      </w:pPr>
      <w:r>
        <w:separator/>
      </w:r>
    </w:p>
  </w:footnote>
  <w:footnote w:type="continuationSeparator" w:id="0">
    <w:p w14:paraId="41B4E102" w14:textId="77777777" w:rsidR="00CE11D0" w:rsidRDefault="00CE11D0"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Aaron Galloway">
    <w15:presenceInfo w15:providerId="Windows Live" w15:userId="897f2e2594ad23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15096"/>
    <w:rsid w:val="0002371D"/>
    <w:rsid w:val="000307DE"/>
    <w:rsid w:val="00030898"/>
    <w:rsid w:val="000318B7"/>
    <w:rsid w:val="00032809"/>
    <w:rsid w:val="00036CEC"/>
    <w:rsid w:val="00051082"/>
    <w:rsid w:val="0005526C"/>
    <w:rsid w:val="00057DED"/>
    <w:rsid w:val="00060EB5"/>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4430"/>
    <w:rsid w:val="000C5619"/>
    <w:rsid w:val="000D00B7"/>
    <w:rsid w:val="000D0804"/>
    <w:rsid w:val="000D4AC4"/>
    <w:rsid w:val="000D5888"/>
    <w:rsid w:val="000D6577"/>
    <w:rsid w:val="000E056C"/>
    <w:rsid w:val="000E346D"/>
    <w:rsid w:val="000E5A9F"/>
    <w:rsid w:val="000E7380"/>
    <w:rsid w:val="000F0453"/>
    <w:rsid w:val="000F223A"/>
    <w:rsid w:val="000F2398"/>
    <w:rsid w:val="000F601A"/>
    <w:rsid w:val="000F7A09"/>
    <w:rsid w:val="00104280"/>
    <w:rsid w:val="00106752"/>
    <w:rsid w:val="00110977"/>
    <w:rsid w:val="00113126"/>
    <w:rsid w:val="0011485F"/>
    <w:rsid w:val="00115FCB"/>
    <w:rsid w:val="001227D1"/>
    <w:rsid w:val="00123693"/>
    <w:rsid w:val="001249C1"/>
    <w:rsid w:val="00131BD0"/>
    <w:rsid w:val="001338EC"/>
    <w:rsid w:val="0014730F"/>
    <w:rsid w:val="00147D1A"/>
    <w:rsid w:val="00150A0F"/>
    <w:rsid w:val="00150E6F"/>
    <w:rsid w:val="00154ABA"/>
    <w:rsid w:val="00155633"/>
    <w:rsid w:val="00157F57"/>
    <w:rsid w:val="00163D35"/>
    <w:rsid w:val="00172465"/>
    <w:rsid w:val="001742BF"/>
    <w:rsid w:val="00174557"/>
    <w:rsid w:val="0018018F"/>
    <w:rsid w:val="00180C02"/>
    <w:rsid w:val="001910E2"/>
    <w:rsid w:val="00191128"/>
    <w:rsid w:val="00191B6C"/>
    <w:rsid w:val="00191FD0"/>
    <w:rsid w:val="001936D1"/>
    <w:rsid w:val="00195B09"/>
    <w:rsid w:val="00197C8D"/>
    <w:rsid w:val="001A17BE"/>
    <w:rsid w:val="001A1BBB"/>
    <w:rsid w:val="001A726E"/>
    <w:rsid w:val="001B3EB7"/>
    <w:rsid w:val="001B7B02"/>
    <w:rsid w:val="001C179C"/>
    <w:rsid w:val="001C57EF"/>
    <w:rsid w:val="001C6CA2"/>
    <w:rsid w:val="001C70B0"/>
    <w:rsid w:val="001D0AA5"/>
    <w:rsid w:val="001D454C"/>
    <w:rsid w:val="001E1889"/>
    <w:rsid w:val="001E2084"/>
    <w:rsid w:val="001E5826"/>
    <w:rsid w:val="001E6425"/>
    <w:rsid w:val="001F0393"/>
    <w:rsid w:val="001F1186"/>
    <w:rsid w:val="001F7ECB"/>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6ED5"/>
    <w:rsid w:val="00240AC9"/>
    <w:rsid w:val="002424DE"/>
    <w:rsid w:val="00250FD8"/>
    <w:rsid w:val="00252F80"/>
    <w:rsid w:val="0025547E"/>
    <w:rsid w:val="00263A1F"/>
    <w:rsid w:val="00263FB9"/>
    <w:rsid w:val="00267DED"/>
    <w:rsid w:val="002703B2"/>
    <w:rsid w:val="00271F4F"/>
    <w:rsid w:val="00274B1A"/>
    <w:rsid w:val="0028012E"/>
    <w:rsid w:val="002849B1"/>
    <w:rsid w:val="00284A11"/>
    <w:rsid w:val="0028782C"/>
    <w:rsid w:val="00287F90"/>
    <w:rsid w:val="00292741"/>
    <w:rsid w:val="002A02BE"/>
    <w:rsid w:val="002A5B2A"/>
    <w:rsid w:val="002A6CDC"/>
    <w:rsid w:val="002A7D89"/>
    <w:rsid w:val="002B00A3"/>
    <w:rsid w:val="002B6FD9"/>
    <w:rsid w:val="002C1737"/>
    <w:rsid w:val="002C2D2B"/>
    <w:rsid w:val="002C575D"/>
    <w:rsid w:val="002C5913"/>
    <w:rsid w:val="002C7B99"/>
    <w:rsid w:val="002D1941"/>
    <w:rsid w:val="002E06DD"/>
    <w:rsid w:val="002E1676"/>
    <w:rsid w:val="002E1A4B"/>
    <w:rsid w:val="002E6D0A"/>
    <w:rsid w:val="002F14D8"/>
    <w:rsid w:val="002F1C07"/>
    <w:rsid w:val="002F2379"/>
    <w:rsid w:val="003015C9"/>
    <w:rsid w:val="003143FA"/>
    <w:rsid w:val="00320FFE"/>
    <w:rsid w:val="00324C64"/>
    <w:rsid w:val="0032523D"/>
    <w:rsid w:val="00337791"/>
    <w:rsid w:val="00355375"/>
    <w:rsid w:val="00357863"/>
    <w:rsid w:val="00357C12"/>
    <w:rsid w:val="00360477"/>
    <w:rsid w:val="00361037"/>
    <w:rsid w:val="00362BC4"/>
    <w:rsid w:val="00363613"/>
    <w:rsid w:val="003671AA"/>
    <w:rsid w:val="00370B28"/>
    <w:rsid w:val="00373E7B"/>
    <w:rsid w:val="00375241"/>
    <w:rsid w:val="00380CA1"/>
    <w:rsid w:val="00381463"/>
    <w:rsid w:val="00383BCD"/>
    <w:rsid w:val="0039266B"/>
    <w:rsid w:val="00394A8C"/>
    <w:rsid w:val="003952A3"/>
    <w:rsid w:val="003968BB"/>
    <w:rsid w:val="003A3B7A"/>
    <w:rsid w:val="003B14BF"/>
    <w:rsid w:val="003C4863"/>
    <w:rsid w:val="003C6606"/>
    <w:rsid w:val="003C75C7"/>
    <w:rsid w:val="003C79ED"/>
    <w:rsid w:val="003D0265"/>
    <w:rsid w:val="003E16A1"/>
    <w:rsid w:val="003E20DA"/>
    <w:rsid w:val="003E64B9"/>
    <w:rsid w:val="003E6D7F"/>
    <w:rsid w:val="003F19FB"/>
    <w:rsid w:val="003F5190"/>
    <w:rsid w:val="004003EB"/>
    <w:rsid w:val="00403D16"/>
    <w:rsid w:val="0040674D"/>
    <w:rsid w:val="00410273"/>
    <w:rsid w:val="00412374"/>
    <w:rsid w:val="00414172"/>
    <w:rsid w:val="004262A3"/>
    <w:rsid w:val="00432982"/>
    <w:rsid w:val="00433A07"/>
    <w:rsid w:val="00434F66"/>
    <w:rsid w:val="004361D1"/>
    <w:rsid w:val="00440246"/>
    <w:rsid w:val="00440CF3"/>
    <w:rsid w:val="0044127F"/>
    <w:rsid w:val="00443249"/>
    <w:rsid w:val="00446481"/>
    <w:rsid w:val="00447CA5"/>
    <w:rsid w:val="0045011B"/>
    <w:rsid w:val="004514AB"/>
    <w:rsid w:val="004528BA"/>
    <w:rsid w:val="00453919"/>
    <w:rsid w:val="004542F0"/>
    <w:rsid w:val="004548C9"/>
    <w:rsid w:val="0045518D"/>
    <w:rsid w:val="004551F8"/>
    <w:rsid w:val="00456A8D"/>
    <w:rsid w:val="004627A3"/>
    <w:rsid w:val="004668F9"/>
    <w:rsid w:val="00467C66"/>
    <w:rsid w:val="00481314"/>
    <w:rsid w:val="00485A2C"/>
    <w:rsid w:val="00491178"/>
    <w:rsid w:val="004943CA"/>
    <w:rsid w:val="00494B20"/>
    <w:rsid w:val="0049543D"/>
    <w:rsid w:val="00497A12"/>
    <w:rsid w:val="004A1C07"/>
    <w:rsid w:val="004A5D54"/>
    <w:rsid w:val="004A728E"/>
    <w:rsid w:val="004B0888"/>
    <w:rsid w:val="004B2C2B"/>
    <w:rsid w:val="004B3908"/>
    <w:rsid w:val="004B4081"/>
    <w:rsid w:val="004B5E84"/>
    <w:rsid w:val="004B79EC"/>
    <w:rsid w:val="004C09A1"/>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BF6"/>
    <w:rsid w:val="0056418A"/>
    <w:rsid w:val="0056517B"/>
    <w:rsid w:val="00567422"/>
    <w:rsid w:val="005731EE"/>
    <w:rsid w:val="00574762"/>
    <w:rsid w:val="005750BA"/>
    <w:rsid w:val="005767ED"/>
    <w:rsid w:val="005855F7"/>
    <w:rsid w:val="00585EED"/>
    <w:rsid w:val="00587BE1"/>
    <w:rsid w:val="0059652C"/>
    <w:rsid w:val="00597E12"/>
    <w:rsid w:val="005A42A7"/>
    <w:rsid w:val="005A573D"/>
    <w:rsid w:val="005A6C99"/>
    <w:rsid w:val="005B250E"/>
    <w:rsid w:val="005B362F"/>
    <w:rsid w:val="005B3851"/>
    <w:rsid w:val="005C1322"/>
    <w:rsid w:val="005C4AD8"/>
    <w:rsid w:val="005D0D44"/>
    <w:rsid w:val="005D3D2A"/>
    <w:rsid w:val="005E3F1F"/>
    <w:rsid w:val="005F0ECE"/>
    <w:rsid w:val="005F4343"/>
    <w:rsid w:val="005F618B"/>
    <w:rsid w:val="005F6342"/>
    <w:rsid w:val="005F6DEA"/>
    <w:rsid w:val="005F7195"/>
    <w:rsid w:val="005F7A18"/>
    <w:rsid w:val="0060447C"/>
    <w:rsid w:val="006256FC"/>
    <w:rsid w:val="00626543"/>
    <w:rsid w:val="006265CB"/>
    <w:rsid w:val="006300F4"/>
    <w:rsid w:val="00641CE6"/>
    <w:rsid w:val="00641D70"/>
    <w:rsid w:val="00644808"/>
    <w:rsid w:val="00645829"/>
    <w:rsid w:val="00647303"/>
    <w:rsid w:val="00650752"/>
    <w:rsid w:val="00651D3A"/>
    <w:rsid w:val="006563E3"/>
    <w:rsid w:val="00665FC3"/>
    <w:rsid w:val="00672514"/>
    <w:rsid w:val="00672B30"/>
    <w:rsid w:val="00673CE2"/>
    <w:rsid w:val="006752D5"/>
    <w:rsid w:val="00685120"/>
    <w:rsid w:val="00685D80"/>
    <w:rsid w:val="00690E7D"/>
    <w:rsid w:val="006979AD"/>
    <w:rsid w:val="006A7A61"/>
    <w:rsid w:val="006B1D2B"/>
    <w:rsid w:val="006B3ABE"/>
    <w:rsid w:val="006B3C60"/>
    <w:rsid w:val="006B4A02"/>
    <w:rsid w:val="006C2138"/>
    <w:rsid w:val="006C6420"/>
    <w:rsid w:val="006D1C9C"/>
    <w:rsid w:val="006D2328"/>
    <w:rsid w:val="006D26E7"/>
    <w:rsid w:val="006D35AC"/>
    <w:rsid w:val="006D3918"/>
    <w:rsid w:val="006D4ADB"/>
    <w:rsid w:val="006D5521"/>
    <w:rsid w:val="006E0A52"/>
    <w:rsid w:val="006E31A2"/>
    <w:rsid w:val="006E42C8"/>
    <w:rsid w:val="006E5C66"/>
    <w:rsid w:val="006F1DAD"/>
    <w:rsid w:val="006F1FBE"/>
    <w:rsid w:val="006F5F57"/>
    <w:rsid w:val="006F60DC"/>
    <w:rsid w:val="00705FFE"/>
    <w:rsid w:val="007117D1"/>
    <w:rsid w:val="00715295"/>
    <w:rsid w:val="00715D55"/>
    <w:rsid w:val="007228E5"/>
    <w:rsid w:val="00725D40"/>
    <w:rsid w:val="007273EE"/>
    <w:rsid w:val="00730E9A"/>
    <w:rsid w:val="00732999"/>
    <w:rsid w:val="007330EB"/>
    <w:rsid w:val="0073707F"/>
    <w:rsid w:val="00746AD3"/>
    <w:rsid w:val="007546C9"/>
    <w:rsid w:val="00754A6A"/>
    <w:rsid w:val="00765F65"/>
    <w:rsid w:val="00766DEE"/>
    <w:rsid w:val="007722BA"/>
    <w:rsid w:val="00777C14"/>
    <w:rsid w:val="00777F34"/>
    <w:rsid w:val="00784575"/>
    <w:rsid w:val="0078508F"/>
    <w:rsid w:val="007911B2"/>
    <w:rsid w:val="00794B9B"/>
    <w:rsid w:val="00795293"/>
    <w:rsid w:val="00795613"/>
    <w:rsid w:val="007A0023"/>
    <w:rsid w:val="007A1552"/>
    <w:rsid w:val="007A705A"/>
    <w:rsid w:val="007D2FF3"/>
    <w:rsid w:val="007D3AD5"/>
    <w:rsid w:val="007D6DDA"/>
    <w:rsid w:val="007D7916"/>
    <w:rsid w:val="007E04C1"/>
    <w:rsid w:val="007E0747"/>
    <w:rsid w:val="007E0849"/>
    <w:rsid w:val="007E2F25"/>
    <w:rsid w:val="007E6282"/>
    <w:rsid w:val="007F226F"/>
    <w:rsid w:val="007F2E5D"/>
    <w:rsid w:val="007F42D3"/>
    <w:rsid w:val="007F5F4A"/>
    <w:rsid w:val="00801579"/>
    <w:rsid w:val="00811F9F"/>
    <w:rsid w:val="0081229C"/>
    <w:rsid w:val="0081388E"/>
    <w:rsid w:val="00814CE9"/>
    <w:rsid w:val="0081508A"/>
    <w:rsid w:val="00833288"/>
    <w:rsid w:val="00833C11"/>
    <w:rsid w:val="008363E4"/>
    <w:rsid w:val="00854325"/>
    <w:rsid w:val="00863C77"/>
    <w:rsid w:val="0086504F"/>
    <w:rsid w:val="0087487F"/>
    <w:rsid w:val="00874EDD"/>
    <w:rsid w:val="00877064"/>
    <w:rsid w:val="008803BE"/>
    <w:rsid w:val="008815FB"/>
    <w:rsid w:val="00885BA6"/>
    <w:rsid w:val="008935EA"/>
    <w:rsid w:val="00896BF5"/>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59A"/>
    <w:rsid w:val="008C6721"/>
    <w:rsid w:val="008D6D41"/>
    <w:rsid w:val="008E29A9"/>
    <w:rsid w:val="008E397A"/>
    <w:rsid w:val="008E5D3D"/>
    <w:rsid w:val="008E7730"/>
    <w:rsid w:val="008F24CD"/>
    <w:rsid w:val="008F41D6"/>
    <w:rsid w:val="009007E8"/>
    <w:rsid w:val="00902608"/>
    <w:rsid w:val="00905270"/>
    <w:rsid w:val="00911372"/>
    <w:rsid w:val="00911DEA"/>
    <w:rsid w:val="00912D64"/>
    <w:rsid w:val="0091395E"/>
    <w:rsid w:val="0091481E"/>
    <w:rsid w:val="00920A8F"/>
    <w:rsid w:val="00922813"/>
    <w:rsid w:val="00926704"/>
    <w:rsid w:val="009444E0"/>
    <w:rsid w:val="00947C9E"/>
    <w:rsid w:val="00956343"/>
    <w:rsid w:val="009640D8"/>
    <w:rsid w:val="009654BD"/>
    <w:rsid w:val="00965CCB"/>
    <w:rsid w:val="00970A1D"/>
    <w:rsid w:val="00984718"/>
    <w:rsid w:val="00986022"/>
    <w:rsid w:val="009869E1"/>
    <w:rsid w:val="009A2585"/>
    <w:rsid w:val="009A6AFC"/>
    <w:rsid w:val="009A7491"/>
    <w:rsid w:val="009B13E0"/>
    <w:rsid w:val="009B2C39"/>
    <w:rsid w:val="009B7513"/>
    <w:rsid w:val="009C2711"/>
    <w:rsid w:val="009C3612"/>
    <w:rsid w:val="009C6B78"/>
    <w:rsid w:val="009C78FF"/>
    <w:rsid w:val="009D0DDD"/>
    <w:rsid w:val="009D1A3A"/>
    <w:rsid w:val="009D5F26"/>
    <w:rsid w:val="009D6033"/>
    <w:rsid w:val="009D6A53"/>
    <w:rsid w:val="009F0747"/>
    <w:rsid w:val="009F1393"/>
    <w:rsid w:val="009F4AEC"/>
    <w:rsid w:val="009F5340"/>
    <w:rsid w:val="009F5671"/>
    <w:rsid w:val="009F5F50"/>
    <w:rsid w:val="009F6FAD"/>
    <w:rsid w:val="009F75FF"/>
    <w:rsid w:val="00A011BB"/>
    <w:rsid w:val="00A02873"/>
    <w:rsid w:val="00A10D0E"/>
    <w:rsid w:val="00A12F4C"/>
    <w:rsid w:val="00A153F9"/>
    <w:rsid w:val="00A16987"/>
    <w:rsid w:val="00A21CA4"/>
    <w:rsid w:val="00A22275"/>
    <w:rsid w:val="00A254FA"/>
    <w:rsid w:val="00A4130B"/>
    <w:rsid w:val="00A41CC6"/>
    <w:rsid w:val="00A42BBE"/>
    <w:rsid w:val="00A44995"/>
    <w:rsid w:val="00A454D8"/>
    <w:rsid w:val="00A61367"/>
    <w:rsid w:val="00A6227C"/>
    <w:rsid w:val="00A6440C"/>
    <w:rsid w:val="00A73A11"/>
    <w:rsid w:val="00A825BE"/>
    <w:rsid w:val="00A8343E"/>
    <w:rsid w:val="00A84037"/>
    <w:rsid w:val="00A87BAC"/>
    <w:rsid w:val="00A91AE6"/>
    <w:rsid w:val="00A92B32"/>
    <w:rsid w:val="00A95F98"/>
    <w:rsid w:val="00A9628E"/>
    <w:rsid w:val="00AA142B"/>
    <w:rsid w:val="00AA655A"/>
    <w:rsid w:val="00AB40EC"/>
    <w:rsid w:val="00AB7989"/>
    <w:rsid w:val="00AC0177"/>
    <w:rsid w:val="00AC75E6"/>
    <w:rsid w:val="00AD6733"/>
    <w:rsid w:val="00AD7A0D"/>
    <w:rsid w:val="00AE06B7"/>
    <w:rsid w:val="00AE6372"/>
    <w:rsid w:val="00AF0312"/>
    <w:rsid w:val="00AF6212"/>
    <w:rsid w:val="00AF7510"/>
    <w:rsid w:val="00B008CE"/>
    <w:rsid w:val="00B025E9"/>
    <w:rsid w:val="00B05791"/>
    <w:rsid w:val="00B07246"/>
    <w:rsid w:val="00B11017"/>
    <w:rsid w:val="00B12F78"/>
    <w:rsid w:val="00B14EA0"/>
    <w:rsid w:val="00B15F86"/>
    <w:rsid w:val="00B1679D"/>
    <w:rsid w:val="00B22045"/>
    <w:rsid w:val="00B23DAC"/>
    <w:rsid w:val="00B2468C"/>
    <w:rsid w:val="00B24F30"/>
    <w:rsid w:val="00B37098"/>
    <w:rsid w:val="00B417BC"/>
    <w:rsid w:val="00B420AF"/>
    <w:rsid w:val="00B52BEB"/>
    <w:rsid w:val="00B5487A"/>
    <w:rsid w:val="00B55E36"/>
    <w:rsid w:val="00B63560"/>
    <w:rsid w:val="00B66C34"/>
    <w:rsid w:val="00B70844"/>
    <w:rsid w:val="00B72507"/>
    <w:rsid w:val="00B7339C"/>
    <w:rsid w:val="00B77BC2"/>
    <w:rsid w:val="00B77D60"/>
    <w:rsid w:val="00B803E2"/>
    <w:rsid w:val="00B861B7"/>
    <w:rsid w:val="00B9280F"/>
    <w:rsid w:val="00B97CFE"/>
    <w:rsid w:val="00BB6989"/>
    <w:rsid w:val="00BC1A91"/>
    <w:rsid w:val="00BC24F4"/>
    <w:rsid w:val="00BC3BE8"/>
    <w:rsid w:val="00BD0B70"/>
    <w:rsid w:val="00BD3210"/>
    <w:rsid w:val="00BD3693"/>
    <w:rsid w:val="00BD46C3"/>
    <w:rsid w:val="00BE06D7"/>
    <w:rsid w:val="00BE124F"/>
    <w:rsid w:val="00BE27F7"/>
    <w:rsid w:val="00BE62F9"/>
    <w:rsid w:val="00BE72A9"/>
    <w:rsid w:val="00BF09EC"/>
    <w:rsid w:val="00BF3FFC"/>
    <w:rsid w:val="00BF43AE"/>
    <w:rsid w:val="00C00E9F"/>
    <w:rsid w:val="00C03D31"/>
    <w:rsid w:val="00C053B8"/>
    <w:rsid w:val="00C10024"/>
    <w:rsid w:val="00C131EF"/>
    <w:rsid w:val="00C239E7"/>
    <w:rsid w:val="00C2668C"/>
    <w:rsid w:val="00C30C70"/>
    <w:rsid w:val="00C332CF"/>
    <w:rsid w:val="00C33FF9"/>
    <w:rsid w:val="00C345FA"/>
    <w:rsid w:val="00C34AFE"/>
    <w:rsid w:val="00C34B80"/>
    <w:rsid w:val="00C421DB"/>
    <w:rsid w:val="00C44829"/>
    <w:rsid w:val="00C44886"/>
    <w:rsid w:val="00C451C6"/>
    <w:rsid w:val="00C505A1"/>
    <w:rsid w:val="00C52786"/>
    <w:rsid w:val="00C53DAE"/>
    <w:rsid w:val="00C55568"/>
    <w:rsid w:val="00C62CCF"/>
    <w:rsid w:val="00C72655"/>
    <w:rsid w:val="00C739BD"/>
    <w:rsid w:val="00C74DF4"/>
    <w:rsid w:val="00C815A8"/>
    <w:rsid w:val="00C83767"/>
    <w:rsid w:val="00C842B9"/>
    <w:rsid w:val="00C863D8"/>
    <w:rsid w:val="00C872C8"/>
    <w:rsid w:val="00C95266"/>
    <w:rsid w:val="00C96C19"/>
    <w:rsid w:val="00C97A96"/>
    <w:rsid w:val="00CA6980"/>
    <w:rsid w:val="00CA7C4B"/>
    <w:rsid w:val="00CB2C73"/>
    <w:rsid w:val="00CB3C43"/>
    <w:rsid w:val="00CC0781"/>
    <w:rsid w:val="00CC0FCC"/>
    <w:rsid w:val="00CC139B"/>
    <w:rsid w:val="00CE11D0"/>
    <w:rsid w:val="00CE567A"/>
    <w:rsid w:val="00CE6655"/>
    <w:rsid w:val="00CE7008"/>
    <w:rsid w:val="00CF2299"/>
    <w:rsid w:val="00CF3363"/>
    <w:rsid w:val="00CF5EC2"/>
    <w:rsid w:val="00CF7803"/>
    <w:rsid w:val="00D05946"/>
    <w:rsid w:val="00D0773C"/>
    <w:rsid w:val="00D13058"/>
    <w:rsid w:val="00D144A9"/>
    <w:rsid w:val="00D16F86"/>
    <w:rsid w:val="00D20ACE"/>
    <w:rsid w:val="00D22D4D"/>
    <w:rsid w:val="00D2684E"/>
    <w:rsid w:val="00D271DE"/>
    <w:rsid w:val="00D34404"/>
    <w:rsid w:val="00D37BB9"/>
    <w:rsid w:val="00D401B9"/>
    <w:rsid w:val="00D42161"/>
    <w:rsid w:val="00D438C7"/>
    <w:rsid w:val="00D52D89"/>
    <w:rsid w:val="00D53E5C"/>
    <w:rsid w:val="00D60710"/>
    <w:rsid w:val="00D631E0"/>
    <w:rsid w:val="00D63D31"/>
    <w:rsid w:val="00D63E42"/>
    <w:rsid w:val="00D71D8A"/>
    <w:rsid w:val="00D72E69"/>
    <w:rsid w:val="00D77EA1"/>
    <w:rsid w:val="00D80F94"/>
    <w:rsid w:val="00D81354"/>
    <w:rsid w:val="00D8535D"/>
    <w:rsid w:val="00D95655"/>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230A4"/>
    <w:rsid w:val="00E3421E"/>
    <w:rsid w:val="00E41B0E"/>
    <w:rsid w:val="00E42EE1"/>
    <w:rsid w:val="00E45EB1"/>
    <w:rsid w:val="00E479B7"/>
    <w:rsid w:val="00E55C6C"/>
    <w:rsid w:val="00E57A4D"/>
    <w:rsid w:val="00E61E5E"/>
    <w:rsid w:val="00E63B3C"/>
    <w:rsid w:val="00E64050"/>
    <w:rsid w:val="00E676C1"/>
    <w:rsid w:val="00E72E20"/>
    <w:rsid w:val="00E72E55"/>
    <w:rsid w:val="00E76385"/>
    <w:rsid w:val="00E82AB8"/>
    <w:rsid w:val="00E8665D"/>
    <w:rsid w:val="00E86FF8"/>
    <w:rsid w:val="00E9349B"/>
    <w:rsid w:val="00E97A2F"/>
    <w:rsid w:val="00EA18B0"/>
    <w:rsid w:val="00EA23FB"/>
    <w:rsid w:val="00EA3FE0"/>
    <w:rsid w:val="00EA5EAE"/>
    <w:rsid w:val="00EA681C"/>
    <w:rsid w:val="00EA69E9"/>
    <w:rsid w:val="00EB48D3"/>
    <w:rsid w:val="00EC3D3F"/>
    <w:rsid w:val="00EC59B8"/>
    <w:rsid w:val="00EC59E6"/>
    <w:rsid w:val="00ED3878"/>
    <w:rsid w:val="00ED3AB0"/>
    <w:rsid w:val="00ED3EE8"/>
    <w:rsid w:val="00ED7A0F"/>
    <w:rsid w:val="00EE3A96"/>
    <w:rsid w:val="00EE3ABB"/>
    <w:rsid w:val="00EE40C5"/>
    <w:rsid w:val="00EE52D2"/>
    <w:rsid w:val="00EE5D2F"/>
    <w:rsid w:val="00EF133E"/>
    <w:rsid w:val="00EF22B5"/>
    <w:rsid w:val="00EF4024"/>
    <w:rsid w:val="00EF7A40"/>
    <w:rsid w:val="00F01527"/>
    <w:rsid w:val="00F04531"/>
    <w:rsid w:val="00F0593F"/>
    <w:rsid w:val="00F0668B"/>
    <w:rsid w:val="00F0768F"/>
    <w:rsid w:val="00F07CCB"/>
    <w:rsid w:val="00F11593"/>
    <w:rsid w:val="00F23BF5"/>
    <w:rsid w:val="00F25311"/>
    <w:rsid w:val="00F27E02"/>
    <w:rsid w:val="00F34A1E"/>
    <w:rsid w:val="00F35616"/>
    <w:rsid w:val="00F36FA7"/>
    <w:rsid w:val="00F435BB"/>
    <w:rsid w:val="00F5144C"/>
    <w:rsid w:val="00F536BA"/>
    <w:rsid w:val="00F60A93"/>
    <w:rsid w:val="00F622F3"/>
    <w:rsid w:val="00F62B41"/>
    <w:rsid w:val="00F641D0"/>
    <w:rsid w:val="00F731DF"/>
    <w:rsid w:val="00F75D80"/>
    <w:rsid w:val="00F76372"/>
    <w:rsid w:val="00F91189"/>
    <w:rsid w:val="00F93632"/>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6784"/>
    <w:rsid w:val="00FC7BD4"/>
    <w:rsid w:val="00FD08A5"/>
    <w:rsid w:val="00FD2D7A"/>
    <w:rsid w:val="00FD39D2"/>
    <w:rsid w:val="00FD7FBD"/>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 w:type="character" w:styleId="PlaceholderText">
    <w:name w:val="Placeholder Text"/>
    <w:basedOn w:val="DefaultParagraphFont"/>
    <w:uiPriority w:val="99"/>
    <w:semiHidden/>
    <w:rsid w:val="00A840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D1167-5A7B-4E30-B55C-B1BF2F8C1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16942</TotalTime>
  <Pages>50</Pages>
  <Words>46715</Words>
  <Characters>266277</Characters>
  <Application>Microsoft Office Word</Application>
  <DocSecurity>0</DocSecurity>
  <Lines>2218</Lines>
  <Paragraphs>624</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312368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21</cp:revision>
  <cp:lastPrinted>2020-09-15T00:15:00Z</cp:lastPrinted>
  <dcterms:created xsi:type="dcterms:W3CDTF">2020-09-24T02:48:00Z</dcterms:created>
  <dcterms:modified xsi:type="dcterms:W3CDTF">2020-10-12T21:34:00Z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id="ULSZwlfT"/&gt;&lt;style id="http://www.zotero.org/styles/limnology-and-oceanography" hasBibliography="1" bibliographyStyleHasBeenSet="1"/&gt;&lt;prefs&gt;&lt;pref name="fieldType" value="Field"/&gt;&lt;/prefs&gt;&lt;/data&gt;</vt:lpwstr>
  </property>
</Properties>
</file>