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6F70CE3D" w:rsidR="00641893" w:rsidRPr="00D87563" w:rsidRDefault="00641893" w:rsidP="00641893">
      <w:r w:rsidRPr="00D87563">
        <w:t>Matthew R. Brousil</w:t>
      </w:r>
      <w:r w:rsidR="00043612">
        <w:rPr>
          <w:vertAlign w:val="superscript"/>
        </w:rPr>
        <w:t>3</w:t>
      </w:r>
    </w:p>
    <w:p w14:paraId="6CBD7084" w14:textId="3100E354" w:rsidR="0080096C" w:rsidRPr="00D87563" w:rsidRDefault="0080096C" w:rsidP="0080096C">
      <w:r w:rsidRPr="00D87563">
        <w:t>Stephanie E. Hampton</w:t>
      </w:r>
      <w:r w:rsidR="00043612">
        <w:rPr>
          <w:vertAlign w:val="superscript"/>
        </w:rPr>
        <w:t>3</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B43FE39"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FD4990">
        <w:t xml:space="preserve">; </w:t>
      </w:r>
      <w:r w:rsidR="00FD4990" w:rsidRPr="000F2C72">
        <w:t>N FZZE-2020-002</w:t>
      </w:r>
      <w:r w:rsidR="00FD4990">
        <w:t>3</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3344F996" w14:textId="27BC7EDA"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55B2859" w14:textId="7CB5E5E3"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7" w14:textId="1D6B619C"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2801B873" w14:textId="77777777" w:rsidR="002A51C9" w:rsidRDefault="002A51C9" w:rsidP="002A51C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 xml:space="preserve">Environmental Data Initiative: </w:t>
      </w:r>
      <w:r>
        <w:rPr>
          <w:rFonts w:ascii="Helvetica" w:hAnsi="Helvetica" w:cs="Helvetica"/>
          <w:color w:val="333333"/>
          <w:sz w:val="21"/>
          <w:szCs w:val="21"/>
        </w:rPr>
        <w:t>doi:10.6073/pasta/76f43144015ec795679bac508efa044b</w:t>
      </w:r>
    </w:p>
    <w:p w14:paraId="0000002A" w14:textId="119E9969" w:rsidR="009956E8" w:rsidRPr="00016C19" w:rsidRDefault="002A51C9" w:rsidP="00016C19">
      <w:pPr>
        <w:numPr>
          <w:ilvl w:val="0"/>
          <w:numId w:val="2"/>
        </w:numPr>
        <w:shd w:val="clear" w:color="auto" w:fill="FFFFFF"/>
        <w:spacing w:before="100" w:beforeAutospacing="1" w:after="100" w:afterAutospacing="1" w:line="300" w:lineRule="atLeast"/>
        <w:ind w:left="375"/>
        <w:rPr>
          <w:rFonts w:ascii="Helvetica" w:hAnsi="Helvetica" w:cs="Helvetica"/>
          <w:color w:val="333333"/>
          <w:sz w:val="21"/>
          <w:szCs w:val="21"/>
        </w:rPr>
      </w:pPr>
      <w:r>
        <w:t>Open Science Framework:</w:t>
      </w:r>
      <w:r>
        <w:rPr>
          <w:rFonts w:ascii="Helvetica" w:hAnsi="Helvetica" w:cs="Helvetica"/>
          <w:color w:val="333333"/>
          <w:sz w:val="21"/>
          <w:szCs w:val="21"/>
        </w:rPr>
        <w:t xml:space="preserve"> </w:t>
      </w:r>
      <w:r>
        <w:rPr>
          <w:rFonts w:ascii="Arial" w:hAnsi="Arial" w:cs="Arial"/>
          <w:color w:val="333333"/>
          <w:sz w:val="21"/>
          <w:szCs w:val="21"/>
          <w:shd w:val="clear" w:color="auto" w:fill="FFFFFF"/>
        </w:rPr>
        <w:t>https://doi.org/10.17605/OSF.IO/9TA8Z</w:t>
      </w:r>
    </w:p>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650E6A96" w:rsidR="009956E8" w:rsidRPr="00D87563" w:rsidRDefault="00BC3E51">
      <w:pPr>
        <w:rPr>
          <w:b/>
        </w:rPr>
      </w:pPr>
      <w:r w:rsidRPr="00D87563">
        <w:rPr>
          <w:b/>
        </w:rPr>
        <w:t>Technology Type(s):</w:t>
      </w:r>
      <w:r w:rsidR="006B0CD5" w:rsidRPr="00D87563">
        <w:rPr>
          <w:b/>
        </w:rPr>
        <w:t xml:space="preserve"> </w:t>
      </w:r>
      <w:r w:rsidR="00192EF6">
        <w:rPr>
          <w:b/>
        </w:rPr>
        <w:t xml:space="preserve">GC/MS, LC/MS, </w:t>
      </w:r>
      <w:del w:id="0" w:author="Meyer, Michael Frederick" w:date="2021-05-11T11:03:00Z">
        <w:r w:rsidR="00192EF6" w:rsidDel="00737C38">
          <w:rPr>
            <w:b/>
          </w:rPr>
          <w:delText>Spectrophotometry</w:delText>
        </w:r>
      </w:del>
      <w:ins w:id="1" w:author="Meyer, Michael Frederick [2]" w:date="2021-06-02T12:53:00Z">
        <w:r w:rsidR="00714123">
          <w:rPr>
            <w:b/>
          </w:rPr>
          <w:t xml:space="preserve">Spectrophotometry, </w:t>
        </w:r>
      </w:ins>
      <w:ins w:id="2" w:author="Meyer, Michael Frederick" w:date="2021-05-11T11:03:00Z">
        <w:r w:rsidR="00737C38">
          <w:rPr>
            <w:b/>
          </w:rPr>
          <w:t>Fluorometry, Microscopy</w:t>
        </w:r>
      </w:ins>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59B4DDDE" w:rsidR="009956E8" w:rsidRPr="00D87563" w:rsidRDefault="004665E2">
      <w:bookmarkStart w:id="3"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xml:space="preserve">, biodiverse, and voluminous </w:t>
      </w:r>
      <w:ins w:id="4" w:author="Meyer, Michael Frederick" w:date="2021-05-06T13:53:00Z">
        <w:r w:rsidR="003D74B0">
          <w:rPr>
            <w:highlight w:val="white"/>
          </w:rPr>
          <w:t xml:space="preserve">freshwater </w:t>
        </w:r>
      </w:ins>
      <w:r w:rsidR="00AD5653" w:rsidRPr="00D87563">
        <w:rPr>
          <w:highlight w:val="white"/>
        </w:rPr>
        <w:t>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r>
      <w:r w:rsidR="00043612">
        <w:rPr>
          <w:highlight w:val="white"/>
        </w:rPr>
        <w:t>Nearby 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w:t>
      </w:r>
      <w:del w:id="5" w:author="Meyer, Michael Frederick" w:date="2021-05-06T13:53:00Z">
        <w:r w:rsidR="002B7B37" w:rsidDel="00F90C91">
          <w:rPr>
            <w:highlight w:val="white"/>
          </w:rPr>
          <w:delText xml:space="preserve">this </w:delText>
        </w:r>
      </w:del>
      <w:r w:rsidR="002B7B37">
        <w:rPr>
          <w:highlight w:val="white"/>
        </w:rPr>
        <w:t>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w:t>
      </w:r>
      <w:del w:id="6" w:author="Meyer, Michael Frederick [2]" w:date="2021-06-02T17:50:00Z">
        <w:r w:rsidR="002B7B37" w:rsidDel="00E216BE">
          <w:rPr>
            <w:highlight w:val="white"/>
          </w:rPr>
          <w:delText>sampling</w:delText>
        </w:r>
        <w:r w:rsidR="00043612" w:rsidDel="00E216BE">
          <w:rPr>
            <w:highlight w:val="white"/>
          </w:rPr>
          <w:delText>s</w:delText>
        </w:r>
      </w:del>
      <w:ins w:id="7" w:author="Meyer, Michael Frederick [2]" w:date="2021-06-02T17:50:00Z">
        <w:r w:rsidR="00E216BE">
          <w:rPr>
            <w:highlight w:val="white"/>
          </w:rPr>
          <w:t>data</w:t>
        </w:r>
      </w:ins>
      <w:r w:rsidR="00AD5653" w:rsidRPr="00D87563">
        <w:rPr>
          <w:highlight w:val="white"/>
        </w:rPr>
        <w:t xml:space="preserve">. </w:t>
      </w:r>
      <w:moveToRangeStart w:id="8" w:author="Meyer, Michael Frederick [2]" w:date="2021-06-02T17:51:00Z" w:name="move73548712"/>
      <w:moveTo w:id="9" w:author="Meyer, Michael Frederick [2]" w:date="2021-06-02T17:51:00Z">
        <w:r w:rsidR="009727D0" w:rsidRPr="00D87563">
          <w:rPr>
            <w:highlight w:val="white"/>
          </w:rPr>
          <w:t>The data are structured in a tidy format (a tabular arrangement familiar to limnologists) to encourage reuse.</w:t>
        </w:r>
      </w:moveTo>
      <w:moveToRangeEnd w:id="8"/>
      <w:ins w:id="10" w:author="Meyer, Michael Frederick [2]" w:date="2021-06-02T17:51:00Z">
        <w:r w:rsidR="009727D0">
          <w:rPr>
            <w:highlight w:val="white"/>
          </w:rPr>
          <w:t xml:space="preserve"> </w:t>
        </w:r>
      </w:ins>
      <w:r w:rsidR="00AD5653" w:rsidRPr="00D87563">
        <w:rPr>
          <w:highlight w:val="white"/>
        </w:rPr>
        <w:t xml:space="preserve">Unique identifiers </w:t>
      </w:r>
      <w:bookmarkStart w:id="11" w:name="_GoBack"/>
      <w:bookmarkEnd w:id="11"/>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w:t>
      </w:r>
      <w:moveFromRangeStart w:id="12" w:author="Meyer, Michael Frederick [2]" w:date="2021-06-02T17:51:00Z" w:name="move73548712"/>
      <w:moveFrom w:id="13" w:author="Meyer, Michael Frederick [2]" w:date="2021-06-02T17:51:00Z">
        <w:r w:rsidR="00AD5653" w:rsidRPr="00D87563" w:rsidDel="009727D0">
          <w:rPr>
            <w:highlight w:val="white"/>
          </w:rPr>
          <w:t>The data are structured in a tidy format (a tabular arrangement familiar to limnologists) to encourage r</w:t>
        </w:r>
        <w:r w:rsidR="00EB500E" w:rsidRPr="00D87563" w:rsidDel="009727D0">
          <w:rPr>
            <w:highlight w:val="white"/>
          </w:rPr>
          <w:t>euse</w:t>
        </w:r>
        <w:r w:rsidR="00AD5653" w:rsidRPr="00D87563" w:rsidDel="009727D0">
          <w:rPr>
            <w:highlight w:val="white"/>
          </w:rPr>
          <w:t xml:space="preserve">. </w:t>
        </w:r>
      </w:moveFrom>
      <w:moveFromRangeEnd w:id="12"/>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3"/>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54084560"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 xml:space="preserve">or melting </w:t>
      </w:r>
      <w:r w:rsidR="00087094" w:rsidRPr="00D87563">
        <w:lastRenderedPageBreak/>
        <w:t>permafrost</w:t>
      </w:r>
      <w:r w:rsidR="004808AA">
        <w:t xml:space="preserve"> </w:t>
      </w:r>
      <w:r w:rsidR="004808AA">
        <w:fldChar w:fldCharType="begin"/>
      </w:r>
      <w:ins w:id="14" w:author="Meyer, Michael Frederick" w:date="2021-05-06T14:51:00Z">
        <w:r w:rsidR="00657030">
          <w:instrText xml:space="preserve"> ADDIN ZOTERO_ITEM CSL_CITATION {"citationID":"0V4lAwNO","properties":{"formattedCitation":"(Turetsky et al. 2000; Anisimov and Reneva 2006; Moore et al. 2009)","plainCitation":"(Turetsky et al. 2000; Anisimov and Reneva 2006; Moore et al. 2009)","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H."}],"issued":{"date-parts":[["2000",1]]}}},{"id":3674,"uris":["http://zotero.org/users/2645460/items/AI7ZYT6C"],"uri":["http://zotero.org/users/2645460/items/AI7ZYT6C"],"itemData":{"id":3674,"type":"article-journal","abstract":"The permafrost regions occupy about 25% of the Northern Hemisphere's terrestrial surface, and more than 60% of that of Russia. Warming, thawing, and degradation of permafrost have been observed in many locations in recent decades and are likely to accelerate in the future as a result of climatic change. Changes of permafrost have important implications for natural systems, humans, and the economy of the northern lands. Results from mathematical modeling indicate that by the mid-21st century, near-surface permafrost in the Northern Hemisphere may shrink by 15%-30%, leading to complete thawing of the frozen ground in the upper few meters, while elsewhere the depth of seasonal thawing may increase on average by 15%-25%, and by 50% or more in the northernmost locations. Such changes may shift the balance between the uptake and release of carbon in tundra and facilitate emission of greenhouse gases from the carbon-rich Arctic wetlands. Serious public concerns are associated with the effects that thawing permafrost may have on the infrastructure constructed on it. Climate-induced changes of permafrost properties are potentially detrimental to almost all structures in northern lands, and may render many of them unusable. Degradation of permafrost and ground settlement due to thermokarst may lead to dramatic distortions of terrain and to changes in hydrology and vegetation, and may lead ultimately to transformation of existing landforms. Recent studies indicate that nonclimatic factors, such as changes in vegetation and hydrology, may largely govern the response of permafrost to global warming. More studies are needed to better understand and quantify the effects of multiple factors in the changing northern environment.","archive":"JSTOR","container-title":"Ambio","ISSN":"0044-7447","issue":"4","page":"169-175","source":"JSTOR","title":"Permafrost and Changing Climate: The Russian Perspective","title-short":"Permafrost and Changing Climate","volume":"35","author":[{"family":"Anisimov","given":"Oleg"},{"family":"Reneva","given":"Svetlana"}],"issued":{"date-parts":[["2006"]]}}},{"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ins>
      <w:del w:id="15" w:author="Meyer, Michael Frederick" w:date="2021-05-06T14:51:00Z">
        <w:r w:rsidR="004808AA" w:rsidDel="00657030">
          <w:del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delInstrText>
        </w:r>
      </w:del>
      <w:r w:rsidR="004808AA">
        <w:fldChar w:fldCharType="separate"/>
      </w:r>
      <w:ins w:id="16" w:author="Meyer, Michael Frederick" w:date="2021-05-06T14:51:00Z">
        <w:r w:rsidR="00657030" w:rsidRPr="00657030">
          <w:t>(Turetsky et al. 2000; Anisimov and Reneva 2006; Moore et al. 2009)</w:t>
        </w:r>
      </w:ins>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2A51C9">
        <w:rPr>
          <w:highlight w:val="white"/>
        </w:rPr>
        <w:instrText xml:space="preserve"> ADDIN ZOTERO_ITEM CSL_CITATION {"citationID":"mdw8l907","properties":{"formattedCitation":"(Gartner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2A51C9">
        <w:rPr>
          <w:rFonts w:ascii="Cambria Math" w:hAnsi="Cambria Math" w:cs="Cambria Math"/>
          <w:highlight w:val="white"/>
        </w:rPr>
        <w:instrText>∼</w:instrText>
      </w:r>
      <w:r w:rsidR="002A51C9">
        <w:rPr>
          <w:highlight w:val="white"/>
        </w:rPr>
        <w:instrText xml:space="preserve">1.2 and 1.5 times greater in control mesocosms than in those exposed to high doses of microplastics. Notably, abundances of juvenile Littorina sp. (periwinkles) and Idotea balthica (an isopod) were </w:instrText>
      </w:r>
      <w:r w:rsidR="002A51C9">
        <w:rPr>
          <w:rFonts w:ascii="Cambria Math" w:hAnsi="Cambria Math" w:cs="Cambria Math"/>
          <w:highlight w:val="white"/>
        </w:rPr>
        <w:instrText>∼</w:instrText>
      </w:r>
      <w:r w:rsidR="002A51C9">
        <w:rPr>
          <w:highlight w:val="white"/>
        </w:rPr>
        <w:instrText xml:space="preserve">2 and 8 times greater in controls than in mesocosms with the high dose of either type of microplastic. In addition, the biomass of Scrobicularia plana (peppery furrow shell clam) was </w:instrText>
      </w:r>
      <w:r w:rsidR="002A51C9">
        <w:rPr>
          <w:rFonts w:ascii="Cambria Math" w:hAnsi="Cambria Math" w:cs="Cambria Math"/>
          <w:highlight w:val="white"/>
        </w:rPr>
        <w:instrText>∼</w:instrText>
      </w:r>
      <w:r w:rsidR="002A51C9">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2A51C9" w:rsidRPr="002A51C9">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2A51C9">
        <w:rPr>
          <w:highlight w:val="white"/>
        </w:rPr>
        <w:instrText xml:space="preserve"> ADDIN ZOTERO_ITEM CSL_CITATION {"citationID":"lWMtP5st","properties":{"formattedCitation":"(Kolpin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2A51C9" w:rsidRPr="002A51C9">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2A51C9">
        <w:rPr>
          <w:highlight w:val="white"/>
        </w:rPr>
        <w:instrText xml:space="preserve"> ADDIN ZOTERO_ITEM CSL_CITATION {"citationID":"3UDkrPMa","properties":{"formattedCitation":"(Richmond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2A51C9" w:rsidRPr="002A51C9">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7C10942E"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02C7B90C"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967C85">
        <w:instrText xml:space="preserve"> ADDIN ZOTERO_ITEM CSL_CITATION {"citationID":"rJHRcEZJ","properties":{"formattedCitation":"(Meyer et al. 2020a)","plainCitation":"(Meyer et al. 2020a)","noteIndex":0},"citationItems":[{"id":3835,"uris":["http://zotero.org/users/2645460/items/PD2YWRJI"],"uri":["http://zotero.org/users/2645460/items/PD2YWRJI"],"itemData":{"id":3835,"type":"article-journal","abstract":"An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967C85" w:rsidRPr="00967C85">
        <w:t>(Meyer et al. 2020a)</w:t>
      </w:r>
      <w:r w:rsidR="008F7B2D">
        <w:fldChar w:fldCharType="end"/>
      </w:r>
      <w:r w:rsidR="000D7242" w:rsidRPr="00D87563">
        <w:t xml:space="preserve">. </w:t>
      </w:r>
    </w:p>
    <w:p w14:paraId="21F5BD6C" w14:textId="77777777" w:rsidR="006A1C88" w:rsidRPr="00D87563" w:rsidRDefault="006A1C88" w:rsidP="00DC22BF"/>
    <w:p w14:paraId="129027F2" w14:textId="11F3E311"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w:t>
      </w:r>
      <w:r w:rsidR="002A51C9">
        <w:fldChar w:fldCharType="begin"/>
      </w:r>
      <w:r w:rsidR="002A51C9">
        <w:instrText xml:space="preserve"> ADDIN ZOTERO_ITEM CSL_CITATION {"citationID":"aMxHqVcv","properties":{"formattedCitation":"(Moore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2A51C9">
        <w:fldChar w:fldCharType="separate"/>
      </w:r>
      <w:r w:rsidR="002A51C9" w:rsidRPr="002A51C9">
        <w:t>(Moore et al. 2009)</w:t>
      </w:r>
      <w:r w:rsidR="002A51C9">
        <w:fldChar w:fldCharType="end"/>
      </w:r>
      <w:r w:rsidR="00EE0669">
        <w:t xml:space="preserve">, and it exhibits offshore plankton community changes associated with warming </w:t>
      </w:r>
      <w:r w:rsidR="002A51C9">
        <w:fldChar w:fldCharType="begin"/>
      </w:r>
      <w:r w:rsidR="002A51C9">
        <w:instrText xml:space="preserve"> ADDIN ZOTERO_ITEM CSL_CITATION {"citationID":"xGBqBwQp","properties":{"formattedCitation":"(Hampton et al. 2008; Katz et al. 2015; Izmest\\uc0\\u8217{}eva et al. 2016)","plainCitation":"(Hampton et al. 2008; Katz et al. 2015; Izmest’eva et al. 2016)","noteIndex":0},"citationItems":[{"id":339,"uris":["http://zotero.org/users/2645460/items/FU3CQB3X"],"uri":["http://zotero.org/users/2645460/items/FU3CQB3X"],"itemData":{"id":339,"type":"article-journal","container-title":"Global Change Biology","DOI":"10.1111/j.1365-2486.2008.01616.x","ISSN":"13541013, 13652486","issue":"8","language":"en","page":"1947-1958","source":"CrossRef","title":"Sixty years of environmental change in the world's largest freshwater lake - Lake Baikal, Siberia","volume":"14","author":[{"family":"Hampton","given":"Stephanie E."},{"family":"Izmest'Eva","given":"Lyubov R."},{"family":"Moore","given":"Marianne V."},{"family":"Katz","given":"Stephen L."},{"family":"Dennis","given":"Brian"},{"family":"Silow","given":"Eugene A."}],"issued":{"date-parts":[["2008",8]]}}},{"id":43,"uris":["http://zotero.org/users/2645460/items/IZM57V3D"],"uri":["http://zotero.org/users/2645460/items/IZM57V3D"],"itemData":{"id":43,"type":"article-journal","container-title":"Limnology and Oceanography","DOI":"10.1002/lno.10143","ISSN":"0024-3590","issue":"6","note":"WOS:000363888400007","page":"1950-1964","title":"The \"Melosira years\" of Lake Baikal: Winter environmental conditions at ice onset predict under-ice algal blooms in spring","volume":"60","author":[{"family":"Katz","given":"Stephen L."},{"family":"Izmest'eva","given":"Lyubov R."},{"family":"Hampton","given":"Stephanie E."},{"family":"Ozersky","given":"Ted"},{"family":"Shchapov","given":"Kirill"},{"family":"Moore","given":"Marianne V."},{"family":"Shimaraeva","given":"Svetlana V."},{"family":"Silow","given":"Eugene A."}],"issued":{"date-parts":[["2015",11]]}}},{"id":34,"uris":["http://zotero.org/users/2645460/items/B88VDXTZ"],"uri":["http://zotero.org/users/2645460/items/B88VDXTZ"],"itemData":{"id":34,"type":"article-journal","container-title":"Journal of Great Lakes Research","DOI":"10.1016/j.jglr.2015.11.006","ISSN":"0380-1330","issue":"1","note":"WOS:000370115500002","page":"6-17","title":"Lake-wide physical and biological trends associated with warming in Lake Baikal","volume":"42","author":[{"family":"Izmest'eva","given":"Lyubov R."},{"family":"Moore","given":"Marianne V."},{"family":"Hampton","given":"Stephanie E."},{"family":"Ferwerda","given":"Carolin J."},{"family":"Gray","given":"Derek K."},{"family":"Woo","given":"Kara H."},{"family":"Pislegina","given":"Helena V."},{"family":"Krashchuk","given":"Lyudmila S."},{"family":"Shimaraeva","given":"Svetlana V."},{"family":"Silow","given":"Eugene A."}],"issued":{"date-parts":[["2016",2]]}}}],"schema":"https://github.com/citation-style-language/schema/raw/master/csl-citation.json"} </w:instrText>
      </w:r>
      <w:r w:rsidR="002A51C9">
        <w:fldChar w:fldCharType="separate"/>
      </w:r>
      <w:r w:rsidR="002A51C9" w:rsidRPr="002A51C9">
        <w:t>(Hampton et al. 2008; Katz et al. 2015; Izmest’eva et al. 2016)</w:t>
      </w:r>
      <w:r w:rsidR="002A51C9">
        <w:fldChar w:fldCharType="end"/>
      </w:r>
      <w:r w:rsidR="00EE0669">
        <w:t xml:space="preserve">. Less is </w:t>
      </w:r>
      <w:r w:rsidR="00EE0669">
        <w:lastRenderedPageBreak/>
        <w:t xml:space="preserve">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w:t>
      </w:r>
      <w:r w:rsidR="00043612">
        <w:t xml:space="preserve">ic changes </w:t>
      </w:r>
      <w:r w:rsidR="00043612">
        <w:fldChar w:fldCharType="begin"/>
      </w:r>
      <w:r w:rsidR="00043612">
        <w:instrText xml:space="preserve"> ADDIN ZOTERO_ITEM CSL_CITATION {"citationID":"QkCfz9OH","properties":{"formattedCitation":"(Swann et al. 2020)","plainCitation":"(Swann et al. 2020)","noteIndex":0},"citationItems":[{"id":4065,"uris":["http://zotero.org/users/2645460/items/BL98N6AM"],"uri":["http://zotero.org/users/2645460/items/BL98N6AM"],"itemData":{"id":4065,"type":"article-journal","abstract":"Lake Baikal, lying in a rift zone in southeastern Siberia, is the world's oldest, deepest, and most voluminous lake that began to form over 30 million years ago. Cited as the “most outstanding example of a freshwater ecosystem” and designated a World Heritage Site in 1996 due to its high level of endemicity, the lake and its ecosystem have become increasingly threatened by both climate change and anthropogenic disturbance. Here, we present a record of nutrient cycling in the lake, derived from the silicon isotope composition of diatoms, which dominate aquatic primary productivity. Using historical records from the region, we assess the extent to which natural and anthropogenic factors have altered biogeochemical cycling in the lake over the last 2,000 y. We show that rates of nutrient supply from deep waters to the photic zone have dramatically increased since the mid-19th century in response to changing wind dynamics, reduced ice cover, and their associated impact on limnological processes in the lake. With stressors linked to untreated sewage and catchment development also now impacting the near-shore region of Lake Baikal, the resilience of the lake’s highly endemic ecosystem to ongoing and future disturbance is increasingly uncertain.","container-title":"Proceedings of the National Academy of Sciences","DOI":"10.1073/pnas.2013181117","ISSN":"0027-8424, 1091-6490","issue":"44","journalAbbreviation":"PNAS","language":"en","note":"PMID: 33077588","page":"27211-27217","source":"www.pnas.org","title":"Changing nutrient cycling in Lake Baikal, the world’s oldest lake","volume":"117","author":[{"family":"Swann","given":"George E. A."},{"family":"Panizzo","given":"Virginia N."},{"family":"Piccolroaz","given":"Sebastiano"},{"family":"Pashley","given":"Vanessa"},{"family":"Horstwood","given":"Matthew S. A."},{"family":"Roberts","given":"Sarah"},{"family":"Vologina","given":"Elena"},{"family":"Piotrowska","given":"Natalia"},{"family":"Sturm","given":"Michael"},{"family":"Zhdanov","given":"Andre"},{"family":"Granin","given":"Nikolay"},{"family":"Norman","given":"Charlotte"},{"family":"McGowan","given":"Suzanne"},{"family":"Mackay","given":"Anson W."}],"issued":{"date-parts":[["2020",11,3]]}}}],"schema":"https://github.com/citation-style-language/schema/raw/master/csl-citation.json"} </w:instrText>
      </w:r>
      <w:r w:rsidR="00043612">
        <w:fldChar w:fldCharType="separate"/>
      </w:r>
      <w:r w:rsidR="00043612" w:rsidRPr="00043612">
        <w:t>(Swann et al. 2020)</w:t>
      </w:r>
      <w:r w:rsidR="00043612">
        <w:fldChar w:fldCharType="end"/>
      </w:r>
      <w:r w:rsidR="00043612">
        <w:t xml:space="preserve"> </w:t>
      </w:r>
      <w:r w:rsidR="00EE0669">
        <w:t>but</w:t>
      </w:r>
      <w:r w:rsidR="002B7B37">
        <w:t xml:space="preserve"> also</w:t>
      </w:r>
      <w:r w:rsidR="00EE0669">
        <w:t xml:space="preserve"> human activity </w:t>
      </w:r>
      <w:r w:rsidR="00043612">
        <w:fldChar w:fldCharType="begin"/>
      </w:r>
      <w:r w:rsidR="00043612">
        <w:instrText xml:space="preserve"> ADDIN ZOTERO_ITEM CSL_CITATION {"citationID":"IMVhZryh","properties":{"formattedCitation":"(Timoshkin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043612">
        <w:fldChar w:fldCharType="separate"/>
      </w:r>
      <w:r w:rsidR="00043612" w:rsidRPr="00043612">
        <w:t>(Timoshkin et al. 2018)</w:t>
      </w:r>
      <w:r w:rsidR="00043612">
        <w:fldChar w:fldCharType="end"/>
      </w:r>
      <w:r w:rsidR="00043612">
        <w:t xml:space="preserve"> </w:t>
      </w:r>
      <w:ins w:id="17" w:author="Meyer, Michael Frederick" w:date="2021-05-11T11:42:00Z">
        <w:r w:rsidR="00F522C4">
          <w:t>may introdu</w:t>
        </w:r>
        <w:r w:rsidR="009857A4">
          <w:t xml:space="preserve">ce </w:t>
        </w:r>
      </w:ins>
      <w:ins w:id="18" w:author="Meyer, Michael Frederick" w:date="2021-05-11T11:43:00Z">
        <w:r w:rsidR="009857A4">
          <w:t xml:space="preserve">nutrients that </w:t>
        </w:r>
      </w:ins>
      <w:r w:rsidR="00EE0669">
        <w:t xml:space="preserve">alter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littoral areas abutting lakeside settlements have recently shown distinct signs of eutrophication</w:t>
      </w:r>
      <w:ins w:id="19" w:author="Meyer, Michael Frederick" w:date="2021-05-06T13:58:00Z">
        <w:r w:rsidR="003D74B0">
          <w:t>, such as increased filamentous green algae abundance</w:t>
        </w:r>
      </w:ins>
      <w:del w:id="20" w:author="Meyer, Michael Frederick" w:date="2021-05-06T13:58:00Z">
        <w:r w:rsidRPr="00D87563" w:rsidDel="003D74B0">
          <w:delText xml:space="preserve"> </w:delText>
        </w:r>
      </w:del>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ins w:id="21" w:author="Meyer, Michael Frederick" w:date="2021-05-06T13:58:00Z">
        <w:r w:rsidR="003D74B0">
          <w:t xml:space="preserve"> as well as cyanobacteria </w:t>
        </w:r>
      </w:ins>
      <w:ins w:id="22" w:author="Meyer, Michael Frederick" w:date="2021-05-06T14:02:00Z">
        <w:r w:rsidR="003D74B0">
          <w:t xml:space="preserve">blooms </w:t>
        </w:r>
      </w:ins>
      <w:ins w:id="23" w:author="Meyer, Michael Frederick" w:date="2021-05-06T14:01:00Z">
        <w:r w:rsidR="003D74B0">
          <w:fldChar w:fldCharType="begin"/>
        </w:r>
      </w:ins>
      <w:ins w:id="24" w:author="Meyer, Michael Frederick" w:date="2021-05-06T14:02:00Z">
        <w:r w:rsidR="003D74B0">
          <w:instrText xml:space="preserve"> ADDIN ZOTERO_ITEM CSL_CITATION {"citationID":"v7cfClQS","properties":{"formattedCitation":"(Bondarenko et al. 2021)","plainCitation":"(Bondarenko et al. 2021)","noteIndex":0},"citationItems":[{"id":4565,"uris":["http://zotero.org/users/2645460/items/2TJVAMXC"],"uri":["http://zotero.org/users/2645460/items/2TJVAMXC"],"itemData":{"id":4565,"type":"article-journal","container-title":"Limnology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A."}],"issued":{"date-parts":[["2021"]]}}}],"schema":"https://github.com/citation-style-language/schema/raw/master/csl-citation.json"} </w:instrText>
        </w:r>
      </w:ins>
      <w:r w:rsidR="003D74B0">
        <w:fldChar w:fldCharType="separate"/>
      </w:r>
      <w:ins w:id="25" w:author="Meyer, Michael Frederick" w:date="2021-05-06T14:02:00Z">
        <w:r w:rsidR="003D74B0" w:rsidRPr="003D74B0">
          <w:t>(Bondarenko et al. 2021)</w:t>
        </w:r>
      </w:ins>
      <w:ins w:id="26" w:author="Meyer, Michael Frederick" w:date="2021-05-06T14:01:00Z">
        <w:r w:rsidR="003D74B0">
          <w:fldChar w:fldCharType="end"/>
        </w:r>
      </w:ins>
      <w:r w:rsidRPr="00D87563">
        <w:t xml:space="preserve">. </w:t>
      </w:r>
    </w:p>
    <w:p w14:paraId="5C018B8C" w14:textId="77777777" w:rsidR="00C5582D" w:rsidRDefault="00C5582D"/>
    <w:p w14:paraId="04BA071C" w14:textId="7EC9E136" w:rsidR="00C5582D" w:rsidRDefault="00C5582D">
      <w:r>
        <w:t>As a means of identifying sewage from small</w:t>
      </w:r>
      <w:r w:rsidR="00043612">
        <w:t xml:space="preserve">, concentrated </w:t>
      </w:r>
      <w:r>
        <w:t xml:space="preserve">lakeside towns and </w:t>
      </w:r>
      <w:r w:rsidR="002B7B37">
        <w:t xml:space="preserve">the </w:t>
      </w:r>
      <w:r>
        <w:t xml:space="preserve">associated ecological responses, </w:t>
      </w:r>
      <w:r w:rsidR="00043612">
        <w:t>we assembled a</w:t>
      </w:r>
      <w:r w:rsidR="00A918DC">
        <w:t xml:space="preserve"> dataset</w:t>
      </w:r>
      <w:r w:rsidR="00D42F9E" w:rsidRPr="00D87563">
        <w:t xml:space="preserve"> consist</w:t>
      </w:r>
      <w:r w:rsidR="00043612">
        <w:t>ing</w:t>
      </w:r>
      <w:r w:rsidR="00D42F9E" w:rsidRPr="00D87563">
        <w:t xml:space="preserve"> of over </w:t>
      </w:r>
      <w:r w:rsidR="00E47643" w:rsidRPr="00D87563">
        <w:t>1</w:t>
      </w:r>
      <w:r>
        <w:t>50</w:t>
      </w:r>
      <w:r w:rsidR="00E47643" w:rsidRPr="00D87563">
        <w:t xml:space="preserve"> v</w:t>
      </w:r>
      <w:r w:rsidR="00043612">
        <w:t>ariables</w:t>
      </w:r>
      <w:r w:rsidR="00E47643" w:rsidRPr="00D87563">
        <w:t xml:space="preserve"> collected at 14 littoral and 3 pelagic sampling sites. </w:t>
      </w:r>
      <w:r w:rsidR="00043612">
        <w:t>We</w:t>
      </w:r>
      <w:r w:rsidR="00E47643" w:rsidRPr="00D87563">
        <w:t xml:space="preserve"> structured </w:t>
      </w:r>
      <w:r w:rsidR="00043612">
        <w:t xml:space="preserve">the dataset </w:t>
      </w:r>
      <w:r w:rsidR="00E47643" w:rsidRPr="00D87563">
        <w:t>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w:t>
      </w:r>
      <w:r w:rsidR="00043612">
        <w:t>it</w:t>
      </w:r>
      <w:r w:rsidR="00E47643" w:rsidRPr="00D87563">
        <w:t xml:space="preserve">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3863FEB8"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w:t>
      </w:r>
      <w:r w:rsidR="00983F21">
        <w:t>into</w:t>
      </w:r>
      <w:r>
        <w:t xml:space="preserve">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E7F921D"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are available on the Environmental Data Initiative</w:t>
      </w:r>
      <w:r w:rsidR="00983F21">
        <w:t xml:space="preserve"> (EDI)</w:t>
      </w:r>
      <w:r w:rsidR="003C0921">
        <w:t xml:space="preser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xml:space="preserve">, which were used in the main analysis of the dataset </w:t>
      </w:r>
      <w:r w:rsidR="002A51C9">
        <w:fldChar w:fldCharType="begin"/>
      </w:r>
      <w:r w:rsidR="00596DAE">
        <w:instrText xml:space="preserve"> ADDIN ZOTERO_ITEM CSL_CITATION {"citationID":"g5MhQGN1","properties":{"formattedCitation":"(Meyer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2A51C9">
        <w:t>, Under Review</w:t>
      </w:r>
      <w:r w:rsidR="002A51C9" w:rsidRPr="002A51C9">
        <w:t>)</w:t>
      </w:r>
      <w:r w:rsidR="002A51C9">
        <w:fldChar w:fldCharType="end"/>
      </w:r>
      <w:r w:rsidRPr="00D87563">
        <w:t xml:space="preserve">.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2FC072F" w:rsidR="009956E8" w:rsidRPr="00D87563" w:rsidRDefault="004E3300">
      <w:r w:rsidRPr="00D87563">
        <w:t xml:space="preserve">This file contains chlorophyll a </w:t>
      </w:r>
      <w:proofErr w:type="gramStart"/>
      <w:r w:rsidRPr="00D87563">
        <w:t>concentrations</w:t>
      </w:r>
      <w:proofErr w:type="gramEnd"/>
      <w:r w:rsidRPr="00D87563">
        <w:t xml:space="preserve"> </w:t>
      </w:r>
      <w:ins w:id="27" w:author="Meyer, Michael Frederick" w:date="2021-05-06T16:18:00Z">
        <w:r w:rsidR="008900C2">
          <w:t xml:space="preserve">in the water column </w:t>
        </w:r>
      </w:ins>
      <w:r w:rsidRPr="00D87563">
        <w:t xml:space="preserve">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lastRenderedPageBreak/>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0C4E7CFD" w:rsidR="004E3300" w:rsidRPr="00D87563" w:rsidRDefault="004E3300">
      <w:r w:rsidRPr="00D87563">
        <w:t xml:space="preserve">This file contains </w:t>
      </w:r>
      <w:ins w:id="28" w:author="Meyer, Michael Frederick" w:date="2021-05-06T16:32:00Z">
        <w:r w:rsidR="00DA7126">
          <w:t xml:space="preserve">inverse distance weighted, </w:t>
        </w:r>
      </w:ins>
      <w:ins w:id="29" w:author="Meyer, Michael Frederick" w:date="2021-05-06T16:33:00Z">
        <w:r w:rsidR="00DA7126">
          <w:t>census-based</w:t>
        </w:r>
      </w:ins>
      <w:ins w:id="30" w:author="Meyer, Michael Frederick" w:date="2021-05-06T16:32:00Z">
        <w:r w:rsidR="00DA7126">
          <w:t xml:space="preserve"> </w:t>
        </w:r>
      </w:ins>
      <w:r w:rsidRPr="00D87563">
        <w:t xml:space="preserve">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ins w:id="31" w:author="Meyer, Michael Frederick" w:date="2021-05-06T16:34:00Z">
        <w:r w:rsidR="00DA7126">
          <w:t xml:space="preserve">As these population estimates are based on census data, they reflect static populations and do not account for seasonal population </w:t>
        </w:r>
      </w:ins>
      <w:ins w:id="32" w:author="Meyer, Michael Frederick" w:date="2021-05-11T11:50:00Z">
        <w:r w:rsidR="009857A4">
          <w:t>deviations</w:t>
        </w:r>
      </w:ins>
      <w:ins w:id="33" w:author="Meyer, Michael Frederick" w:date="2021-05-06T16:34:00Z">
        <w:r w:rsidR="00DA7126">
          <w:t xml:space="preserve"> from tourism. </w:t>
        </w:r>
      </w:ins>
      <w:r w:rsidR="000C3774" w:rsidRPr="00D87563">
        <w:t xml:space="preserve">A full description of the methods used to calculate IDW population can be found in the companion manuscript </w:t>
      </w:r>
      <w:r w:rsidR="002A51C9">
        <w:fldChar w:fldCharType="begin"/>
      </w:r>
      <w:r w:rsidR="00596DAE">
        <w:instrText xml:space="preserve"> ADDIN ZOTERO_ITEM CSL_CITATION {"citationID":"wdO6VJtq","properties":{"formattedCitation":"(Meyer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2A51C9">
        <w:fldChar w:fldCharType="separate"/>
      </w:r>
      <w:r w:rsidR="002A51C9" w:rsidRPr="002A51C9">
        <w:t>Meyer et al.</w:t>
      </w:r>
      <w:r w:rsidR="004725C8">
        <w:t xml:space="preserve"> </w:t>
      </w:r>
      <w:r w:rsidR="002A51C9">
        <w:t>(Under Review</w:t>
      </w:r>
      <w:r w:rsidR="002A51C9" w:rsidRPr="002A51C9">
        <w:t>)</w:t>
      </w:r>
      <w:r w:rsidR="002A51C9">
        <w:fldChar w:fldCharType="end"/>
      </w:r>
      <w:r w:rsidR="000C3774" w:rsidRPr="00D87563">
        <w:t>.</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34"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34"/>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lastRenderedPageBreak/>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64A5A9CF" w:rsidR="000C3774" w:rsidRPr="00D87563" w:rsidRDefault="000C3774">
      <w:r w:rsidRPr="00D87563">
        <w:t xml:space="preserve">Species of the analyzed organism. When </w:t>
      </w:r>
      <w:ins w:id="35" w:author="Meyer, Michael Frederick" w:date="2021-05-11T11:51:00Z">
        <w:r w:rsidR="009857A4">
          <w:t>an o</w:t>
        </w:r>
      </w:ins>
      <w:del w:id="36" w:author="Meyer, Michael Frederick" w:date="2021-05-11T11:51:00Z">
        <w:r w:rsidRPr="00D87563" w:rsidDel="009857A4">
          <w:delText>o</w:delText>
        </w:r>
      </w:del>
      <w:r w:rsidRPr="00D87563">
        <w:t>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37" w:name="_Hlk53592269"/>
      <w:r w:rsidRPr="00D87563">
        <w:rPr>
          <w:i/>
        </w:rPr>
        <w:t>_</w:t>
      </w:r>
      <w:bookmarkEnd w:id="37"/>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lastRenderedPageBreak/>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lastRenderedPageBreak/>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lastRenderedPageBreak/>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2AD93140" w:rsidR="009A29EA" w:rsidRPr="00D87563" w:rsidRDefault="009A29EA">
      <w:r w:rsidRPr="00D87563">
        <w:t xml:space="preserve">This file contains abundance for benthic macroinvertebrates collected at each of the 14 littoral sampling locations. Only amphipod taxa were identified to species. </w:t>
      </w:r>
      <w:del w:id="38" w:author="Meyer, Michael Frederick" w:date="2021-05-11T11:55:00Z">
        <w:r w:rsidRPr="00D87563" w:rsidDel="00E05DD4">
          <w:delText xml:space="preserve">Mollusks and isopods were identified to genus. </w:delText>
        </w:r>
      </w:del>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4CB9FA25" w:rsidR="009A29EA" w:rsidRPr="00D87563" w:rsidRDefault="009A29EA">
      <w:r w:rsidRPr="00D87563">
        <w:t>Replicate for sampling location. While three replicates were collected in the field, some samples were poorly preserved</w:t>
      </w:r>
      <w:r w:rsidR="00983F21">
        <w:t xml:space="preserve">, and invertebrates were </w:t>
      </w:r>
      <w:r w:rsidRPr="00D87563">
        <w:t xml:space="preserve">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5BE2033A" w:rsidR="009A29EA" w:rsidRPr="00D87563" w:rsidRDefault="009A29EA" w:rsidP="00AF6302">
      <w:r w:rsidRPr="00D87563">
        <w:t xml:space="preserve">Mollusk </w:t>
      </w:r>
      <w:del w:id="39" w:author="Meyer, Michael Frederick" w:date="2021-05-11T11:55:00Z">
        <w:r w:rsidRPr="00D87563" w:rsidDel="00E05DD4">
          <w:delText xml:space="preserve">genus </w:delText>
        </w:r>
      </w:del>
      <w:ins w:id="40" w:author="Meyer, Michael Frederick" w:date="2021-05-11T11:55:00Z">
        <w:r w:rsidR="00E05DD4">
          <w:t>family</w:t>
        </w:r>
        <w:r w:rsidR="00E05DD4" w:rsidRPr="00D87563">
          <w:t xml:space="preserve"> </w:t>
        </w:r>
      </w:ins>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BF754E7" w:rsidR="009A29EA" w:rsidRPr="00D87563" w:rsidRDefault="009A29EA" w:rsidP="00AF6302">
      <w:del w:id="41" w:author="Meyer, Michael Frederick" w:date="2021-05-11T11:55:00Z">
        <w:r w:rsidRPr="00D87563" w:rsidDel="00E05DD4">
          <w:delText>Endemic i</w:delText>
        </w:r>
      </w:del>
      <w:ins w:id="42" w:author="Meyer, Michael Frederick" w:date="2021-05-11T11:55:00Z">
        <w:r w:rsidR="00E05DD4">
          <w:t>I</w:t>
        </w:r>
      </w:ins>
      <w:r w:rsidRPr="00D87563">
        <w:t xml:space="preserve">sopod </w:t>
      </w:r>
      <w:ins w:id="43" w:author="Meyer, Michael Frederick" w:date="2021-05-11T11:55:00Z">
        <w:r w:rsidR="00E05DD4">
          <w:t>family</w:t>
        </w:r>
      </w:ins>
      <w:del w:id="44" w:author="Meyer, Michael Frederick" w:date="2021-05-11T11:55:00Z">
        <w:r w:rsidRPr="00D87563" w:rsidDel="00E05DD4">
          <w:delText>genus</w:delText>
        </w:r>
      </w:del>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23047E13" w:rsidR="009A29EA" w:rsidRPr="00D87563" w:rsidRDefault="00CA1591" w:rsidP="00AF6302">
      <w:r>
        <w:t>Mollusk</w:t>
      </w:r>
      <w:r w:rsidR="009A29EA" w:rsidRPr="00D87563">
        <w:t xml:space="preserve"> </w:t>
      </w:r>
      <w:ins w:id="45" w:author="Meyer, Michael Frederick" w:date="2021-05-11T11:56:00Z">
        <w:r w:rsidR="00E05DD4">
          <w:t>family</w:t>
        </w:r>
      </w:ins>
      <w:del w:id="46" w:author="Meyer, Michael Frederick" w:date="2021-05-11T11:56:00Z">
        <w:r w:rsidR="009A29EA" w:rsidRPr="00D87563" w:rsidDel="00E05DD4">
          <w:delText>genus, most of which are endemic</w:delText>
        </w:r>
      </w:del>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5C243154" w:rsidR="009A29EA" w:rsidDel="00E05DD4" w:rsidRDefault="00CA1591" w:rsidP="00AF6302">
      <w:pPr>
        <w:rPr>
          <w:del w:id="47" w:author="Meyer, Michael Frederick" w:date="2021-05-11T11:56:00Z"/>
        </w:rPr>
      </w:pPr>
      <w:r>
        <w:t>Mollusk</w:t>
      </w:r>
      <w:r w:rsidR="009A29EA" w:rsidRPr="00D87563">
        <w:t xml:space="preserve"> </w:t>
      </w:r>
      <w:ins w:id="48" w:author="Meyer, Michael Frederick" w:date="2021-05-11T11:56:00Z">
        <w:r w:rsidR="00E05DD4">
          <w:t>family</w:t>
        </w:r>
        <w:r w:rsidR="00E05DD4" w:rsidRPr="00D87563">
          <w:t xml:space="preserve"> </w:t>
        </w:r>
      </w:ins>
      <w:del w:id="49" w:author="Meyer, Michael Frederick" w:date="2021-05-11T11:56:00Z">
        <w:r w:rsidR="009A29EA" w:rsidRPr="00D87563" w:rsidDel="00E05DD4">
          <w:delText>genus, most of which are endemic</w:delText>
        </w:r>
      </w:del>
    </w:p>
    <w:p w14:paraId="738553FB" w14:textId="77777777" w:rsidR="00E05DD4" w:rsidRPr="00D87563" w:rsidRDefault="00E05DD4" w:rsidP="00AF6302">
      <w:pPr>
        <w:rPr>
          <w:ins w:id="50" w:author="Meyer, Michael Frederick" w:date="2021-05-11T11:56:00Z"/>
        </w:rPr>
      </w:pP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36766EBC" w:rsidR="009A29EA" w:rsidRPr="00D87563" w:rsidRDefault="009A29EA" w:rsidP="00AF6302">
      <w:r w:rsidRPr="00D87563">
        <w:t>Endemic amphipod species</w:t>
      </w:r>
      <w:ins w:id="51" w:author="Meyer, Michael Frederick" w:date="2021-05-11T11:56:00Z">
        <w:r w:rsidR="00E05DD4">
          <w:t>. Three subspecies exist, but samples were not identified to subspecies to reduce potential errors.</w:t>
        </w:r>
      </w:ins>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68E7F402" w:rsidR="009A29EA" w:rsidRPr="00D87563" w:rsidRDefault="009A29EA" w:rsidP="00AF6302">
      <w:r w:rsidRPr="00D87563">
        <w:t xml:space="preserve">Not identified beyond </w:t>
      </w:r>
      <w:del w:id="52" w:author="Meyer, Michael Frederick" w:date="2021-05-11T11:57:00Z">
        <w:r w:rsidRPr="00D87563" w:rsidDel="00E05DD4">
          <w:delText>order</w:delText>
        </w:r>
      </w:del>
      <w:ins w:id="53" w:author="Meyer, Michael Frederick" w:date="2021-05-11T11:57:00Z">
        <w:r w:rsidR="00E05DD4">
          <w:t>phylum</w:t>
        </w:r>
      </w:ins>
      <w:r w:rsidRPr="00D87563">
        <w:t xml:space="preserve">.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2A861427" w:rsidR="009A29EA" w:rsidRPr="00D87563" w:rsidRDefault="00CA1591" w:rsidP="00AF6302">
      <w:r>
        <w:t>Mollusk</w:t>
      </w:r>
      <w:r w:rsidR="009A29EA" w:rsidRPr="00D87563">
        <w:t xml:space="preserve"> </w:t>
      </w:r>
      <w:ins w:id="54" w:author="Meyer, Michael Frederick" w:date="2021-05-11T11:57:00Z">
        <w:r w:rsidR="00E05DD4">
          <w:t>family</w:t>
        </w:r>
      </w:ins>
      <w:del w:id="55" w:author="Meyer, Michael Frederick" w:date="2021-05-11T11:57:00Z">
        <w:r w:rsidR="009A29EA" w:rsidRPr="00D87563" w:rsidDel="00E05DD4">
          <w:delText>genus, most of which are endemic</w:delText>
        </w:r>
      </w:del>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lastRenderedPageBreak/>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0AC45487" w:rsidR="009A29EA" w:rsidRPr="00D87563" w:rsidRDefault="00CA1591" w:rsidP="00AF6302">
      <w:r>
        <w:t>Mollusk</w:t>
      </w:r>
      <w:r w:rsidR="009A29EA" w:rsidRPr="00D87563">
        <w:t xml:space="preserve"> </w:t>
      </w:r>
      <w:ins w:id="56" w:author="Meyer, Michael Frederick" w:date="2021-05-11T11:57:00Z">
        <w:r w:rsidR="00E05DD4">
          <w:t>family</w:t>
        </w:r>
        <w:r w:rsidR="00E05DD4" w:rsidRPr="00D87563">
          <w:t xml:space="preserve"> </w:t>
        </w:r>
      </w:ins>
      <w:del w:id="57" w:author="Meyer, Michael Frederick" w:date="2021-05-11T11:57:00Z">
        <w:r w:rsidR="009A29EA" w:rsidRPr="00D87563" w:rsidDel="00E05DD4">
          <w:delText>genus, most of which are endemic</w:delText>
        </w:r>
      </w:del>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605EEF01" w:rsidR="009A29EA" w:rsidRPr="00D87563" w:rsidRDefault="009A29EA" w:rsidP="00AF6302">
      <w:r w:rsidRPr="00D87563">
        <w:t xml:space="preserve">Endemic amphipod genus. </w:t>
      </w:r>
      <w:ins w:id="58" w:author="Meyer, Michael Frederick" w:date="2021-05-11T11:57:00Z">
        <w:r w:rsidR="00E05DD4" w:rsidRPr="00D87563">
          <w:t>Identification kept at genus level so as to prevent misclassification.</w:t>
        </w:r>
      </w:ins>
      <w:del w:id="59" w:author="Meyer, Michael Frederick" w:date="2021-05-11T11:57:00Z">
        <w:r w:rsidRPr="00D87563" w:rsidDel="00E05DD4">
          <w:delText>Identifying to species introduced risk of misclassification.</w:delText>
        </w:r>
      </w:del>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1792357C" w:rsidR="009A29EA" w:rsidRPr="00D87563" w:rsidRDefault="00354123" w:rsidP="00AF6302">
      <w:r w:rsidRPr="00D87563">
        <w:t>Mollusk</w:t>
      </w:r>
      <w:r w:rsidR="009A29EA" w:rsidRPr="00D87563">
        <w:t xml:space="preserve"> </w:t>
      </w:r>
      <w:del w:id="60" w:author="Meyer, Michael Frederick" w:date="2021-05-11T11:58:00Z">
        <w:r w:rsidR="009A29EA" w:rsidRPr="00D87563" w:rsidDel="00E05DD4">
          <w:delText>genus, most of which are endemic</w:delText>
        </w:r>
      </w:del>
      <w:ins w:id="61" w:author="Meyer, Michael Frederick" w:date="2021-05-11T11:58:00Z">
        <w:r w:rsidR="00E05DD4">
          <w:t>family</w:t>
        </w:r>
      </w:ins>
    </w:p>
    <w:p w14:paraId="687285E6" w14:textId="77777777" w:rsidR="009A29EA" w:rsidRPr="00D87563" w:rsidRDefault="009A29EA"/>
    <w:p w14:paraId="22F1CBF7" w14:textId="104A85AB" w:rsidR="004E3300" w:rsidRPr="00D87563" w:rsidRDefault="00CF53B1">
      <w:pPr>
        <w:rPr>
          <w:u w:val="single"/>
        </w:rPr>
      </w:pPr>
      <w:ins w:id="62" w:author="Meyer, Michael Frederick" w:date="2021-05-10T10:13:00Z">
        <w:r>
          <w:rPr>
            <w:u w:val="single"/>
          </w:rPr>
          <w:t>site_information</w:t>
        </w:r>
      </w:ins>
      <w:del w:id="63" w:author="Meyer, Michael Frederick" w:date="2021-05-10T10:13:00Z">
        <w:r w:rsidR="00354123" w:rsidRPr="00D87563" w:rsidDel="00CF53B1">
          <w:rPr>
            <w:u w:val="single"/>
          </w:rPr>
          <w:delText>metadata</w:delText>
        </w:r>
      </w:del>
      <w:r w:rsidR="00354123" w:rsidRPr="00D87563">
        <w:rPr>
          <w:u w:val="single"/>
        </w:rPr>
        <w:t>.csv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12ED03E6" w:rsidR="00354123" w:rsidRPr="00D87563" w:rsidRDefault="00354123" w:rsidP="00AF6302">
      <w:r w:rsidRPr="00D87563">
        <w:lastRenderedPageBreak/>
        <w:t xml:space="preserve">Day </w:t>
      </w:r>
      <w:ins w:id="64" w:author="Meyer, Michael Frederick" w:date="2021-05-11T11:58:00Z">
        <w:r w:rsidR="00E05DD4">
          <w:t xml:space="preserve">of month </w:t>
        </w:r>
      </w:ins>
      <w:r w:rsidRPr="00D87563">
        <w:t>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1B7E0006" w:rsidR="0035412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4BD3B920" w14:textId="1471DD64" w:rsidR="00983F21" w:rsidRDefault="00983F21" w:rsidP="00AF6302"/>
    <w:p w14:paraId="1006110C" w14:textId="77777777" w:rsidR="00983F21" w:rsidRPr="00D87563" w:rsidRDefault="00983F21" w:rsidP="00983F21">
      <w:r w:rsidRPr="00D87563">
        <w:rPr>
          <w:i/>
        </w:rPr>
        <w:t>site</w:t>
      </w:r>
    </w:p>
    <w:p w14:paraId="6F46F3DB" w14:textId="406E53E4" w:rsidR="00983F21" w:rsidRPr="00D87563" w:rsidRDefault="00983F21" w:rsidP="00AF6302">
      <w:r w:rsidRPr="00D87563">
        <w:t xml:space="preserve">Unique alphanumeric identifier for a sampling location.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611637BB" w:rsidR="00354123" w:rsidRPr="00D87563" w:rsidRDefault="000E45BE" w:rsidP="00AF6302">
      <w:ins w:id="65" w:author="Meyer, Michael Frederick" w:date="2021-05-10T15:39:00Z">
        <w:r>
          <w:t>Maximum d</w:t>
        </w:r>
      </w:ins>
      <w:del w:id="66" w:author="Meyer, Michael Frederick" w:date="2021-05-10T15:39:00Z">
        <w:r w:rsidR="00354123" w:rsidRPr="00D87563" w:rsidDel="000E45BE">
          <w:delText>D</w:delText>
        </w:r>
      </w:del>
      <w:r w:rsidR="00354123" w:rsidRPr="00D87563">
        <w:t xml:space="preserve">epth at </w:t>
      </w:r>
      <w:del w:id="67" w:author="Meyer, Michael Frederick" w:date="2021-05-10T15:40:00Z">
        <w:r w:rsidR="00354123" w:rsidRPr="00D87563" w:rsidDel="000E45BE">
          <w:rPr>
            <w:i/>
          </w:rPr>
          <w:delText>in situ</w:delText>
        </w:r>
        <w:r w:rsidR="00354123" w:rsidRPr="00D87563" w:rsidDel="000E45BE">
          <w:delText xml:space="preserve"> </w:delText>
        </w:r>
      </w:del>
      <w:r w:rsidR="00354123" w:rsidRPr="00D87563">
        <w:t>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624E9F46" w:rsidR="00354123" w:rsidRPr="00D87563" w:rsidRDefault="00354123" w:rsidP="00AF6302">
      <w:r w:rsidRPr="00D87563">
        <w:t xml:space="preserve">Temperature of water midway </w:t>
      </w:r>
      <w:ins w:id="68" w:author="Meyer, Michael Frederick" w:date="2021-05-07T15:34:00Z">
        <w:r w:rsidR="00123D34">
          <w:t xml:space="preserve">(i.e., </w:t>
        </w:r>
        <w:proofErr w:type="spellStart"/>
        <w:r w:rsidR="00123D34">
          <w:t>depth_m</w:t>
        </w:r>
        <w:proofErr w:type="spellEnd"/>
        <w:r w:rsidR="00123D34">
          <w:t xml:space="preserve">/2) </w:t>
        </w:r>
      </w:ins>
      <w:r w:rsidRPr="00D87563">
        <w:t>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7E6390DF" w:rsidR="00354123" w:rsidRPr="00D87563" w:rsidRDefault="00354123" w:rsidP="00AF6302">
      <w:r w:rsidRPr="00D87563">
        <w:t xml:space="preserve">Whether or not photos of the shoreline were taken. Photos are available on the project’s Open Science Framework </w:t>
      </w:r>
      <w:del w:id="69" w:author="Meyer, Michael Frederick" w:date="2021-05-11T11:59:00Z">
        <w:r w:rsidRPr="00D87563" w:rsidDel="004D6CF3">
          <w:delText xml:space="preserve">page </w:delText>
        </w:r>
      </w:del>
      <w:ins w:id="70" w:author="Meyer, Michael Frederick" w:date="2021-05-11T11:59:00Z">
        <w:r w:rsidR="004D6CF3">
          <w:t>portal</w:t>
        </w:r>
        <w:r w:rsidR="004D6CF3" w:rsidRPr="00D87563">
          <w:t xml:space="preserve"> </w:t>
        </w:r>
      </w:ins>
      <w:r w:rsidR="002A51C9">
        <w:fldChar w:fldCharType="begin"/>
      </w:r>
      <w:r w:rsidR="002A51C9">
        <w:instrText xml:space="preserve"> ADDIN ZOTERO_ITEM CSL_CITATION {"citationID":"lek9HWH9","properties":{"formattedCitation":"(Meyer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2A51C9">
        <w:fldChar w:fldCharType="separate"/>
      </w:r>
      <w:r w:rsidR="002A51C9" w:rsidRPr="002A51C9">
        <w:t>(Meyer et al. 2015)</w:t>
      </w:r>
      <w:r w:rsidR="002A51C9">
        <w:fldChar w:fldCharType="end"/>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lastRenderedPageBreak/>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75CF0677"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w:t>
      </w:r>
      <w:ins w:id="71" w:author="Meyer, Michael Frederick" w:date="2021-05-11T11:59:00Z">
        <w:r w:rsidR="004D6CF3">
          <w:t xml:space="preserve"> species</w:t>
        </w:r>
      </w:ins>
      <w:r w:rsidRPr="00D87563">
        <w:t xml:space="preserve">) </w:t>
      </w:r>
      <w:del w:id="72" w:author="Meyer, Michael Frederick" w:date="2021-05-11T11:59:00Z">
        <w:r w:rsidRPr="00D87563" w:rsidDel="004D6CF3">
          <w:delText xml:space="preserve">was </w:delText>
        </w:r>
      </w:del>
      <w:ins w:id="73" w:author="Meyer, Michael Frederick" w:date="2021-05-11T11:59:00Z">
        <w:r w:rsidR="004D6CF3">
          <w:t>were</w:t>
        </w:r>
        <w:r w:rsidR="004D6CF3" w:rsidRPr="00D87563">
          <w:t xml:space="preserve"> </w:t>
        </w:r>
      </w:ins>
      <w:r w:rsidRPr="00D87563">
        <w:t>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3704472" w:rsidR="00354123" w:rsidRPr="00D87563" w:rsidRDefault="00354123">
      <w:r w:rsidRPr="00D87563">
        <w:t xml:space="preserve">This file contains </w:t>
      </w:r>
      <w:ins w:id="74" w:author="Meyer, Michael Frederick" w:date="2021-05-07T15:42:00Z">
        <w:r w:rsidR="007D74DF">
          <w:t xml:space="preserve">suspended </w:t>
        </w:r>
      </w:ins>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7637C571" w:rsidR="00B853E5" w:rsidRPr="00D87563" w:rsidRDefault="00B853E5" w:rsidP="00AF6302">
      <w:r w:rsidRPr="00D87563">
        <w:t>Replicate for a given sampling location.</w:t>
      </w:r>
      <w:r w:rsidR="00983F21">
        <w:t xml:space="preserve"> Replicate values of “C” indicate a control. </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proofErr w:type="spellStart"/>
      <w:r w:rsidRPr="00D87563">
        <w:rPr>
          <w:i/>
        </w:rPr>
        <w:t>volume_filtered_ml</w:t>
      </w:r>
      <w:proofErr w:type="spellEnd"/>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773C230C" w:rsidR="00B853E5" w:rsidRPr="00D87563" w:rsidRDefault="00B853E5">
      <w:r w:rsidRPr="00D87563">
        <w:t xml:space="preserve">This file contains nutrient concentrations for each of the associated sampling locations. </w:t>
      </w:r>
      <w:ins w:id="75" w:author="Meyer, Michael Frederick" w:date="2021-05-10T15:42:00Z">
        <w:r w:rsidR="000E45BE">
          <w:t xml:space="preserve">Samples were collected at a depth of 0.75 m. </w:t>
        </w:r>
      </w:ins>
      <w:r w:rsidRPr="00D87563">
        <w:t xml:space="preserve">Nutrient samples were not filtered prior to analysis, meaning that nitrogen concentrations have the potential to </w:t>
      </w:r>
      <w:r w:rsidR="00983F21">
        <w:t xml:space="preserve">include intracellular nitrogen. Therefore, nitrogenous species’ concentrations may </w:t>
      </w:r>
      <w:r w:rsidRPr="00D87563">
        <w:t xml:space="preserve">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lastRenderedPageBreak/>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0AC30D93" w:rsidR="00B853E5" w:rsidRPr="00D87563" w:rsidRDefault="00B853E5">
      <w:r w:rsidRPr="00D87563">
        <w:t>This file contains periphyton abundance data</w:t>
      </w:r>
      <w:ins w:id="76" w:author="Meyer, Michael Frederick" w:date="2021-05-10T15:26:00Z">
        <w:r w:rsidR="00E27596">
          <w:t>, co</w:t>
        </w:r>
      </w:ins>
      <w:ins w:id="77" w:author="Meyer, Michael Frederick" w:date="2021-05-10T15:27:00Z">
        <w:r w:rsidR="00E27596">
          <w:t>llected from rocks at</w:t>
        </w:r>
      </w:ins>
      <w:del w:id="78" w:author="Meyer, Michael Frederick" w:date="2021-05-10T15:26:00Z">
        <w:r w:rsidRPr="00D87563" w:rsidDel="00E27596">
          <w:delText xml:space="preserve"> </w:delText>
        </w:r>
      </w:del>
      <w:del w:id="79" w:author="Meyer, Michael Frederick" w:date="2021-05-10T15:27:00Z">
        <w:r w:rsidRPr="00D87563" w:rsidDel="00E27596">
          <w:delText>for</w:delText>
        </w:r>
      </w:del>
      <w:r w:rsidRPr="00D87563">
        <w:t xml:space="preserve"> each of the sampled littoral location</w:t>
      </w:r>
      <w:ins w:id="80" w:author="Meyer, Michael Frederick" w:date="2021-05-10T15:26:00Z">
        <w:r w:rsidR="00E27596">
          <w:t>s</w:t>
        </w:r>
      </w:ins>
      <w:del w:id="81" w:author="Meyer, Michael Frederick" w:date="2021-05-10T15:26:00Z">
        <w:r w:rsidRPr="00D87563" w:rsidDel="00E27596">
          <w:delText>s</w:delText>
        </w:r>
      </w:del>
      <w:r w:rsidRPr="00D87563">
        <w:t xml:space="preserve">. </w:t>
      </w:r>
      <w:r w:rsidR="00A428AE" w:rsidRPr="00D87563">
        <w:t xml:space="preserve">For poorly preserved samples, counts are </w:t>
      </w:r>
      <w:r w:rsidR="00983F21">
        <w:t>listed</w:t>
      </w:r>
      <w:r w:rsidR="00A428AE" w:rsidRPr="00D87563">
        <w:t xml:space="preserve">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77FEE7A"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w:t>
      </w:r>
      <w:ins w:id="82" w:author="Meyer, Michael Frederick" w:date="2021-05-11T12:02:00Z">
        <w:r w:rsidR="004D6CF3">
          <w:rPr>
            <w:i/>
          </w:rPr>
          <w:t xml:space="preserve"> </w:t>
        </w:r>
      </w:ins>
      <w:r w:rsidRPr="00D87563">
        <w:t>filaments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4D6CF3">
        <w:rPr>
          <w:rPrChange w:id="83" w:author="Meyer, Michael Frederick" w:date="2021-05-11T12:02:00Z">
            <w:rPr>
              <w:i/>
            </w:rPr>
          </w:rPrChange>
        </w:rPr>
        <w:t>Tetrasporales</w:t>
      </w:r>
      <w:proofErr w:type="spellEnd"/>
      <w:del w:id="84" w:author="Meyer, Michael Frederick" w:date="2021-05-11T12:02:00Z">
        <w:r w:rsidRPr="004D6CF3" w:rsidDel="004D6CF3">
          <w:delText xml:space="preserve"> spp.</w:delText>
        </w:r>
      </w:del>
      <w:r w:rsidRPr="00D87563">
        <w:t xml:space="preserve">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50A0CBC0" w:rsidR="00A428AE" w:rsidRPr="00D87563" w:rsidRDefault="00A428AE" w:rsidP="00AF6302">
      <w:r w:rsidRPr="00D87563">
        <w:t xml:space="preserve">Number of </w:t>
      </w:r>
      <w:r w:rsidRPr="00D87563">
        <w:rPr>
          <w:i/>
        </w:rPr>
        <w:t>Pediastrum spp.</w:t>
      </w:r>
      <w:ins w:id="85" w:author="Meyer, Michael Frederick" w:date="2021-05-11T12:02:00Z">
        <w:r w:rsidR="004D6CF3">
          <w:rPr>
            <w:i/>
          </w:rPr>
          <w:t xml:space="preserve"> </w:t>
        </w:r>
      </w:ins>
      <w:r w:rsidRPr="00D87563">
        <w:t>cells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09D38C40" w:rsidR="00AF6302" w:rsidRPr="00D87563" w:rsidRDefault="00AF6302">
      <w:r w:rsidRPr="00D87563">
        <w:t xml:space="preserve">This file contains Pharmaceutical and Personal Care Product (PPCP) concentrations </w:t>
      </w:r>
      <w:ins w:id="86" w:author="Meyer, Michael Frederick" w:date="2021-05-10T15:27:00Z">
        <w:r w:rsidR="00E27596">
          <w:t xml:space="preserve">in the water column </w:t>
        </w:r>
      </w:ins>
      <w:del w:id="87" w:author="Meyer, Michael Frederick" w:date="2021-05-10T15:27:00Z">
        <w:r w:rsidRPr="00D87563" w:rsidDel="00E27596">
          <w:delText xml:space="preserve">for </w:delText>
        </w:r>
      </w:del>
      <w:ins w:id="88" w:author="Meyer, Michael Frederick" w:date="2021-05-10T15:27:00Z">
        <w:r w:rsidR="00E27596">
          <w:t>at</w:t>
        </w:r>
        <w:r w:rsidR="00E27596" w:rsidRPr="00D87563">
          <w:t xml:space="preserve"> </w:t>
        </w:r>
      </w:ins>
      <w:r w:rsidRPr="00D87563">
        <w:t xml:space="preserve">each littoral and pelagic sampling location. </w:t>
      </w:r>
      <w:r w:rsidR="00555DF8">
        <w:t>Detection limits are estimated to be 0.001 µ</w:t>
      </w:r>
      <w:r w:rsidR="00555DF8" w:rsidRPr="002C58CA">
        <w:t xml:space="preserve">g/L based on a 500 mL sample volume.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5D5A4142"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43FCE00F"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01D4888E" w:rsidR="00AF6302" w:rsidRPr="00D87563" w:rsidRDefault="00AF6302" w:rsidP="00AF6302">
      <w:r w:rsidRPr="00D87563">
        <w:t xml:space="preserve">Concentration of </w:t>
      </w:r>
      <w:proofErr w:type="spellStart"/>
      <w:r w:rsidRPr="00D87563">
        <w:t>sulfachloropyridazine</w:t>
      </w:r>
      <w:proofErr w:type="spellEnd"/>
      <w:r w:rsidRPr="00D87563">
        <w:t xml:space="preserv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4B32238B" w:rsidR="00AF6302" w:rsidRPr="00D87563" w:rsidRDefault="00AF6302" w:rsidP="00AF6302">
      <w:r w:rsidRPr="00D87563">
        <w:t xml:space="preserve">Day </w:t>
      </w:r>
      <w:ins w:id="89" w:author="Meyer, Michael Frederick" w:date="2021-05-07T15:33:00Z">
        <w:r w:rsidR="00123D34">
          <w:t xml:space="preserve">of month </w:t>
        </w:r>
      </w:ins>
      <w:r w:rsidRPr="00D87563">
        <w:t>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19657C1B" w:rsidR="00AF6302" w:rsidRPr="00D87563" w:rsidRDefault="00AF6302" w:rsidP="00AF6302">
      <w:r w:rsidRPr="00D87563">
        <w:t xml:space="preserve">Day </w:t>
      </w:r>
      <w:ins w:id="90" w:author="Meyer, Michael Frederick" w:date="2021-05-10T15:37:00Z">
        <w:r w:rsidR="000E45BE">
          <w:t xml:space="preserve">of month </w:t>
        </w:r>
      </w:ins>
      <w:r w:rsidRPr="00D87563">
        <w:t>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lastRenderedPageBreak/>
        <w:t>This file contains carbon (δ</w:t>
      </w:r>
      <w:r w:rsidRPr="002A51C9">
        <w:rPr>
          <w:vertAlign w:val="superscript"/>
        </w:rPr>
        <w:t>13</w:t>
      </w:r>
      <w:r w:rsidRPr="00D87563">
        <w:t>C) and nitrogen (δ</w:t>
      </w:r>
      <w:r w:rsidRPr="002A51C9">
        <w:rPr>
          <w:vertAlign w:val="superscript"/>
        </w:rPr>
        <w:t>15</w:t>
      </w:r>
      <w:r w:rsidRPr="00D87563">
        <w:t>N) values for various benthic macroinvertebrate genera</w:t>
      </w:r>
      <w:r w:rsidR="003472B0">
        <w:t xml:space="preserve"> and periphyton </w:t>
      </w:r>
      <w:r w:rsidRPr="00D87563">
        <w:t xml:space="preserve">collected from the 14 littoral sampling locations.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5F0C43B5" w:rsidR="009B4DF1" w:rsidRDefault="009B4DF1" w:rsidP="006B0CD5">
      <w:r w:rsidRPr="00D87563">
        <w:t>Nitrogen (δ</w:t>
      </w:r>
      <w:r w:rsidRPr="00611323">
        <w:rPr>
          <w:vertAlign w:val="superscript"/>
        </w:rPr>
        <w:t>15</w:t>
      </w:r>
      <w:r w:rsidRPr="00D87563">
        <w:t xml:space="preserve">N) stable isotope values in parts per thousand. </w:t>
      </w:r>
    </w:p>
    <w:p w14:paraId="748E535D" w14:textId="1321041C" w:rsidR="00314DF3" w:rsidRDefault="00314DF3" w:rsidP="006B0CD5"/>
    <w:p w14:paraId="533E05F1" w14:textId="77777777" w:rsidR="00314DF3" w:rsidRPr="00D87563" w:rsidRDefault="00314DF3" w:rsidP="00314DF3">
      <w:r w:rsidRPr="00D87563">
        <w:rPr>
          <w:i/>
        </w:rPr>
        <w:t>site</w:t>
      </w:r>
    </w:p>
    <w:p w14:paraId="74A75A3F" w14:textId="20BE9358" w:rsidR="00314DF3" w:rsidRPr="00D87563" w:rsidRDefault="00314DF3" w:rsidP="006B0CD5">
      <w:r w:rsidRPr="00D87563">
        <w:t xml:space="preserve">Unique alphanumeric identifier for a sampling location.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57F5B7B1" w:rsidR="009B4DF1" w:rsidRDefault="009B4DF1"/>
    <w:p w14:paraId="0894D4A1" w14:textId="41E0CC7A" w:rsidR="006D0D31" w:rsidRDefault="006D0D31">
      <w:r>
        <w:t xml:space="preserve">This file contains gravimetry data for each fatty acid sample. </w:t>
      </w:r>
    </w:p>
    <w:p w14:paraId="453009C5" w14:textId="77777777" w:rsidR="006D0D31" w:rsidRPr="00D87563" w:rsidRDefault="006D0D3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770F0DA2" w:rsidR="009B4DF1" w:rsidRPr="00D87563" w:rsidRDefault="009B4DF1" w:rsidP="006B0CD5">
      <w:r w:rsidRPr="00D87563">
        <w:t xml:space="preserve">Total amount of lipids in a sample in milligrams of </w:t>
      </w:r>
      <w:r w:rsidR="006D0D31">
        <w:t>l</w:t>
      </w:r>
      <w:r w:rsidRPr="00D87563">
        <w:t>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B851FB6" w:rsidR="009B4DF1" w:rsidRDefault="009B4DF1" w:rsidP="000E45BE">
      <w:r w:rsidRPr="00D87563">
        <w:t xml:space="preserve">Samples were weighed three times and </w:t>
      </w:r>
      <w:r w:rsidR="00314DF3">
        <w:t xml:space="preserve">standard </w:t>
      </w:r>
      <w:r w:rsidRPr="00D87563">
        <w:t xml:space="preserve">deviation in measurement was calculated. All values are reported in milligrams of </w:t>
      </w:r>
      <w:r w:rsidR="006D0D31">
        <w:t>l</w:t>
      </w:r>
      <w:r w:rsidRPr="00D87563">
        <w:t>ipid per gram of tissue.</w:t>
      </w:r>
    </w:p>
    <w:p w14:paraId="3EFB703F" w14:textId="4F0E0105" w:rsidR="00ED3B19" w:rsidRDefault="00ED3B19"/>
    <w:p w14:paraId="1BCA79BB" w14:textId="77777777" w:rsidR="00ED3B19" w:rsidRDefault="00ED3B19" w:rsidP="00ED3B19">
      <w:r>
        <w:rPr>
          <w:i/>
        </w:rPr>
        <w:t>comments</w:t>
      </w:r>
    </w:p>
    <w:p w14:paraId="41ACC244" w14:textId="5BDEC73B" w:rsidR="00ED3B19" w:rsidRDefault="00ED3B19" w:rsidP="00ED3B19">
      <w:r>
        <w:t xml:space="preserve">Quality flag column. Two samples spilled during fatty acid extraction. These samples are flagged as such. </w:t>
      </w:r>
    </w:p>
    <w:p w14:paraId="0C8DF7DB" w14:textId="782EA781" w:rsidR="00293998" w:rsidRDefault="00293998" w:rsidP="00ED3B19"/>
    <w:p w14:paraId="30DD096F" w14:textId="2BBD3B54" w:rsidR="00293998" w:rsidRDefault="00293998" w:rsidP="00ED3B19">
      <w:pPr>
        <w:rPr>
          <w:b/>
        </w:rPr>
      </w:pPr>
      <w:r>
        <w:rPr>
          <w:b/>
        </w:rPr>
        <w:t>Data Availability</w:t>
      </w:r>
    </w:p>
    <w:p w14:paraId="42C0B426" w14:textId="78AC5C06" w:rsidR="00293998" w:rsidRDefault="00293998" w:rsidP="00ED3B19">
      <w:pPr>
        <w:rPr>
          <w:b/>
        </w:rPr>
      </w:pPr>
    </w:p>
    <w:p w14:paraId="23DE108D" w14:textId="2C51C554" w:rsidR="00293998" w:rsidRDefault="00293998">
      <w:r w:rsidRPr="00293998">
        <w:t>Data</w:t>
      </w:r>
      <w:r>
        <w:t xml:space="preserve"> are available at the replicate level at the Environmental Data Initiative (</w:t>
      </w:r>
      <w:r w:rsidRPr="00293998">
        <w:t>doi.org/10.6073/pasta/76f43144015ec795679bac508efa044b</w:t>
      </w:r>
      <w:r>
        <w:t>).</w:t>
      </w:r>
    </w:p>
    <w:p w14:paraId="02B0C919" w14:textId="77777777" w:rsidR="00293998" w:rsidRPr="00D87563" w:rsidRDefault="00293998"/>
    <w:p w14:paraId="00000045" w14:textId="77777777" w:rsidR="009956E8" w:rsidRPr="00D87563" w:rsidRDefault="00BC3E51">
      <w:pPr>
        <w:rPr>
          <w:b/>
        </w:rPr>
      </w:pPr>
      <w:r w:rsidRPr="00D87563">
        <w:rPr>
          <w:b/>
        </w:rPr>
        <w:t>Methods</w:t>
      </w:r>
    </w:p>
    <w:p w14:paraId="00000048" w14:textId="29E51FEB" w:rsidR="009956E8" w:rsidRDefault="009956E8">
      <w:pPr>
        <w:rPr>
          <w:ins w:id="91" w:author="Meyer, Michael Frederick" w:date="2021-05-06T14:04:00Z"/>
          <w:color w:val="4A86E8"/>
        </w:rPr>
      </w:pPr>
    </w:p>
    <w:p w14:paraId="4F599668" w14:textId="605AFF9F" w:rsidR="00191B36" w:rsidRDefault="00191B36" w:rsidP="00191B36">
      <w:pPr>
        <w:rPr>
          <w:ins w:id="92" w:author="Meyer, Michael Frederick" w:date="2021-05-11T12:04:00Z"/>
          <w:i/>
        </w:rPr>
      </w:pPr>
      <w:ins w:id="93" w:author="Meyer, Michael Frederick" w:date="2021-05-06T14:04:00Z">
        <w:r w:rsidRPr="008B7599">
          <w:rPr>
            <w:i/>
            <w:rPrChange w:id="94" w:author="Meyer, Michael Frederick" w:date="2021-05-11T12:04:00Z">
              <w:rPr>
                <w:color w:val="4A86E8"/>
              </w:rPr>
            </w:rPrChange>
          </w:rPr>
          <w:t xml:space="preserve">Site </w:t>
        </w:r>
      </w:ins>
      <w:r w:rsidR="0094438F" w:rsidRPr="008B7599">
        <w:rPr>
          <w:i/>
          <w:rPrChange w:id="95" w:author="Meyer, Michael Frederick" w:date="2021-05-11T12:04:00Z">
            <w:rPr>
              <w:i/>
              <w:color w:val="4A86E8"/>
            </w:rPr>
          </w:rPrChange>
        </w:rPr>
        <w:t>Information</w:t>
      </w:r>
    </w:p>
    <w:p w14:paraId="1E0D6B34" w14:textId="77777777" w:rsidR="008B7599" w:rsidRPr="008B7599" w:rsidRDefault="008B7599" w:rsidP="00191B36">
      <w:pPr>
        <w:rPr>
          <w:ins w:id="96" w:author="Meyer, Michael Frederick" w:date="2021-05-06T14:04:00Z"/>
          <w:i/>
          <w:rPrChange w:id="97" w:author="Meyer, Michael Frederick" w:date="2021-05-11T12:04:00Z">
            <w:rPr>
              <w:ins w:id="98" w:author="Meyer, Michael Frederick" w:date="2021-05-06T14:04:00Z"/>
              <w:color w:val="4A86E8"/>
            </w:rPr>
          </w:rPrChange>
        </w:rPr>
      </w:pPr>
    </w:p>
    <w:p w14:paraId="456387D6" w14:textId="4966732F" w:rsidR="00F91AA3" w:rsidRPr="008B7599" w:rsidRDefault="00191B36" w:rsidP="00191B36">
      <w:pPr>
        <w:rPr>
          <w:ins w:id="99" w:author="Meyer, Michael Frederick" w:date="2021-05-06T14:33:00Z"/>
          <w:rPrChange w:id="100" w:author="Meyer, Michael Frederick" w:date="2021-05-11T12:04:00Z">
            <w:rPr>
              <w:ins w:id="101" w:author="Meyer, Michael Frederick" w:date="2021-05-06T14:33:00Z"/>
              <w:color w:val="4A86E8"/>
            </w:rPr>
          </w:rPrChange>
        </w:rPr>
      </w:pPr>
      <w:ins w:id="102" w:author="Meyer, Michael Frederick" w:date="2021-05-06T14:04:00Z">
        <w:r w:rsidRPr="008B7599">
          <w:rPr>
            <w:rPrChange w:id="103" w:author="Meyer, Michael Frederick" w:date="2021-05-11T12:04:00Z">
              <w:rPr>
                <w:color w:val="4A86E8"/>
              </w:rPr>
            </w:rPrChange>
          </w:rPr>
          <w:t xml:space="preserve">The vast majority of Lake Baikal’s 2,100-km shoreline lacks lakeside development (Moore et al. 2009; </w:t>
        </w:r>
        <w:proofErr w:type="spellStart"/>
        <w:r w:rsidRPr="008B7599">
          <w:rPr>
            <w:rPrChange w:id="104" w:author="Meyer, Michael Frederick" w:date="2021-05-11T12:04:00Z">
              <w:rPr>
                <w:color w:val="4A86E8"/>
              </w:rPr>
            </w:rPrChange>
          </w:rPr>
          <w:t>Timoshkin</w:t>
        </w:r>
        <w:proofErr w:type="spellEnd"/>
        <w:r w:rsidRPr="008B7599">
          <w:rPr>
            <w:rPrChange w:id="105" w:author="Meyer, Michael Frederick" w:date="2021-05-11T12:04:00Z">
              <w:rPr>
                <w:color w:val="4A86E8"/>
              </w:rPr>
            </w:rPrChange>
          </w:rPr>
          <w:t xml:space="preserve"> et al. 2016). Our </w:t>
        </w:r>
      </w:ins>
      <w:ins w:id="106" w:author="Meyer, Michael Frederick" w:date="2021-05-06T14:05:00Z">
        <w:r w:rsidRPr="008B7599">
          <w:rPr>
            <w:rPrChange w:id="107" w:author="Meyer, Michael Frederick" w:date="2021-05-11T12:04:00Z">
              <w:rPr>
                <w:color w:val="4A86E8"/>
              </w:rPr>
            </w:rPrChange>
          </w:rPr>
          <w:t>sample collection</w:t>
        </w:r>
      </w:ins>
      <w:ins w:id="108" w:author="Meyer, Michael Frederick" w:date="2021-05-06T14:04:00Z">
        <w:r w:rsidRPr="008B7599">
          <w:rPr>
            <w:rPrChange w:id="109" w:author="Meyer, Michael Frederick" w:date="2021-05-11T12:04:00Z">
              <w:rPr>
                <w:color w:val="4A86E8"/>
              </w:rPr>
            </w:rPrChange>
          </w:rPr>
          <w:t xml:space="preserve"> focused on a 40-km section of </w:t>
        </w:r>
      </w:ins>
      <w:ins w:id="110" w:author="Meyer, Michael Frederick" w:date="2021-05-11T12:04:00Z">
        <w:r w:rsidR="00A056B9">
          <w:t xml:space="preserve">Lake </w:t>
        </w:r>
      </w:ins>
      <w:ins w:id="111" w:author="Meyer, Michael Frederick" w:date="2021-05-06T14:04:00Z">
        <w:r w:rsidRPr="008B7599">
          <w:rPr>
            <w:rPrChange w:id="112" w:author="Meyer, Michael Frederick" w:date="2021-05-11T12:04:00Z">
              <w:rPr>
                <w:color w:val="4A86E8"/>
              </w:rPr>
            </w:rPrChange>
          </w:rPr>
          <w:t>Baikal’s southwestern shoreline, which included three settlements of different sizes (Figure 1</w:t>
        </w:r>
      </w:ins>
      <w:ins w:id="113" w:author="Meyer, Michael Frederick" w:date="2021-05-06T14:05:00Z">
        <w:r w:rsidRPr="008B7599">
          <w:rPr>
            <w:rPrChange w:id="114" w:author="Meyer, Michael Frederick" w:date="2021-05-11T12:04:00Z">
              <w:rPr>
                <w:color w:val="4A86E8"/>
              </w:rPr>
            </w:rPrChange>
          </w:rPr>
          <w:t xml:space="preserve">) during a time of the year when tourism and </w:t>
        </w:r>
      </w:ins>
      <w:ins w:id="115" w:author="Meyer, Michael Frederick" w:date="2021-05-06T14:06:00Z">
        <w:r w:rsidRPr="008B7599">
          <w:rPr>
            <w:rPrChange w:id="116" w:author="Meyer, Michael Frederick" w:date="2021-05-11T12:04:00Z">
              <w:rPr>
                <w:color w:val="4A86E8"/>
              </w:rPr>
            </w:rPrChange>
          </w:rPr>
          <w:t>summertime succession were likely at their annual peaks</w:t>
        </w:r>
      </w:ins>
      <w:ins w:id="117" w:author="Meyer, Michael Frederick" w:date="2021-05-06T14:11:00Z">
        <w:r w:rsidRPr="008B7599">
          <w:rPr>
            <w:rPrChange w:id="118" w:author="Meyer, Michael Frederick" w:date="2021-05-11T12:04:00Z">
              <w:rPr>
                <w:color w:val="4A86E8"/>
              </w:rPr>
            </w:rPrChange>
          </w:rPr>
          <w:t>.</w:t>
        </w:r>
      </w:ins>
      <w:ins w:id="119" w:author="Meyer, Michael Frederick" w:date="2021-05-06T14:06:00Z">
        <w:r w:rsidRPr="008B7599">
          <w:rPr>
            <w:rPrChange w:id="120" w:author="Meyer, Michael Frederick" w:date="2021-05-11T12:04:00Z">
              <w:rPr>
                <w:color w:val="4A86E8"/>
              </w:rPr>
            </w:rPrChange>
          </w:rPr>
          <w:t xml:space="preserve"> </w:t>
        </w:r>
      </w:ins>
      <w:ins w:id="121" w:author="Meyer, Michael Frederick" w:date="2021-05-06T14:04:00Z">
        <w:r w:rsidRPr="008B7599">
          <w:rPr>
            <w:rPrChange w:id="122" w:author="Meyer, Michael Frederick" w:date="2021-05-11T12:04:00Z">
              <w:rPr>
                <w:color w:val="4A86E8"/>
              </w:rPr>
            </w:rPrChange>
          </w:rPr>
          <w:t xml:space="preserve">Littoral locations were chosen to capture a range of sites with varying degrees of adjacent shoreline development – from “developed” (along the waterfront of human settlements) to “undeveloped” (no adjacent human settlements and complete forest cover; Figure 1). </w:t>
        </w:r>
      </w:ins>
      <w:ins w:id="123" w:author="Meyer, Michael Frederick" w:date="2021-05-06T14:32:00Z">
        <w:r w:rsidR="00F91AA3" w:rsidRPr="008B7599">
          <w:rPr>
            <w:rPrChange w:id="124" w:author="Meyer, Michael Frederick" w:date="2021-05-11T12:04:00Z">
              <w:rPr>
                <w:color w:val="4A86E8"/>
              </w:rPr>
            </w:rPrChange>
          </w:rPr>
          <w:t xml:space="preserve">The largest, </w:t>
        </w:r>
        <w:proofErr w:type="spellStart"/>
        <w:r w:rsidR="00F91AA3" w:rsidRPr="008B7599">
          <w:rPr>
            <w:rPrChange w:id="125" w:author="Meyer, Michael Frederick" w:date="2021-05-11T12:04:00Z">
              <w:rPr>
                <w:color w:val="4A86E8"/>
              </w:rPr>
            </w:rPrChange>
          </w:rPr>
          <w:t>Listvyanka</w:t>
        </w:r>
        <w:proofErr w:type="spellEnd"/>
        <w:r w:rsidR="00F91AA3" w:rsidRPr="008B7599">
          <w:rPr>
            <w:rPrChange w:id="126" w:author="Meyer, Michael Frederick" w:date="2021-05-11T12:04:00Z">
              <w:rPr>
                <w:color w:val="4A86E8"/>
              </w:rPr>
            </w:rPrChange>
          </w:rPr>
          <w:t xml:space="preserve">, is primarily a tourist town of approximately 2000 permanent residents, although tourism can contribute significantly to the town’s population with approximately 1.2 million annual visitors (Interfax-Tourism 2018). The other two settlements are the villages Bolshie </w:t>
        </w:r>
        <w:proofErr w:type="spellStart"/>
        <w:r w:rsidR="00F91AA3" w:rsidRPr="008B7599">
          <w:rPr>
            <w:rPrChange w:id="127" w:author="Meyer, Michael Frederick" w:date="2021-05-11T12:04:00Z">
              <w:rPr>
                <w:color w:val="4A86E8"/>
              </w:rPr>
            </w:rPrChange>
          </w:rPr>
          <w:t>Koty</w:t>
        </w:r>
        <w:proofErr w:type="spellEnd"/>
        <w:r w:rsidR="00F91AA3" w:rsidRPr="008B7599">
          <w:rPr>
            <w:rPrChange w:id="128" w:author="Meyer, Michael Frederick" w:date="2021-05-11T12:04:00Z">
              <w:rPr>
                <w:color w:val="4A86E8"/>
              </w:rPr>
            </w:rPrChange>
          </w:rPr>
          <w:t xml:space="preserve"> and </w:t>
        </w:r>
        <w:proofErr w:type="spellStart"/>
        <w:r w:rsidR="00F91AA3" w:rsidRPr="008B7599">
          <w:rPr>
            <w:rPrChange w:id="129" w:author="Meyer, Michael Frederick" w:date="2021-05-11T12:04:00Z">
              <w:rPr>
                <w:color w:val="4A86E8"/>
              </w:rPr>
            </w:rPrChange>
          </w:rPr>
          <w:t>Bolshoe</w:t>
        </w:r>
        <w:proofErr w:type="spellEnd"/>
        <w:r w:rsidR="00F91AA3" w:rsidRPr="008B7599">
          <w:rPr>
            <w:rPrChange w:id="130" w:author="Meyer, Michael Frederick" w:date="2021-05-11T12:04:00Z">
              <w:rPr>
                <w:color w:val="4A86E8"/>
              </w:rPr>
            </w:rPrChange>
          </w:rPr>
          <w:t xml:space="preserve"> </w:t>
        </w:r>
        <w:proofErr w:type="spellStart"/>
        <w:r w:rsidR="00F91AA3" w:rsidRPr="008B7599">
          <w:rPr>
            <w:rPrChange w:id="131" w:author="Meyer, Michael Frederick" w:date="2021-05-11T12:04:00Z">
              <w:rPr>
                <w:color w:val="4A86E8"/>
              </w:rPr>
            </w:rPrChange>
          </w:rPr>
          <w:t>Goloustnoe</w:t>
        </w:r>
        <w:proofErr w:type="spellEnd"/>
        <w:r w:rsidR="00F91AA3" w:rsidRPr="008B7599">
          <w:rPr>
            <w:rPrChange w:id="132" w:author="Meyer, Michael Frederick" w:date="2021-05-11T12:04:00Z">
              <w:rPr>
                <w:color w:val="4A86E8"/>
              </w:rPr>
            </w:rPrChange>
          </w:rPr>
          <w:t xml:space="preserve">, which have approximately 80 and 600 permanent residents, respectively. Bolshie </w:t>
        </w:r>
        <w:proofErr w:type="spellStart"/>
        <w:r w:rsidR="00F91AA3" w:rsidRPr="008B7599">
          <w:rPr>
            <w:rPrChange w:id="133" w:author="Meyer, Michael Frederick" w:date="2021-05-11T12:04:00Z">
              <w:rPr>
                <w:color w:val="4A86E8"/>
              </w:rPr>
            </w:rPrChange>
          </w:rPr>
          <w:t>Koty</w:t>
        </w:r>
        <w:proofErr w:type="spellEnd"/>
        <w:r w:rsidR="00F91AA3" w:rsidRPr="008B7599">
          <w:rPr>
            <w:rPrChange w:id="134" w:author="Meyer, Michael Frederick" w:date="2021-05-11T12:04:00Z">
              <w:rPr>
                <w:color w:val="4A86E8"/>
              </w:rPr>
            </w:rPrChange>
          </w:rPr>
          <w:t xml:space="preserve"> is home to two field research stations and several small tourist accommodations. </w:t>
        </w:r>
        <w:proofErr w:type="spellStart"/>
        <w:r w:rsidR="00F91AA3" w:rsidRPr="008B7599">
          <w:rPr>
            <w:rPrChange w:id="135" w:author="Meyer, Michael Frederick" w:date="2021-05-11T12:04:00Z">
              <w:rPr>
                <w:color w:val="4A86E8"/>
              </w:rPr>
            </w:rPrChange>
          </w:rPr>
          <w:t>Bolshoe</w:t>
        </w:r>
        <w:proofErr w:type="spellEnd"/>
        <w:r w:rsidR="00F91AA3" w:rsidRPr="008B7599">
          <w:rPr>
            <w:rPrChange w:id="136" w:author="Meyer, Michael Frederick" w:date="2021-05-11T12:04:00Z">
              <w:rPr>
                <w:color w:val="4A86E8"/>
              </w:rPr>
            </w:rPrChange>
          </w:rPr>
          <w:t xml:space="preserve"> </w:t>
        </w:r>
        <w:proofErr w:type="spellStart"/>
        <w:r w:rsidR="00F91AA3" w:rsidRPr="008B7599">
          <w:rPr>
            <w:rPrChange w:id="137" w:author="Meyer, Michael Frederick" w:date="2021-05-11T12:04:00Z">
              <w:rPr>
                <w:color w:val="4A86E8"/>
              </w:rPr>
            </w:rPrChange>
          </w:rPr>
          <w:t>Goloustnoe</w:t>
        </w:r>
        <w:proofErr w:type="spellEnd"/>
        <w:r w:rsidR="00F91AA3" w:rsidRPr="008B7599">
          <w:rPr>
            <w:rPrChange w:id="138" w:author="Meyer, Michael Frederick" w:date="2021-05-11T12:04:00Z">
              <w:rPr>
                <w:color w:val="4A86E8"/>
              </w:rPr>
            </w:rPrChange>
          </w:rPr>
          <w:t xml:space="preserve"> has several hotels and tourist camps. </w:t>
        </w:r>
      </w:ins>
    </w:p>
    <w:p w14:paraId="370B90C0" w14:textId="77777777" w:rsidR="00F91AA3" w:rsidRPr="008B7599" w:rsidRDefault="00F91AA3" w:rsidP="00191B36">
      <w:pPr>
        <w:rPr>
          <w:ins w:id="139" w:author="Meyer, Michael Frederick" w:date="2021-05-06T14:33:00Z"/>
          <w:rPrChange w:id="140" w:author="Meyer, Michael Frederick" w:date="2021-05-11T12:04:00Z">
            <w:rPr>
              <w:ins w:id="141" w:author="Meyer, Michael Frederick" w:date="2021-05-06T14:33:00Z"/>
              <w:color w:val="4A86E8"/>
            </w:rPr>
          </w:rPrChange>
        </w:rPr>
      </w:pPr>
    </w:p>
    <w:p w14:paraId="6A08CB70" w14:textId="2E53529D" w:rsidR="00D77E2F" w:rsidRPr="008B7599" w:rsidRDefault="00F91AA3" w:rsidP="00191B36">
      <w:pPr>
        <w:rPr>
          <w:ins w:id="142" w:author="Meyer, Michael Frederick" w:date="2021-05-06T14:04:00Z"/>
          <w:rPrChange w:id="143" w:author="Meyer, Michael Frederick" w:date="2021-05-11T12:04:00Z">
            <w:rPr>
              <w:ins w:id="144" w:author="Meyer, Michael Frederick" w:date="2021-05-06T14:04:00Z"/>
              <w:color w:val="4A86E8"/>
            </w:rPr>
          </w:rPrChange>
        </w:rPr>
      </w:pPr>
      <w:ins w:id="145" w:author="Meyer, Michael Frederick" w:date="2021-05-06T14:34:00Z">
        <w:r w:rsidRPr="008B7599">
          <w:rPr>
            <w:rPrChange w:id="146" w:author="Meyer, Michael Frederick" w:date="2021-05-11T12:04:00Z">
              <w:rPr>
                <w:color w:val="4A86E8"/>
              </w:rPr>
            </w:rPrChange>
          </w:rPr>
          <w:t>To assess</w:t>
        </w:r>
      </w:ins>
      <w:ins w:id="147" w:author="Meyer, Michael Frederick" w:date="2021-05-06T14:33:00Z">
        <w:r w:rsidRPr="008B7599">
          <w:rPr>
            <w:rPrChange w:id="148" w:author="Meyer, Michael Frederick" w:date="2021-05-11T12:04:00Z">
              <w:rPr>
                <w:color w:val="4A86E8"/>
              </w:rPr>
            </w:rPrChange>
          </w:rPr>
          <w:t xml:space="preserve"> disturbance gradients and ecologi</w:t>
        </w:r>
      </w:ins>
      <w:ins w:id="149" w:author="Meyer, Michael Frederick" w:date="2021-05-06T14:34:00Z">
        <w:r w:rsidRPr="008B7599">
          <w:rPr>
            <w:rPrChange w:id="150" w:author="Meyer, Michael Frederick" w:date="2021-05-11T12:04:00Z">
              <w:rPr>
                <w:color w:val="4A86E8"/>
              </w:rPr>
            </w:rPrChange>
          </w:rPr>
          <w:t xml:space="preserve">cal responses </w:t>
        </w:r>
      </w:ins>
      <w:ins w:id="151" w:author="Meyer, Michael Frederick" w:date="2021-05-06T14:35:00Z">
        <w:r w:rsidRPr="008B7599">
          <w:rPr>
            <w:rPrChange w:id="152" w:author="Meyer, Michael Frederick" w:date="2021-05-11T12:04:00Z">
              <w:rPr>
                <w:color w:val="4A86E8"/>
              </w:rPr>
            </w:rPrChange>
          </w:rPr>
          <w:t xml:space="preserve">from littoral-to-pelagic zones and </w:t>
        </w:r>
      </w:ins>
      <w:ins w:id="153" w:author="Meyer, Michael Frederick" w:date="2021-05-06T14:34:00Z">
        <w:r w:rsidRPr="008B7599">
          <w:rPr>
            <w:rPrChange w:id="154" w:author="Meyer, Michael Frederick" w:date="2021-05-11T12:04:00Z">
              <w:rPr>
                <w:color w:val="4A86E8"/>
              </w:rPr>
            </w:rPrChange>
          </w:rPr>
          <w:t xml:space="preserve">laterally along the shoreline, </w:t>
        </w:r>
      </w:ins>
      <w:proofErr w:type="gramStart"/>
      <w:ins w:id="155" w:author="Meyer, Michael Frederick" w:date="2021-05-06T14:35:00Z">
        <w:r w:rsidRPr="008B7599">
          <w:rPr>
            <w:rPrChange w:id="156" w:author="Meyer, Michael Frederick" w:date="2021-05-11T12:04:00Z">
              <w:rPr>
                <w:color w:val="4A86E8"/>
              </w:rPr>
            </w:rPrChange>
          </w:rPr>
          <w:t>our</w:t>
        </w:r>
        <w:proofErr w:type="gramEnd"/>
        <w:r w:rsidRPr="008B7599">
          <w:rPr>
            <w:rPrChange w:id="157" w:author="Meyer, Michael Frederick" w:date="2021-05-11T12:04:00Z">
              <w:rPr>
                <w:color w:val="4A86E8"/>
              </w:rPr>
            </w:rPrChange>
          </w:rPr>
          <w:t xml:space="preserve"> transect consisted of </w:t>
        </w:r>
      </w:ins>
      <w:ins w:id="158" w:author="Meyer, Michael Frederick" w:date="2021-05-06T14:36:00Z">
        <w:r w:rsidRPr="008B7599">
          <w:rPr>
            <w:rPrChange w:id="159" w:author="Meyer, Michael Frederick" w:date="2021-05-11T12:04:00Z">
              <w:rPr>
                <w:color w:val="4A86E8"/>
              </w:rPr>
            </w:rPrChange>
          </w:rPr>
          <w:t xml:space="preserve">17 sampling sites that were meant to characterize differences along these gradients. </w:t>
        </w:r>
      </w:ins>
      <w:ins w:id="160" w:author="Meyer, Michael Frederick" w:date="2021-05-06T14:04:00Z">
        <w:r w:rsidR="00191B36" w:rsidRPr="008B7599">
          <w:rPr>
            <w:rPrChange w:id="161" w:author="Meyer, Michael Frederick" w:date="2021-05-11T12:04:00Z">
              <w:rPr>
                <w:color w:val="4A86E8"/>
              </w:rPr>
            </w:rPrChange>
          </w:rPr>
          <w:t>Pelagic sites were located 2 to 5 km offshore from each of the developed sites in water depths of 900 to 1300 m (Figure 1; Table 1). All littoral sites were sampled at approximately the same depth (</w:t>
        </w:r>
      </w:ins>
      <w:ins w:id="162" w:author="Meyer, Michael Frederick" w:date="2021-05-10T15:45:00Z">
        <w:r w:rsidR="000E45BE" w:rsidRPr="008B7599">
          <w:rPr>
            <w:rPrChange w:id="163" w:author="Meyer, Michael Frederick" w:date="2021-05-11T12:04:00Z">
              <w:rPr>
                <w:color w:val="4A86E8"/>
              </w:rPr>
            </w:rPrChange>
          </w:rPr>
          <w:t xml:space="preserve">max depth of </w:t>
        </w:r>
      </w:ins>
      <w:ins w:id="164" w:author="Meyer, Michael Frederick" w:date="2021-05-06T14:04:00Z">
        <w:r w:rsidR="00191B36" w:rsidRPr="008B7599">
          <w:rPr>
            <w:rPrChange w:id="165" w:author="Meyer, Michael Frederick" w:date="2021-05-11T12:04:00Z">
              <w:rPr>
                <w:color w:val="4A86E8"/>
              </w:rPr>
            </w:rPrChange>
          </w:rPr>
          <w:t>~1.25 m) at a distance of 8.90 to 20.75 m from shore (Table 1), which allowed us to collect samples without the need for SCUBA but precluded us from sampling deeper littoral environments that can extend to depths of 100 m (</w:t>
        </w:r>
        <w:proofErr w:type="spellStart"/>
        <w:r w:rsidR="00191B36" w:rsidRPr="008B7599">
          <w:rPr>
            <w:rPrChange w:id="166" w:author="Meyer, Michael Frederick" w:date="2021-05-11T12:04:00Z">
              <w:rPr>
                <w:color w:val="4A86E8"/>
              </w:rPr>
            </w:rPrChange>
          </w:rPr>
          <w:t>Takhteev</w:t>
        </w:r>
        <w:proofErr w:type="spellEnd"/>
        <w:r w:rsidR="00191B36" w:rsidRPr="008B7599">
          <w:rPr>
            <w:rPrChange w:id="167" w:author="Meyer, Michael Frederick" w:date="2021-05-11T12:04:00Z">
              <w:rPr>
                <w:color w:val="4A86E8"/>
              </w:rPr>
            </w:rPrChange>
          </w:rPr>
          <w:t xml:space="preserve"> and </w:t>
        </w:r>
        <w:proofErr w:type="spellStart"/>
        <w:r w:rsidR="00191B36" w:rsidRPr="008B7599">
          <w:rPr>
            <w:rPrChange w:id="168" w:author="Meyer, Michael Frederick" w:date="2021-05-11T12:04:00Z">
              <w:rPr>
                <w:color w:val="4A86E8"/>
              </w:rPr>
            </w:rPrChange>
          </w:rPr>
          <w:t>Didorenko</w:t>
        </w:r>
        <w:proofErr w:type="spellEnd"/>
        <w:r w:rsidR="00191B36" w:rsidRPr="008B7599">
          <w:rPr>
            <w:rPrChange w:id="169" w:author="Meyer, Michael Frederick" w:date="2021-05-11T12:04:00Z">
              <w:rPr>
                <w:color w:val="4A86E8"/>
              </w:rPr>
            </w:rPrChange>
          </w:rPr>
          <w:t xml:space="preserve"> 2015). </w:t>
        </w:r>
      </w:ins>
      <w:ins w:id="170" w:author="Meyer, Michael Frederick" w:date="2021-05-10T15:49:00Z">
        <w:r w:rsidR="00D77E2F" w:rsidRPr="008B7599">
          <w:rPr>
            <w:rPrChange w:id="171" w:author="Meyer, Michael Frederick" w:date="2021-05-11T12:04:00Z">
              <w:rPr>
                <w:color w:val="4A86E8"/>
              </w:rPr>
            </w:rPrChange>
          </w:rPr>
          <w:t xml:space="preserve">Due to this constraint, only littoral sites contain macroinvertebrate and </w:t>
        </w:r>
      </w:ins>
      <w:ins w:id="172" w:author="Meyer, Michael Frederick" w:date="2021-05-10T15:50:00Z">
        <w:r w:rsidR="00D77E2F" w:rsidRPr="008B7599">
          <w:rPr>
            <w:rPrChange w:id="173" w:author="Meyer, Michael Frederick" w:date="2021-05-11T12:04:00Z">
              <w:rPr>
                <w:color w:val="4A86E8"/>
              </w:rPr>
            </w:rPrChange>
          </w:rPr>
          <w:t xml:space="preserve">algal samples. Otherwise, data are available for both littoral and pelagic sites. </w:t>
        </w:r>
      </w:ins>
      <w:ins w:id="174" w:author="Meyer, Michael Frederick" w:date="2021-05-06T14:04:00Z">
        <w:r w:rsidR="00191B36" w:rsidRPr="008B7599">
          <w:rPr>
            <w:rPrChange w:id="175" w:author="Meyer, Michael Frederick" w:date="2021-05-11T12:04:00Z">
              <w:rPr>
                <w:color w:val="4A86E8"/>
              </w:rPr>
            </w:rPrChange>
          </w:rPr>
          <w:t xml:space="preserve">At each site, air temperature was measured with a mercury thermometer, and photographs were taken of the substrate and the shoreline. Visual inspection of substrate photographs suggested that </w:t>
        </w:r>
      </w:ins>
      <w:ins w:id="176" w:author="Meyer, Michael Frederick" w:date="2021-05-10T15:47:00Z">
        <w:r w:rsidR="00D77E2F" w:rsidRPr="008B7599">
          <w:rPr>
            <w:rPrChange w:id="177" w:author="Meyer, Michael Frederick" w:date="2021-05-11T12:04:00Z">
              <w:rPr>
                <w:color w:val="4A86E8"/>
              </w:rPr>
            </w:rPrChange>
          </w:rPr>
          <w:t xml:space="preserve">littoral sites’ </w:t>
        </w:r>
      </w:ins>
      <w:ins w:id="178" w:author="Meyer, Michael Frederick" w:date="2021-05-06T14:04:00Z">
        <w:r w:rsidR="00191B36" w:rsidRPr="008B7599">
          <w:rPr>
            <w:rPrChange w:id="179" w:author="Meyer, Michael Frederick" w:date="2021-05-11T12:04:00Z">
              <w:rPr>
                <w:color w:val="4A86E8"/>
              </w:rPr>
            </w:rPrChange>
          </w:rPr>
          <w:t xml:space="preserve">substrate was consistent among sites and generally was characterized by large, oblate rocks and gravel. </w:t>
        </w:r>
      </w:ins>
    </w:p>
    <w:p w14:paraId="47A4CE76" w14:textId="77777777" w:rsidR="00191B36" w:rsidRPr="00D87563" w:rsidRDefault="00191B36" w:rsidP="00191B36">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0CAA7C39" w:rsidR="00EE46A1" w:rsidRDefault="00EE46A1" w:rsidP="00EE46A1">
      <w:r>
        <w:lastRenderedPageBreak/>
        <w:t xml:space="preserve">Our workflow for calculating IDW population required five steps. First, we traced polygons </w:t>
      </w:r>
      <w:r w:rsidR="00314DF3">
        <w:t xml:space="preserve">of each lakeside development’s perimeter </w:t>
      </w:r>
      <w:r>
        <w:t xml:space="preserve">and </w:t>
      </w:r>
      <w:r w:rsidR="00314DF3">
        <w:t xml:space="preserve">line geometries of each development’s </w:t>
      </w:r>
      <w:r>
        <w:t xml:space="preserve">shorelines from satellite imagery for each developed site in Google Earth. </w:t>
      </w:r>
      <w:r w:rsidR="00683C89" w:rsidRPr="007418CF">
        <w:t>Polygons were traced for the entire area of visible development. Similarly, shoreline traces only reflected shoreline length for which there was visible development.</w:t>
      </w:r>
      <w:r w:rsidR="00683C89">
        <w:t xml:space="preserve"> </w:t>
      </w:r>
      <w:r>
        <w:t>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w:t>
      </w:r>
      <w:r w:rsidR="002A51C9">
        <w:fldChar w:fldCharType="begin"/>
      </w:r>
      <w:r w:rsidR="002A51C9">
        <w:instrText xml:space="preserve"> ADDIN ZOTERO_ITEM CSL_CITATION {"citationID":"ECKds8la","properties":{"formattedCitation":"(R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2A51C9">
        <w:fldChar w:fldCharType="separate"/>
      </w:r>
      <w:r w:rsidR="002A51C9" w:rsidRPr="002A51C9">
        <w:t>(R Core Team 2019)</w:t>
      </w:r>
      <w:r w:rsidR="002A51C9">
        <w:fldChar w:fldCharType="end"/>
      </w:r>
      <w:r>
        <w:t xml:space="preserve">, where using the sf package </w:t>
      </w:r>
      <w:r w:rsidR="002A51C9">
        <w:fldChar w:fldCharType="begin"/>
      </w:r>
      <w:r w:rsidR="002A51C9">
        <w:instrText xml:space="preserve"> ADDIN ZOTERO_ITEM CSL_CITATION {"citationID":"oPtc1y1b","properties":{"formattedCitation":"(Pebesma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2A51C9">
        <w:fldChar w:fldCharType="separate"/>
      </w:r>
      <w:r w:rsidR="002A51C9" w:rsidRPr="002A51C9">
        <w:t>(Pebesma 2018)</w:t>
      </w:r>
      <w:r w:rsidR="002A51C9">
        <w:fldChar w:fldCharType="end"/>
      </w:r>
      <w:r>
        <w:t xml:space="preserve">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831F8A5"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ins w:id="180" w:author="Meyer, Michael Frederick" w:date="2021-05-10T15:34:00Z">
        <w:r w:rsidR="00E27596">
          <w:t>A</w:t>
        </w:r>
      </w:ins>
      <w:ins w:id="181" w:author="Meyer, Michael Frederick" w:date="2021-05-06T16:37:00Z">
        <w:r w:rsidR="00EE231A">
          <w:t>s these population estimates are based on census data, they reflect current, static populations and do not account for seasonal population swings from tourism.</w:t>
        </w:r>
      </w:ins>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0DDBDAC7" w:rsidR="0077579F" w:rsidRDefault="0077579F" w:rsidP="0077579F">
      <w:r>
        <w:t xml:space="preserve">Water samples for nutrient analyses were collected in 150 mL glass jars that had been washed with phosphate-free soap and rinsed three times with water from the sampling location. Samples were collected </w:t>
      </w:r>
      <w:ins w:id="182" w:author="Meyer, Michael Frederick" w:date="2021-05-07T15:45:00Z">
        <w:r w:rsidR="007D74DF">
          <w:t xml:space="preserve">at a depth of approximately 0.75 m </w:t>
        </w:r>
      </w:ins>
      <w:r>
        <w:t xml:space="preserve">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w:t>
      </w:r>
      <w:del w:id="183" w:author="Meyer, Michael Frederick" w:date="2021-05-11T12:08:00Z">
        <w:r w:rsidDel="00A056B9">
          <w:delText xml:space="preserve">potentially </w:delText>
        </w:r>
      </w:del>
      <w:r>
        <w:t xml:space="preserve">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2483E8" w14:textId="3D1B8B94" w:rsidR="00E81068" w:rsidRDefault="0077579F" w:rsidP="0077579F">
      <w:pPr>
        <w:rPr>
          <w:ins w:id="184" w:author="Meyer, Michael Frederick [2]" w:date="2021-06-02T12:39:00Z"/>
        </w:rPr>
      </w:pPr>
      <w:del w:id="185" w:author="Meyer, Michael Frederick [2]" w:date="2021-06-02T12:07:00Z">
        <w:r w:rsidDel="00D8725B">
          <w:delText xml:space="preserve">For each water sample, nitrate, ammonium, and total phosphorus concentrations were measured. </w:delText>
        </w:r>
      </w:del>
      <w:r>
        <w:t xml:space="preserve">For ammonium </w:t>
      </w:r>
      <w:r>
        <w:fldChar w:fldCharType="begin"/>
      </w:r>
      <w:ins w:id="186" w:author="Meyer, Michael Frederick [2]" w:date="2021-06-02T12:19:00Z">
        <w:r w:rsidR="00D8725B">
          <w:instrText xml:space="preserve"> ADDIN ZOTERO_ITEM CSL_CITATION {"citationID":"abJwVo59","properties":{"formattedCitation":"(RD:52.24.383-2018 2018)","plainCitation":"(RD:52.24.383-2018 2018)","noteIndex":0},"citationItems":[{"id":4588,"uris":["http://zotero.org/users/2645460/items/3CS338BV"],"uri":["http://zotero.org/users/2645460/items/3CS338BV"],"itemData":{"id":4588,"type":"report","language":"Russian","number":"RD:52.24.383-2018","title":"Working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сингео)","URL":"https://docs.cntd.ru/document/551160238","author":[{"family":"RD:52.24.383-2018","given":""}],"issued":{"date-parts":[["2018"]]}}}],"schema":"https://github.com/citation-style-language/schema/raw/master/csl-citation.json"} </w:instrText>
        </w:r>
      </w:ins>
      <w:ins w:id="187" w:author="Meyer, Michael Frederick" w:date="2021-05-10T15:04:00Z">
        <w:del w:id="188" w:author="Meyer, Michael Frederick [2]" w:date="2021-06-02T12:19:00Z">
          <w:r w:rsidR="0049195A" w:rsidDel="00D8725B">
            <w:delInstrText xml:space="preserve"> ADDIN ZOTERO_ITEM CSL_CITATION {"citationID":"rDjAdfOd","properties":{"formattedCitation":"(GOST:33045-2014 2016a)","plainCitation":"(GOST:33045-2014 2016a)","noteIndex":0},"citationItems":[{"id":3887,"uris":["http://zotero.org/users/2645460/items/3VJF2QLC"],"uri":["http://zotero.org/users/2645460/items/3VJF2QLC"],"itemData":{"id":3887,"type":"report","language":"Russian","number":"GOST:33045-2014","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Поправками))","URL":"http://docs.cntd.ru/document/1200115428","author":[{"family":"GOST:33045-2014","given":""}],"issued":{"date-parts":[["2016"]]}}}],"schema":"https://github.com/citation-style-language/schema/raw/master/csl-citation.json"} </w:delInstrText>
          </w:r>
        </w:del>
      </w:ins>
      <w:del w:id="189" w:author="Meyer, Michael Frederick [2]" w:date="2021-06-02T12:19:00Z">
        <w:r w:rsidDel="00D8725B">
          <w:del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delInstrText>
        </w:r>
      </w:del>
      <w:r>
        <w:fldChar w:fldCharType="separate"/>
      </w:r>
      <w:ins w:id="190" w:author="Meyer, Michael Frederick [2]" w:date="2021-06-02T12:19:00Z">
        <w:r w:rsidR="00D8725B" w:rsidRPr="00D8725B">
          <w:t>(RD:52.24.383-2018 2018)</w:t>
        </w:r>
      </w:ins>
      <w:ins w:id="191" w:author="Meyer, Michael Frederick" w:date="2021-05-10T15:04:00Z">
        <w:del w:id="192" w:author="Meyer, Michael Frederick [2]" w:date="2021-06-02T12:19:00Z">
          <w:r w:rsidR="0049195A" w:rsidRPr="00D8725B" w:rsidDel="00D8725B">
            <w:delText>(GOST:33045-2014 2016a)</w:delText>
          </w:r>
        </w:del>
      </w:ins>
      <w:del w:id="193" w:author="Meyer, Michael Frederick [2]" w:date="2021-06-02T12:19:00Z">
        <w:r w:rsidRPr="00D8725B" w:rsidDel="00D8725B">
          <w:delText>(2016a)</w:delText>
        </w:r>
      </w:del>
      <w:r>
        <w:fldChar w:fldCharType="end"/>
      </w:r>
      <w:r>
        <w:t xml:space="preserve"> and nitrate </w:t>
      </w:r>
      <w:r>
        <w:fldChar w:fldCharType="begin"/>
      </w:r>
      <w:ins w:id="194" w:author="Meyer, Michael Frederick" w:date="2021-05-10T15:04:00Z">
        <w:r w:rsidR="0049195A">
          <w:instrText xml:space="preserve"> ADDIN ZOTERO_ITEM CSL_CITATION {"citationID":"7ICt8Vbf","properties":{"formattedCitation":"(RD:52.24.380-2017 2018)","plainCitation":"(RD:52.24.380-2017 2018)","noteIndex":0},"citationItems":[{"id":3886,"uris":["http://zotero.org/users/2645460/items/3ZMMVLJP"],"uri":["http://zotero.org/users/2645460/items/3ZMMVLJP"],"itemData":{"id":3886,"type":"article","call-number":"RD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редукторе)","URL":"https://files.stroyinf.ru/Data2/1/4293739/4293739155.pdf","author":[{"family":"RD:52.24.380-2017","given":""}],"issued":{"date-parts":[["2018"]]}}}],"schema":"https://github.com/citation-style-language/schema/raw/master/csl-citation.json"} </w:instrText>
        </w:r>
      </w:ins>
      <w:del w:id="195" w:author="Meyer, Michael Frederick" w:date="2021-05-10T15:01:00Z">
        <w:r w:rsidDel="00B72BEE">
          <w:del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delInstrText>
        </w:r>
      </w:del>
      <w:r>
        <w:fldChar w:fldCharType="separate"/>
      </w:r>
      <w:ins w:id="196" w:author="Meyer, Michael Frederick" w:date="2021-05-10T15:04:00Z">
        <w:r w:rsidR="0049195A" w:rsidRPr="0049195A">
          <w:t>(RD:52.24.380-2017 2018)</w:t>
        </w:r>
      </w:ins>
      <w:del w:id="197" w:author="Meyer, Michael Frederick" w:date="2021-05-10T15:01:00Z">
        <w:r w:rsidRPr="0049195A" w:rsidDel="00B72BEE">
          <w:delText>(2017)</w:delText>
        </w:r>
      </w:del>
      <w:r>
        <w:fldChar w:fldCharType="end"/>
      </w:r>
      <w:r>
        <w:t xml:space="preserve"> concentrations, samples were analyzed with a spectrophotometer </w:t>
      </w:r>
      <w:ins w:id="198" w:author="Meyer, Michael Frederick [2]" w:date="2021-06-02T12:00:00Z">
        <w:r w:rsidR="009B701B">
          <w:t>(SF-26)</w:t>
        </w:r>
      </w:ins>
      <w:ins w:id="199" w:author="Meyer, Michael Frederick [2]" w:date="2021-06-02T12:26:00Z">
        <w:r w:rsidR="001025C6">
          <w:t xml:space="preserve">. </w:t>
        </w:r>
      </w:ins>
      <w:del w:id="200" w:author="Meyer, Michael Frederick [2]" w:date="2021-06-02T12:19:00Z">
        <w:r w:rsidDel="001025C6">
          <w:delText>following the addition of Nessler’s reagent and disulfuric acid respectively</w:delText>
        </w:r>
      </w:del>
      <w:r>
        <w:t xml:space="preserve">. </w:t>
      </w:r>
      <w:ins w:id="201" w:author="Meyer, Michael Frederick [2]" w:date="2021-06-02T12:03:00Z">
        <w:r w:rsidR="009B701B">
          <w:t xml:space="preserve">GSO 7258-96 and 7259-96 </w:t>
        </w:r>
      </w:ins>
      <w:ins w:id="202" w:author="Meyer, Michael Frederick [2]" w:date="2021-06-02T12:04:00Z">
        <w:r w:rsidR="009B701B">
          <w:t xml:space="preserve">standards </w:t>
        </w:r>
      </w:ins>
      <w:ins w:id="203" w:author="Meyer, Michael Frederick [2]" w:date="2021-06-02T12:05:00Z">
        <w:r w:rsidR="009B701B">
          <w:t>of 1 g/L stock concentration</w:t>
        </w:r>
      </w:ins>
      <w:ins w:id="204" w:author="Meyer, Michael Frederick [2]" w:date="2021-06-02T12:04:00Z">
        <w:r w:rsidR="009B701B">
          <w:t xml:space="preserve"> </w:t>
        </w:r>
      </w:ins>
      <w:ins w:id="205" w:author="Meyer, Michael Frederick [2]" w:date="2021-06-02T12:03:00Z">
        <w:r w:rsidR="009B701B">
          <w:t>were used to calibrate nitrate and ammonium measurements, respectively</w:t>
        </w:r>
      </w:ins>
      <w:ins w:id="206" w:author="Meyer, Michael Frederick [2]" w:date="2021-06-02T12:22:00Z">
        <w:r w:rsidR="001025C6">
          <w:t xml:space="preserve">. </w:t>
        </w:r>
      </w:ins>
      <w:ins w:id="207" w:author="Meyer, Michael Frederick [2]" w:date="2021-06-02T12:24:00Z">
        <w:r w:rsidR="001025C6">
          <w:t xml:space="preserve">When </w:t>
        </w:r>
      </w:ins>
      <w:ins w:id="208" w:author="Meyer, Michael Frederick [2]" w:date="2021-06-02T12:30:00Z">
        <w:r w:rsidR="00E81068">
          <w:t xml:space="preserve">nitrate and ammonium </w:t>
        </w:r>
      </w:ins>
      <w:ins w:id="209" w:author="Meyer, Michael Frederick [2]" w:date="2021-06-02T12:24:00Z">
        <w:r w:rsidR="001025C6">
          <w:t>analyses could be performed within 24 h</w:t>
        </w:r>
      </w:ins>
      <w:ins w:id="210" w:author="Meyer, Michael Frederick [2]" w:date="2021-06-02T12:33:00Z">
        <w:r w:rsidR="00E81068">
          <w:t xml:space="preserve"> after thawing</w:t>
        </w:r>
      </w:ins>
      <w:ins w:id="211" w:author="Meyer, Michael Frederick [2]" w:date="2021-06-02T12:23:00Z">
        <w:r w:rsidR="001025C6">
          <w:t>, samples were kept at 2-8</w:t>
        </w:r>
      </w:ins>
      <w:ins w:id="212" w:author="Meyer, Michael Frederick [2]" w:date="2021-06-02T12:24:00Z">
        <w:r w:rsidR="001025C6">
          <w:t>°C without addition of pre</w:t>
        </w:r>
      </w:ins>
      <w:ins w:id="213" w:author="Meyer, Michael Frederick [2]" w:date="2021-06-02T12:25:00Z">
        <w:r w:rsidR="001025C6">
          <w:t>serv</w:t>
        </w:r>
      </w:ins>
      <w:ins w:id="214" w:author="Meyer, Michael Frederick [2]" w:date="2021-06-02T12:26:00Z">
        <w:r w:rsidR="001025C6">
          <w:t>ative</w:t>
        </w:r>
      </w:ins>
      <w:ins w:id="215" w:author="Meyer, Michael Frederick [2]" w:date="2021-06-02T12:25:00Z">
        <w:r w:rsidR="001025C6">
          <w:t xml:space="preserve"> agents. When </w:t>
        </w:r>
      </w:ins>
      <w:ins w:id="216" w:author="Meyer, Michael Frederick [2]" w:date="2021-06-02T12:30:00Z">
        <w:r w:rsidR="00E81068">
          <w:t xml:space="preserve">nitrate </w:t>
        </w:r>
      </w:ins>
      <w:ins w:id="217" w:author="Meyer, Michael Frederick [2]" w:date="2021-06-02T12:25:00Z">
        <w:r w:rsidR="001025C6">
          <w:t xml:space="preserve">analyses were performed </w:t>
        </w:r>
      </w:ins>
      <w:ins w:id="218" w:author="Meyer, Michael Frederick [2]" w:date="2021-06-02T12:26:00Z">
        <w:r w:rsidR="001025C6">
          <w:t>between 24-48 h</w:t>
        </w:r>
      </w:ins>
      <w:ins w:id="219" w:author="Meyer, Michael Frederick [2]" w:date="2021-06-02T12:33:00Z">
        <w:r w:rsidR="00E81068">
          <w:t xml:space="preserve"> after thawing</w:t>
        </w:r>
      </w:ins>
      <w:ins w:id="220" w:author="Meyer, Michael Frederick [2]" w:date="2021-06-02T12:26:00Z">
        <w:r w:rsidR="001025C6">
          <w:t xml:space="preserve">, samples were kept at </w:t>
        </w:r>
      </w:ins>
      <w:ins w:id="221" w:author="Meyer, Michael Frederick [2]" w:date="2021-06-02T12:27:00Z">
        <w:r w:rsidR="001025C6">
          <w:t>3-</w:t>
        </w:r>
      </w:ins>
      <w:ins w:id="222" w:author="Meyer, Michael Frederick [2]" w:date="2021-06-02T12:43:00Z">
        <w:r w:rsidR="006261C3">
          <w:t>5</w:t>
        </w:r>
      </w:ins>
      <w:ins w:id="223" w:author="Meyer, Michael Frederick [2]" w:date="2021-06-02T12:27:00Z">
        <w:r w:rsidR="001025C6">
          <w:t xml:space="preserve">°C and chloroform was added </w:t>
        </w:r>
      </w:ins>
      <w:ins w:id="224" w:author="Meyer, Michael Frederick [2]" w:date="2021-06-02T12:34:00Z">
        <w:r w:rsidR="00E81068">
          <w:t xml:space="preserve">as a </w:t>
        </w:r>
      </w:ins>
      <w:ins w:id="225" w:author="Meyer, Michael Frederick [2]" w:date="2021-06-02T12:35:00Z">
        <w:r w:rsidR="00E81068">
          <w:t>p</w:t>
        </w:r>
      </w:ins>
      <w:ins w:id="226" w:author="Meyer, Michael Frederick [2]" w:date="2021-06-02T12:34:00Z">
        <w:r w:rsidR="00E81068">
          <w:t>reser</w:t>
        </w:r>
      </w:ins>
      <w:ins w:id="227" w:author="Meyer, Michael Frederick [2]" w:date="2021-06-02T12:35:00Z">
        <w:r w:rsidR="00E81068">
          <w:t xml:space="preserve">vative </w:t>
        </w:r>
      </w:ins>
      <w:ins w:id="228" w:author="Meyer, Michael Frederick [2]" w:date="2021-06-02T12:27:00Z">
        <w:r w:rsidR="001025C6">
          <w:t xml:space="preserve">at a </w:t>
        </w:r>
      </w:ins>
      <w:ins w:id="229" w:author="Meyer, Michael Frederick [2]" w:date="2021-06-02T12:31:00Z">
        <w:r w:rsidR="00E81068">
          <w:t>ratio</w:t>
        </w:r>
      </w:ins>
      <w:ins w:id="230" w:author="Meyer, Michael Frederick [2]" w:date="2021-06-02T12:27:00Z">
        <w:r w:rsidR="001025C6">
          <w:t xml:space="preserve"> of 2-4 mL</w:t>
        </w:r>
      </w:ins>
      <w:ins w:id="231" w:author="Meyer, Michael Frederick [2]" w:date="2021-06-02T12:28:00Z">
        <w:r w:rsidR="001025C6">
          <w:t xml:space="preserve"> per 1 L of sample volume. </w:t>
        </w:r>
      </w:ins>
      <w:ins w:id="232" w:author="Meyer, Michael Frederick [2]" w:date="2021-06-02T12:30:00Z">
        <w:r w:rsidR="00E81068">
          <w:t xml:space="preserve">When ammonium analyses were performed </w:t>
        </w:r>
      </w:ins>
      <w:ins w:id="233" w:author="Meyer, Michael Frederick [2]" w:date="2021-06-02T12:31:00Z">
        <w:r w:rsidR="00E81068">
          <w:t>within 24-</w:t>
        </w:r>
      </w:ins>
      <w:ins w:id="234" w:author="Meyer, Michael Frederick [2]" w:date="2021-06-02T12:33:00Z">
        <w:r w:rsidR="00E81068">
          <w:t>96</w:t>
        </w:r>
      </w:ins>
      <w:ins w:id="235" w:author="Meyer, Michael Frederick [2]" w:date="2021-06-02T12:31:00Z">
        <w:r w:rsidR="00E81068">
          <w:t xml:space="preserve"> h</w:t>
        </w:r>
      </w:ins>
      <w:ins w:id="236" w:author="Meyer, Michael Frederick [2]" w:date="2021-06-02T12:33:00Z">
        <w:r w:rsidR="00E81068">
          <w:t xml:space="preserve"> after thawing</w:t>
        </w:r>
      </w:ins>
      <w:ins w:id="237" w:author="Meyer, Michael Frederick [2]" w:date="2021-06-02T12:31:00Z">
        <w:r w:rsidR="00E81068">
          <w:t xml:space="preserve">, </w:t>
        </w:r>
      </w:ins>
      <w:ins w:id="238" w:author="Meyer, Michael Frederick [2]" w:date="2021-06-02T12:34:00Z">
        <w:r w:rsidR="00E81068">
          <w:t>samples were kept at 3-</w:t>
        </w:r>
      </w:ins>
      <w:ins w:id="239" w:author="Meyer, Michael Frederick [2]" w:date="2021-06-02T12:43:00Z">
        <w:r w:rsidR="006261C3">
          <w:t>5</w:t>
        </w:r>
      </w:ins>
      <w:ins w:id="240" w:author="Meyer, Michael Frederick [2]" w:date="2021-06-02T12:34:00Z">
        <w:r w:rsidR="00E81068">
          <w:t xml:space="preserve">°C and </w:t>
        </w:r>
      </w:ins>
      <w:ins w:id="241" w:author="Meyer, Michael Frederick [2]" w:date="2021-06-02T12:32:00Z">
        <w:r w:rsidR="00E81068">
          <w:t>~10% sulfuric acid</w:t>
        </w:r>
      </w:ins>
      <w:ins w:id="242" w:author="Meyer, Michael Frederick [2]" w:date="2021-06-02T12:33:00Z">
        <w:r w:rsidR="00E81068">
          <w:t xml:space="preserve"> solution was added </w:t>
        </w:r>
      </w:ins>
      <w:ins w:id="243" w:author="Meyer, Michael Frederick [2]" w:date="2021-06-02T12:34:00Z">
        <w:r w:rsidR="00E81068">
          <w:t xml:space="preserve">as a preservative. </w:t>
        </w:r>
      </w:ins>
      <w:del w:id="244" w:author="Meyer, Michael Frederick [2]" w:date="2021-06-02T12:40:00Z">
        <w:r w:rsidDel="006261C3">
          <w:delText xml:space="preserve">Total </w:delText>
        </w:r>
      </w:del>
      <w:ins w:id="245" w:author="Meyer, Michael Frederick [2]" w:date="2021-06-02T12:40:00Z">
        <w:r w:rsidR="006261C3">
          <w:t>P</w:t>
        </w:r>
      </w:ins>
      <w:del w:id="246" w:author="Meyer, Michael Frederick [2]" w:date="2021-06-02T12:40:00Z">
        <w:r w:rsidDel="006261C3">
          <w:delText>p</w:delText>
        </w:r>
      </w:del>
      <w:r>
        <w:t xml:space="preserve">hosphorus concentration was measured with a spectrophotometer </w:t>
      </w:r>
      <w:ins w:id="247" w:author="Meyer, Michael Frederick [2]" w:date="2021-06-02T12:41:00Z">
        <w:r w:rsidR="006261C3">
          <w:t xml:space="preserve">(SF-46) </w:t>
        </w:r>
      </w:ins>
      <w:r>
        <w:t xml:space="preserve">following the addition of persulfate </w:t>
      </w:r>
      <w:r>
        <w:fldChar w:fldCharType="begin"/>
      </w:r>
      <w:ins w:id="248" w:author="Meyer, Michael Frederick [2]" w:date="2021-06-02T12:19:00Z">
        <w:r w:rsidR="00D8725B">
          <w:instrText xml:space="preserve"> ADDIN ZOTERO_ITEM CSL_CITATION {"citationID":"u5pCDfjv","properties":{"formattedCitation":"(GOST:18309-2014 2016)","plainCitation":"(GOST:18309-2014 2016)","noteIndex":0},"citationItems":[{"id":3888,"uris":["http://zotero.org/users/2645460/items/DN2CUB64"],"uri":["http://zotero.org/users/2645460/items/DN2CUB64"],"itemData":{"id":3888,"type":"article","language":"Russian","publisher":"Intergovernmental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instrText>
        </w:r>
      </w:ins>
      <w:ins w:id="249" w:author="Meyer, Michael Frederick" w:date="2021-05-10T15:04:00Z">
        <w:del w:id="250" w:author="Meyer, Michael Frederick [2]" w:date="2021-06-02T12:19:00Z">
          <w:r w:rsidR="0049195A" w:rsidDel="00D8725B">
            <w:delInstrText xml:space="preserve"> ADDIN ZOTERO_ITEM CSL_CITATION {"citationID":"u5pCDfjv","properties":{"formattedCitation":"(GOST:18309-2014 2016b)","plainCitation":"(GOST:18309-2014 2016b)","noteIndex":0},"citationItems":[{"id":3888,"uris":["http://zotero.org/users/2645460/items/DN2CUB64"],"uri":["http://zotero.org/users/2645460/items/DN2CUB64"],"itemData":{"id":3888,"type":"article","language":"Russian","publisher":"Intergovernmental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веществ)","URL":"http://docs.cntd.ru/document/1200115799","author":[{"family":"GOST:18309-2014","given":""}],"issued":{"date-parts":[["2016"]]}}}],"schema":"https://github.com/citation-style-language/schema/raw/master/csl-citation.json"} </w:delInstrText>
          </w:r>
        </w:del>
      </w:ins>
      <w:del w:id="251" w:author="Meyer, Michael Frederick [2]" w:date="2021-06-02T12:19:00Z">
        <w:r w:rsidDel="00D8725B">
          <w:del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delInstrText>
        </w:r>
      </w:del>
      <w:r>
        <w:fldChar w:fldCharType="separate"/>
      </w:r>
      <w:ins w:id="252" w:author="Meyer, Michael Frederick [2]" w:date="2021-06-02T12:19:00Z">
        <w:r w:rsidR="00D8725B" w:rsidRPr="00D8725B">
          <w:t>(GOST:18309-2014 2016)</w:t>
        </w:r>
      </w:ins>
      <w:ins w:id="253" w:author="Meyer, Michael Frederick" w:date="2021-05-10T15:04:00Z">
        <w:del w:id="254" w:author="Meyer, Michael Frederick [2]" w:date="2021-06-02T12:19:00Z">
          <w:r w:rsidR="0049195A" w:rsidRPr="00D8725B" w:rsidDel="00D8725B">
            <w:delText>(GOST:18309-2014 2016b)</w:delText>
          </w:r>
        </w:del>
      </w:ins>
      <w:del w:id="255" w:author="Meyer, Michael Frederick [2]" w:date="2021-06-02T12:19:00Z">
        <w:r w:rsidRPr="001025C6" w:rsidDel="00D8725B">
          <w:delText>(2016b)</w:delText>
        </w:r>
      </w:del>
      <w:r>
        <w:fldChar w:fldCharType="end"/>
      </w:r>
      <w:r>
        <w:t xml:space="preserve">. </w:t>
      </w:r>
      <w:ins w:id="256" w:author="Meyer, Michael Frederick [2]" w:date="2021-06-02T12:41:00Z">
        <w:r w:rsidR="006261C3">
          <w:t>When possible, samples were analyzed within three hours of thawing</w:t>
        </w:r>
      </w:ins>
      <w:ins w:id="257" w:author="Meyer, Michael Frederick [2]" w:date="2021-06-02T12:42:00Z">
        <w:r w:rsidR="006261C3">
          <w:t xml:space="preserve">. When analyses could not be performed within three hours, samples were kept at 3-5°C </w:t>
        </w:r>
      </w:ins>
      <w:ins w:id="258" w:author="Meyer, Michael Frederick [2]" w:date="2021-06-02T12:43:00Z">
        <w:r w:rsidR="006261C3">
          <w:t xml:space="preserve">and chloroform was added as a preservative at a ratio of 2-4 mL per 1 L of sample volume. </w:t>
        </w:r>
      </w:ins>
      <w:ins w:id="259" w:author="Meyer, Michael Frederick [2]" w:date="2021-06-02T12:39:00Z">
        <w:r w:rsidR="00E81068">
          <w:lastRenderedPageBreak/>
          <w:t>Minimal detection limits were estimated as 0.01 mg/L for nitrate, 0.005 mg/L for ammonium, and 0.04 mg/L for phosphorus. Concentrations are reported in mg/L of each analyte.</w:t>
        </w:r>
      </w:ins>
    </w:p>
    <w:p w14:paraId="072EA331" w14:textId="77777777" w:rsidR="00E81068" w:rsidRDefault="00E81068" w:rsidP="0077579F">
      <w:pPr>
        <w:rPr>
          <w:ins w:id="260" w:author="Meyer, Michael Frederick [2]" w:date="2021-06-02T12:39:00Z"/>
        </w:rPr>
      </w:pPr>
    </w:p>
    <w:p w14:paraId="7840FA42" w14:textId="71B73FAA" w:rsidR="0077579F" w:rsidRDefault="00A056B9" w:rsidP="0077579F">
      <w:ins w:id="261" w:author="Meyer, Michael Frederick" w:date="2021-05-11T12:09:00Z">
        <w:r>
          <w:t xml:space="preserve">For </w:t>
        </w:r>
        <w:del w:id="262" w:author="Meyer, Michael Frederick [2]" w:date="2021-06-02T11:57:00Z">
          <w:r w:rsidDel="009B701B">
            <w:delText xml:space="preserve">users </w:delText>
          </w:r>
        </w:del>
      </w:ins>
      <w:ins w:id="263" w:author="Meyer, Michael Frederick" w:date="2021-05-11T12:10:00Z">
        <w:del w:id="264" w:author="Meyer, Michael Frederick [2]" w:date="2021-06-02T11:57:00Z">
          <w:r w:rsidDel="009B701B">
            <w:delText>looking for</w:delText>
          </w:r>
        </w:del>
      </w:ins>
      <w:ins w:id="265" w:author="Meyer, Michael Frederick" w:date="2021-05-11T12:09:00Z">
        <w:del w:id="266" w:author="Meyer, Michael Frederick [2]" w:date="2021-06-02T11:57:00Z">
          <w:r w:rsidDel="009B701B">
            <w:delText xml:space="preserve"> </w:delText>
          </w:r>
        </w:del>
        <w:r>
          <w:t xml:space="preserve">comparable </w:t>
        </w:r>
      </w:ins>
      <w:ins w:id="267" w:author="Meyer, Michael Frederick" w:date="2021-05-11T12:10:00Z">
        <w:r>
          <w:t>methods in English</w:t>
        </w:r>
      </w:ins>
      <w:ins w:id="268" w:author="Meyer, Michael Frederick" w:date="2021-05-10T15:08:00Z">
        <w:r w:rsidR="0049195A">
          <w:t>, we recommend data users consu</w:t>
        </w:r>
      </w:ins>
      <w:ins w:id="269" w:author="Meyer, Michael Frederick" w:date="2021-05-10T15:09:00Z">
        <w:r w:rsidR="0049195A">
          <w:t xml:space="preserve">lt </w:t>
        </w:r>
        <w:r w:rsidR="0049195A">
          <w:fldChar w:fldCharType="begin"/>
        </w:r>
      </w:ins>
      <w:ins w:id="270" w:author="Meyer, Michael Frederick [2]" w:date="2021-06-02T12:19:00Z">
        <w:r w:rsidR="00D8725B">
          <w:instrText xml:space="preserve"> ADDIN ZOTERO_ITEM CSL_CITATION {"citationID":"Xye1tjZl","properties":{"formattedCitation":"(International Standards Organization (ISO) 1984)","plainCitation":"(International Standards Organization (ISO) 1984)","dontUpdate":true,"noteIndex":0},"citationItems":[{"id":4581,"uris":["http://zotero.org/users/2645460/items/K4XB9MZI"],"uri":["http://zotero.org/users/2645460/items/K4XB9MZI"],"itemData":{"id":4581,"type":"report","language":"EN","number":"ISO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instrText>
        </w:r>
      </w:ins>
      <w:ins w:id="271" w:author="Meyer, Michael Frederick" w:date="2021-05-10T15:09:00Z">
        <w:del w:id="272" w:author="Meyer, Michael Frederick [2]" w:date="2021-06-02T12:19:00Z">
          <w:r w:rsidR="0049195A" w:rsidDel="00D8725B">
            <w:delInstrText xml:space="preserve"> ADDIN ZOTERO_ITEM CSL_CITATION {"citationID":"Xye1tjZl","properties":{"formattedCitation":"(International Standards Organization (ISO) 1984)","plainCitation":"(International Standards Organization (ISO) 1984)","noteIndex":0},"citationItems":[{"id":4581,"uris":["http://zotero.org/users/2645460/items/K4XB9MZI"],"uri":["http://zotero.org/users/2645460/items/K4XB9MZI"],"itemData":{"id":4581,"type":"report","language":"EN","number":"ISO 6777","publisher":"ISO","title":"ISO 6777:1984(en) Water quality — Determination of nitrite — Molecular absorption spectrometric method","author":[{"family":"International Standards Organization (ISO)","given":""}],"issued":{"date-parts":[["1984"]]}}}],"schema":"https://github.com/citation-style-language/schema/raw/master/csl-citation.json"} </w:delInstrText>
          </w:r>
        </w:del>
      </w:ins>
      <w:r w:rsidR="0049195A">
        <w:fldChar w:fldCharType="separate"/>
      </w:r>
      <w:ins w:id="273" w:author="Meyer, Michael Frederick" w:date="2021-05-10T15:09:00Z">
        <w:r w:rsidR="0049195A" w:rsidRPr="0049195A">
          <w:t xml:space="preserve">International Standards Organization (ISO) </w:t>
        </w:r>
        <w:r w:rsidR="0049195A">
          <w:t>(</w:t>
        </w:r>
        <w:r w:rsidR="0049195A" w:rsidRPr="0049195A">
          <w:t>1984)</w:t>
        </w:r>
        <w:r w:rsidR="0049195A">
          <w:fldChar w:fldCharType="end"/>
        </w:r>
        <w:r w:rsidR="0049195A">
          <w:t xml:space="preserve"> and </w:t>
        </w:r>
      </w:ins>
      <w:ins w:id="274" w:author="Meyer, Michael Frederick" w:date="2021-05-10T15:10:00Z">
        <w:r w:rsidR="0049195A">
          <w:fldChar w:fldCharType="begin"/>
        </w:r>
      </w:ins>
      <w:ins w:id="275" w:author="Meyer, Michael Frederick [2]" w:date="2021-06-02T12:19:00Z">
        <w:r w:rsidR="00D8725B">
          <w:instrText xml:space="preserve"> ADDIN ZOTERO_ITEM CSL_CITATION {"citationID":"Ffw6vnHK","properties":{"formattedCitation":"(International Standards Organization (ISO) 2004)","plainCitation":"(International Standards Organization (ISO) 2004)","dontUpdate":true,"noteIndex":0},"citationItems":[{"id":4582,"uris":["http://zotero.org/users/2645460/items/2AWQTVWP"],"uri":["http://zotero.org/users/2645460/items/2AWQTVWP"],"itemData":{"id":4582,"type":"report","language":"EN","number":"ISO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instrText>
        </w:r>
      </w:ins>
      <w:ins w:id="276" w:author="Meyer, Michael Frederick" w:date="2021-05-10T15:10:00Z">
        <w:del w:id="277" w:author="Meyer, Michael Frederick [2]" w:date="2021-06-02T12:19:00Z">
          <w:r w:rsidR="0049195A" w:rsidDel="00D8725B">
            <w:delInstrText xml:space="preserve"> ADDIN ZOTERO_ITEM CSL_CITATION {"citationID":"Ffw6vnHK","properties":{"formattedCitation":"(International Standards Organization (ISO) 2004)","plainCitation":"(International Standards Organization (ISO) 2004)","noteIndex":0},"citationItems":[{"id":4582,"uris":["http://zotero.org/users/2645460/items/2AWQTVWP"],"uri":["http://zotero.org/users/2645460/items/2AWQTVWP"],"itemData":{"id":4582,"type":"report","language":"EN","number":"ISO 6878","publisher":"ISO","title":"ISO 6878:2004(en) Water quality — Determination of phosphorus — Ammonium molybdate spectrometric method","author":[{"family":"International Standards Organization (ISO)","given":""}],"issued":{"date-parts":[["2004"]]}}}],"schema":"https://github.com/citation-style-language/schema/raw/master/csl-citation.json"} </w:delInstrText>
          </w:r>
        </w:del>
      </w:ins>
      <w:r w:rsidR="0049195A">
        <w:fldChar w:fldCharType="separate"/>
      </w:r>
      <w:ins w:id="278" w:author="Meyer, Michael Frederick" w:date="2021-05-10T15:10:00Z">
        <w:r w:rsidR="0049195A" w:rsidRPr="0049195A">
          <w:t>ISO</w:t>
        </w:r>
        <w:r w:rsidR="0049195A">
          <w:t xml:space="preserve"> (</w:t>
        </w:r>
        <w:r w:rsidR="0049195A" w:rsidRPr="0049195A">
          <w:t>2004)</w:t>
        </w:r>
        <w:r w:rsidR="0049195A">
          <w:fldChar w:fldCharType="end"/>
        </w:r>
        <w:r w:rsidR="0049195A">
          <w:t xml:space="preserve"> as analogs. </w:t>
        </w:r>
      </w:ins>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01D0D053" w:rsidR="0077579F" w:rsidRDefault="0077579F" w:rsidP="0077579F">
      <w:r>
        <w:t xml:space="preserve">Water samples were collected in 1.5 L plastic bottles from a depth of approximately 0.75 m. </w:t>
      </w:r>
      <w:ins w:id="279" w:author="Meyer, Michael Frederick" w:date="2021-05-06T16:25:00Z">
        <w:r w:rsidR="008900C2">
          <w:t>Alt</w:t>
        </w:r>
      </w:ins>
      <w:ins w:id="280" w:author="Meyer, Michael Frederick" w:date="2021-05-06T16:26:00Z">
        <w:r w:rsidR="008900C2">
          <w:t>hough we did not note the plastic bottles’ materials within the field, all bottle</w:t>
        </w:r>
      </w:ins>
      <w:ins w:id="281" w:author="Meyer, Michael Frederick" w:date="2021-05-07T15:54:00Z">
        <w:r w:rsidR="007D74DF">
          <w:t>s</w:t>
        </w:r>
      </w:ins>
      <w:ins w:id="282" w:author="Meyer, Michael Frederick" w:date="2021-05-06T16:26:00Z">
        <w:r w:rsidR="008900C2">
          <w:t xml:space="preserve"> for chlorophyll a measurement were cleaned, beverage bottles and likely made of </w:t>
        </w:r>
      </w:ins>
      <w:ins w:id="283" w:author="Meyer, Michael Frederick" w:date="2021-05-06T16:27:00Z">
        <w:r w:rsidR="008900C2">
          <w:t>polyethylene</w:t>
        </w:r>
      </w:ins>
      <w:ins w:id="284" w:author="Meyer, Michael Frederick" w:date="2021-05-06T16:26:00Z">
        <w:r w:rsidR="008900C2">
          <w:t xml:space="preserve"> </w:t>
        </w:r>
      </w:ins>
      <w:ins w:id="285" w:author="Meyer, Michael Frederick" w:date="2021-05-06T16:27:00Z">
        <w:r w:rsidR="008900C2" w:rsidRPr="008900C2">
          <w:t>terephthalate</w:t>
        </w:r>
        <w:r w:rsidR="008900C2">
          <w:t xml:space="preserve">. </w:t>
        </w:r>
      </w:ins>
      <w:r>
        <w:t>Within 12 h of collection, three subsamples (up to 150 mL each) were filtered through 25-mm diameter, 0.2 µm pore size nitrocellulose filters. Filters were then placed in a 35 mm petri dish</w:t>
      </w:r>
      <w:ins w:id="286" w:author="Meyer, Michael Frederick" w:date="2021-05-06T16:28:00Z">
        <w:r w:rsidR="00DA7126">
          <w:t xml:space="preserve">, </w:t>
        </w:r>
      </w:ins>
      <w:ins w:id="287" w:author="Meyer, Michael Frederick" w:date="2021-05-06T16:29:00Z">
        <w:r w:rsidR="00DA7126">
          <w:t xml:space="preserve">which was </w:t>
        </w:r>
      </w:ins>
      <w:ins w:id="288" w:author="Meyer, Michael Frederick" w:date="2021-05-06T16:28:00Z">
        <w:r w:rsidR="00DA7126">
          <w:t>wrapped with aluminum foil to prevent light exposure,</w:t>
        </w:r>
      </w:ins>
      <w:r>
        <w:t xml:space="preserve"> and frozen in the dark until processing. </w:t>
      </w:r>
    </w:p>
    <w:p w14:paraId="6F23F0AF" w14:textId="77777777" w:rsidR="0077579F" w:rsidRDefault="0077579F" w:rsidP="0077579F"/>
    <w:p w14:paraId="3307E91F" w14:textId="1D069F16" w:rsidR="00C42C3E" w:rsidRDefault="0077579F" w:rsidP="0077579F">
      <w:r>
        <w:t>Chlorophyll samples were processed in a manner similar to that of</w:t>
      </w:r>
      <w:ins w:id="289" w:author="Meyer, Michael Frederick" w:date="2021-05-07T12:51:00Z">
        <w:r w:rsidR="002C41EB">
          <w:t xml:space="preserve"> </w:t>
        </w:r>
        <w:r w:rsidR="002C41EB">
          <w:fldChar w:fldCharType="begin"/>
        </w:r>
      </w:ins>
      <w:ins w:id="290" w:author="Meyer, Michael Frederick" w:date="2021-05-10T13:53:00Z">
        <w:r w:rsidR="004127BE">
          <w:instrText xml:space="preserve"> ADDIN ZOTERO_ITEM CSL_CITATION {"citationID":"mzp5Lfes","properties":{"formattedCitation":"(Welschmeyer 1994)","plainCitation":"(Welschmeyer 1994)","dontUpdate":true,"noteIndex":0},"citationItems":[{"id":4574,"uris":["http://zotero.org/users/2645460/items/RMRKSRJP"],"uri":["http://zotero.org/users/2645460/items/RMRKSRJP"],"itemData":{"id":4574,"type":"article-journal","abstract":"A fluorometric method is described which provides sensitive measurements of extracted chlorophyll a free from the errors associated with conventional acidification techniques. Fluorometric optical configurations were optimized to produce maximum sensitivity to Chl a while maintaining desensitized responses from bath Chl b and pheopigments. Under the most extreme Chl b :Chl u ratio likely to occur in nature (1 : 1 molar), the new method results in only a 10% overestimate of the true Chl a value, while estimates from older acidification methods are 2.5-fold low. Under conditions of high pheopigment concentrations (pheo a : Chl a = 1 : 1 molar), the new method provides Chl a estimates that are equivalent to those determined from the acidification technique. The new simple method requires a single fluorescence determination and provides adequate sensitivity for small sample sizes (&lt;200 ml) even in the most oligotrophic marine and freshwater environments.","container-title":"Limnology and Oceanography","DOI":"10.4319/lo.1994.39.8.1985","ISSN":"00243590","issue":"8","journalAbbreviation":"Limnol. Oceanogr.","language":"en","page":"1985-1992","source":"DOI.org (Crossref)","title":"Fluorometric analysis of chlorophyll a in the presence of chlorophyll b and pheopigments","volume":"39","author":[{"family":"Welschmeyer","given":"Nicholas A."}],"issued":{"date-parts":[["1994",12]]}}}],"schema":"https://github.com/citation-style-language/schema/raw/master/csl-citation.json"} </w:instrText>
        </w:r>
      </w:ins>
      <w:r w:rsidR="002C41EB">
        <w:fldChar w:fldCharType="separate"/>
      </w:r>
      <w:ins w:id="291" w:author="Meyer, Michael Frederick" w:date="2021-05-07T12:51:00Z">
        <w:r w:rsidR="002C41EB" w:rsidRPr="002C41EB">
          <w:t xml:space="preserve">Welschmeyer </w:t>
        </w:r>
        <w:r w:rsidR="002C41EB">
          <w:t>(</w:t>
        </w:r>
        <w:r w:rsidR="002C41EB" w:rsidRPr="002C41EB">
          <w:t>1994)</w:t>
        </w:r>
        <w:r w:rsidR="002C41EB">
          <w:fldChar w:fldCharType="end"/>
        </w:r>
      </w:ins>
      <w:del w:id="292" w:author="Meyer, Michael Frederick" w:date="2021-05-07T12:51:00Z">
        <w:r w:rsidDel="002C41EB">
          <w:delText xml:space="preserve"> </w:delText>
        </w:r>
        <w:r w:rsidR="002A51C9" w:rsidDel="002C41EB">
          <w:fldChar w:fldCharType="begin"/>
        </w:r>
        <w:r w:rsidR="00596DAE" w:rsidDel="002C41EB">
          <w:delInstrText xml:space="preserve"> ADDIN ZOTERO_ITEM CSL_CITATION {"citationID":"umTxWZYK","properties":{"formattedCitation":"(Parsons and Strickland 1963)","plainCitation":"(Parsons and Strickland 1963)","dontUpdate":true,"noteIndex":0},"citationItems":[{"id":4056,"uris":["http://zotero.org/users/2645460/items/LYVHVFMY"],"uri":["http://zotero.org/users/2645460/items/LYVHVFMY"],"itemData":{"id":4056,"type":"article-journal","abstract":"VLIZ - Integrated Marine Informations System - IMIS","container-title":"Journal of Marine Research","issue":"3","source":"www.emodnet-biology.eu","title":"Discussion of spectrophotometric determination of marine-plant pigments, with revised equations for ascertaining chlorophylls and carotenoids","URL":"https://www.emodnet-biology.eu/data-catalog?module=ref&amp;refid=132519&amp;printversion=1&amp;dropIMIStitle=1","author":[{"family":"Parsons","given":"T. R."},{"family":"Strickland","given":"J. D. H."}],"accessed":{"date-parts":[["2020",12,1]]},"issued":{"date-parts":[["1963"]]}}}],"schema":"https://github.com/citation-style-language/schema/raw/master/csl-citation.json"} </w:delInstrText>
        </w:r>
        <w:r w:rsidR="002A51C9" w:rsidDel="002C41EB">
          <w:fldChar w:fldCharType="separate"/>
        </w:r>
        <w:r w:rsidR="002A51C9" w:rsidRPr="002A51C9" w:rsidDel="002C41EB">
          <w:delText xml:space="preserve">Parsons and Strickland </w:delText>
        </w:r>
        <w:r w:rsidR="002A51C9" w:rsidDel="002C41EB">
          <w:delText>(</w:delText>
        </w:r>
        <w:r w:rsidR="002A51C9" w:rsidRPr="002A51C9" w:rsidDel="002C41EB">
          <w:delText>1963)</w:delText>
        </w:r>
        <w:r w:rsidR="002A51C9" w:rsidDel="002C41EB">
          <w:fldChar w:fldCharType="end"/>
        </w:r>
        <w:r w:rsidR="002A51C9" w:rsidDel="002C41EB">
          <w:delText xml:space="preserve"> </w:delText>
        </w:r>
        <w:r w:rsidDel="002C41EB">
          <w:delText xml:space="preserve">and </w:delText>
        </w:r>
        <w:r w:rsidR="002A51C9" w:rsidDel="002C41EB">
          <w:fldChar w:fldCharType="begin"/>
        </w:r>
        <w:r w:rsidR="00596DAE" w:rsidDel="002C41EB">
          <w:delInstrText xml:space="preserve"> ADDIN ZOTERO_ITEM CSL_CITATION {"citationID":"xyxGDcVe","properties":{"formattedCitation":"(Lorenzen 1967)","plainCitation":"(Lorenzen 1967)","dontUpdate":true,"noteIndex":0},"citationItems":[{"id":4058,"uris":["http://zotero.org/users/2645460/items/3LUZKJPT"],"uri":["http://zotero.org/users/2645460/items/3LUZKJPT"],"itemData":{"id":4058,"type":"article-journal","container-title":"Limnology and Oceanography","DOI":"https://doi.org/10.4319/lo.1967.12.2.0343","ISSN":"1939-5590","issue":"2","language":"en","page":"343-346","source":"Wiley Online Library","title":"Determination of Chlorophyll and Pheo-Pigments: Spectrophotometric Equations1","title-short":"Determination of Chlorophyll and Pheo-Pigments","volume":"12","author":[{"family":"Lorenzen","given":"Carl J."}],"issued":{"date-parts":[["1967"]]}}}],"schema":"https://github.com/citation-style-language/schema/raw/master/csl-citation.json"} </w:delInstrText>
        </w:r>
        <w:r w:rsidR="002A51C9" w:rsidDel="002C41EB">
          <w:fldChar w:fldCharType="separate"/>
        </w:r>
        <w:r w:rsidR="002A51C9" w:rsidRPr="002A51C9" w:rsidDel="002C41EB">
          <w:delText xml:space="preserve">Lorenzen </w:delText>
        </w:r>
        <w:r w:rsidR="002A51C9" w:rsidDel="002C41EB">
          <w:delText>(</w:delText>
        </w:r>
        <w:r w:rsidR="002A51C9" w:rsidRPr="002A51C9" w:rsidDel="002C41EB">
          <w:delText>1967)</w:delText>
        </w:r>
        <w:r w:rsidR="002A51C9" w:rsidDel="002C41EB">
          <w:fldChar w:fldCharType="end"/>
        </w:r>
      </w:del>
      <w:r>
        <w:t xml:space="preserve">. Nitrocellulose filters were ground in </w:t>
      </w:r>
      <w:ins w:id="293" w:author="Meyer, Michael Frederick" w:date="2021-05-07T12:42:00Z">
        <w:r w:rsidR="00E23C4F">
          <w:t xml:space="preserve">10 mL of </w:t>
        </w:r>
      </w:ins>
      <w:r>
        <w:t xml:space="preserve">90% </w:t>
      </w:r>
      <w:ins w:id="294" w:author="Meyer, Michael Frederick" w:date="2021-05-07T12:36:00Z">
        <w:r w:rsidR="002469D2">
          <w:t xml:space="preserve">HPLC-grade </w:t>
        </w:r>
      </w:ins>
      <w:r>
        <w:t xml:space="preserve">acetone, in which chlorophyll extraction was allowed to proceed overnight. </w:t>
      </w:r>
      <w:del w:id="295" w:author="Meyer, Michael Frederick" w:date="2021-05-07T12:40:00Z">
        <w:r w:rsidDel="00E23C4F">
          <w:delText xml:space="preserve">Samples were then centrifuged for 15-20 minutes. </w:delText>
        </w:r>
      </w:del>
      <w:del w:id="296" w:author="Meyer, Michael Frederick" w:date="2021-05-07T12:45:00Z">
        <w:r w:rsidDel="00E23C4F">
          <w:delText xml:space="preserve">After </w:delText>
        </w:r>
      </w:del>
      <w:del w:id="297" w:author="Meyer, Michael Frederick" w:date="2021-05-07T12:44:00Z">
        <w:r w:rsidDel="00E23C4F">
          <w:delText>centrifugation</w:delText>
        </w:r>
      </w:del>
      <w:del w:id="298" w:author="Meyer, Michael Frederick" w:date="2021-05-07T12:45:00Z">
        <w:r w:rsidDel="00E23C4F">
          <w:delText>, absorbance of the c</w:delText>
        </w:r>
      </w:del>
      <w:ins w:id="299" w:author="Meyer, Michael Frederick" w:date="2021-05-07T12:45:00Z">
        <w:r w:rsidR="00E23C4F">
          <w:t>C</w:t>
        </w:r>
      </w:ins>
      <w:r>
        <w:t xml:space="preserve">hlorophyll extract was </w:t>
      </w:r>
      <w:ins w:id="300" w:author="Meyer, Michael Frederick" w:date="2021-05-07T12:45:00Z">
        <w:r w:rsidR="00E23C4F">
          <w:t xml:space="preserve">then </w:t>
        </w:r>
      </w:ins>
      <w:ins w:id="301" w:author="Meyer, Michael Frederick" w:date="2021-05-07T12:49:00Z">
        <w:r w:rsidR="002C41EB">
          <w:rPr>
            <w:color w:val="201F1E"/>
            <w:shd w:val="clear" w:color="auto" w:fill="FFFFFF"/>
          </w:rPr>
          <w:t>analyzed using a Turner Designs 10-AU fluorometer (Turner Design, Sunnyvale, CA) using an excitation wavelength of 436 nm and emission of 680 nm</w:t>
        </w:r>
      </w:ins>
      <w:del w:id="302" w:author="Meyer, Michael Frederick" w:date="2021-05-07T12:49:00Z">
        <w:r w:rsidDel="002C41EB">
          <w:delText>measured in a spectrophotometer at 630, 645, 665, and 750 nm</w:delText>
        </w:r>
      </w:del>
      <w:r>
        <w:t xml:space="preserve">. </w:t>
      </w:r>
      <w:ins w:id="303" w:author="Meyer, Michael Frederick" w:date="2021-05-07T12:59:00Z">
        <w:r w:rsidR="00FF5C69">
          <w:t>10-AU Seconda</w:t>
        </w:r>
      </w:ins>
      <w:ins w:id="304" w:author="Meyer, Michael Frederick" w:date="2021-05-07T13:01:00Z">
        <w:r w:rsidR="00FF5C69">
          <w:t>ry Solid Standard (P/N 10-AU-904)</w:t>
        </w:r>
      </w:ins>
      <w:ins w:id="305" w:author="Meyer, Michael Frederick" w:date="2021-05-07T13:05:00Z">
        <w:r w:rsidR="00FF5C69">
          <w:t xml:space="preserve"> was used to calibrate fluorometer prior to samples being processed. Blank samples registered a raw fluorescence of </w:t>
        </w:r>
      </w:ins>
      <w:ins w:id="306" w:author="Meyer, Michael Frederick" w:date="2021-05-07T13:06:00Z">
        <w:r w:rsidR="00FF5C69">
          <w:t>approximately</w:t>
        </w:r>
      </w:ins>
      <w:ins w:id="307" w:author="Meyer, Michael Frederick" w:date="2021-05-07T13:05:00Z">
        <w:r w:rsidR="00FF5C69">
          <w:t xml:space="preserve"> </w:t>
        </w:r>
      </w:ins>
      <w:ins w:id="308" w:author="Meyer, Michael Frederick" w:date="2021-05-07T13:06:00Z">
        <w:r w:rsidR="00FF5C69">
          <w:t xml:space="preserve">0.1 FL units. </w:t>
        </w:r>
      </w:ins>
      <w:r>
        <w:t xml:space="preserve">Concentrations were calculated using the formula: </w:t>
      </w:r>
      <m:oMath>
        <m:r>
          <w:rPr>
            <w:rFonts w:ascii="Cambria Math" w:hAnsi="Cambria Math"/>
          </w:rPr>
          <m:t xml:space="preserve">Chlorophyll concentration = </m:t>
        </m:r>
        <m:d>
          <m:dPr>
            <m:ctrlPr>
              <w:rPr>
                <w:rFonts w:ascii="Cambria Math" w:hAnsi="Cambria Math"/>
                <w:i/>
              </w:rPr>
            </m:ctrlPr>
          </m:dPr>
          <m:e>
            <m:r>
              <w:rPr>
                <w:rFonts w:ascii="Cambria Math" w:hAnsi="Cambria Math"/>
              </w:rPr>
              <m:t xml:space="preserve">extract reading-blank reading </m:t>
            </m:r>
          </m:e>
        </m:d>
        <m:r>
          <w:rPr>
            <w:rFonts w:ascii="Cambria Math" w:hAnsi="Cambria Math"/>
          </w:rPr>
          <m:t>*</m:t>
        </m:r>
        <m:f>
          <m:fPr>
            <m:ctrlPr>
              <w:rPr>
                <w:rFonts w:ascii="Cambria Math" w:hAnsi="Cambria Math"/>
                <w:i/>
              </w:rPr>
            </m:ctrlPr>
          </m:fPr>
          <m:num>
            <m:r>
              <w:rPr>
                <w:rFonts w:ascii="Cambria Math" w:hAnsi="Cambria Math"/>
              </w:rPr>
              <m:t>mL of extract</m:t>
            </m:r>
          </m:num>
          <m:den>
            <m:r>
              <w:rPr>
                <w:rFonts w:ascii="Cambria Math" w:hAnsi="Cambria Math"/>
              </w:rPr>
              <m:t>mL of filtered sample</m:t>
            </m:r>
          </m:den>
        </m:f>
        <m:r>
          <w:del w:id="309" w:author="Meyer, Michael Frederick" w:date="2021-05-07T13:19:00Z">
            <w:rPr>
              <w:rFonts w:ascii="Cambria Math" w:hAnsi="Cambria Math"/>
            </w:rPr>
            <m:t xml:space="preserve"> </m:t>
          </w:del>
        </m:r>
      </m:oMath>
      <w:del w:id="310" w:author="Meyer, Michael Frederick" w:date="2021-05-07T13:19:00Z">
        <w:r w:rsidDel="00413DF5">
          <w:delText>; where A is the absorbance value of a particular wavelength, V</w:delText>
        </w:r>
        <w:r w:rsidDel="00413DF5">
          <w:rPr>
            <w:vertAlign w:val="subscript"/>
          </w:rPr>
          <w:delText>1</w:delText>
        </w:r>
        <w:r w:rsidDel="00413DF5">
          <w:delText xml:space="preserve"> is the volume of the filtered water, and V</w:delText>
        </w:r>
        <w:r w:rsidDel="00413DF5">
          <w:rPr>
            <w:vertAlign w:val="subscript"/>
          </w:rPr>
          <w:delText>2</w:delText>
        </w:r>
        <w:r w:rsidDel="00413DF5">
          <w:delText xml:space="preserve"> is the volume of extract</w:delText>
        </w:r>
      </w:del>
      <w:r>
        <w:t xml:space="preserve">. </w:t>
      </w:r>
      <w:ins w:id="311" w:author="Meyer, Michael Frederick" w:date="2021-05-11T10:42:00Z">
        <w:r w:rsidR="00045CB2">
          <w:t xml:space="preserve">Detection limits are estimated to be approximately 0.02 mg/L. </w:t>
        </w:r>
      </w:ins>
      <w:r>
        <w:t>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081CEB74" w14:textId="27A56FA3" w:rsidR="002B408F" w:rsidRDefault="002B408F" w:rsidP="002B408F">
      <w:r>
        <w:t xml:space="preserve">Within 12 h of collection, samples were filtered directly from the amber glass bottle using an in-line Teflon filter holder with glass microfiber GMF (1.0 µm pore size, </w:t>
      </w:r>
      <w:proofErr w:type="spellStart"/>
      <w:r>
        <w:t>WhatmanGrad</w:t>
      </w:r>
      <w:proofErr w:type="spellEnd"/>
      <w:r>
        <w:t xml:space="preserve"> 934-AH) in tandem with a solid phase extraction (SPE) cartridge (200 mg HLB, Waters Corporation, Milford, MA) connected to a 1-liter vacuum flask. Lab personnel wore gloves and face masks to minimize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18 PPCP residues </w:t>
      </w:r>
      <w:r w:rsidRPr="009F038A">
        <w:t xml:space="preserve">using liquid chromatography tandem mass spectrometry (LC-MS-MS) </w:t>
      </w:r>
      <w:r>
        <w:t xml:space="preserve">following methods of </w:t>
      </w:r>
      <w:r w:rsidR="00290646">
        <w:fldChar w:fldCharType="begin"/>
      </w:r>
      <w:r w:rsidR="00596DAE">
        <w:instrText xml:space="preserve"> ADDIN ZOTERO_ITEM CSL_CITATION {"citationID":"OtYhl1NC","properties":{"formattedCitation":"(Lee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290646">
        <w:fldChar w:fldCharType="separate"/>
      </w:r>
      <w:r w:rsidR="00290646" w:rsidRPr="00290646">
        <w:t xml:space="preserve">Lee et al. </w:t>
      </w:r>
      <w:r w:rsidR="00290646">
        <w:t>(</w:t>
      </w:r>
      <w:r w:rsidR="00290646" w:rsidRPr="00290646">
        <w:t>2016)</w:t>
      </w:r>
      <w:r w:rsidR="00290646">
        <w:fldChar w:fldCharType="end"/>
      </w:r>
      <w:r>
        <w:t xml:space="preserve"> and </w:t>
      </w:r>
      <w:proofErr w:type="spellStart"/>
      <w:r>
        <w:t>D’Alessio</w:t>
      </w:r>
      <w:proofErr w:type="spellEnd"/>
      <w:r>
        <w:t xml:space="preserve"> et al </w:t>
      </w:r>
      <w:r>
        <w:fldChar w:fldCharType="begin"/>
      </w:r>
      <w:r>
        <w:instrText xml:space="preserve"> ADDIN ZOTERO_ITEM CSL_CITATION {"citationID":"6mZQR98P","properties":{"formattedCitation":"(D\\uc0\\u8217{}Alessio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fldChar w:fldCharType="separate"/>
      </w:r>
      <w:r w:rsidRPr="009F038A">
        <w:t>(2018)</w:t>
      </w:r>
      <w:r>
        <w:fldChar w:fldCharType="end"/>
      </w:r>
      <w:ins w:id="312" w:author="Meyer, Michael Frederick" w:date="2021-05-10T13:38:00Z">
        <w:r w:rsidR="004127BE" w:rsidRPr="004127BE">
          <w:t xml:space="preserve"> </w:t>
        </w:r>
        <w:r w:rsidR="004127BE">
          <w:t>with</w:t>
        </w:r>
        <w:r w:rsidR="004127BE" w:rsidRPr="00D87563">
          <w:t xml:space="preserve"> </w:t>
        </w:r>
        <w:r w:rsidR="004127BE">
          <w:t xml:space="preserve">labeled </w:t>
        </w:r>
        <w:r w:rsidR="004127BE">
          <w:lastRenderedPageBreak/>
          <w:t>internal standards (</w:t>
        </w:r>
        <w:r w:rsidR="004127BE" w:rsidRPr="00E10AF9">
          <w:rPr>
            <w:vertAlign w:val="superscript"/>
          </w:rPr>
          <w:t>13</w:t>
        </w:r>
        <w:r w:rsidR="004127BE">
          <w:t>C</w:t>
        </w:r>
        <w:r w:rsidR="004127BE" w:rsidRPr="00E10AF9">
          <w:rPr>
            <w:vertAlign w:val="subscript"/>
          </w:rPr>
          <w:t>3</w:t>
        </w:r>
        <w:r w:rsidR="004127BE">
          <w:t xml:space="preserve">-caffeine, methamphetamine-d8, MDMAd8, morphine-d3, and </w:t>
        </w:r>
        <w:r w:rsidR="004127BE" w:rsidRPr="00E10AF9">
          <w:rPr>
            <w:vertAlign w:val="superscript"/>
          </w:rPr>
          <w:t>13</w:t>
        </w:r>
        <w:r w:rsidR="004127BE">
          <w:t>C</w:t>
        </w:r>
        <w:r w:rsidR="004127BE" w:rsidRPr="00E10AF9">
          <w:rPr>
            <w:vertAlign w:val="subscript"/>
          </w:rPr>
          <w:t>6</w:t>
        </w:r>
        <w:r w:rsidR="004127BE">
          <w:t>-sulfamethazine)</w:t>
        </w:r>
      </w:ins>
      <w:r>
        <w:t xml:space="preserve">. </w:t>
      </w:r>
      <w:ins w:id="313" w:author="Meyer, Michael Frederick" w:date="2021-05-11T10:41:00Z">
        <w:r w:rsidR="00045CB2">
          <w:t>Detection limits are estimated to be 0.001 µ</w:t>
        </w:r>
        <w:r w:rsidR="00045CB2" w:rsidRPr="002C58CA">
          <w:t xml:space="preserve">g/L based on a 500 mL sample volume. </w:t>
        </w:r>
      </w:ins>
      <w:r>
        <w:t xml:space="preserve">Concentrations are reported in µg/L. </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1400FB56" w:rsidR="00EE46A1" w:rsidRDefault="00EE46A1" w:rsidP="00EE46A1">
      <w:r>
        <w:t xml:space="preserve">At each location, samples were collected </w:t>
      </w:r>
      <w:ins w:id="314" w:author="Meyer, Michael Frederick" w:date="2021-05-07T15:43:00Z">
        <w:r w:rsidR="007D74DF">
          <w:t xml:space="preserve">at a depth of approximately 0.75 m </w:t>
        </w:r>
      </w:ins>
      <w:r>
        <w:t xml:space="preserve">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135B9C3C" w14:textId="6475A383" w:rsidR="00EE46A1" w:rsidRDefault="00222970" w:rsidP="00EE46A1">
      <w:r>
        <w:t xml:space="preserve">Microplastic counting involved visual inspection of the entire GF/F in a similar manner to methods described in </w:t>
      </w:r>
      <w:r>
        <w:fldChar w:fldCharType="begin"/>
      </w:r>
      <w:r>
        <w:instrText xml:space="preserve"> ADDIN ZOTERO_ITEM CSL_CITATION {"citationID":"gQ4UOANm","properties":{"formattedCitation":"(Hanvey et al. 2017)","plainCitation":"(Hanvey et al. 2017)","dontUpdate":true,"noteIndex":0},"citationItems":[{"id":4092,"uris":["http://zotero.org/users/2645460/items/Z7WHQKT3"],"uri":["http://zotero.org/users/2645460/items/Z7WHQKT3"],"itemData":{"id":4092,"type":"article-journal","abstract":"In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 xml:space="preserve">Hanvey et al. </w:t>
      </w:r>
      <w:r>
        <w:t>(</w:t>
      </w:r>
      <w:r w:rsidRPr="00D624B0">
        <w:t>2017)</w:t>
      </w:r>
      <w:r>
        <w:fldChar w:fldCharType="end"/>
      </w:r>
      <w:r>
        <w:t xml:space="preserve">. Visual enumeration was conducted under a stereo microscope with ~100x magnification, and microplastics were classified into one of three categories: fibers, fragments, or beads. For all categories, plastics were defined as observed objects with apparent artificial colors, so as to not enumerate plastics potentially contributed from the sampling bottle itself. Fibers were defined as smooth, long plastics with consistent diameters. Fragments were defined as plastics with irregularly sharp or jagged edges. Beads were defined as spherical plastics. Although we did not measure microplastic size, this technique likely allowed us to reliably quantify microplastics as small as ~300 µm </w:t>
      </w:r>
      <w:r>
        <w:fldChar w:fldCharType="begin"/>
      </w:r>
      <w:r>
        <w:instrText xml:space="preserve"> ADDIN ZOTERO_ITEM CSL_CITATION {"citationID":"kRMDOrVW","properties":{"formattedCitation":"(Hanvey et al. 2017)","plainCitation":"(Hanvey et al. 2017)","noteIndex":0},"citationItems":[{"id":4092,"uris":["http://zotero.org/users/2645460/items/Z7WHQKT3"],"uri":["http://zotero.org/users/2645460/items/Z7WHQKT3"],"itemData":{"id":4092,"type":"article-journal","abstract":"In this review the analytical techniques for measuring microplastics in sediment have been evaluated.\n          , \n            In this review the analytical techniques for measuring microplastics in sediment have been evaluated. Four primary areas of the analytical process have been identified that include (1) sampling, (2) extraction, (3) quantitation and (4) quality assurance/quality control (QAQC). Each of those sections have their own subject specific challenges and require further method development and harmonisation. The most common approach to extracting microplastics from sediments is density separation. Following extraction, visual counting with an optical microscope is the most common technique for quantifying microplastics; a technique that is labour intensive and prone to human error. Spectroscopy (FTIR; Raman) are the most commonly applied techniques for identifying polymers collected through visual sorting. Improvements and harmonisation on size fractions, sampling approaches, extraction protocols and units for reporting plastic abundance would aid comparison of data generated by different research teams. Further, we advocate the development of strong QAQC procedures to be adopted like other fields of analytical chemistry. Finally, inter-laboratory proficiency testing is recommended to give an indication of the variation and reliability in measurements reported in the scientific literature that may be under- or overestimations of environmental burdens.","container-title":"Analytical Methods","DOI":"10.1039/C6AY02707E","ISSN":"1759-9660, 1759-9679","issue":"9","journalAbbreviation":"Anal. Methods","language":"en","page":"1369-1383","source":"DOI.org (Crossref)","title":"A review of analytical techniques for quantifying microplastics in sediments","volume":"9","author":[{"family":"Hanvey","given":"Joanne S."},{"family":"Lewis","given":"Phoebe J."},{"family":"Lavers","given":"Jennifer L."},{"family":"Crosbie","given":"Nicholas D."},{"family":"Pozo","given":"Karla"},{"family":"Clarke","given":"Bradley O."}],"issued":{"date-parts":[["2017"]]}}}],"schema":"https://github.com/citation-style-language/schema/raw/master/csl-citation.json"} </w:instrText>
      </w:r>
      <w:r>
        <w:fldChar w:fldCharType="separate"/>
      </w:r>
      <w:r w:rsidRPr="00D624B0">
        <w:t>(Hanvey et al. 2017)</w:t>
      </w:r>
      <w:r>
        <w:fldChar w:fldCharType="end"/>
      </w:r>
      <w:r>
        <w:t xml:space="preserve">. During enumeration, GF/Fs remained covered in the petri dish to minimize potential for contamination from the air. </w:t>
      </w:r>
    </w:p>
    <w:p w14:paraId="100ECD42" w14:textId="22E50956" w:rsidR="00222970" w:rsidRDefault="00222970" w:rsidP="00EE46A1"/>
    <w:p w14:paraId="4C0E70FA" w14:textId="2002E054" w:rsidR="00222970" w:rsidRDefault="00222970" w:rsidP="00EE46A1">
      <w:r>
        <w:t xml:space="preserve">It is worth noting that since the time of our field sampling, evidence has accumulated that our methods likely dramatically underestimated microplastic abundance </w:t>
      </w:r>
      <w:r>
        <w:fldChar w:fldCharType="begin"/>
      </w:r>
      <w: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fldChar w:fldCharType="separate"/>
      </w:r>
      <w:r w:rsidRPr="00833C11">
        <w:t>(Wang and Wang 2018; Brandon et al. 2020)</w:t>
      </w:r>
      <w:r>
        <w:fldChar w:fldCharType="end"/>
      </w:r>
      <w:r w:rsidR="002211DA">
        <w:t xml:space="preserve">. Recent investigations of microplastics in Lake Baikal near Bolshie </w:t>
      </w:r>
      <w:proofErr w:type="spellStart"/>
      <w:r w:rsidR="002211DA">
        <w:t>Koty</w:t>
      </w:r>
      <w:proofErr w:type="spellEnd"/>
      <w:r w:rsidR="002211DA">
        <w:t xml:space="preserve"> (BK) used analogous methods and measured similar microplastic concentrations </w:t>
      </w:r>
      <w:r w:rsidR="002211DA">
        <w:fldChar w:fldCharType="begin"/>
      </w:r>
      <w:r w:rsidR="002211DA">
        <w:instrText xml:space="preserve"> ADDIN ZOTERO_ITEM CSL_CITATION {"citationID":"yvFQW3xb","properties":{"formattedCitation":"(Karnaukhov et al. 2020)","plainCitation":"(Karnaukhov et al. 2020)","noteIndex":0},"citationItems":[{"id":4094,"uris":["http://zotero.org/users/2645460/items/AGQANT4I"],"uri":["http://zotero.org/users/2645460/items/AGQANT4I"],"itemData":{"id":4094,"type":"article-journal","abstract":"Pollution of aquatic ecosystems by microplastic is an increasingly urgent problem. Despite significant interest from the scientific community, many large and unique water bodies remain under-investigated. In our study, we compared, on the one hand, the content of macroplastic of the lakes shore and on the other hand the content of the microplastic in the adjacent aquatic area nearby touristic villages situated on the shore of two large water bodies, Lake Baikal (Russia) and Lake Hovsgol (Mongolia). In both cases, we discovered that the microplastic particles were of secondary origin, and fragments and fibers were the predominant forms. The concentration of microplastic particles in the water opposite to the village on the lake Baikal shore was 4-times larger than the concentration of microplastic opposite to the village on the Lake Hovsgol shore. Mass tourism (not the aboriginal population) is likely the main driver of the water pollution by microplastic particles nearby villages with underdeveloped wastewater treatment facilities and idle systems of garbage collection and utilization.","container-title":"Pollution Research","language":"en","page":"353-355","source":"Zotero","title":"POLLUTION BY MACRO- AND MICROPLASTIC OF LARGE LACUSTRINE ECOSYSTEMS IN EASTERN ASIA","volume":"2","author":[{"family":"Karnaukhov","given":"Dmitry"},{"family":"Biritskaya","given":"Sofia"},{"family":"Dolinskaya","given":"Ekaterina"},{"family":"Teplykh","given":"Maria"},{"family":"Silenko","given":"Nikolai"},{"family":"Ermolaeva","given":"Yana"},{"family":"Silow","given":"Eugene"}],"issued":{"date-parts":[["2020"]]}}}],"schema":"https://github.com/citation-style-language/schema/raw/master/csl-citation.json"} </w:instrText>
      </w:r>
      <w:r w:rsidR="002211DA">
        <w:fldChar w:fldCharType="separate"/>
      </w:r>
      <w:r w:rsidR="002211DA" w:rsidRPr="00EC74A6">
        <w:t>(Karnaukhov et al. 2020)</w:t>
      </w:r>
      <w:r w:rsidR="002211DA">
        <w:fldChar w:fldCharType="end"/>
      </w:r>
      <w:r w:rsidR="002211DA">
        <w:t xml:space="preserve">. Future studies aiming to use these data for comparison or supplementing potential data gaps should consider the minimum microplastic size that could be reliably detected by the method, so as to ensure data are comparable across methods.  </w:t>
      </w:r>
    </w:p>
    <w:p w14:paraId="7E2F0F74" w14:textId="77777777" w:rsidR="002211DA" w:rsidRPr="00D87563" w:rsidRDefault="002211DA" w:rsidP="00EE46A1"/>
    <w:p w14:paraId="073D1671" w14:textId="002F084E" w:rsidR="00012F81" w:rsidRPr="00D87563" w:rsidRDefault="00012F81" w:rsidP="00012F81">
      <w:r w:rsidRPr="00D87563">
        <w:rPr>
          <w:i/>
        </w:rPr>
        <w:t>Periphyton</w:t>
      </w:r>
      <w:ins w:id="315" w:author="Meyer, Michael Frederick" w:date="2021-05-07T15:25:00Z">
        <w:r w:rsidR="00535A81">
          <w:rPr>
            <w:i/>
          </w:rPr>
          <w:t xml:space="preserve"> collection and abundance estimates</w:t>
        </w:r>
      </w:ins>
      <w:del w:id="316" w:author="Meyer, Michael Frederick" w:date="2021-05-07T15:25:00Z">
        <w:r w:rsidRPr="00D87563" w:rsidDel="00535A81">
          <w:rPr>
            <w:i/>
          </w:rPr>
          <w:delText xml:space="preserve"> abundance</w:delText>
        </w:r>
      </w:del>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56F8CE5A" w:rsidR="00C42C3E" w:rsidRDefault="00683C89" w:rsidP="00C42C3E">
      <w:pPr>
        <w:rPr>
          <w:ins w:id="317" w:author="Meyer, Michael Frederick" w:date="2021-05-07T15:03:00Z"/>
        </w:rPr>
      </w:pPr>
      <w:r w:rsidRPr="00683C89">
        <w:lastRenderedPageBreak/>
        <w:t xml:space="preserve">Periphyton taxonomic identification and enumeration was performed by subsampling 10 </w:t>
      </w:r>
      <w:proofErr w:type="spellStart"/>
      <w:r w:rsidRPr="00683C89">
        <w:t>μL</w:t>
      </w:r>
      <w:proofErr w:type="spellEnd"/>
      <w:r w:rsidRPr="00683C89">
        <w:t xml:space="preserve"> aliquots from each preserved sample</w:t>
      </w:r>
      <w:ins w:id="318" w:author="Meyer, Michael Frederick" w:date="2021-05-10T15:23:00Z">
        <w:r w:rsidR="00E27596">
          <w:t xml:space="preserve">, </w:t>
        </w:r>
      </w:ins>
      <w:ins w:id="319" w:author="Meyer, Michael Frederick" w:date="2021-05-10T15:24:00Z">
        <w:r w:rsidR="00E27596">
          <w:t xml:space="preserve">containing approximately </w:t>
        </w:r>
      </w:ins>
      <w:ins w:id="320" w:author="Meyer, Michael Frederick" w:date="2021-05-11T11:00:00Z">
        <w:r w:rsidR="00737C38">
          <w:t>10-</w:t>
        </w:r>
      </w:ins>
      <w:ins w:id="321" w:author="Meyer, Michael Frederick" w:date="2021-05-10T15:24:00Z">
        <w:r w:rsidR="00E27596">
          <w:t>15 mL of preserved periphyton</w:t>
        </w:r>
      </w:ins>
      <w:r w:rsidRPr="00683C89">
        <w:t xml:space="preserve">. For all 10 </w:t>
      </w:r>
      <w:proofErr w:type="spellStart"/>
      <w:r w:rsidRPr="00683C89">
        <w:t>μL</w:t>
      </w:r>
      <w:proofErr w:type="spellEnd"/>
      <w:r w:rsidRPr="00683C89">
        <w:t xml:space="preserve"> aliquots, cells, filaments, and colonies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w:t>
      </w:r>
      <w:r w:rsidR="00C42C3E">
        <w:t xml:space="preserve"> Taxa were classified into broad categories consistent with Baikal algal taxonomy </w:t>
      </w:r>
      <w:r w:rsidR="00290646">
        <w:fldChar w:fldCharType="begin"/>
      </w:r>
      <w:r w:rsidR="00290646">
        <w:instrText xml:space="preserve"> ADDIN ZOTERO_ITEM CSL_CITATION {"citationID":"86EaPu4f","properties":{"formattedCitation":"(Izhboldina 2007)","plainCitation":"(Izhboldina 2007)","noteIndex":0},"citationItems":[{"id":4061,"uris":["http://zotero.org/users/2645460/items/TCY387GX"],"uri":["http://zotero.org/users/2645460/items/TCY387GX"],"itemData":{"id":4061,"type":"book","event-place":"Novosibirsk","language":"Russian","publisher":"Nauka-Centre","publisher-place":"Novosibirsk","title":"Guide and Key to Benthic and Periphyton Algae of Lake Baikal (meio- and macrophytes) with Brief Notes on Their Ecology","author":[{"family":"Izhboldina","given":"L.A."}],"issued":{"date-parts":[["2007"]]}}}],"schema":"https://github.com/citation-style-language/schema/raw/master/csl-citation.json"} </w:instrText>
      </w:r>
      <w:r w:rsidR="00290646">
        <w:fldChar w:fldCharType="separate"/>
      </w:r>
      <w:r w:rsidR="00290646" w:rsidRPr="00290646">
        <w:t>(Izhboldina 2007)</w:t>
      </w:r>
      <w:r w:rsidR="00290646">
        <w:fldChar w:fldCharType="end"/>
      </w:r>
      <w:r w:rsidR="00C42C3E">
        <w:t xml:space="preserve">, using coarse groupings to capture general patterns in relative algal abundance. As a result, algal groups consisted of diatoms, </w:t>
      </w:r>
      <w:proofErr w:type="spellStart"/>
      <w:r w:rsidR="00C42C3E" w:rsidRPr="009F0747">
        <w:rPr>
          <w:i/>
        </w:rPr>
        <w:t>Ulothrix</w:t>
      </w:r>
      <w:proofErr w:type="spellEnd"/>
      <w:r w:rsidR="00C42C3E">
        <w:t xml:space="preserve">, </w:t>
      </w:r>
      <w:r w:rsidR="00C42C3E" w:rsidRPr="00AC75E6">
        <w:rPr>
          <w:i/>
        </w:rPr>
        <w:t>Spirogyra</w:t>
      </w:r>
      <w:r w:rsidR="00C42C3E" w:rsidRPr="007D3AD5">
        <w:t>,</w:t>
      </w:r>
      <w:r w:rsidR="00C42C3E">
        <w:rPr>
          <w:i/>
        </w:rPr>
        <w:t xml:space="preserve"> </w:t>
      </w:r>
      <w:r w:rsidR="00C42C3E">
        <w:t xml:space="preserve">and the green algal Order </w:t>
      </w:r>
      <w:proofErr w:type="spellStart"/>
      <w:r w:rsidR="00C42C3E">
        <w:t>Tetrasporales</w:t>
      </w:r>
      <w:proofErr w:type="spellEnd"/>
      <w:r w:rsidR="00C42C3E">
        <w:t>.</w:t>
      </w:r>
    </w:p>
    <w:p w14:paraId="12126829" w14:textId="1B679710" w:rsidR="00495A44" w:rsidRDefault="00495A44" w:rsidP="00C42C3E">
      <w:pPr>
        <w:rPr>
          <w:ins w:id="322" w:author="Meyer, Michael Frederick" w:date="2021-05-07T15:03:00Z"/>
        </w:rPr>
      </w:pPr>
    </w:p>
    <w:p w14:paraId="701B0106" w14:textId="410F62D8" w:rsidR="00495A44" w:rsidRDefault="00144CF4" w:rsidP="00C42C3E">
      <w:ins w:id="323" w:author="Meyer, Michael Frederick" w:date="2021-05-07T15:03:00Z">
        <w:r>
          <w:t xml:space="preserve">Separate </w:t>
        </w:r>
      </w:ins>
      <w:ins w:id="324" w:author="Meyer, Michael Frederick" w:date="2021-05-07T15:04:00Z">
        <w:r>
          <w:t xml:space="preserve">periphyton samples for stable isotope and fatty acid analyses were also collected. </w:t>
        </w:r>
      </w:ins>
      <w:ins w:id="325" w:author="Meyer, Michael Frederick" w:date="2021-05-07T15:22:00Z">
        <w:r w:rsidR="00535A81">
          <w:t xml:space="preserve">Instead of preserving samples in </w:t>
        </w:r>
        <w:proofErr w:type="spellStart"/>
        <w:r w:rsidR="00535A81">
          <w:t>Lugol’s</w:t>
        </w:r>
        <w:proofErr w:type="spellEnd"/>
        <w:r w:rsidR="00535A81">
          <w:t xml:space="preserve"> solution</w:t>
        </w:r>
      </w:ins>
      <w:ins w:id="326" w:author="Meyer, Michael Frederick" w:date="2021-05-07T15:20:00Z">
        <w:r w:rsidR="00535A81">
          <w:t>, these samples were immediately frozen at -20</w:t>
        </w:r>
      </w:ins>
      <w:ins w:id="327" w:author="Meyer, Michael Frederick" w:date="2021-05-07T15:21:00Z">
        <w:r w:rsidR="00535A81" w:rsidRPr="00D87563">
          <w:t>°C</w:t>
        </w:r>
        <w:r w:rsidR="00535A81">
          <w:t xml:space="preserve"> </w:t>
        </w:r>
      </w:ins>
      <w:ins w:id="328" w:author="Meyer, Michael Frederick" w:date="2021-05-07T15:24:00Z">
        <w:r w:rsidR="00535A81">
          <w:t>at the field station</w:t>
        </w:r>
      </w:ins>
      <w:ins w:id="329" w:author="Meyer, Michael Frederick" w:date="2021-05-07T15:21:00Z">
        <w:r w:rsidR="00535A81">
          <w:t xml:space="preserve">. </w:t>
        </w:r>
      </w:ins>
      <w:ins w:id="330" w:author="Meyer, Michael Frederick" w:date="2021-05-07T15:24:00Z">
        <w:r w:rsidR="00535A81" w:rsidRPr="00535A81">
          <w:t>The samples were later transferred to the lab in the U.S. via a Dewar flask with dry ice.</w:t>
        </w:r>
      </w:ins>
    </w:p>
    <w:p w14:paraId="7119F328" w14:textId="084505A8" w:rsidR="00012F81" w:rsidRPr="00D87563" w:rsidRDefault="00012F81" w:rsidP="00012F81"/>
    <w:p w14:paraId="5AF6BFBE" w14:textId="715DFF77" w:rsidR="00012F81" w:rsidRPr="00D87563" w:rsidRDefault="00012F81" w:rsidP="00012F81">
      <w:pPr>
        <w:rPr>
          <w:i/>
        </w:rPr>
      </w:pPr>
      <w:r w:rsidRPr="00D87563">
        <w:rPr>
          <w:i/>
        </w:rPr>
        <w:t xml:space="preserve">Benthic macroinvertebrate </w:t>
      </w:r>
      <w:del w:id="331" w:author="Meyer, Michael Frederick" w:date="2021-05-07T15:25:00Z">
        <w:r w:rsidRPr="00D87563" w:rsidDel="00535A81">
          <w:rPr>
            <w:i/>
          </w:rPr>
          <w:delText>abundance</w:delText>
        </w:r>
      </w:del>
      <w:ins w:id="332" w:author="Meyer, Michael Frederick" w:date="2021-05-07T15:25:00Z">
        <w:r w:rsidR="00535A81">
          <w:rPr>
            <w:i/>
          </w:rPr>
          <w:t xml:space="preserve">collection and abundance </w:t>
        </w:r>
      </w:ins>
      <w:ins w:id="333" w:author="Meyer, Michael Frederick" w:date="2021-05-07T15:26:00Z">
        <w:r w:rsidR="00535A81">
          <w:rPr>
            <w:i/>
          </w:rPr>
          <w:t>estimates</w:t>
        </w:r>
      </w:ins>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18D00232" w:rsidR="00EE46A1" w:rsidRDefault="00FF0266" w:rsidP="00EE46A1">
      <w:pPr>
        <w:rPr>
          <w:ins w:id="334" w:author="Meyer, Michael Frederick" w:date="2021-05-07T15:23:00Z"/>
        </w:rPr>
      </w:pPr>
      <w:ins w:id="335" w:author="Meyer, Michael Frederick" w:date="2021-05-10T11:16:00Z">
        <w:r w:rsidRPr="00FF0266">
          <w:t xml:space="preserve">Invertebrate taxonomic identification and enumeration were performed under a stereo microscope. All adult amphipods were identified to species according to </w:t>
        </w:r>
        <w:proofErr w:type="spellStart"/>
        <w:r w:rsidRPr="00FF0266">
          <w:t>Takhteev</w:t>
        </w:r>
        <w:proofErr w:type="spellEnd"/>
        <w:r w:rsidRPr="00FF0266">
          <w:t xml:space="preserve"> and </w:t>
        </w:r>
        <w:proofErr w:type="spellStart"/>
        <w:r w:rsidRPr="00FF0266">
          <w:t>Didorenko</w:t>
        </w:r>
        <w:proofErr w:type="spellEnd"/>
        <w:r w:rsidRPr="00FF0266">
          <w:t xml:space="preserve"> (2015), whereas juveniles were identified to genus. Mollusks were identified to the family level according to </w:t>
        </w:r>
        <w:proofErr w:type="spellStart"/>
        <w:r w:rsidRPr="00FF0266">
          <w:t>Sitnikova</w:t>
        </w:r>
        <w:proofErr w:type="spellEnd"/>
        <w:r w:rsidRPr="00FF0266">
          <w:t xml:space="preserve"> (2012). Leeches were enumerated at the subclass level, but were likely all from the family </w:t>
        </w:r>
        <w:proofErr w:type="spellStart"/>
        <w:r w:rsidRPr="00FF0266">
          <w:t>Glossiphoniidae</w:t>
        </w:r>
        <w:proofErr w:type="spellEnd"/>
        <w:r w:rsidRPr="00FF0266">
          <w:t xml:space="preserve"> based on size, depth of sampling locations, and invertebrate communities sampled (</w:t>
        </w:r>
        <w:proofErr w:type="spellStart"/>
        <w:r w:rsidRPr="00FF0266">
          <w:t>Kaygorodova</w:t>
        </w:r>
        <w:proofErr w:type="spellEnd"/>
        <w:r w:rsidRPr="00FF0266">
          <w:t xml:space="preserve"> 2012). Like mollusks, caddisflies were also enumerated at the order level, although Baikal does contain over 14 species of caddisfly (</w:t>
        </w:r>
        <w:proofErr w:type="spellStart"/>
        <w:r w:rsidRPr="00FF0266">
          <w:t>Valuyskiy</w:t>
        </w:r>
        <w:proofErr w:type="spellEnd"/>
        <w:r w:rsidRPr="00FF0266">
          <w:t xml:space="preserve"> et al. 2020). Flatworms were enumerated at the phylum level. All isopods enumerated were from the family </w:t>
        </w:r>
        <w:proofErr w:type="spellStart"/>
        <w:r w:rsidRPr="00FF0266">
          <w:t>Asellidae</w:t>
        </w:r>
        <w:proofErr w:type="spellEnd"/>
        <w:r w:rsidRPr="00FF0266">
          <w:t xml:space="preserve">. Aside from having limited time available to spend with Baikal taxonomists during our field campaign, our choice of taxonomic resolution ultimately was a result of relative abundance for each taxonomic group, where amphipods were the most abundant taxa and flatworms were among the least abundant taxa across all sites. All samples contained oligochaetes and </w:t>
        </w:r>
        <w:proofErr w:type="spellStart"/>
        <w:r w:rsidRPr="00FF0266">
          <w:t>polychaetes</w:t>
        </w:r>
        <w:proofErr w:type="spellEnd"/>
        <w:r w:rsidRPr="00FF0266">
          <w:t xml:space="preserve">, but due to poor preservation, these taxa were not counted. Six samples of the 42 collected were not well-preserved and were excluded from further analyses, in order to reduce errors in identification. KD-1 and LI-1 were the only sites with 1 sample counted. BK-2 and KD-2 each had two samples counted. </w:t>
        </w:r>
      </w:ins>
      <w:del w:id="336" w:author="Meyer, Michael Frederick" w:date="2021-05-10T11:16:00Z">
        <w:r w:rsidR="00EE46A1" w:rsidDel="00FF0266">
          <w:delText>Invertebrate taxonomic identification and enumeration were performed under a stereo microscope. All invertebrates were identified to species with the exception of juveniles (</w:delText>
        </w:r>
        <w:r w:rsidR="00290646" w:rsidDel="00FF0266">
          <w:fldChar w:fldCharType="begin"/>
        </w:r>
        <w:r w:rsidR="00596DAE" w:rsidDel="00FF0266">
          <w:delInstrText xml:space="preserve"> ADDIN ZOTERO_ITEM CSL_CITATION {"citationID":"PVqngYSy","properties":{"formattedCitation":"(Takhteev and Didorenko 2015)","plainCitation":"(Takhteev and Didorenko 2015)","dontUpdate":true,"noteIndex":0},"citationItems":[{"id":4062,"uris":["http://zotero.org/users/2645460/items/7UUZYI2Q"],"uri":["http://zotero.org/users/2645460/items/7UUZYI2Q"],"itemData":{"id":4062,"type":"book","event-place":"Irkutsk","language":"Russian","number-of-pages":"116","publisher":"V.B. Sochava Institute of Geography SB RAS","publisher-place":"Irkutsk","title":"Fauna and ecology of amphipods of Lake Baikal: A Training manual","author":[{"family":"Takhteev","given":"V.V."},{"family":"Didorenko","given":"D.I."}],"issued":{"date-parts":[["2015"]]}}}],"schema":"https://github.com/citation-style-language/schema/raw/master/csl-citation.json"} </w:delInstrText>
        </w:r>
        <w:r w:rsidR="00290646" w:rsidDel="00FF0266">
          <w:fldChar w:fldCharType="separate"/>
        </w:r>
        <w:r w:rsidR="00290646" w:rsidRPr="00290646" w:rsidDel="00FF0266">
          <w:delText xml:space="preserve">Takhteev and Didorenko </w:delText>
        </w:r>
        <w:r w:rsidR="00290646" w:rsidDel="00FF0266">
          <w:delText>(</w:delText>
        </w:r>
        <w:r w:rsidR="00290646" w:rsidRPr="00290646" w:rsidDel="00FF0266">
          <w:delText>2015)</w:delText>
        </w:r>
        <w:r w:rsidR="00290646" w:rsidDel="00FF0266">
          <w:fldChar w:fldCharType="end"/>
        </w:r>
        <w:r w:rsidR="00EE46A1" w:rsidDel="00FF0266">
          <w:delText xml:space="preserve">for amphipods; </w:delText>
        </w:r>
        <w:r w:rsidR="00290646" w:rsidDel="00FF0266">
          <w:fldChar w:fldCharType="begin"/>
        </w:r>
        <w:r w:rsidR="00596DAE" w:rsidDel="00FF0266">
          <w:delInstrText xml:space="preserve"> ADDIN ZOTERO_ITEM CSL_CITATION {"citationID":"9JYUCj0q","properties":{"formattedCitation":"(Sitnikova 2012)","plainCitation":"(Sitnikova 2012)","dontUpdate":true,"noteIndex":0},"citationItems":[{"id":4078,"uris":["http://zotero.org/users/2645460/items/Y7ZFA4FV"],"uri":["http://zotero.org/users/2645460/items/Y7ZFA4FV"],"itemData":{"id":4078,"type":"book","event-place":"Irkutsk","language":"Russian","number-of-pages":"48","publisher":"Irkutsk State University","publisher-place":"Irkutsk","title":"Определитель брюхоногих моллюсков бухты Большие Коты (юго-западное побережье озера Байкал) [Key of the Gastropod Molluscs in the Bay of Bolshie Koty (South-West shoreline of Lake Baikal)]","author":[{"family":"Sitnikova","given":"T.Ya."}],"issued":{"date-parts":[["2012"]]}}}],"schema":"https://github.com/citation-style-language/schema/raw/master/csl-citation.json"} </w:delInstrText>
        </w:r>
        <w:r w:rsidR="00290646" w:rsidDel="00FF0266">
          <w:fldChar w:fldCharType="separate"/>
        </w:r>
        <w:r w:rsidR="00290646" w:rsidRPr="00290646" w:rsidDel="00FF0266">
          <w:delText xml:space="preserve">Sitnikova </w:delText>
        </w:r>
        <w:r w:rsidR="00290646" w:rsidDel="00FF0266">
          <w:delText>(</w:delText>
        </w:r>
        <w:r w:rsidR="00290646" w:rsidRPr="00290646" w:rsidDel="00FF0266">
          <w:delText>2012)</w:delText>
        </w:r>
        <w:r w:rsidR="00290646" w:rsidDel="00FF0266">
          <w:fldChar w:fldCharType="end"/>
        </w:r>
        <w:r w:rsidR="00EE46A1" w:rsidDel="00FF0266">
          <w:delText xml:space="preserve"> for </w:delText>
        </w:r>
        <w:r w:rsidR="00E10AF9" w:rsidDel="00FF0266">
          <w:delText>m</w:delText>
        </w:r>
        <w:r w:rsidR="00CA1591" w:rsidDel="00FF0266">
          <w:delText>ollusk</w:delText>
        </w:r>
        <w:r w:rsidR="00EE46A1" w:rsidDel="00FF0266">
          <w:delText xml:space="preserve">s; Table 2). All samples contained oligochaetes and polychaetes, but due to poor preservation, these taxa were not counted. Six samples of the 42 collected were not well-preserved and were excluded from further analyses, in </w:delText>
        </w:r>
        <w:r w:rsidR="00EE46A1" w:rsidDel="00FF0266">
          <w:lastRenderedPageBreak/>
          <w:delText xml:space="preserve">order to reduce errors in identification. </w:delText>
        </w:r>
        <w:bookmarkStart w:id="337" w:name="_Hlk53404768"/>
        <w:r w:rsidR="00EE46A1" w:rsidDel="00FF0266">
          <w:delText xml:space="preserve">KD-1 and LI-1 </w:delText>
        </w:r>
        <w:bookmarkEnd w:id="337"/>
        <w:r w:rsidR="00EE46A1" w:rsidDel="00FF0266">
          <w:delText xml:space="preserve">were the only sites with 1 sample counted. </w:delText>
        </w:r>
        <w:bookmarkStart w:id="338" w:name="_Hlk53404812"/>
        <w:r w:rsidR="00EE46A1" w:rsidDel="00FF0266">
          <w:delText xml:space="preserve">BK-2 and KD-2 </w:delText>
        </w:r>
        <w:bookmarkEnd w:id="338"/>
        <w:r w:rsidR="00EE46A1" w:rsidDel="00FF0266">
          <w:delText>each had two samples counted.</w:delText>
        </w:r>
      </w:del>
      <w:r w:rsidR="00EE46A1">
        <w:t xml:space="preserve"> </w:t>
      </w:r>
    </w:p>
    <w:p w14:paraId="44B8B1A1" w14:textId="362815F2" w:rsidR="00535A81" w:rsidRDefault="00535A81" w:rsidP="00EE46A1">
      <w:pPr>
        <w:rPr>
          <w:ins w:id="339" w:author="Meyer, Michael Frederick" w:date="2021-05-07T15:23:00Z"/>
        </w:rPr>
      </w:pPr>
    </w:p>
    <w:p w14:paraId="3ADEA49B" w14:textId="13C62079" w:rsidR="00535A81" w:rsidRDefault="00535A81" w:rsidP="00EE46A1">
      <w:pPr>
        <w:rPr>
          <w:ins w:id="340" w:author="Meyer, Michael Frederick" w:date="2021-05-10T11:47:00Z"/>
        </w:rPr>
      </w:pPr>
      <w:ins w:id="341" w:author="Meyer, Michael Frederick" w:date="2021-05-07T15:23:00Z">
        <w:r w:rsidRPr="00535A81">
          <w:t>Separate collections were conducted for invertebrate fatty acid and stable isotope analyses. Invertebrates were collected using a D-net and by hand. Organisms collected by hand included amphipod species that were observed from the community composition D-net collections but not readily observed in the stable isotope and fatty acid D-net collections. Collected organisms were live-sorted, identified to species, and then frozen at -20°C at the field station. The samples were later transferred to the lab in the U.S. via a Dewar flask with dry ice.</w:t>
        </w:r>
      </w:ins>
    </w:p>
    <w:p w14:paraId="32D88505" w14:textId="67722668" w:rsidR="004D0C9E" w:rsidRDefault="004D0C9E" w:rsidP="00EE46A1">
      <w:pPr>
        <w:rPr>
          <w:ins w:id="342" w:author="Meyer, Michael Frederick" w:date="2021-05-10T11:47:00Z"/>
        </w:rPr>
      </w:pPr>
    </w:p>
    <w:p w14:paraId="2138462A" w14:textId="2E89EA1E" w:rsidR="004D0C9E" w:rsidRPr="00640A93" w:rsidRDefault="004D0C9E" w:rsidP="00EE46A1">
      <w:pPr>
        <w:rPr>
          <w:color w:val="212121"/>
          <w:highlight w:val="white"/>
          <w:rPrChange w:id="343" w:author="Meyer, Michael Frederick" w:date="2021-05-10T11:53:00Z">
            <w:rPr/>
          </w:rPrChange>
        </w:rPr>
      </w:pPr>
      <w:ins w:id="344" w:author="Meyer, Michael Frederick" w:date="2021-05-10T11:47:00Z">
        <w:r>
          <w:rPr>
            <w:color w:val="212121"/>
            <w:highlight w:val="white"/>
          </w:rPr>
          <w:t xml:space="preserve">Due to some samples warming in transit, we only processed samples that were completely frozen upon arrival to the United States. Given the potential for fatty acids to highlight more subtle, multivariate ecological responses along </w:t>
        </w:r>
        <w:proofErr w:type="gramStart"/>
        <w:r>
          <w:rPr>
            <w:color w:val="212121"/>
            <w:highlight w:val="white"/>
          </w:rPr>
          <w:t>our</w:t>
        </w:r>
        <w:proofErr w:type="gramEnd"/>
        <w:r>
          <w:rPr>
            <w:color w:val="212121"/>
            <w:highlight w:val="white"/>
          </w:rPr>
          <w:t xml:space="preserve"> transect than stable isotopes, we prioritized both periphyton and macroinvertebrate fatty acid analyses over stable isotope analyses. As such, there is an imbalance </w:t>
        </w:r>
      </w:ins>
      <w:ins w:id="345" w:author="Meyer, Michael Frederick" w:date="2021-05-10T11:48:00Z">
        <w:r>
          <w:rPr>
            <w:color w:val="212121"/>
            <w:highlight w:val="white"/>
          </w:rPr>
          <w:t>across</w:t>
        </w:r>
      </w:ins>
      <w:ins w:id="346" w:author="Meyer, Michael Frederick" w:date="2021-05-10T11:47:00Z">
        <w:r>
          <w:rPr>
            <w:color w:val="212121"/>
            <w:highlight w:val="white"/>
          </w:rPr>
          <w:t xml:space="preserve"> species</w:t>
        </w:r>
      </w:ins>
      <w:ins w:id="347" w:author="Meyer, Michael Frederick" w:date="2021-05-10T11:48:00Z">
        <w:r>
          <w:rPr>
            <w:color w:val="212121"/>
            <w:highlight w:val="white"/>
          </w:rPr>
          <w:t>’</w:t>
        </w:r>
      </w:ins>
      <w:ins w:id="348" w:author="Meyer, Michael Frederick" w:date="2021-05-10T11:47:00Z">
        <w:r>
          <w:rPr>
            <w:color w:val="212121"/>
            <w:highlight w:val="white"/>
          </w:rPr>
          <w:t xml:space="preserve"> abundance, stable isotope, and fatty acid</w:t>
        </w:r>
      </w:ins>
      <w:ins w:id="349" w:author="Meyer, Michael Frederick" w:date="2021-05-10T11:48:00Z">
        <w:r>
          <w:rPr>
            <w:color w:val="212121"/>
            <w:highlight w:val="white"/>
          </w:rPr>
          <w:t xml:space="preserve"> data</w:t>
        </w:r>
      </w:ins>
      <w:ins w:id="350" w:author="Meyer, Michael Frederick" w:date="2021-05-10T11:47:00Z">
        <w:r>
          <w:rPr>
            <w:color w:val="212121"/>
            <w:highlight w:val="white"/>
          </w:rPr>
          <w:t xml:space="preserve">. </w:t>
        </w:r>
      </w:ins>
      <w:ins w:id="351" w:author="Meyer, Michael Frederick" w:date="2021-05-10T11:49:00Z">
        <w:r>
          <w:rPr>
            <w:color w:val="212121"/>
            <w:highlight w:val="white"/>
          </w:rPr>
          <w:t xml:space="preserve">Dominant taxa, such as </w:t>
        </w:r>
        <w:r>
          <w:rPr>
            <w:i/>
            <w:color w:val="212121"/>
            <w:highlight w:val="white"/>
          </w:rPr>
          <w:t xml:space="preserve">E. </w:t>
        </w:r>
        <w:proofErr w:type="spellStart"/>
        <w:r>
          <w:rPr>
            <w:i/>
            <w:color w:val="212121"/>
            <w:highlight w:val="white"/>
          </w:rPr>
          <w:t>veruccosus</w:t>
        </w:r>
        <w:proofErr w:type="spellEnd"/>
        <w:r>
          <w:rPr>
            <w:color w:val="212121"/>
            <w:highlight w:val="white"/>
          </w:rPr>
          <w:t xml:space="preserve"> and </w:t>
        </w:r>
        <w:r>
          <w:rPr>
            <w:i/>
            <w:color w:val="212121"/>
            <w:highlight w:val="white"/>
          </w:rPr>
          <w:t xml:space="preserve">E. </w:t>
        </w:r>
        <w:proofErr w:type="spellStart"/>
        <w:r>
          <w:rPr>
            <w:i/>
            <w:color w:val="212121"/>
            <w:highlight w:val="white"/>
          </w:rPr>
          <w:t>vittatus</w:t>
        </w:r>
        <w:proofErr w:type="spellEnd"/>
        <w:r>
          <w:rPr>
            <w:color w:val="212121"/>
            <w:highlight w:val="white"/>
          </w:rPr>
          <w:t xml:space="preserve">, though have paired data throughout the transect, whereas more sparse taxa, such as </w:t>
        </w:r>
        <w:proofErr w:type="spellStart"/>
        <w:r>
          <w:rPr>
            <w:i/>
            <w:color w:val="212121"/>
            <w:highlight w:val="white"/>
          </w:rPr>
          <w:t>Brandtia</w:t>
        </w:r>
      </w:ins>
      <w:proofErr w:type="spellEnd"/>
      <w:ins w:id="352" w:author="Meyer, Michael Frederick" w:date="2021-05-10T11:53:00Z">
        <w:r w:rsidR="00640A93">
          <w:rPr>
            <w:color w:val="212121"/>
            <w:highlight w:val="white"/>
          </w:rPr>
          <w:t xml:space="preserve"> spp., only have abundance estimates. </w:t>
        </w:r>
      </w:ins>
      <w:ins w:id="353" w:author="Meyer, Michael Frederick" w:date="2021-05-10T11:54:00Z">
        <w:r w:rsidR="00640A93">
          <w:rPr>
            <w:color w:val="212121"/>
            <w:highlight w:val="white"/>
          </w:rPr>
          <w:t xml:space="preserve">Table 2 summarizes data available for each </w:t>
        </w:r>
      </w:ins>
      <w:ins w:id="354" w:author="Meyer, Michael Frederick" w:date="2021-05-10T11:55:00Z">
        <w:r w:rsidR="00640A93">
          <w:rPr>
            <w:color w:val="212121"/>
            <w:highlight w:val="white"/>
          </w:rPr>
          <w:t xml:space="preserve">variable and taxonomic group. </w:t>
        </w:r>
      </w:ins>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74A74A1E" w14:textId="0FCCA3EE" w:rsidR="00123D34" w:rsidDel="004D0C9E" w:rsidRDefault="00123D34" w:rsidP="00EE46A1">
      <w:pPr>
        <w:rPr>
          <w:del w:id="355" w:author="Meyer, Michael Frederick" w:date="2021-05-10T11:47:00Z"/>
          <w:color w:val="212121"/>
          <w:highlight w:val="white"/>
        </w:rPr>
      </w:pPr>
      <w:ins w:id="356" w:author="Meyer, Michael Frederick" w:date="2021-05-07T15:28:00Z">
        <w:r>
          <w:rPr>
            <w:color w:val="212121"/>
            <w:highlight w:val="white"/>
          </w:rPr>
          <w:t xml:space="preserve">Following freeze-drying, </w:t>
        </w:r>
      </w:ins>
      <w:del w:id="357" w:author="Meyer, Michael Frederick" w:date="2021-05-07T15:28:00Z">
        <w:r w:rsidR="00EE46A1" w:rsidDel="00123D34">
          <w:rPr>
            <w:color w:val="212121"/>
            <w:highlight w:val="white"/>
          </w:rPr>
          <w:delText>M</w:delText>
        </w:r>
      </w:del>
      <w:ins w:id="358" w:author="Meyer, Michael Frederick" w:date="2021-05-07T15:28:00Z">
        <w:r>
          <w:rPr>
            <w:color w:val="212121"/>
            <w:highlight w:val="white"/>
          </w:rPr>
          <w:t>m</w:t>
        </w:r>
      </w:ins>
      <w:r w:rsidR="00EE46A1">
        <w:rPr>
          <w:color w:val="212121"/>
          <w:highlight w:val="white"/>
        </w:rPr>
        <w:t>easurements of</w:t>
      </w:r>
      <w:ins w:id="359" w:author="Meyer, Michael Frederick" w:date="2021-05-07T15:27:00Z">
        <w:r w:rsidR="00535A81">
          <w:rPr>
            <w:color w:val="212121"/>
            <w:highlight w:val="white"/>
          </w:rPr>
          <w:t xml:space="preserve"> periphyton and macroinvertebrate</w:t>
        </w:r>
      </w:ins>
      <w:r w:rsidR="00EE46A1">
        <w:rPr>
          <w:color w:val="212121"/>
          <w:highlight w:val="white"/>
        </w:rPr>
        <w:t xml:space="preserve"> δ</w:t>
      </w:r>
      <w:r w:rsidR="00EE46A1" w:rsidRPr="00B420AF">
        <w:rPr>
          <w:color w:val="212121"/>
          <w:highlight w:val="white"/>
          <w:vertAlign w:val="superscript"/>
        </w:rPr>
        <w:t>15</w:t>
      </w:r>
      <w:r w:rsidR="00EE46A1">
        <w:rPr>
          <w:color w:val="212121"/>
          <w:highlight w:val="white"/>
        </w:rPr>
        <w:t>N and δ</w:t>
      </w:r>
      <w:r w:rsidR="00EE46A1" w:rsidRPr="00B420AF">
        <w:rPr>
          <w:color w:val="212121"/>
          <w:highlight w:val="white"/>
          <w:vertAlign w:val="superscript"/>
        </w:rPr>
        <w:t>13</w:t>
      </w:r>
      <w:r w:rsidR="00EE46A1">
        <w:rPr>
          <w:color w:val="212121"/>
          <w:highlight w:val="white"/>
        </w:rPr>
        <w:t xml:space="preserve">C </w:t>
      </w:r>
      <w:ins w:id="360" w:author="Meyer, Michael Frederick" w:date="2021-05-07T15:27:00Z">
        <w:r w:rsidR="00535A81">
          <w:rPr>
            <w:color w:val="212121"/>
            <w:highlight w:val="white"/>
          </w:rPr>
          <w:t xml:space="preserve">values </w:t>
        </w:r>
      </w:ins>
      <w:r w:rsidR="00EE46A1">
        <w:rPr>
          <w:color w:val="212121"/>
          <w:highlight w:val="white"/>
        </w:rPr>
        <w:t xml:space="preserve">were performed on an elemental analyzer-isotope ratio mass spectrometer (EA-IRMS; Finnigan </w:t>
      </w:r>
      <w:proofErr w:type="spellStart"/>
      <w:r w:rsidR="00EE46A1">
        <w:rPr>
          <w:color w:val="212121"/>
          <w:highlight w:val="white"/>
        </w:rPr>
        <w:t>DELTAplus</w:t>
      </w:r>
      <w:proofErr w:type="spellEnd"/>
      <w:r w:rsidR="00EE46A1">
        <w:rPr>
          <w:color w:val="212121"/>
          <w:highlight w:val="white"/>
        </w:rPr>
        <w:t xml:space="preserve"> XP, Thermo Scientific) at the Large Lakes Observatory, University of Minnesota Duluth.</w:t>
      </w:r>
      <w:ins w:id="361" w:author="Meyer, Michael Frederick" w:date="2021-05-10T13:38:00Z">
        <w:r w:rsidR="004127BE" w:rsidRPr="004127BE">
          <w:t xml:space="preserve"> </w:t>
        </w:r>
        <w:r w:rsidR="004127BE" w:rsidRPr="00D87563">
          <w:t xml:space="preserve">Stable isotope values were calibrated </w:t>
        </w:r>
        <w:r w:rsidR="004127BE"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4127BE" w:rsidRPr="00D87563">
          <w:rPr>
            <w:color w:val="212121"/>
          </w:rPr>
          <w:t xml:space="preserve">. </w:t>
        </w:r>
      </w:ins>
      <w:del w:id="362" w:author="Meyer, Michael Frederick" w:date="2021-05-10T13:38:00Z">
        <w:r w:rsidR="00EE46A1" w:rsidDel="004127BE">
          <w:rPr>
            <w:color w:val="212121"/>
            <w:highlight w:val="white"/>
          </w:rPr>
          <w:delText xml:space="preserve"> </w:delText>
        </w:r>
      </w:del>
    </w:p>
    <w:p w14:paraId="60C5360C" w14:textId="53C31E1C" w:rsidR="00B8620B" w:rsidRPr="00D87563" w:rsidRDefault="00B8620B" w:rsidP="00B8620B"/>
    <w:p w14:paraId="651B65CF" w14:textId="77777777" w:rsidR="00F63D2C" w:rsidRDefault="00F63D2C" w:rsidP="00C34B40">
      <w:pPr>
        <w:rPr>
          <w:i/>
        </w:rPr>
      </w:pPr>
    </w:p>
    <w:p w14:paraId="600B3E8A" w14:textId="12691A1C" w:rsidR="00B8620B" w:rsidRPr="005842AF" w:rsidRDefault="00B8620B" w:rsidP="00C34B40">
      <w:r w:rsidRPr="00D87563">
        <w:rPr>
          <w:i/>
        </w:rPr>
        <w:t>Fatty Acid Analysis</w:t>
      </w:r>
    </w:p>
    <w:p w14:paraId="4457821D" w14:textId="77777777" w:rsidR="005842AF" w:rsidRDefault="005842AF" w:rsidP="005842AF"/>
    <w:p w14:paraId="6C277C2F" w14:textId="036D212D"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w:t>
      </w:r>
      <w:r w:rsidR="00290646">
        <w:fldChar w:fldCharType="begin"/>
      </w:r>
      <w:r w:rsidR="00596DAE">
        <w:instrText xml:space="preserve"> ADDIN ZOTERO_ITEM CSL_CITATION {"citationID":"9hibz0qO","properties":{"formattedCitation":"(Schram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 xml:space="preserve">.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1952BD3F" w14:textId="00301960" w:rsidR="00882F0F" w:rsidRDefault="005842AF" w:rsidP="005842AF">
      <w:pPr>
        <w:rPr>
          <w:ins w:id="363" w:author="Meyer, Michael Frederick" w:date="2021-05-10T10:27:00Z"/>
          <w:color w:val="212121"/>
        </w:rPr>
      </w:pPr>
      <w:r>
        <w:lastRenderedPageBreak/>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w:t>
      </w:r>
      <w:r w:rsidR="00290646">
        <w:fldChar w:fldCharType="begin"/>
      </w:r>
      <w:r w:rsidR="00596DAE">
        <w:instrText xml:space="preserve"> ADDIN ZOTERO_ITEM CSL_CITATION {"citationID":"qC9s7jZq","properties":{"formattedCitation":"(Schram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596DAE">
        <w:rPr>
          <w:rFonts w:ascii="Cambria Math" w:hAnsi="Cambria Math" w:cs="Cambria Math"/>
        </w:rPr>
        <w:instrText>⍵</w:instrText>
      </w:r>
      <w:r w:rsidR="00596DAE">
        <w:instrText>6 and 20:5</w:instrText>
      </w:r>
      <w:r w:rsidR="00596DAE">
        <w:rPr>
          <w:rFonts w:ascii="Cambria Math" w:hAnsi="Cambria Math" w:cs="Cambria Math"/>
        </w:rPr>
        <w:instrText>⍵</w:instrText>
      </w:r>
      <w:r w:rsidR="00596DAE">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290646">
        <w:fldChar w:fldCharType="separate"/>
      </w:r>
      <w:r w:rsidR="00290646" w:rsidRPr="00290646">
        <w:t xml:space="preserve">Schram et al. </w:t>
      </w:r>
      <w:r w:rsidR="00290646">
        <w:t>(</w:t>
      </w:r>
      <w:r w:rsidR="00290646" w:rsidRPr="00290646">
        <w:t>2018)</w:t>
      </w:r>
      <w:r w:rsidR="00290646">
        <w:fldChar w:fldCharType="end"/>
      </w:r>
      <w:r>
        <w:t>.</w:t>
      </w:r>
      <w:ins w:id="364" w:author="Meyer, Michael Frederick [2]" w:date="2021-06-02T13:31:00Z">
        <w:r w:rsidR="00F75433">
          <w:rPr>
            <w:color w:val="212121"/>
          </w:rPr>
          <w:t xml:space="preserve"> As part of our peak quantification protocol, </w:t>
        </w:r>
      </w:ins>
      <w:ins w:id="365" w:author="Meyer, Michael Frederick [2]" w:date="2021-06-02T13:32:00Z">
        <w:r w:rsidR="00F75433" w:rsidRPr="00F75433">
          <w:rPr>
            <w:color w:val="212121"/>
          </w:rPr>
          <w:t>we quantified and identified every lipid compound that showed up in the chromatogram. Each sample contained peaks that were associated with known fatty acids, and among the 59 fatty acids contained in our dataset, few fatty acids were completely absent from a sample.</w:t>
        </w:r>
        <w:r w:rsidR="00F75433">
          <w:rPr>
            <w:color w:val="212121"/>
          </w:rPr>
          <w:t xml:space="preserve"> Consequently, it is difficult for us to definitively ascribe a minim</w:t>
        </w:r>
      </w:ins>
      <w:ins w:id="366" w:author="Meyer, Michael Frederick [2]" w:date="2021-06-02T13:33:00Z">
        <w:r w:rsidR="00F75433">
          <w:rPr>
            <w:color w:val="212121"/>
          </w:rPr>
          <w:t>al detection limit to this analysis, but based on standards used, we estimate that this procedure had a minimal detection limit of 1 ng/</w:t>
        </w:r>
        <w:proofErr w:type="spellStart"/>
        <w:r w:rsidR="00F75433">
          <w:rPr>
            <w:color w:val="212121"/>
          </w:rPr>
          <w:t>mL.</w:t>
        </w:r>
        <w:proofErr w:type="spellEnd"/>
        <w:r w:rsidR="00F75433">
          <w:rPr>
            <w:color w:val="212121"/>
          </w:rPr>
          <w:t xml:space="preserve"> </w:t>
        </w:r>
      </w:ins>
      <w:del w:id="367" w:author="Meyer, Michael Frederick [2]" w:date="2021-06-02T13:31:00Z">
        <w:r w:rsidR="00F5319C" w:rsidDel="00F75433">
          <w:rPr>
            <w:color w:val="212121"/>
          </w:rPr>
          <w:delText xml:space="preserve"> </w:delText>
        </w:r>
      </w:del>
    </w:p>
    <w:p w14:paraId="64D172D4" w14:textId="593848CF" w:rsidR="006D5602" w:rsidDel="008A07DC" w:rsidRDefault="006D5602" w:rsidP="005842AF">
      <w:pPr>
        <w:rPr>
          <w:del w:id="368" w:author="Meyer, Michael Frederick" w:date="2021-05-10T10:30:00Z"/>
        </w:rPr>
      </w:pPr>
    </w:p>
    <w:p w14:paraId="5F4E0371" w14:textId="50D8EBEC" w:rsidR="008A07DC" w:rsidRPr="00894EFA" w:rsidRDefault="008A07DC" w:rsidP="005842AF">
      <w:pPr>
        <w:rPr>
          <w:ins w:id="369" w:author="Meyer, Michael Frederick" w:date="2021-05-10T10:32:00Z"/>
        </w:rPr>
      </w:pPr>
      <w:ins w:id="370" w:author="Meyer, Michael Frederick" w:date="2021-05-10T10:36:00Z">
        <w:r>
          <w:t xml:space="preserve">Following methylation, </w:t>
        </w:r>
      </w:ins>
      <w:ins w:id="371" w:author="Meyer, Michael Frederick" w:date="2021-05-10T10:37:00Z">
        <w:r>
          <w:t>remaining extracts were assessed for total lipid masses.</w:t>
        </w:r>
        <w:r w:rsidR="00894EFA">
          <w:t xml:space="preserve"> Remaining sample extract</w:t>
        </w:r>
      </w:ins>
      <w:ins w:id="372" w:author="Meyer, Michael Frederick" w:date="2021-05-10T10:38:00Z">
        <w:r w:rsidR="00894EFA">
          <w:t>s (~0.5 mL)</w:t>
        </w:r>
      </w:ins>
      <w:ins w:id="373" w:author="Meyer, Michael Frederick" w:date="2021-05-10T10:37:00Z">
        <w:r w:rsidR="00894EFA">
          <w:t xml:space="preserve"> were </w:t>
        </w:r>
      </w:ins>
      <w:ins w:id="374" w:author="Meyer, Michael Frederick" w:date="2021-05-10T10:38:00Z">
        <w:r w:rsidR="00894EFA">
          <w:t xml:space="preserve">allow to evaporate to dryness under a fume hood overnight. Dried samples were then </w:t>
        </w:r>
      </w:ins>
      <w:ins w:id="375" w:author="Meyer, Michael Frederick" w:date="2021-05-10T10:39:00Z">
        <w:r w:rsidR="00894EFA">
          <w:t xml:space="preserve">left in a </w:t>
        </w:r>
        <w:proofErr w:type="spellStart"/>
        <w:r w:rsidR="00894EFA">
          <w:t>weigh</w:t>
        </w:r>
        <w:proofErr w:type="spellEnd"/>
        <w:r w:rsidR="00894EFA">
          <w:t xml:space="preserve"> room to acclimatize for 30-60 mins</w:t>
        </w:r>
      </w:ins>
      <w:ins w:id="376" w:author="Meyer, Michael Frederick" w:date="2021-05-10T10:40:00Z">
        <w:r w:rsidR="00894EFA">
          <w:t xml:space="preserve"> and then massed within the scintillation vials. </w:t>
        </w:r>
      </w:ins>
      <w:ins w:id="377" w:author="Meyer, Michael Frederick" w:date="2021-05-10T10:44:00Z">
        <w:r w:rsidR="00894EFA">
          <w:t>To calculate an average lipid mass, samples were massed three times</w:t>
        </w:r>
      </w:ins>
      <w:ins w:id="378" w:author="Meyer, Michael Frederick" w:date="2021-05-10T10:46:00Z">
        <w:r w:rsidR="00894EFA">
          <w:t>, so as to assess deviation in measurements</w:t>
        </w:r>
      </w:ins>
      <w:ins w:id="379" w:author="Meyer, Michael Frederick" w:date="2021-05-10T10:44:00Z">
        <w:r w:rsidR="00894EFA">
          <w:t>. Lipid gravimetry is reported as the mg of lipids per g of dry-weight tissue.</w:t>
        </w:r>
      </w:ins>
    </w:p>
    <w:p w14:paraId="01F5D478" w14:textId="77777777" w:rsidR="008A07DC" w:rsidRPr="00894EFA" w:rsidRDefault="008A07DC" w:rsidP="005842AF">
      <w:pPr>
        <w:rPr>
          <w:ins w:id="380" w:author="Meyer, Michael Frederick" w:date="2021-05-10T10:31:00Z"/>
          <w:i/>
        </w:rPr>
      </w:pP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34DF616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110F2298"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691091D8" w:rsidR="00322753" w:rsidRDefault="00322753">
      <w:pPr>
        <w:rPr>
          <w:color w:val="212121"/>
        </w:rPr>
      </w:pPr>
      <w:r w:rsidRPr="00D87563">
        <w:rPr>
          <w:color w:val="212121"/>
        </w:rPr>
        <w:lastRenderedPageBreak/>
        <w:t xml:space="preserve">For data reproducibility, </w:t>
      </w:r>
      <w:r w:rsidR="00967C85">
        <w:t xml:space="preserve">data aggregation and harmonization procedures were conducted in the R statistical environment </w:t>
      </w:r>
      <w:r w:rsidR="00967C85">
        <w:fldChar w:fldCharType="begin"/>
      </w:r>
      <w:r w:rsidR="00967C85">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967C85">
        <w:fldChar w:fldCharType="separate"/>
      </w:r>
      <w:r w:rsidR="00967C85" w:rsidRPr="008A299A">
        <w:t>(R Core Team 2019)</w:t>
      </w:r>
      <w:r w:rsidR="00967C85">
        <w:fldChar w:fldCharType="end"/>
      </w:r>
      <w:r w:rsidR="00967C85">
        <w:t xml:space="preserve">, using the </w:t>
      </w:r>
      <w:proofErr w:type="spellStart"/>
      <w:r w:rsidR="00967C85">
        <w:t>tidyverse</w:t>
      </w:r>
      <w:proofErr w:type="spellEnd"/>
      <w:r w:rsidR="00967C85">
        <w:t xml:space="preserve"> </w:t>
      </w:r>
      <w:r w:rsidR="00967C85">
        <w:fldChar w:fldCharType="begin"/>
      </w:r>
      <w:r w:rsidR="00967C85">
        <w:instrText xml:space="preserve"> ADDIN ZOTERO_ITEM CSL_CITATION {"citationID":"ykNdtxJf","properties":{"formattedCitation":"(Wickham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967C85">
        <w:fldChar w:fldCharType="separate"/>
      </w:r>
      <w:r w:rsidR="00967C85" w:rsidRPr="00967C85">
        <w:t>(Wickham et al. 2019)</w:t>
      </w:r>
      <w:r w:rsidR="00967C85">
        <w:fldChar w:fldCharType="end"/>
      </w:r>
      <w:r w:rsidR="00967C85">
        <w:t xml:space="preserve"> packages. </w:t>
      </w:r>
      <w:r w:rsidR="00596DAE">
        <w:t>As part of the data aggregation, a</w:t>
      </w:r>
      <w:r w:rsidR="004C051D">
        <w:rPr>
          <w:color w:val="212121"/>
        </w:rPr>
        <w:t xml:space="preserve">n initial </w:t>
      </w:r>
      <w:r w:rsidR="00453730" w:rsidRPr="00D87563">
        <w:rPr>
          <w:color w:val="212121"/>
        </w:rPr>
        <w:t>c</w:t>
      </w:r>
      <w:r w:rsidRPr="00D87563">
        <w:rPr>
          <w:color w:val="212121"/>
        </w:rPr>
        <w:t>leaning script</w:t>
      </w:r>
      <w:r w:rsidR="00596DAE">
        <w:rPr>
          <w:color w:val="212121"/>
        </w:rPr>
        <w:t xml:space="preserve">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w:t>
      </w:r>
      <w:r w:rsidR="00596DAE">
        <w:rPr>
          <w:color w:val="212121"/>
        </w:rPr>
        <w:t>CSV</w:t>
      </w:r>
      <w:r w:rsidR="004C051D">
        <w:rPr>
          <w:color w:val="212121"/>
        </w:rPr>
        <w:t xml:space="preserve"> files detailed above</w:t>
      </w:r>
      <w:r w:rsidR="00453730" w:rsidRPr="00D87563">
        <w:rPr>
          <w:color w:val="212121"/>
        </w:rPr>
        <w:t>, which are available on the EDI repository</w:t>
      </w:r>
      <w:r w:rsidR="00596DAE">
        <w:rPr>
          <w:color w:val="212121"/>
        </w:rPr>
        <w:t xml:space="preserve"> </w:t>
      </w:r>
      <w:r w:rsidR="00596DAE">
        <w:rPr>
          <w:color w:val="212121"/>
        </w:rPr>
        <w:fldChar w:fldCharType="begin"/>
      </w:r>
      <w:r w:rsidR="00596DAE">
        <w:rPr>
          <w:color w:val="212121"/>
        </w:rPr>
        <w:instrText xml:space="preserve"> ADDIN ZOTERO_ITEM CSL_CITATION {"citationID":"zOKTrL6g","properties":{"formattedCitation":"(Meyer et al. 2020b)","plainCitation":"(Meyer et al. 2020b)","noteIndex":0},"citationItems":[{"id":4089,"uris":["http://zotero.org/users/2645460/items/HMBBCEN3"],"uri":["http://zotero.org/users/2645460/items/HMBBCEN3"],"itemData":{"id":4089,"type":"article","abstract":"Sewage released from lakeside development can introduce nutrients and micropollutants that can restructure aquatic ecosystems. Lake Baikal, the world's most ancient, biodiverse, and voluminous lake, has been experiencing localized sewage pollution from lakeside settlements. Increasing filamentous algal abundance suggests benthic communities are responding to this localized pollution. We surveyed 40-km of Lake Baikal's southwestern shoreline 19-23 August 2015 for sewage indicators, including pharmaceuticals, personal care products, and microplastics with co-located periphyton, macroinvertebrate, stable isotope, and fatty acid sampling. Unique identifiers corresponding to sampling locations are retained throughout all data files to facilitate interoperability among the dataset's 150+ variables. The data are structured in a tidy format (a tabular arrangement familiar to limnologists) to encourage future reuse. For Lake Baikal studies, these data can support continued monitoring and research efforts. For global studies of lakes, these data can help characterize sewage prevalence and ecological consequences of anthropogenic disturbance across spatial scales.","language":"en","note":"type: dataset\nDOI: 10.6073/PASTA/76F43144015EC795679BAC508EFA044B","publisher":"Environmental Data Initiative","source":"DOI.org (Datacite)","title":"A unified dataset of co-located sewage pollution, periphyton, and benthic macroinvertebrate community and food web structure from Lake Baikal (Siberia)","URL":"https://portal.edirepository.org/nis/mapbrowse?packageid=edi.677.1","author":[{"family":"Meyer","given":"Michael F"},{"family":"Ozersky","given":"Ted"},{"family":"Woo","given":"Kara H"},{"family":"Shchapov","given":"Kirill"},{"family":"Galloway","given":"Aaron W. E."},{"family":"Schram","given":"Julie B"},{"family":"Snow","given":"Daniel D"},{"family":"Timofeyev","given":"Maxim A"},{"family":"Karnaukhov","given":"Dmitry Yu."},{"family":"Brousil","given":"Matthew R"},{"family":"Hampton","given":"Stephanie E"}],"accessed":{"date-parts":[["2020",12,10]]},"issued":{"date-parts":[["2020"]]}}}],"schema":"https://github.com/citation-style-language/schema/raw/master/csl-citation.json"} </w:instrText>
      </w:r>
      <w:r w:rsidR="00596DAE">
        <w:rPr>
          <w:color w:val="212121"/>
        </w:rPr>
        <w:fldChar w:fldCharType="separate"/>
      </w:r>
      <w:r w:rsidR="00596DAE" w:rsidRPr="00596DAE">
        <w:t>(Meyer et al. 2020b)</w:t>
      </w:r>
      <w:r w:rsidR="00596DAE">
        <w:rPr>
          <w:color w:val="212121"/>
        </w:rPr>
        <w:fldChar w:fldCharType="end"/>
      </w:r>
      <w:r w:rsidR="00453730" w:rsidRPr="00D87563">
        <w:rPr>
          <w:color w:val="212121"/>
        </w:rPr>
        <w:t xml:space="preserve">. Raw data files are available on the project’s Open Science Framework </w:t>
      </w:r>
      <w:r w:rsidR="00596DAE">
        <w:rPr>
          <w:color w:val="212121"/>
        </w:rPr>
        <w:t>portal</w:t>
      </w:r>
      <w:r w:rsidR="00453730" w:rsidRPr="00D87563">
        <w:rPr>
          <w:color w:val="212121"/>
        </w:rPr>
        <w:t xml:space="preserve"> </w:t>
      </w:r>
      <w:r w:rsidR="00596DAE">
        <w:rPr>
          <w:color w:val="212121"/>
        </w:rPr>
        <w:fldChar w:fldCharType="begin"/>
      </w:r>
      <w:r w:rsidR="00596DAE">
        <w:rPr>
          <w:color w:val="212121"/>
        </w:rPr>
        <w:instrText xml:space="preserve"> ADDIN ZOTERO_ITEM CSL_CITATION {"citationID":"EQ4j8nEG","properties":{"formattedCitation":"(Meyer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596DAE">
        <w:rPr>
          <w:color w:val="212121"/>
        </w:rPr>
        <w:fldChar w:fldCharType="separate"/>
      </w:r>
      <w:r w:rsidR="00596DAE" w:rsidRPr="00596DAE">
        <w:t>(Meyer et al. 2015)</w:t>
      </w:r>
      <w:r w:rsidR="00596DAE">
        <w:rPr>
          <w:color w:val="212121"/>
        </w:rPr>
        <w:fldChar w:fldCharType="end"/>
      </w:r>
      <w:r w:rsidR="00453730" w:rsidRPr="00D87563">
        <w:rPr>
          <w:color w:val="212121"/>
        </w:rPr>
        <w:t xml:space="preserve"> but are not included in the EDI repository to prevent confusion or incorrect usage. Data hosted on EDI are at the replicate-level but can be aggregated to the sampling-site-level using script </w:t>
      </w:r>
      <w:r w:rsidR="00596DAE">
        <w:rPr>
          <w:color w:val="212121"/>
        </w:rPr>
        <w:t>“</w:t>
      </w:r>
      <w:r w:rsidR="00453730" w:rsidRPr="00D87563">
        <w:rPr>
          <w:color w:val="212121"/>
        </w:rPr>
        <w:t>01</w:t>
      </w:r>
      <w:r w:rsidR="00596DAE">
        <w:rPr>
          <w:color w:val="212121"/>
        </w:rPr>
        <w:t>_</w:t>
      </w:r>
      <w:r w:rsidR="00453730" w:rsidRPr="00D87563">
        <w:rPr>
          <w:color w:val="212121"/>
        </w:rPr>
        <w:t>data_</w:t>
      </w:r>
      <w:proofErr w:type="gramStart"/>
      <w:r w:rsidR="00453730" w:rsidRPr="00D87563">
        <w:rPr>
          <w:color w:val="212121"/>
        </w:rPr>
        <w:t>cleaning.R</w:t>
      </w:r>
      <w:proofErr w:type="gramEnd"/>
      <w:r w:rsidR="00596DAE">
        <w:rPr>
          <w:color w:val="212121"/>
        </w:rPr>
        <w:t>”</w:t>
      </w:r>
      <w:r w:rsidR="00453730" w:rsidRPr="00D87563">
        <w:rPr>
          <w:color w:val="212121"/>
        </w:rPr>
        <w:t xml:space="preserve">. In addition to aggregation scripts, </w:t>
      </w:r>
      <w:r w:rsidR="002138B5">
        <w:rPr>
          <w:color w:val="212121"/>
        </w:rPr>
        <w:t>six</w:t>
      </w:r>
      <w:r w:rsidR="00453730" w:rsidRPr="00D87563">
        <w:rPr>
          <w:color w:val="212121"/>
        </w:rPr>
        <w:t xml:space="preserve"> R scripts used for analyses in </w:t>
      </w:r>
      <w:r w:rsidR="00F21F22">
        <w:rPr>
          <w:color w:val="212121"/>
        </w:rPr>
        <w:fldChar w:fldCharType="begin"/>
      </w:r>
      <w:r w:rsidR="00967C85">
        <w:rPr>
          <w:color w:val="212121"/>
        </w:rPr>
        <w:instrText xml:space="preserve"> ADDIN ZOTERO_ITEM CSL_CITATION {"citationID":"mhmu9mEN","properties":{"formattedCitation":"(Meyer et al.)","plainCitation":"(Meyer et al.)","dontUpdate":true,"noteIndex":0},"citationItems":[{"id":4114,"uris":["http://zotero.org/users/2645460/items/5MKK494P"],"uri":["http://zotero.org/users/2645460/items/5MKK494P"],"itemData":{"id":4114,"type":"article-journal","title":"Effects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E."}]}}],"schema":"https://github.com/citation-style-language/schema/raw/master/csl-citation.json"} </w:instrText>
      </w:r>
      <w:r w:rsidR="00F21F22">
        <w:rPr>
          <w:color w:val="212121"/>
        </w:rPr>
        <w:fldChar w:fldCharType="separate"/>
      </w:r>
      <w:r w:rsidR="00F21F22" w:rsidRPr="00F21F22">
        <w:t>Meyer et al.</w:t>
      </w:r>
      <w:r w:rsidR="00F21F22">
        <w:t xml:space="preserve"> </w:t>
      </w:r>
      <w:r w:rsidR="00967C85">
        <w:t>(</w:t>
      </w:r>
      <w:r w:rsidR="00F21F22" w:rsidRPr="00967C85">
        <w:rPr>
          <w:i/>
        </w:rPr>
        <w:t>Under Review</w:t>
      </w:r>
      <w:r w:rsidR="00F21F22" w:rsidRPr="00F21F22">
        <w:t>)</w:t>
      </w:r>
      <w:r w:rsidR="00F21F22">
        <w:rPr>
          <w:color w:val="212121"/>
        </w:rPr>
        <w:fldChar w:fldCharType="end"/>
      </w:r>
      <w:r w:rsidR="00F21F22">
        <w:rPr>
          <w:color w:val="212121"/>
        </w:rPr>
        <w:t xml:space="preserve"> </w:t>
      </w:r>
      <w:r w:rsidR="00453730" w:rsidRPr="00D87563">
        <w:rPr>
          <w:color w:val="212121"/>
        </w:rPr>
        <w:t xml:space="preserve">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2EE6A358" w14:textId="6115375D" w:rsidR="00314DF3" w:rsidRDefault="00314DF3"/>
    <w:p w14:paraId="5F26242D" w14:textId="77777777" w:rsidR="00314DF3" w:rsidRDefault="00314DF3" w:rsidP="00314DF3">
      <w:pPr>
        <w:rPr>
          <w:i/>
        </w:rPr>
      </w:pPr>
      <w:r>
        <w:rPr>
          <w:i/>
        </w:rPr>
        <w:t>A commitment to FAIR and TRUST principles</w:t>
      </w:r>
    </w:p>
    <w:p w14:paraId="5546BE18" w14:textId="77777777" w:rsidR="00314DF3" w:rsidRDefault="00314DF3" w:rsidP="00314DF3"/>
    <w:p w14:paraId="15F78034" w14:textId="77777777" w:rsidR="00314DF3" w:rsidRDefault="00314DF3" w:rsidP="00314DF3">
      <w:r>
        <w:t xml:space="preserve">Throughout the dataset’s development, we strove to incorporate both FAIR (Findable, Accessible, Interoperable, and Reproducible) and TRUST (Transparency, Responsibility, User Focus, Sustainability, and Technology) principles where applicable. </w:t>
      </w:r>
    </w:p>
    <w:p w14:paraId="52FE0A6E" w14:textId="77777777" w:rsidR="00314DF3" w:rsidRDefault="00314DF3" w:rsidP="00314DF3"/>
    <w:p w14:paraId="76E2F8FF" w14:textId="1199AD93" w:rsidR="00314DF3" w:rsidRDefault="00314DF3" w:rsidP="00314DF3">
      <w:r>
        <w:t xml:space="preserve">With respect to FAIR principles </w:t>
      </w:r>
      <w:r>
        <w:fldChar w:fldCharType="begin"/>
      </w:r>
      <w:r>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fldChar w:fldCharType="separate"/>
      </w:r>
      <w:r w:rsidRPr="00C21008">
        <w:t>(Wilkinson et al. 2016)</w:t>
      </w:r>
      <w:r>
        <w:fldChar w:fldCharType="end"/>
      </w:r>
      <w:r>
        <w:t>,</w:t>
      </w:r>
      <w:r w:rsidRPr="00D87563">
        <w:t xml:space="preserve"> </w:t>
      </w:r>
      <w:r>
        <w:t xml:space="preserve">the data are </w:t>
      </w:r>
      <w:r w:rsidRPr="00D87563">
        <w:t xml:space="preserve">openly accessible </w:t>
      </w:r>
      <w:r>
        <w:t>in a standardized, replicate-level format on the EDI portal. The 1</w:t>
      </w:r>
      <w:r w:rsidR="00596DAE">
        <w:t>0</w:t>
      </w:r>
      <w:r>
        <w:t xml:space="preserve"> CSV files contained within the dataset are entirely interoperable using the “site” column, enabling all variables to efficiently be merged together. Finally, all analytical and some data wrangling scripts are available on the EDI portal in a compressed format, such that future users can reproduce data manipulation and analyses described in Meyer et al. (</w:t>
      </w:r>
      <w:r w:rsidR="00F21F22" w:rsidRPr="00F21F22">
        <w:rPr>
          <w:i/>
        </w:rPr>
        <w:t>Under Review</w:t>
      </w:r>
      <w:r>
        <w:t xml:space="preserve">). </w:t>
      </w:r>
    </w:p>
    <w:p w14:paraId="7C774312" w14:textId="77777777" w:rsidR="00314DF3" w:rsidRDefault="00314DF3" w:rsidP="00314DF3">
      <w:pPr>
        <w:rPr>
          <w:i/>
        </w:rPr>
      </w:pPr>
    </w:p>
    <w:p w14:paraId="05F9E72C" w14:textId="14DC8859" w:rsidR="00314DF3" w:rsidRPr="00D87563" w:rsidRDefault="00314DF3" w:rsidP="00314DF3">
      <w:r>
        <w:t xml:space="preserve">With respect to TRUST principles </w:t>
      </w:r>
      <w:r>
        <w:fldChar w:fldCharType="begin"/>
      </w:r>
      <w:r>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fldChar w:fldCharType="separate"/>
      </w:r>
      <w:r w:rsidRPr="00A40690">
        <w:t>(Lin et al. 2020)</w:t>
      </w:r>
      <w:r>
        <w:fldChar w:fldCharType="end"/>
      </w:r>
      <w:r>
        <w:t>, we strove to document additional metadata and data-cleaning practices in a public Open Science Framework (OSF) repository</w:t>
      </w:r>
      <w:r w:rsidR="00F21F22">
        <w:t xml:space="preserve"> </w:t>
      </w:r>
      <w:r w:rsidR="00F21F22">
        <w:fldChar w:fldCharType="begin"/>
      </w:r>
      <w:r w:rsidR="00F21F22">
        <w:instrText xml:space="preserve"> ADDIN ZOTERO_ITEM CSL_CITATION {"citationID":"FeUrnbmI","properties":{"formattedCitation":"(Meyer et al. 2015)","plainCitation":"(Meyer et al. 2015)","noteIndex":0},"citationItems":[{"id":4079,"uris":["http://zotero.org/users/2645460/items/VUDV45SN"],"uri":["http://zotero.org/users/2645460/items/VUDV45SN"],"itemData":{"id":4079,"type":"article-journal","abstract":"Hosted on the Open Science Framework","DOI":"10.17605/OSF.IO/9TA8Z","language":"en","source":"osf.io","title":"Baikal Food Webs","URL":"https://osf.io/9ta8z/","author":[{"family":"Meyer","given":"Michael"},{"family":"Ozersky","given":"Ted"},{"family":"Woo","given":"Kara"},{"family":"Galloway","given":"Aaron W. E."},{"family":"Brousil","given":"Matthew R."},{"family":"Hampton","given":"Stephanie"}],"accessed":{"date-parts":[["2020",12,7]]},"issued":{"date-parts":[["2015",9,5]]}}}],"schema":"https://github.com/citation-style-language/schema/raw/master/csl-citation.json"} </w:instrText>
      </w:r>
      <w:r w:rsidR="00F21F22">
        <w:fldChar w:fldCharType="separate"/>
      </w:r>
      <w:r w:rsidR="00F21F22" w:rsidRPr="00F21F22">
        <w:t>(Meyer et al. 2015)</w:t>
      </w:r>
      <w:r w:rsidR="00F21F22">
        <w:fldChar w:fldCharType="end"/>
      </w:r>
      <w:r>
        <w:t xml:space="preserve">. These steps are not necessarily critical to the core EDI dataset, but provide increased transparency for future users wishing recreate the dataset de novo. All “raw” data are provided in the OSF portal, including 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photographs of shoreline and substrate from sampling locations. To empower and expedite future reuse, all directories are accompanied with documentation that details directory contents, and all associated scripts are documented and annotated. While many of the files are redundant from the EDI repository, the OSF repository is meant to supplement the EDI repository, so as to enable sustainable, user-focused transparency of how data were collected and cleaned from their raw formats.</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lastRenderedPageBreak/>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3DF334"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Baikal’s entirety</w:t>
      </w:r>
      <w:ins w:id="381" w:author="Meyer, Michael Frederick" w:date="2021-05-06T14:37:00Z">
        <w:r w:rsidR="00F91AA3">
          <w:t>, but especially near our samplin</w:t>
        </w:r>
      </w:ins>
      <w:ins w:id="382" w:author="Meyer, Michael Frederick" w:date="2021-05-06T14:38:00Z">
        <w:r w:rsidR="00F91AA3">
          <w:t>g locations,</w:t>
        </w:r>
      </w:ins>
      <w:r w:rsidR="00F938EC" w:rsidRPr="00D87563">
        <w:t xml:space="preserve">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w:t>
      </w:r>
      <w:r w:rsidR="00E65CBA">
        <w:t xml:space="preserve"> Under Review</w:t>
      </w:r>
      <w:r w:rsidR="00CA0691">
        <w:t>)</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59383683"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043612">
        <w:instrText xml:space="preserve"> ADDIN ZOTERO_ITEM CSL_CITATION {"citationID":"pZEtgpOC","properties":{"formattedCitation":"(Rosi-Marshall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043612">
        <w:instrText xml:space="preserve"> ADDIN ZOTERO_ITEM CSL_CITATION {"citationID":"lRNmVIoJ","properties":{"formattedCitation":"(Shaw et al. 2015)","plainCitation":"(Shaw et al. 2015)","dontUpdate":true,"noteIndex":0},"citationItems":[{"id":369,"uris":["http://zotero.org/users/2645460/items/SFNEQ739"],"uri":["http://zotero.org/users/2645460/items/SFNEQ739"],"itemData":{"id":369,"type":"article-journal","container-title":"Environmental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4E7E5B9D" w14:textId="77777777" w:rsidR="00D8725B" w:rsidRDefault="00164694">
      <w:pPr>
        <w:pStyle w:val="Bibliography"/>
        <w:rPr>
          <w:ins w:id="383" w:author="Meyer, Michael Frederick [2]" w:date="2021-06-02T12:19:00Z"/>
        </w:rPr>
        <w:pPrChange w:id="384" w:author="Meyer, Michael Frederick [2]" w:date="2021-06-02T12:19:00Z">
          <w:pPr>
            <w:widowControl w:val="0"/>
            <w:autoSpaceDE w:val="0"/>
            <w:autoSpaceDN w:val="0"/>
            <w:adjustRightInd w:val="0"/>
          </w:pPr>
        </w:pPrChange>
      </w:pPr>
      <w:r>
        <w:fldChar w:fldCharType="begin"/>
      </w:r>
      <w:ins w:id="385" w:author="Meyer, Michael Frederick" w:date="2021-05-10T15:04:00Z">
        <w:r w:rsidR="0049195A">
          <w:instrText xml:space="preserve"> ADDIN ZOTERO_BIBL {"uncited":[],"omitted":[],"custom":[]} CSL_BIBLIOGRAPHY </w:instrText>
        </w:r>
      </w:ins>
      <w:del w:id="386" w:author="Meyer, Michael Frederick" w:date="2021-05-10T13:53:00Z">
        <w:r w:rsidR="00967C85" w:rsidDel="004127BE">
          <w:delInstrText xml:space="preserve"> ADDIN ZOTERO_BIBL {"uncited":[],"omitted":[],"custom":[]} CSL_BIBLIOGRAPHY </w:delInstrText>
        </w:r>
      </w:del>
      <w:r>
        <w:fldChar w:fldCharType="separate"/>
      </w:r>
      <w:ins w:id="387" w:author="Meyer, Michael Frederick [2]" w:date="2021-06-02T12:19:00Z">
        <w:r w:rsidR="00D8725B">
          <w:t xml:space="preserve">Anisimov, O., and S. Reneva. 2006. Permafrost and Changing Climate: The Russian Perspective. Ambio </w:t>
        </w:r>
        <w:r w:rsidR="00D8725B">
          <w:rPr>
            <w:b/>
            <w:bCs/>
          </w:rPr>
          <w:t>35</w:t>
        </w:r>
        <w:r w:rsidR="00D8725B">
          <w:t>: 169–175.</w:t>
        </w:r>
      </w:ins>
    </w:p>
    <w:p w14:paraId="608D6B74" w14:textId="77777777" w:rsidR="00D8725B" w:rsidRDefault="00D8725B">
      <w:pPr>
        <w:pStyle w:val="Bibliography"/>
        <w:rPr>
          <w:ins w:id="388" w:author="Meyer, Michael Frederick [2]" w:date="2021-06-02T12:19:00Z"/>
        </w:rPr>
        <w:pPrChange w:id="389" w:author="Meyer, Michael Frederick [2]" w:date="2021-06-02T12:19:00Z">
          <w:pPr>
            <w:widowControl w:val="0"/>
            <w:autoSpaceDE w:val="0"/>
            <w:autoSpaceDN w:val="0"/>
            <w:adjustRightInd w:val="0"/>
          </w:pPr>
        </w:pPrChange>
      </w:pPr>
      <w:ins w:id="390" w:author="Meyer, Michael Frederick [2]" w:date="2021-06-02T12:19:00Z">
        <w:r>
          <w:t xml:space="preserve">Barnes, D. K. A., F. Galgani, R. C. Thompson, and M. Barlaz. 2009. Accumulation and fragmentation of plastic debris in global environments. Philos Trans R Soc Lond B Biol Sci </w:t>
        </w:r>
        <w:r>
          <w:rPr>
            <w:b/>
            <w:bCs/>
          </w:rPr>
          <w:t>364</w:t>
        </w:r>
        <w:r>
          <w:t>: 1985–1998. doi:10.1098/rstb.2008.0205</w:t>
        </w:r>
      </w:ins>
    </w:p>
    <w:p w14:paraId="2C601DAE" w14:textId="77777777" w:rsidR="00D8725B" w:rsidRDefault="00D8725B">
      <w:pPr>
        <w:pStyle w:val="Bibliography"/>
        <w:rPr>
          <w:ins w:id="391" w:author="Meyer, Michael Frederick [2]" w:date="2021-06-02T12:19:00Z"/>
        </w:rPr>
        <w:pPrChange w:id="392" w:author="Meyer, Michael Frederick [2]" w:date="2021-06-02T12:19:00Z">
          <w:pPr>
            <w:widowControl w:val="0"/>
            <w:autoSpaceDE w:val="0"/>
            <w:autoSpaceDN w:val="0"/>
            <w:adjustRightInd w:val="0"/>
          </w:pPr>
        </w:pPrChange>
      </w:pPr>
      <w:ins w:id="393" w:author="Meyer, Michael Frederick [2]" w:date="2021-06-02T12:19:00Z">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ins>
    </w:p>
    <w:p w14:paraId="7E5F5C32" w14:textId="77777777" w:rsidR="00D8725B" w:rsidRDefault="00D8725B">
      <w:pPr>
        <w:pStyle w:val="Bibliography"/>
        <w:rPr>
          <w:ins w:id="394" w:author="Meyer, Michael Frederick [2]" w:date="2021-06-02T12:19:00Z"/>
        </w:rPr>
        <w:pPrChange w:id="395" w:author="Meyer, Michael Frederick [2]" w:date="2021-06-02T12:19:00Z">
          <w:pPr>
            <w:widowControl w:val="0"/>
            <w:autoSpaceDE w:val="0"/>
            <w:autoSpaceDN w:val="0"/>
            <w:adjustRightInd w:val="0"/>
          </w:pPr>
        </w:pPrChange>
      </w:pPr>
      <w:ins w:id="396" w:author="Meyer, Michael Frederick [2]" w:date="2021-06-02T12:19:00Z">
        <w:r>
          <w:t xml:space="preserve">Bondarenko, N. A., I. V. Tomberg, A. A. Shirokaya, and others. 2021. Dolichospermum lemmermannii (Nostocales) bloom in world’s deepest Lake Baikal (East Siberia): abundance, toxicity and factors influencing growth. Limnology and Freshwater Biology </w:t>
        </w:r>
        <w:r>
          <w:rPr>
            <w:b/>
            <w:bCs/>
          </w:rPr>
          <w:t>1</w:t>
        </w:r>
        <w:r>
          <w:t>: 1101–1110. doi:10.31951/2658-3518-2021-A-1-1101</w:t>
        </w:r>
      </w:ins>
    </w:p>
    <w:p w14:paraId="2B60EF03" w14:textId="77777777" w:rsidR="00D8725B" w:rsidRDefault="00D8725B">
      <w:pPr>
        <w:pStyle w:val="Bibliography"/>
        <w:rPr>
          <w:ins w:id="397" w:author="Meyer, Michael Frederick [2]" w:date="2021-06-02T12:19:00Z"/>
        </w:rPr>
        <w:pPrChange w:id="398" w:author="Meyer, Michael Frederick [2]" w:date="2021-06-02T12:19:00Z">
          <w:pPr>
            <w:widowControl w:val="0"/>
            <w:autoSpaceDE w:val="0"/>
            <w:autoSpaceDN w:val="0"/>
            <w:adjustRightInd w:val="0"/>
          </w:pPr>
        </w:pPrChange>
      </w:pPr>
      <w:ins w:id="399" w:author="Meyer, Michael Frederick [2]" w:date="2021-06-02T12:19:00Z">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ins>
    </w:p>
    <w:p w14:paraId="40BE21E1" w14:textId="77777777" w:rsidR="00D8725B" w:rsidRDefault="00D8725B">
      <w:pPr>
        <w:pStyle w:val="Bibliography"/>
        <w:rPr>
          <w:ins w:id="400" w:author="Meyer, Michael Frederick [2]" w:date="2021-06-02T12:19:00Z"/>
        </w:rPr>
        <w:pPrChange w:id="401" w:author="Meyer, Michael Frederick [2]" w:date="2021-06-02T12:19:00Z">
          <w:pPr>
            <w:widowControl w:val="0"/>
            <w:autoSpaceDE w:val="0"/>
            <w:autoSpaceDN w:val="0"/>
            <w:adjustRightInd w:val="0"/>
          </w:pPr>
        </w:pPrChange>
      </w:pPr>
      <w:ins w:id="402" w:author="Meyer, Michael Frederick [2]" w:date="2021-06-02T12:19:00Z">
        <w:r>
          <w:t xml:space="preserve">Brodin, T., J. Fick, M. Jonsson, and J. Klaminder. 2013. Dilute Concentrations of a Psychiatric Drug Alter Behavior of Fish from Natural Populations. Science </w:t>
        </w:r>
        <w:r>
          <w:rPr>
            <w:b/>
            <w:bCs/>
          </w:rPr>
          <w:t>339</w:t>
        </w:r>
        <w:r>
          <w:t>: 814–815. doi:10.1126/science.1226850</w:t>
        </w:r>
      </w:ins>
    </w:p>
    <w:p w14:paraId="59267BC5" w14:textId="77777777" w:rsidR="00D8725B" w:rsidRDefault="00D8725B">
      <w:pPr>
        <w:pStyle w:val="Bibliography"/>
        <w:rPr>
          <w:ins w:id="403" w:author="Meyer, Michael Frederick [2]" w:date="2021-06-02T12:19:00Z"/>
        </w:rPr>
        <w:pPrChange w:id="404" w:author="Meyer, Michael Frederick [2]" w:date="2021-06-02T12:19:00Z">
          <w:pPr>
            <w:widowControl w:val="0"/>
            <w:autoSpaceDE w:val="0"/>
            <w:autoSpaceDN w:val="0"/>
            <w:adjustRightInd w:val="0"/>
          </w:pPr>
        </w:pPrChange>
      </w:pPr>
      <w:ins w:id="405" w:author="Meyer, Michael Frederick [2]" w:date="2021-06-02T12:19:00Z">
        <w:r>
          <w:t xml:space="preserve">Camilleri, A. C., and T. Ozersky. 2019. Large variation in periphyton δ13C and δ15N values in the upper Great Lakes: Correlates and implications. Journal of Great Lakes Research </w:t>
        </w:r>
        <w:r>
          <w:rPr>
            <w:b/>
            <w:bCs/>
          </w:rPr>
          <w:t>45</w:t>
        </w:r>
        <w:r>
          <w:t>: 986–990. doi:10.1016/j.jglr.2019.06.003</w:t>
        </w:r>
      </w:ins>
    </w:p>
    <w:p w14:paraId="346715E6" w14:textId="77777777" w:rsidR="00D8725B" w:rsidRDefault="00D8725B">
      <w:pPr>
        <w:pStyle w:val="Bibliography"/>
        <w:rPr>
          <w:ins w:id="406" w:author="Meyer, Michael Frederick [2]" w:date="2021-06-02T12:19:00Z"/>
        </w:rPr>
        <w:pPrChange w:id="407" w:author="Meyer, Michael Frederick [2]" w:date="2021-06-02T12:19:00Z">
          <w:pPr>
            <w:widowControl w:val="0"/>
            <w:autoSpaceDE w:val="0"/>
            <w:autoSpaceDN w:val="0"/>
            <w:adjustRightInd w:val="0"/>
          </w:pPr>
        </w:pPrChange>
      </w:pPr>
      <w:ins w:id="408" w:author="Meyer, Michael Frederick [2]" w:date="2021-06-02T12:19:00Z">
        <w:r>
          <w:lastRenderedPageBreak/>
          <w:t xml:space="preserve">Costanzo, S. D., M. J. O’Donohue, W. C. Dennison, N. R. Loneragan, and M. Thomas. 2001. A New Approach for Detecting and Mapping Sewage Impacts. Marine Pollution Bulletin </w:t>
        </w:r>
        <w:r>
          <w:rPr>
            <w:b/>
            <w:bCs/>
          </w:rPr>
          <w:t>42</w:t>
        </w:r>
        <w:r>
          <w:t>: 149–156. doi:10.1016/S0025-326X(00)00125-9</w:t>
        </w:r>
      </w:ins>
    </w:p>
    <w:p w14:paraId="71BFF085" w14:textId="77777777" w:rsidR="00D8725B" w:rsidRDefault="00D8725B">
      <w:pPr>
        <w:pStyle w:val="Bibliography"/>
        <w:rPr>
          <w:ins w:id="409" w:author="Meyer, Michael Frederick [2]" w:date="2021-06-02T12:19:00Z"/>
        </w:rPr>
        <w:pPrChange w:id="410" w:author="Meyer, Michael Frederick [2]" w:date="2021-06-02T12:19:00Z">
          <w:pPr>
            <w:widowControl w:val="0"/>
            <w:autoSpaceDE w:val="0"/>
            <w:autoSpaceDN w:val="0"/>
            <w:adjustRightInd w:val="0"/>
          </w:pPr>
        </w:pPrChange>
      </w:pPr>
      <w:ins w:id="411" w:author="Meyer, Michael Frederick [2]" w:date="2021-06-02T12:19:00Z">
        <w:r>
          <w:t xml:space="preserve">D’Alessio, M., S. Onanong, D. D. Snow, and C. Ray. 2018. Occurrence and removal of pharmaceutical compounds and steroids at four wastewater treatment plants in Hawai’i and their environmental fate. Science of The Total Environment </w:t>
        </w:r>
        <w:r>
          <w:rPr>
            <w:b/>
            <w:bCs/>
          </w:rPr>
          <w:t>631–632</w:t>
        </w:r>
        <w:r>
          <w:t>: 1360–1370. doi:10.1016/j.scitotenv.2018.03.100</w:t>
        </w:r>
      </w:ins>
    </w:p>
    <w:p w14:paraId="6B7B0198" w14:textId="77777777" w:rsidR="00D8725B" w:rsidRDefault="00D8725B">
      <w:pPr>
        <w:pStyle w:val="Bibliography"/>
        <w:rPr>
          <w:ins w:id="412" w:author="Meyer, Michael Frederick [2]" w:date="2021-06-02T12:19:00Z"/>
        </w:rPr>
        <w:pPrChange w:id="413" w:author="Meyer, Michael Frederick [2]" w:date="2021-06-02T12:19:00Z">
          <w:pPr>
            <w:widowControl w:val="0"/>
            <w:autoSpaceDE w:val="0"/>
            <w:autoSpaceDN w:val="0"/>
            <w:adjustRightInd w:val="0"/>
          </w:pPr>
        </w:pPrChange>
      </w:pPr>
      <w:ins w:id="414" w:author="Meyer, Michael Frederick [2]" w:date="2021-06-02T12:19:00Z">
        <w:r>
          <w:t xml:space="preserve">Dalsgaard, J., M. St. John, G. Kattner, D. Müller-Navarra, and W. Hagen. 2003. Fatty acid trophic markers in the pelagic marine environment, p. 225–340. </w:t>
        </w:r>
        <w:r>
          <w:rPr>
            <w:i/>
            <w:iCs/>
          </w:rPr>
          <w:t>In</w:t>
        </w:r>
        <w:r>
          <w:t xml:space="preserve"> Advances in Marine Biology. Elsevier.</w:t>
        </w:r>
      </w:ins>
    </w:p>
    <w:p w14:paraId="68F917FB" w14:textId="77777777" w:rsidR="00D8725B" w:rsidRDefault="00D8725B">
      <w:pPr>
        <w:pStyle w:val="Bibliography"/>
        <w:rPr>
          <w:ins w:id="415" w:author="Meyer, Michael Frederick [2]" w:date="2021-06-02T12:19:00Z"/>
        </w:rPr>
        <w:pPrChange w:id="416" w:author="Meyer, Michael Frederick [2]" w:date="2021-06-02T12:19:00Z">
          <w:pPr>
            <w:widowControl w:val="0"/>
            <w:autoSpaceDE w:val="0"/>
            <w:autoSpaceDN w:val="0"/>
            <w:adjustRightInd w:val="0"/>
          </w:pPr>
        </w:pPrChange>
      </w:pPr>
      <w:ins w:id="417" w:author="Meyer, Michael Frederick [2]" w:date="2021-06-02T12:19:00Z">
        <w:r>
          <w:t xml:space="preserve">Edmondson, W. T. 1970. Phosphorus, Nitrogen, and Algae in Lake Washington after Diversion of Sewage. Science </w:t>
        </w:r>
        <w:r>
          <w:rPr>
            <w:b/>
            <w:bCs/>
          </w:rPr>
          <w:t>169</w:t>
        </w:r>
        <w:r>
          <w:t>: 690–691.</w:t>
        </w:r>
      </w:ins>
    </w:p>
    <w:p w14:paraId="3719EA73" w14:textId="77777777" w:rsidR="00D8725B" w:rsidRDefault="00D8725B">
      <w:pPr>
        <w:pStyle w:val="Bibliography"/>
        <w:rPr>
          <w:ins w:id="418" w:author="Meyer, Michael Frederick [2]" w:date="2021-06-02T12:19:00Z"/>
        </w:rPr>
        <w:pPrChange w:id="419" w:author="Meyer, Michael Frederick [2]" w:date="2021-06-02T12:19:00Z">
          <w:pPr>
            <w:widowControl w:val="0"/>
            <w:autoSpaceDE w:val="0"/>
            <w:autoSpaceDN w:val="0"/>
            <w:adjustRightInd w:val="0"/>
          </w:pPr>
        </w:pPrChange>
      </w:pPr>
      <w:ins w:id="420" w:author="Meyer, Michael Frederick [2]" w:date="2021-06-02T12:19:00Z">
        <w:r>
          <w:t>Fellows, I., and  using the Jm. library by J. P. Stotz. 2019. OpenStreetMap: Access to Open Street Map Raster Images,.</w:t>
        </w:r>
      </w:ins>
    </w:p>
    <w:p w14:paraId="784417B0" w14:textId="77777777" w:rsidR="00D8725B" w:rsidRDefault="00D8725B">
      <w:pPr>
        <w:pStyle w:val="Bibliography"/>
        <w:rPr>
          <w:ins w:id="421" w:author="Meyer, Michael Frederick [2]" w:date="2021-06-02T12:19:00Z"/>
        </w:rPr>
        <w:pPrChange w:id="422" w:author="Meyer, Michael Frederick [2]" w:date="2021-06-02T12:19:00Z">
          <w:pPr>
            <w:widowControl w:val="0"/>
            <w:autoSpaceDE w:val="0"/>
            <w:autoSpaceDN w:val="0"/>
            <w:adjustRightInd w:val="0"/>
          </w:pPr>
        </w:pPrChange>
      </w:pPr>
      <w:ins w:id="423" w:author="Meyer, Michael Frederick [2]" w:date="2021-06-02T12:19:00Z">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ins>
    </w:p>
    <w:p w14:paraId="674DB9F0" w14:textId="77777777" w:rsidR="00D8725B" w:rsidRDefault="00D8725B">
      <w:pPr>
        <w:pStyle w:val="Bibliography"/>
        <w:rPr>
          <w:ins w:id="424" w:author="Meyer, Michael Frederick [2]" w:date="2021-06-02T12:19:00Z"/>
        </w:rPr>
        <w:pPrChange w:id="425" w:author="Meyer, Michael Frederick [2]" w:date="2021-06-02T12:19:00Z">
          <w:pPr>
            <w:widowControl w:val="0"/>
            <w:autoSpaceDE w:val="0"/>
            <w:autoSpaceDN w:val="0"/>
            <w:adjustRightInd w:val="0"/>
          </w:pPr>
        </w:pPrChange>
      </w:pPr>
      <w:ins w:id="426" w:author="Meyer, Michael Frederick [2]" w:date="2021-06-02T12:19:00Z">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ins>
    </w:p>
    <w:p w14:paraId="2BE327E5" w14:textId="77777777" w:rsidR="00D8725B" w:rsidRDefault="00D8725B">
      <w:pPr>
        <w:pStyle w:val="Bibliography"/>
        <w:rPr>
          <w:ins w:id="427" w:author="Meyer, Michael Frederick [2]" w:date="2021-06-02T12:19:00Z"/>
        </w:rPr>
        <w:pPrChange w:id="428" w:author="Meyer, Michael Frederick [2]" w:date="2021-06-02T12:19:00Z">
          <w:pPr>
            <w:widowControl w:val="0"/>
            <w:autoSpaceDE w:val="0"/>
            <w:autoSpaceDN w:val="0"/>
            <w:adjustRightInd w:val="0"/>
          </w:pPr>
        </w:pPrChange>
      </w:pPr>
      <w:ins w:id="429" w:author="Meyer, Michael Frederick [2]" w:date="2021-06-02T12:19:00Z">
        <w:r>
          <w:lastRenderedPageBreak/>
          <w:t>GOST:18309-2014. 2016. Methods for determination of phosphorus-containing matters (with corrections) (Методы определения фосфорсодержащих веществ).</w:t>
        </w:r>
      </w:ins>
    </w:p>
    <w:p w14:paraId="447E51C2" w14:textId="77777777" w:rsidR="00D8725B" w:rsidRDefault="00D8725B">
      <w:pPr>
        <w:pStyle w:val="Bibliography"/>
        <w:rPr>
          <w:ins w:id="430" w:author="Meyer, Michael Frederick [2]" w:date="2021-06-02T12:19:00Z"/>
        </w:rPr>
        <w:pPrChange w:id="431" w:author="Meyer, Michael Frederick [2]" w:date="2021-06-02T12:19:00Z">
          <w:pPr>
            <w:widowControl w:val="0"/>
            <w:autoSpaceDE w:val="0"/>
            <w:autoSpaceDN w:val="0"/>
            <w:adjustRightInd w:val="0"/>
          </w:pPr>
        </w:pPrChange>
      </w:pPr>
      <w:ins w:id="432" w:author="Meyer, Michael Frederick [2]" w:date="2021-06-02T12:19:00Z">
        <w:r>
          <w:t xml:space="preserve">Green, D. S. 2016. Effects of microplastics on European flat oysters, Ostrea edulis and their associated benthic communities. Environmental Pollution </w:t>
        </w:r>
        <w:r>
          <w:rPr>
            <w:b/>
            <w:bCs/>
          </w:rPr>
          <w:t>216</w:t>
        </w:r>
        <w:r>
          <w:t>: 95–103. doi:10.1016/j.envpol.2016.05.043</w:t>
        </w:r>
      </w:ins>
    </w:p>
    <w:p w14:paraId="3D1369F3" w14:textId="77777777" w:rsidR="00D8725B" w:rsidRDefault="00D8725B">
      <w:pPr>
        <w:pStyle w:val="Bibliography"/>
        <w:rPr>
          <w:ins w:id="433" w:author="Meyer, Michael Frederick [2]" w:date="2021-06-02T12:19:00Z"/>
        </w:rPr>
        <w:pPrChange w:id="434" w:author="Meyer, Michael Frederick [2]" w:date="2021-06-02T12:19:00Z">
          <w:pPr>
            <w:widowControl w:val="0"/>
            <w:autoSpaceDE w:val="0"/>
            <w:autoSpaceDN w:val="0"/>
            <w:adjustRightInd w:val="0"/>
          </w:pPr>
        </w:pPrChange>
      </w:pPr>
      <w:ins w:id="435" w:author="Meyer, Michael Frederick [2]" w:date="2021-06-02T12:19:00Z">
        <w:r>
          <w:t xml:space="preserve">Hall, R. I., P. R. Leavitt, R. Quinlan, A. S. Dixit, and J. P. Smol. 1999. Effects of agriculture, urbanization, and climate on water quality in the northern Great Plains. Limnology and Oceanography </w:t>
        </w:r>
        <w:r>
          <w:rPr>
            <w:b/>
            <w:bCs/>
          </w:rPr>
          <w:t>44</w:t>
        </w:r>
        <w:r>
          <w:t>: 739–756. doi:10.4319/lo.1999.44.3_part_2.0739</w:t>
        </w:r>
      </w:ins>
    </w:p>
    <w:p w14:paraId="2CD46D64" w14:textId="77777777" w:rsidR="00D8725B" w:rsidRDefault="00D8725B">
      <w:pPr>
        <w:pStyle w:val="Bibliography"/>
        <w:rPr>
          <w:ins w:id="436" w:author="Meyer, Michael Frederick [2]" w:date="2021-06-02T12:19:00Z"/>
        </w:rPr>
        <w:pPrChange w:id="437" w:author="Meyer, Michael Frederick [2]" w:date="2021-06-02T12:19:00Z">
          <w:pPr>
            <w:widowControl w:val="0"/>
            <w:autoSpaceDE w:val="0"/>
            <w:autoSpaceDN w:val="0"/>
            <w:adjustRightInd w:val="0"/>
          </w:pPr>
        </w:pPrChange>
      </w:pPr>
      <w:ins w:id="438" w:author="Meyer, Michael Frederick [2]" w:date="2021-06-02T12:19:00Z">
        <w:r>
          <w:t xml:space="preserve">Hampton, S. E., S. C. Fradkin, P. R. Leavitt, and E. E. Rosenberger. 2011. Disproportionate importance of nearshore habitat for the food web of a deep oligotrophic lake. Marine and Freshwater Research </w:t>
        </w:r>
        <w:r>
          <w:rPr>
            <w:b/>
            <w:bCs/>
          </w:rPr>
          <w:t>62</w:t>
        </w:r>
        <w:r>
          <w:t>: 350. doi:10.1071/MF10229</w:t>
        </w:r>
      </w:ins>
    </w:p>
    <w:p w14:paraId="6C754E32" w14:textId="77777777" w:rsidR="00D8725B" w:rsidRDefault="00D8725B">
      <w:pPr>
        <w:pStyle w:val="Bibliography"/>
        <w:rPr>
          <w:ins w:id="439" w:author="Meyer, Michael Frederick [2]" w:date="2021-06-02T12:19:00Z"/>
        </w:rPr>
        <w:pPrChange w:id="440" w:author="Meyer, Michael Frederick [2]" w:date="2021-06-02T12:19:00Z">
          <w:pPr>
            <w:widowControl w:val="0"/>
            <w:autoSpaceDE w:val="0"/>
            <w:autoSpaceDN w:val="0"/>
            <w:adjustRightInd w:val="0"/>
          </w:pPr>
        </w:pPrChange>
      </w:pPr>
      <w:ins w:id="441" w:author="Meyer, Michael Frederick [2]" w:date="2021-06-02T12:19:00Z">
        <w:r>
          <w:t xml:space="preserve">Hampton, S. E., L. R. Izmest’Eva, M. V. Moore, S. L. Katz, B. Dennis, and E. A. Silow. 2008. Sixty years of environmental change in the world’s largest freshwater lake - Lake Baikal, Siberia. Global Change Biology </w:t>
        </w:r>
        <w:r>
          <w:rPr>
            <w:b/>
            <w:bCs/>
          </w:rPr>
          <w:t>14</w:t>
        </w:r>
        <w:r>
          <w:t>: 1947–1958. doi:10.1111/j.1365-2486.2008.01616.x</w:t>
        </w:r>
      </w:ins>
    </w:p>
    <w:p w14:paraId="6B45CF32" w14:textId="77777777" w:rsidR="00D8725B" w:rsidRDefault="00D8725B">
      <w:pPr>
        <w:pStyle w:val="Bibliography"/>
        <w:rPr>
          <w:ins w:id="442" w:author="Meyer, Michael Frederick [2]" w:date="2021-06-02T12:19:00Z"/>
        </w:rPr>
        <w:pPrChange w:id="443" w:author="Meyer, Michael Frederick [2]" w:date="2021-06-02T12:19:00Z">
          <w:pPr>
            <w:widowControl w:val="0"/>
            <w:autoSpaceDE w:val="0"/>
            <w:autoSpaceDN w:val="0"/>
            <w:adjustRightInd w:val="0"/>
          </w:pPr>
        </w:pPrChange>
      </w:pPr>
      <w:ins w:id="444" w:author="Meyer, Michael Frederick [2]" w:date="2021-06-02T12:19:00Z">
        <w:r>
          <w:t xml:space="preserve">Hampton, S. E., S. McGowan, T. Ozersky, and others. 2018. Recent ecological change in ancient lakes. Limnology and Oceanography </w:t>
        </w:r>
        <w:r>
          <w:rPr>
            <w:b/>
            <w:bCs/>
          </w:rPr>
          <w:t>63</w:t>
        </w:r>
        <w:r>
          <w:t>: 2277–2304. doi:10.1002/lno.10938</w:t>
        </w:r>
      </w:ins>
    </w:p>
    <w:p w14:paraId="702A94E4" w14:textId="77777777" w:rsidR="00D8725B" w:rsidRDefault="00D8725B">
      <w:pPr>
        <w:pStyle w:val="Bibliography"/>
        <w:rPr>
          <w:ins w:id="445" w:author="Meyer, Michael Frederick [2]" w:date="2021-06-02T12:19:00Z"/>
        </w:rPr>
        <w:pPrChange w:id="446" w:author="Meyer, Michael Frederick [2]" w:date="2021-06-02T12:19:00Z">
          <w:pPr>
            <w:widowControl w:val="0"/>
            <w:autoSpaceDE w:val="0"/>
            <w:autoSpaceDN w:val="0"/>
            <w:adjustRightInd w:val="0"/>
          </w:pPr>
        </w:pPrChange>
      </w:pPr>
      <w:ins w:id="447" w:author="Meyer, Michael Frederick [2]" w:date="2021-06-02T12:19:00Z">
        <w:r>
          <w:t xml:space="preserve">Hanvey, J. S., P. J. Lewis, J. L. Lavers, N. D. Crosbie, K. Pozo, and B. O. Clarke. 2017. A review of analytical techniques for quantifying microplastics in sediments. Anal. Methods </w:t>
        </w:r>
        <w:r>
          <w:rPr>
            <w:b/>
            <w:bCs/>
          </w:rPr>
          <w:t>9</w:t>
        </w:r>
        <w:r>
          <w:t>: 1369–1383. doi:10.1039/C6AY02707E</w:t>
        </w:r>
      </w:ins>
    </w:p>
    <w:p w14:paraId="2C9EE60A" w14:textId="77777777" w:rsidR="00D8725B" w:rsidRDefault="00D8725B">
      <w:pPr>
        <w:pStyle w:val="Bibliography"/>
        <w:rPr>
          <w:ins w:id="448" w:author="Meyer, Michael Frederick [2]" w:date="2021-06-02T12:19:00Z"/>
        </w:rPr>
        <w:pPrChange w:id="449" w:author="Meyer, Michael Frederick [2]" w:date="2021-06-02T12:19:00Z">
          <w:pPr>
            <w:widowControl w:val="0"/>
            <w:autoSpaceDE w:val="0"/>
            <w:autoSpaceDN w:val="0"/>
            <w:adjustRightInd w:val="0"/>
          </w:pPr>
        </w:pPrChange>
      </w:pPr>
      <w:ins w:id="450" w:author="Meyer, Michael Frederick [2]" w:date="2021-06-02T12:19:00Z">
        <w:r>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Pr>
            <w:b/>
            <w:bCs/>
          </w:rPr>
          <w:t>586</w:t>
        </w:r>
        <w:r>
          <w:t>: 127–141. doi:10.1016/j.scitotenv.2017.01.190</w:t>
        </w:r>
      </w:ins>
    </w:p>
    <w:p w14:paraId="66EBE72C" w14:textId="77777777" w:rsidR="00D8725B" w:rsidRDefault="00D8725B">
      <w:pPr>
        <w:pStyle w:val="Bibliography"/>
        <w:rPr>
          <w:ins w:id="451" w:author="Meyer, Michael Frederick [2]" w:date="2021-06-02T12:19:00Z"/>
        </w:rPr>
        <w:pPrChange w:id="452" w:author="Meyer, Michael Frederick [2]" w:date="2021-06-02T12:19:00Z">
          <w:pPr>
            <w:widowControl w:val="0"/>
            <w:autoSpaceDE w:val="0"/>
            <w:autoSpaceDN w:val="0"/>
            <w:adjustRightInd w:val="0"/>
          </w:pPr>
        </w:pPrChange>
      </w:pPr>
      <w:ins w:id="453" w:author="Meyer, Michael Frederick [2]" w:date="2021-06-02T12:19:00Z">
        <w:r>
          <w:lastRenderedPageBreak/>
          <w:t>Interfax-Tourism. 2018. Байкал с января по август 2018 года посетили 1,2 миллиона туристов (1.2 million tourists vistied Baikal from January through August 2018). Interfax-Tourism, October 25</w:t>
        </w:r>
      </w:ins>
    </w:p>
    <w:p w14:paraId="03105F26" w14:textId="77777777" w:rsidR="00D8725B" w:rsidRDefault="00D8725B">
      <w:pPr>
        <w:pStyle w:val="Bibliography"/>
        <w:rPr>
          <w:ins w:id="454" w:author="Meyer, Michael Frederick [2]" w:date="2021-06-02T12:19:00Z"/>
        </w:rPr>
        <w:pPrChange w:id="455" w:author="Meyer, Michael Frederick [2]" w:date="2021-06-02T12:19:00Z">
          <w:pPr>
            <w:widowControl w:val="0"/>
            <w:autoSpaceDE w:val="0"/>
            <w:autoSpaceDN w:val="0"/>
            <w:adjustRightInd w:val="0"/>
          </w:pPr>
        </w:pPrChange>
      </w:pPr>
      <w:ins w:id="456" w:author="Meyer, Michael Frederick [2]" w:date="2021-06-02T12:19:00Z">
        <w:r>
          <w:t>International Standards Organization (ISO). 1984. ISO 6777:1984(en) Water quality — Determination of nitrite — Molecular absorption spectrometric method. ISO 6777. ISO 6777 ISO.</w:t>
        </w:r>
      </w:ins>
    </w:p>
    <w:p w14:paraId="261EF851" w14:textId="77777777" w:rsidR="00D8725B" w:rsidRDefault="00D8725B">
      <w:pPr>
        <w:pStyle w:val="Bibliography"/>
        <w:rPr>
          <w:ins w:id="457" w:author="Meyer, Michael Frederick [2]" w:date="2021-06-02T12:19:00Z"/>
        </w:rPr>
        <w:pPrChange w:id="458" w:author="Meyer, Michael Frederick [2]" w:date="2021-06-02T12:19:00Z">
          <w:pPr>
            <w:widowControl w:val="0"/>
            <w:autoSpaceDE w:val="0"/>
            <w:autoSpaceDN w:val="0"/>
            <w:adjustRightInd w:val="0"/>
          </w:pPr>
        </w:pPrChange>
      </w:pPr>
      <w:ins w:id="459" w:author="Meyer, Michael Frederick [2]" w:date="2021-06-02T12:19:00Z">
        <w:r>
          <w:t>International Standards Organization (ISO). 2004. ISO 6878:2004(en) Water quality — Determination of phosphorus — Ammonium molybdate spectrometric method. ISO 6878. ISO 6878 ISO.</w:t>
        </w:r>
      </w:ins>
    </w:p>
    <w:p w14:paraId="0D290828" w14:textId="77777777" w:rsidR="00D8725B" w:rsidRDefault="00D8725B">
      <w:pPr>
        <w:pStyle w:val="Bibliography"/>
        <w:rPr>
          <w:ins w:id="460" w:author="Meyer, Michael Frederick [2]" w:date="2021-06-02T12:19:00Z"/>
        </w:rPr>
        <w:pPrChange w:id="461" w:author="Meyer, Michael Frederick [2]" w:date="2021-06-02T12:19:00Z">
          <w:pPr>
            <w:widowControl w:val="0"/>
            <w:autoSpaceDE w:val="0"/>
            <w:autoSpaceDN w:val="0"/>
            <w:adjustRightInd w:val="0"/>
          </w:pPr>
        </w:pPrChange>
      </w:pPr>
      <w:ins w:id="462" w:author="Meyer, Michael Frederick [2]" w:date="2021-06-02T12:19:00Z">
        <w:r>
          <w:t>Izhboldina, L. A. 2007. Guide and Key to Benthic and Periphyton Algae of Lake Baikal (meio- and macrophytes) with Brief Notes on Their Ecology, Nauka-Centre.</w:t>
        </w:r>
      </w:ins>
    </w:p>
    <w:p w14:paraId="7A2AB102" w14:textId="77777777" w:rsidR="00D8725B" w:rsidRDefault="00D8725B">
      <w:pPr>
        <w:pStyle w:val="Bibliography"/>
        <w:rPr>
          <w:ins w:id="463" w:author="Meyer, Michael Frederick [2]" w:date="2021-06-02T12:19:00Z"/>
        </w:rPr>
        <w:pPrChange w:id="464" w:author="Meyer, Michael Frederick [2]" w:date="2021-06-02T12:19:00Z">
          <w:pPr>
            <w:widowControl w:val="0"/>
            <w:autoSpaceDE w:val="0"/>
            <w:autoSpaceDN w:val="0"/>
            <w:adjustRightInd w:val="0"/>
          </w:pPr>
        </w:pPrChange>
      </w:pPr>
      <w:ins w:id="465" w:author="Meyer, Michael Frederick [2]" w:date="2021-06-02T12:19:00Z">
        <w:r>
          <w:t xml:space="preserve">Izmest’eva, L. R., M. V. Moore, S. E. Hampton, and others. 2016. Lake-wide physical and biological trends associated with warming in Lake Baikal. Journal of Great Lakes Research </w:t>
        </w:r>
        <w:r>
          <w:rPr>
            <w:b/>
            <w:bCs/>
          </w:rPr>
          <w:t>42</w:t>
        </w:r>
        <w:r>
          <w:t>: 6–17. doi:10.1016/j.jglr.2015.11.006</w:t>
        </w:r>
      </w:ins>
    </w:p>
    <w:p w14:paraId="52D588B2" w14:textId="77777777" w:rsidR="00D8725B" w:rsidRDefault="00D8725B">
      <w:pPr>
        <w:pStyle w:val="Bibliography"/>
        <w:rPr>
          <w:ins w:id="466" w:author="Meyer, Michael Frederick [2]" w:date="2021-06-02T12:19:00Z"/>
        </w:rPr>
        <w:pPrChange w:id="467" w:author="Meyer, Michael Frederick [2]" w:date="2021-06-02T12:19:00Z">
          <w:pPr>
            <w:widowControl w:val="0"/>
            <w:autoSpaceDE w:val="0"/>
            <w:autoSpaceDN w:val="0"/>
            <w:adjustRightInd w:val="0"/>
          </w:pPr>
        </w:pPrChange>
      </w:pPr>
      <w:ins w:id="468" w:author="Meyer, Michael Frederick [2]" w:date="2021-06-02T12:19:00Z">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ins>
    </w:p>
    <w:p w14:paraId="64E9EEF3" w14:textId="77777777" w:rsidR="00D8725B" w:rsidRDefault="00D8725B">
      <w:pPr>
        <w:pStyle w:val="Bibliography"/>
        <w:rPr>
          <w:ins w:id="469" w:author="Meyer, Michael Frederick [2]" w:date="2021-06-02T12:19:00Z"/>
        </w:rPr>
        <w:pPrChange w:id="470" w:author="Meyer, Michael Frederick [2]" w:date="2021-06-02T12:19:00Z">
          <w:pPr>
            <w:widowControl w:val="0"/>
            <w:autoSpaceDE w:val="0"/>
            <w:autoSpaceDN w:val="0"/>
            <w:adjustRightInd w:val="0"/>
          </w:pPr>
        </w:pPrChange>
      </w:pPr>
      <w:ins w:id="471" w:author="Meyer, Michael Frederick [2]" w:date="2021-06-02T12:19:00Z">
        <w:r>
          <w:t xml:space="preserve">Karnaukhov, D., S. Biritskaya, E. Dolinskaya, M. Teplykh, N. Silenko, Y. Ermolaeva, and E. Silow. 2020. POLLUTION BY MACRO- AND MICROPLASTIC OF LARGE LACUSTRINE ECOSYSTEMS IN EASTERN ASIA. Pollution Research </w:t>
        </w:r>
        <w:r>
          <w:rPr>
            <w:b/>
            <w:bCs/>
          </w:rPr>
          <w:t>2</w:t>
        </w:r>
        <w:r>
          <w:t>: 353–355.</w:t>
        </w:r>
      </w:ins>
    </w:p>
    <w:p w14:paraId="7D80DBC1" w14:textId="77777777" w:rsidR="00D8725B" w:rsidRDefault="00D8725B">
      <w:pPr>
        <w:pStyle w:val="Bibliography"/>
        <w:rPr>
          <w:ins w:id="472" w:author="Meyer, Michael Frederick [2]" w:date="2021-06-02T12:19:00Z"/>
        </w:rPr>
        <w:pPrChange w:id="473" w:author="Meyer, Michael Frederick [2]" w:date="2021-06-02T12:19:00Z">
          <w:pPr>
            <w:widowControl w:val="0"/>
            <w:autoSpaceDE w:val="0"/>
            <w:autoSpaceDN w:val="0"/>
            <w:adjustRightInd w:val="0"/>
          </w:pPr>
        </w:pPrChange>
      </w:pPr>
      <w:ins w:id="474" w:author="Meyer, Michael Frederick [2]" w:date="2021-06-02T12:19:00Z">
        <w:r>
          <w:t>Kassambara, A. 2019. ggpubr: “ggplot2” Based Publication Ready Plots,.</w:t>
        </w:r>
      </w:ins>
    </w:p>
    <w:p w14:paraId="537B8881" w14:textId="77777777" w:rsidR="00D8725B" w:rsidRDefault="00D8725B">
      <w:pPr>
        <w:pStyle w:val="Bibliography"/>
        <w:rPr>
          <w:ins w:id="475" w:author="Meyer, Michael Frederick [2]" w:date="2021-06-02T12:19:00Z"/>
        </w:rPr>
        <w:pPrChange w:id="476" w:author="Meyer, Michael Frederick [2]" w:date="2021-06-02T12:19:00Z">
          <w:pPr>
            <w:widowControl w:val="0"/>
            <w:autoSpaceDE w:val="0"/>
            <w:autoSpaceDN w:val="0"/>
            <w:adjustRightInd w:val="0"/>
          </w:pPr>
        </w:pPrChange>
      </w:pPr>
      <w:ins w:id="477" w:author="Meyer, Michael Frederick [2]" w:date="2021-06-02T12:19:00Z">
        <w:r>
          <w:t xml:space="preserve">Katz, S. L., L. R. Izmest’eva, S. E. Hampton, T. Ozersky, K. Shchapov, M. V. Moore, S. V. Shimaraeva, and E. A. Silow. 2015. The “Melosira years” of Lake Baikal: Winter </w:t>
        </w:r>
        <w:r>
          <w:lastRenderedPageBreak/>
          <w:t xml:space="preserve">environmental conditions at ice onset predict under-ice algal blooms in spring. Limnology and Oceanography </w:t>
        </w:r>
        <w:r>
          <w:rPr>
            <w:b/>
            <w:bCs/>
          </w:rPr>
          <w:t>60</w:t>
        </w:r>
        <w:r>
          <w:t>: 1950–1964. doi:10.1002/lno.10143</w:t>
        </w:r>
      </w:ins>
    </w:p>
    <w:p w14:paraId="45308D69" w14:textId="77777777" w:rsidR="00D8725B" w:rsidRDefault="00D8725B">
      <w:pPr>
        <w:pStyle w:val="Bibliography"/>
        <w:rPr>
          <w:ins w:id="478" w:author="Meyer, Michael Frederick [2]" w:date="2021-06-02T12:19:00Z"/>
        </w:rPr>
        <w:pPrChange w:id="479" w:author="Meyer, Michael Frederick [2]" w:date="2021-06-02T12:19:00Z">
          <w:pPr>
            <w:widowControl w:val="0"/>
            <w:autoSpaceDE w:val="0"/>
            <w:autoSpaceDN w:val="0"/>
            <w:adjustRightInd w:val="0"/>
          </w:pPr>
        </w:pPrChange>
      </w:pPr>
      <w:ins w:id="480" w:author="Meyer, Michael Frederick [2]" w:date="2021-06-02T12:19:00Z">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ins>
    </w:p>
    <w:p w14:paraId="72ADD919" w14:textId="77777777" w:rsidR="00D8725B" w:rsidRDefault="00D8725B">
      <w:pPr>
        <w:pStyle w:val="Bibliography"/>
        <w:rPr>
          <w:ins w:id="481" w:author="Meyer, Michael Frederick [2]" w:date="2021-06-02T12:19:00Z"/>
        </w:rPr>
        <w:pPrChange w:id="482" w:author="Meyer, Michael Frederick [2]" w:date="2021-06-02T12:19:00Z">
          <w:pPr>
            <w:widowControl w:val="0"/>
            <w:autoSpaceDE w:val="0"/>
            <w:autoSpaceDN w:val="0"/>
            <w:adjustRightInd w:val="0"/>
          </w:pPr>
        </w:pPrChange>
      </w:pPr>
      <w:ins w:id="483" w:author="Meyer, Michael Frederick [2]" w:date="2021-06-02T12:19:00Z">
        <w:r>
          <w:t>Kozhova, O. M., and L. R. Izmest’eva. 1998. Lake Baikal: Evolution and Biodiversity, Backhuys Publishers.</w:t>
        </w:r>
      </w:ins>
    </w:p>
    <w:p w14:paraId="126E79C3" w14:textId="77777777" w:rsidR="00D8725B" w:rsidRDefault="00D8725B">
      <w:pPr>
        <w:pStyle w:val="Bibliography"/>
        <w:rPr>
          <w:ins w:id="484" w:author="Meyer, Michael Frederick [2]" w:date="2021-06-02T12:19:00Z"/>
        </w:rPr>
        <w:pPrChange w:id="485" w:author="Meyer, Michael Frederick [2]" w:date="2021-06-02T12:19:00Z">
          <w:pPr>
            <w:widowControl w:val="0"/>
            <w:autoSpaceDE w:val="0"/>
            <w:autoSpaceDN w:val="0"/>
            <w:adjustRightInd w:val="0"/>
          </w:pPr>
        </w:pPrChange>
      </w:pPr>
      <w:ins w:id="486" w:author="Meyer, Michael Frederick [2]" w:date="2021-06-02T12:19:00Z">
        <w:r>
          <w:t xml:space="preserve">Kravtsova, L. S., L. A. Izhboldina, I. V. Khanaev, and others. 2014. Nearshore benthic blooms of filamentous green algae in Lake Baikal. Journal of Great Lakes Research </w:t>
        </w:r>
        <w:r>
          <w:rPr>
            <w:b/>
            <w:bCs/>
          </w:rPr>
          <w:t>40</w:t>
        </w:r>
        <w:r>
          <w:t>: 441–448. doi:10.1016/j.jglr.2014.02.019</w:t>
        </w:r>
      </w:ins>
    </w:p>
    <w:p w14:paraId="3341F40C" w14:textId="77777777" w:rsidR="00D8725B" w:rsidRDefault="00D8725B">
      <w:pPr>
        <w:pStyle w:val="Bibliography"/>
        <w:rPr>
          <w:ins w:id="487" w:author="Meyer, Michael Frederick [2]" w:date="2021-06-02T12:19:00Z"/>
        </w:rPr>
        <w:pPrChange w:id="488" w:author="Meyer, Michael Frederick [2]" w:date="2021-06-02T12:19:00Z">
          <w:pPr>
            <w:widowControl w:val="0"/>
            <w:autoSpaceDE w:val="0"/>
            <w:autoSpaceDN w:val="0"/>
            <w:adjustRightInd w:val="0"/>
          </w:pPr>
        </w:pPrChange>
      </w:pPr>
      <w:ins w:id="489" w:author="Meyer, Michael Frederick [2]" w:date="2021-06-02T12:19:00Z">
        <w:r>
          <w:t xml:space="preserve">Lapointe, B. E., L. W. Herren, D. D. Debortoli, and M. A. Vogel. 2015. Evidence of sewage-driven eutrophication and harmful algal blooms in Florida’s Indian River Lagoon. Harmful Algae </w:t>
        </w:r>
        <w:r>
          <w:rPr>
            <w:b/>
            <w:bCs/>
          </w:rPr>
          <w:t>43</w:t>
        </w:r>
        <w:r>
          <w:t>: 82–102. doi:10.1016/j.hal.2015.01.004</w:t>
        </w:r>
      </w:ins>
    </w:p>
    <w:p w14:paraId="043C51C5" w14:textId="77777777" w:rsidR="00D8725B" w:rsidRDefault="00D8725B">
      <w:pPr>
        <w:pStyle w:val="Bibliography"/>
        <w:rPr>
          <w:ins w:id="490" w:author="Meyer, Michael Frederick [2]" w:date="2021-06-02T12:19:00Z"/>
        </w:rPr>
        <w:pPrChange w:id="491" w:author="Meyer, Michael Frederick [2]" w:date="2021-06-02T12:19:00Z">
          <w:pPr>
            <w:widowControl w:val="0"/>
            <w:autoSpaceDE w:val="0"/>
            <w:autoSpaceDN w:val="0"/>
            <w:adjustRightInd w:val="0"/>
          </w:pPr>
        </w:pPrChange>
      </w:pPr>
      <w:ins w:id="492" w:author="Meyer, Michael Frederick [2]" w:date="2021-06-02T12:19:00Z">
        <w:r>
          <w:t xml:space="preserve">Lee, S. S., A. M. Paspalof, D. D. Snow, E. K. Richmond, E. J. Rosi-Marshall, and J. J. Kelly. 2016. Occurrence and Potential Biological Effects of Amphetamine on Stream Communities. Environmental Science &amp; Technology </w:t>
        </w:r>
        <w:r>
          <w:rPr>
            <w:b/>
            <w:bCs/>
          </w:rPr>
          <w:t>50</w:t>
        </w:r>
        <w:r>
          <w:t>: 9727–9735. doi:10.1021/acs.est.6b03717</w:t>
        </w:r>
      </w:ins>
    </w:p>
    <w:p w14:paraId="1919AB24" w14:textId="77777777" w:rsidR="00D8725B" w:rsidRDefault="00D8725B">
      <w:pPr>
        <w:pStyle w:val="Bibliography"/>
        <w:rPr>
          <w:ins w:id="493" w:author="Meyer, Michael Frederick [2]" w:date="2021-06-02T12:19:00Z"/>
        </w:rPr>
        <w:pPrChange w:id="494" w:author="Meyer, Michael Frederick [2]" w:date="2021-06-02T12:19:00Z">
          <w:pPr>
            <w:widowControl w:val="0"/>
            <w:autoSpaceDE w:val="0"/>
            <w:autoSpaceDN w:val="0"/>
            <w:adjustRightInd w:val="0"/>
          </w:pPr>
        </w:pPrChange>
      </w:pPr>
      <w:ins w:id="495" w:author="Meyer, Michael Frederick [2]" w:date="2021-06-02T12:19:00Z">
        <w:r>
          <w:t xml:space="preserve">Lin, D., J. Crabtree, I. Dillo, and others. 2020. The TRUST Principles for digital repositories. Scientific Data </w:t>
        </w:r>
        <w:r>
          <w:rPr>
            <w:b/>
            <w:bCs/>
          </w:rPr>
          <w:t>7</w:t>
        </w:r>
        <w:r>
          <w:t>: 144. doi:10.1038/s41597-020-0486-7</w:t>
        </w:r>
      </w:ins>
    </w:p>
    <w:p w14:paraId="08C73CE1" w14:textId="77777777" w:rsidR="00D8725B" w:rsidRDefault="00D8725B">
      <w:pPr>
        <w:pStyle w:val="Bibliography"/>
        <w:rPr>
          <w:ins w:id="496" w:author="Meyer, Michael Frederick [2]" w:date="2021-06-02T12:19:00Z"/>
        </w:rPr>
        <w:pPrChange w:id="497" w:author="Meyer, Michael Frederick [2]" w:date="2021-06-02T12:19:00Z">
          <w:pPr>
            <w:widowControl w:val="0"/>
            <w:autoSpaceDE w:val="0"/>
            <w:autoSpaceDN w:val="0"/>
            <w:adjustRightInd w:val="0"/>
          </w:pPr>
        </w:pPrChange>
      </w:pPr>
      <w:ins w:id="498" w:author="Meyer, Michael Frederick [2]" w:date="2021-06-02T12:19:00Z">
        <w:r>
          <w:t xml:space="preserve">Meyer, M. F., S. G. Labou, A. N. Cramer, M. R. Brousil, and B. T. Luff. 2020a. The global lake area, climate, and population dataset. Scientific Data </w:t>
        </w:r>
        <w:r>
          <w:rPr>
            <w:b/>
            <w:bCs/>
          </w:rPr>
          <w:t>7</w:t>
        </w:r>
        <w:r>
          <w:t>: 174. doi:10.1038/s41597-020-0517-4</w:t>
        </w:r>
      </w:ins>
    </w:p>
    <w:p w14:paraId="5E772B13" w14:textId="77777777" w:rsidR="00D8725B" w:rsidRDefault="00D8725B">
      <w:pPr>
        <w:pStyle w:val="Bibliography"/>
        <w:rPr>
          <w:ins w:id="499" w:author="Meyer, Michael Frederick [2]" w:date="2021-06-02T12:19:00Z"/>
        </w:rPr>
        <w:pPrChange w:id="500" w:author="Meyer, Michael Frederick [2]" w:date="2021-06-02T12:19:00Z">
          <w:pPr>
            <w:widowControl w:val="0"/>
            <w:autoSpaceDE w:val="0"/>
            <w:autoSpaceDN w:val="0"/>
            <w:adjustRightInd w:val="0"/>
          </w:pPr>
        </w:pPrChange>
      </w:pPr>
      <w:ins w:id="501" w:author="Meyer, Michael Frederick [2]" w:date="2021-06-02T12:19:00Z">
        <w:r>
          <w:lastRenderedPageBreak/>
          <w:t>Meyer, M. F., T. Ozersky, K. H. Woo, and others. 2020b. A unified dataset of co-located sewage pollution, periphyton, and benthic macroinvertebrate community and food web structure from Lake Baikal (Siberia).doi:10.6073/PASTA/76F43144015EC795679BAC508EFA044B</w:t>
        </w:r>
      </w:ins>
    </w:p>
    <w:p w14:paraId="1CBC5F9B" w14:textId="77777777" w:rsidR="00D8725B" w:rsidRDefault="00D8725B">
      <w:pPr>
        <w:pStyle w:val="Bibliography"/>
        <w:rPr>
          <w:ins w:id="502" w:author="Meyer, Michael Frederick [2]" w:date="2021-06-02T12:19:00Z"/>
        </w:rPr>
        <w:pPrChange w:id="503" w:author="Meyer, Michael Frederick [2]" w:date="2021-06-02T12:19:00Z">
          <w:pPr>
            <w:widowControl w:val="0"/>
            <w:autoSpaceDE w:val="0"/>
            <w:autoSpaceDN w:val="0"/>
            <w:adjustRightInd w:val="0"/>
          </w:pPr>
        </w:pPrChange>
      </w:pPr>
      <w:ins w:id="504" w:author="Meyer, Michael Frederick [2]" w:date="2021-06-02T12:19:00Z">
        <w:r>
          <w:t>Meyer, M. F., T. Ozersky, K. H. Woo, and others. Effects of spatially heterogeneous lakeside development on nearshore biotic communities in a large, deep, oligotrophic lake (Lake Baikal, Siberia).</w:t>
        </w:r>
      </w:ins>
    </w:p>
    <w:p w14:paraId="01AC7FC6" w14:textId="77777777" w:rsidR="00D8725B" w:rsidRDefault="00D8725B">
      <w:pPr>
        <w:pStyle w:val="Bibliography"/>
        <w:rPr>
          <w:ins w:id="505" w:author="Meyer, Michael Frederick [2]" w:date="2021-06-02T12:19:00Z"/>
        </w:rPr>
        <w:pPrChange w:id="506" w:author="Meyer, Michael Frederick [2]" w:date="2021-06-02T12:19:00Z">
          <w:pPr>
            <w:widowControl w:val="0"/>
            <w:autoSpaceDE w:val="0"/>
            <w:autoSpaceDN w:val="0"/>
            <w:adjustRightInd w:val="0"/>
          </w:pPr>
        </w:pPrChange>
      </w:pPr>
      <w:ins w:id="507" w:author="Meyer, Michael Frederick [2]" w:date="2021-06-02T12:19:00Z">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ins>
    </w:p>
    <w:p w14:paraId="51AE86D3" w14:textId="77777777" w:rsidR="00D8725B" w:rsidRDefault="00D8725B">
      <w:pPr>
        <w:pStyle w:val="Bibliography"/>
        <w:rPr>
          <w:ins w:id="508" w:author="Meyer, Michael Frederick [2]" w:date="2021-06-02T12:19:00Z"/>
        </w:rPr>
        <w:pPrChange w:id="509" w:author="Meyer, Michael Frederick [2]" w:date="2021-06-02T12:19:00Z">
          <w:pPr>
            <w:widowControl w:val="0"/>
            <w:autoSpaceDE w:val="0"/>
            <w:autoSpaceDN w:val="0"/>
            <w:adjustRightInd w:val="0"/>
          </w:pPr>
        </w:pPrChange>
      </w:pPr>
      <w:ins w:id="510" w:author="Meyer, Michael Frederick [2]" w:date="2021-06-02T12:19:00Z">
        <w:r>
          <w:t>Meyer, M., T. Ozersky, K. Woo, A. W. E. Galloway, M. R. Brousil, and S. Hampton. 2015. Baikal Food Webs.doi:10.17605/OSF.IO/9TA8Z</w:t>
        </w:r>
      </w:ins>
    </w:p>
    <w:p w14:paraId="2F7739D4" w14:textId="77777777" w:rsidR="00D8725B" w:rsidRDefault="00D8725B">
      <w:pPr>
        <w:pStyle w:val="Bibliography"/>
        <w:rPr>
          <w:ins w:id="511" w:author="Meyer, Michael Frederick [2]" w:date="2021-06-02T12:19:00Z"/>
        </w:rPr>
        <w:pPrChange w:id="512" w:author="Meyer, Michael Frederick [2]" w:date="2021-06-02T12:19:00Z">
          <w:pPr>
            <w:widowControl w:val="0"/>
            <w:autoSpaceDE w:val="0"/>
            <w:autoSpaceDN w:val="0"/>
            <w:adjustRightInd w:val="0"/>
          </w:pPr>
        </w:pPrChange>
      </w:pPr>
      <w:ins w:id="513" w:author="Meyer, Michael Frederick [2]" w:date="2021-06-02T12:19:00Z">
        <w:r>
          <w:t xml:space="preserve">Moore, J. W., D. E. Schindler, M. D. Scheuerell, D. Smith, and J. Frodge. 2003. Lake eutrophication at the urban fringe, Seattle region, USA. AMBIO: A Journal of the Human Environment </w:t>
        </w:r>
        <w:r>
          <w:rPr>
            <w:b/>
            <w:bCs/>
          </w:rPr>
          <w:t>32</w:t>
        </w:r>
        <w:r>
          <w:t>: 13–18.</w:t>
        </w:r>
      </w:ins>
    </w:p>
    <w:p w14:paraId="0BF23716" w14:textId="77777777" w:rsidR="00D8725B" w:rsidRDefault="00D8725B">
      <w:pPr>
        <w:pStyle w:val="Bibliography"/>
        <w:rPr>
          <w:ins w:id="514" w:author="Meyer, Michael Frederick [2]" w:date="2021-06-02T12:19:00Z"/>
        </w:rPr>
        <w:pPrChange w:id="515" w:author="Meyer, Michael Frederick [2]" w:date="2021-06-02T12:19:00Z">
          <w:pPr>
            <w:widowControl w:val="0"/>
            <w:autoSpaceDE w:val="0"/>
            <w:autoSpaceDN w:val="0"/>
            <w:adjustRightInd w:val="0"/>
          </w:pPr>
        </w:pPrChange>
      </w:pPr>
      <w:ins w:id="516" w:author="Meyer, Michael Frederick [2]" w:date="2021-06-02T12:19:00Z">
        <w:r>
          <w:t xml:space="preserve">Moore, M. V., S. E. Hampton, L. R. Izmest’eva, E. A. Silow, E. V. Peshkova, and B. K. Pavlov. 2009. Climate Change and the World’s “Sacred Sea”-Lake Baikal, Siberia. Bioscience </w:t>
        </w:r>
        <w:r>
          <w:rPr>
            <w:b/>
            <w:bCs/>
          </w:rPr>
          <w:t>59</w:t>
        </w:r>
        <w:r>
          <w:t>: 405–417. doi:10.1525/bio.2009.59.5.8</w:t>
        </w:r>
      </w:ins>
    </w:p>
    <w:p w14:paraId="6637FBE4" w14:textId="77777777" w:rsidR="00D8725B" w:rsidRDefault="00D8725B">
      <w:pPr>
        <w:pStyle w:val="Bibliography"/>
        <w:rPr>
          <w:ins w:id="517" w:author="Meyer, Michael Frederick [2]" w:date="2021-06-02T12:19:00Z"/>
        </w:rPr>
        <w:pPrChange w:id="518" w:author="Meyer, Michael Frederick [2]" w:date="2021-06-02T12:19:00Z">
          <w:pPr>
            <w:widowControl w:val="0"/>
            <w:autoSpaceDE w:val="0"/>
            <w:autoSpaceDN w:val="0"/>
            <w:adjustRightInd w:val="0"/>
          </w:pPr>
        </w:pPrChange>
      </w:pPr>
      <w:ins w:id="519" w:author="Meyer, Michael Frederick [2]" w:date="2021-06-02T12:19:00Z">
        <w:r>
          <w:t xml:space="preserve">O’Donnell, D. R., P. Wilburn, E. A. Silow, L. Y. Yampolsky, and E. Litchman. 2017. Nitrogen and phosphorus colimitation of phytoplankton in Lake Baikal: Insights from a spatial survey and nutrient enrichment experiments. Limnology and Oceanography </w:t>
        </w:r>
        <w:r>
          <w:rPr>
            <w:b/>
            <w:bCs/>
          </w:rPr>
          <w:t>62</w:t>
        </w:r>
        <w:r>
          <w:t>: 1383–1392. doi:10.1002/lno.10505</w:t>
        </w:r>
      </w:ins>
    </w:p>
    <w:p w14:paraId="0CC73CD0" w14:textId="77777777" w:rsidR="00D8725B" w:rsidRDefault="00D8725B">
      <w:pPr>
        <w:pStyle w:val="Bibliography"/>
        <w:rPr>
          <w:ins w:id="520" w:author="Meyer, Michael Frederick [2]" w:date="2021-06-02T12:19:00Z"/>
        </w:rPr>
        <w:pPrChange w:id="521" w:author="Meyer, Michael Frederick [2]" w:date="2021-06-02T12:19:00Z">
          <w:pPr>
            <w:widowControl w:val="0"/>
            <w:autoSpaceDE w:val="0"/>
            <w:autoSpaceDN w:val="0"/>
            <w:adjustRightInd w:val="0"/>
          </w:pPr>
        </w:pPrChange>
      </w:pPr>
      <w:ins w:id="522" w:author="Meyer, Michael Frederick [2]" w:date="2021-06-02T12:19:00Z">
        <w:r>
          <w:lastRenderedPageBreak/>
          <w:t xml:space="preserve">Pebesma, E. 2018. Simple Features for R: Standardized Support for Spatial Vector Data. The R Journal </w:t>
        </w:r>
        <w:r>
          <w:rPr>
            <w:b/>
            <w:bCs/>
          </w:rPr>
          <w:t>10</w:t>
        </w:r>
        <w:r>
          <w:t>: 439–446. doi:10.32614/RJ-2018-009</w:t>
        </w:r>
      </w:ins>
    </w:p>
    <w:p w14:paraId="5274A904" w14:textId="77777777" w:rsidR="00D8725B" w:rsidRDefault="00D8725B">
      <w:pPr>
        <w:pStyle w:val="Bibliography"/>
        <w:rPr>
          <w:ins w:id="523" w:author="Meyer, Michael Frederick [2]" w:date="2021-06-02T12:19:00Z"/>
        </w:rPr>
        <w:pPrChange w:id="524" w:author="Meyer, Michael Frederick [2]" w:date="2021-06-02T12:19:00Z">
          <w:pPr>
            <w:widowControl w:val="0"/>
            <w:autoSpaceDE w:val="0"/>
            <w:autoSpaceDN w:val="0"/>
            <w:adjustRightInd w:val="0"/>
          </w:pPr>
        </w:pPrChange>
      </w:pPr>
      <w:ins w:id="525" w:author="Meyer, Michael Frederick [2]" w:date="2021-06-02T12:19:00Z">
        <w:r>
          <w:t xml:space="preserve">Powers, S. M., T. W. Bruulsema, T. P. Burt, and others. 2016. Long-term accumulation and transport of anthropogenic phosphorus in three river basins. Nature Geoscience </w:t>
        </w:r>
        <w:r>
          <w:rPr>
            <w:b/>
            <w:bCs/>
          </w:rPr>
          <w:t>9</w:t>
        </w:r>
        <w:r>
          <w:t>: 353–356. doi:10.1038/ngeo2693</w:t>
        </w:r>
      </w:ins>
    </w:p>
    <w:p w14:paraId="6084D3CB" w14:textId="77777777" w:rsidR="00D8725B" w:rsidRDefault="00D8725B">
      <w:pPr>
        <w:pStyle w:val="Bibliography"/>
        <w:rPr>
          <w:ins w:id="526" w:author="Meyer, Michael Frederick [2]" w:date="2021-06-02T12:19:00Z"/>
        </w:rPr>
        <w:pPrChange w:id="527" w:author="Meyer, Michael Frederick [2]" w:date="2021-06-02T12:19:00Z">
          <w:pPr>
            <w:widowControl w:val="0"/>
            <w:autoSpaceDE w:val="0"/>
            <w:autoSpaceDN w:val="0"/>
            <w:adjustRightInd w:val="0"/>
          </w:pPr>
        </w:pPrChange>
      </w:pPr>
      <w:ins w:id="528" w:author="Meyer, Michael Frederick [2]" w:date="2021-06-02T12:19:00Z">
        <w:r>
          <w:t>R Core Team. 2019. R: A Language and Environment for Statistical Computing,.</w:t>
        </w:r>
      </w:ins>
    </w:p>
    <w:p w14:paraId="62BE0EAD" w14:textId="77777777" w:rsidR="00D8725B" w:rsidRDefault="00D8725B">
      <w:pPr>
        <w:pStyle w:val="Bibliography"/>
        <w:rPr>
          <w:ins w:id="529" w:author="Meyer, Michael Frederick [2]" w:date="2021-06-02T12:19:00Z"/>
        </w:rPr>
        <w:pPrChange w:id="530" w:author="Meyer, Michael Frederick [2]" w:date="2021-06-02T12:19:00Z">
          <w:pPr>
            <w:widowControl w:val="0"/>
            <w:autoSpaceDE w:val="0"/>
            <w:autoSpaceDN w:val="0"/>
            <w:adjustRightInd w:val="0"/>
          </w:pPr>
        </w:pPrChange>
      </w:pPr>
      <w:ins w:id="531" w:author="Meyer, Michael Frederick [2]" w:date="2021-06-02T12:19:00Z">
        <w:r>
          <w: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ins>
    </w:p>
    <w:p w14:paraId="3045ED52" w14:textId="77777777" w:rsidR="00D8725B" w:rsidRDefault="00D8725B">
      <w:pPr>
        <w:pStyle w:val="Bibliography"/>
        <w:rPr>
          <w:ins w:id="532" w:author="Meyer, Michael Frederick [2]" w:date="2021-06-02T12:19:00Z"/>
        </w:rPr>
        <w:pPrChange w:id="533" w:author="Meyer, Michael Frederick [2]" w:date="2021-06-02T12:19:00Z">
          <w:pPr>
            <w:widowControl w:val="0"/>
            <w:autoSpaceDE w:val="0"/>
            <w:autoSpaceDN w:val="0"/>
            <w:adjustRightInd w:val="0"/>
          </w:pPr>
        </w:pPrChange>
      </w:pPr>
      <w:ins w:id="534" w:author="Meyer, Michael Frederick [2]" w:date="2021-06-02T12:19:00Z">
        <w:r>
          <w:t>RD:52.24.383-2018. 2018. Working Document: Concentration of aqueous ammonium: Method for measuring with a photometer using indophenol blue (Руководящий Документ: Массовая концентрация аммонийного азота в водах: Методика измерений фотометрическим методом в виде индофенолового сингео). RD:52.24.383-2018. RD:52.24.383-2018.</w:t>
        </w:r>
      </w:ins>
    </w:p>
    <w:p w14:paraId="05AE40E7" w14:textId="77777777" w:rsidR="00D8725B" w:rsidRDefault="00D8725B">
      <w:pPr>
        <w:pStyle w:val="Bibliography"/>
        <w:rPr>
          <w:ins w:id="535" w:author="Meyer, Michael Frederick [2]" w:date="2021-06-02T12:19:00Z"/>
        </w:rPr>
        <w:pPrChange w:id="536" w:author="Meyer, Michael Frederick [2]" w:date="2021-06-02T12:19:00Z">
          <w:pPr>
            <w:widowControl w:val="0"/>
            <w:autoSpaceDE w:val="0"/>
            <w:autoSpaceDN w:val="0"/>
            <w:adjustRightInd w:val="0"/>
          </w:pPr>
        </w:pPrChange>
      </w:pPr>
      <w:ins w:id="537" w:author="Meyer, Michael Frederick [2]" w:date="2021-06-02T12:19:00Z">
        <w:r>
          <w:t xml:space="preserve">Richmond, E. K., M. R. Grace, J. J. Kelly, A. J. Reisinger, E. J. Rosi, and D. M. Walters. 2017. Pharmaceuticals and personal care products (PPCPs) are ecological disrupting compounds (EcoDC). Elem Sci Anth </w:t>
        </w:r>
        <w:r>
          <w:rPr>
            <w:b/>
            <w:bCs/>
          </w:rPr>
          <w:t>5</w:t>
        </w:r>
        <w:r>
          <w:t>: 66. doi:10.1525/elementa.252</w:t>
        </w:r>
      </w:ins>
    </w:p>
    <w:p w14:paraId="08FC96CB" w14:textId="77777777" w:rsidR="00D8725B" w:rsidRDefault="00D8725B">
      <w:pPr>
        <w:pStyle w:val="Bibliography"/>
        <w:rPr>
          <w:ins w:id="538" w:author="Meyer, Michael Frederick [2]" w:date="2021-06-02T12:19:00Z"/>
        </w:rPr>
        <w:pPrChange w:id="539" w:author="Meyer, Michael Frederick [2]" w:date="2021-06-02T12:19:00Z">
          <w:pPr>
            <w:widowControl w:val="0"/>
            <w:autoSpaceDE w:val="0"/>
            <w:autoSpaceDN w:val="0"/>
            <w:adjustRightInd w:val="0"/>
          </w:pPr>
        </w:pPrChange>
      </w:pPr>
      <w:ins w:id="540" w:author="Meyer, Michael Frederick [2]" w:date="2021-06-02T12:19:00Z">
        <w:r>
          <w:t xml:space="preserve">Richmond, E. K., E. J. Rosi, D. M. Walters, J. Fick, S. K. Hamilton, T. Brodin, A. Sundelin, and M. R. Grace. 2018. A diverse suite of pharmaceuticals contaminates stream and riparian food webs. Nature Communications </w:t>
        </w:r>
        <w:r>
          <w:rPr>
            <w:b/>
            <w:bCs/>
          </w:rPr>
          <w:t>9</w:t>
        </w:r>
        <w:r>
          <w:t>: 4491. doi:10.1038/s41467-018-06822-w</w:t>
        </w:r>
      </w:ins>
    </w:p>
    <w:p w14:paraId="5D31980D" w14:textId="77777777" w:rsidR="00D8725B" w:rsidRDefault="00D8725B">
      <w:pPr>
        <w:pStyle w:val="Bibliography"/>
        <w:rPr>
          <w:ins w:id="541" w:author="Meyer, Michael Frederick [2]" w:date="2021-06-02T12:19:00Z"/>
        </w:rPr>
        <w:pPrChange w:id="542" w:author="Meyer, Michael Frederick [2]" w:date="2021-06-02T12:19:00Z">
          <w:pPr>
            <w:widowControl w:val="0"/>
            <w:autoSpaceDE w:val="0"/>
            <w:autoSpaceDN w:val="0"/>
            <w:adjustRightInd w:val="0"/>
          </w:pPr>
        </w:pPrChange>
      </w:pPr>
      <w:ins w:id="543" w:author="Meyer, Michael Frederick [2]" w:date="2021-06-02T12:19:00Z">
        <w:r>
          <w:t xml:space="preserve">Romera-Castillo, C., M. Pinto, T. M. Langer, X. A. Álvarez-Salgado, and G. J. Herndl. 2018. Dissolved organic carbon leaching from plastics stimulates microbial activity in the ocean. Nat Commun </w:t>
        </w:r>
        <w:r>
          <w:rPr>
            <w:b/>
            <w:bCs/>
          </w:rPr>
          <w:t>9</w:t>
        </w:r>
        <w:r>
          <w:t>: 1–7. doi:10.1038/s41467-018-03798-5</w:t>
        </w:r>
      </w:ins>
    </w:p>
    <w:p w14:paraId="52A30E4D" w14:textId="77777777" w:rsidR="00D8725B" w:rsidRDefault="00D8725B">
      <w:pPr>
        <w:pStyle w:val="Bibliography"/>
        <w:rPr>
          <w:ins w:id="544" w:author="Meyer, Michael Frederick [2]" w:date="2021-06-02T12:19:00Z"/>
        </w:rPr>
        <w:pPrChange w:id="545" w:author="Meyer, Michael Frederick [2]" w:date="2021-06-02T12:19:00Z">
          <w:pPr>
            <w:widowControl w:val="0"/>
            <w:autoSpaceDE w:val="0"/>
            <w:autoSpaceDN w:val="0"/>
            <w:adjustRightInd w:val="0"/>
          </w:pPr>
        </w:pPrChange>
      </w:pPr>
      <w:ins w:id="546" w:author="Meyer, Michael Frederick [2]" w:date="2021-06-02T12:19:00Z">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ins>
    </w:p>
    <w:p w14:paraId="5468892C" w14:textId="77777777" w:rsidR="00D8725B" w:rsidRDefault="00D8725B">
      <w:pPr>
        <w:pStyle w:val="Bibliography"/>
        <w:rPr>
          <w:ins w:id="547" w:author="Meyer, Michael Frederick [2]" w:date="2021-06-02T12:19:00Z"/>
        </w:rPr>
        <w:pPrChange w:id="548" w:author="Meyer, Michael Frederick [2]" w:date="2021-06-02T12:19:00Z">
          <w:pPr>
            <w:widowControl w:val="0"/>
            <w:autoSpaceDE w:val="0"/>
            <w:autoSpaceDN w:val="0"/>
            <w:adjustRightInd w:val="0"/>
          </w:pPr>
        </w:pPrChange>
      </w:pPr>
      <w:ins w:id="549" w:author="Meyer, Michael Frederick [2]" w:date="2021-06-02T12:19:00Z">
        <w:r>
          <w:t xml:space="preserve">Rosi-Marshall, E. J., D. W. Kincaid, H. A. Bechtold, T. V. Royer, M. Rojas, and J. J. Kelly. 2013. Pharmaceuticals suppress algal growth and microbial respiration and alter bacterial communities in stream biofilms. Ecological Applications </w:t>
        </w:r>
        <w:r>
          <w:rPr>
            <w:b/>
            <w:bCs/>
          </w:rPr>
          <w:t>23</w:t>
        </w:r>
        <w:r>
          <w:t>: 583–593. doi:10.1890/12-0491.1</w:t>
        </w:r>
      </w:ins>
    </w:p>
    <w:p w14:paraId="496337B9" w14:textId="77777777" w:rsidR="00D8725B" w:rsidRDefault="00D8725B">
      <w:pPr>
        <w:pStyle w:val="Bibliography"/>
        <w:rPr>
          <w:ins w:id="550" w:author="Meyer, Michael Frederick [2]" w:date="2021-06-02T12:19:00Z"/>
        </w:rPr>
        <w:pPrChange w:id="551" w:author="Meyer, Michael Frederick [2]" w:date="2021-06-02T12:19:00Z">
          <w:pPr>
            <w:widowControl w:val="0"/>
            <w:autoSpaceDE w:val="0"/>
            <w:autoSpaceDN w:val="0"/>
            <w:adjustRightInd w:val="0"/>
          </w:pPr>
        </w:pPrChange>
      </w:pPr>
      <w:ins w:id="552" w:author="Meyer, Michael Frederick [2]" w:date="2021-06-02T12:19:00Z">
        <w:r>
          <w:t xml:space="preserve">Rosi-Marshall, E. J., and T. V. Royer. 2012. Pharmaceutical Compounds and Ecosystem Function: An Emerging Research Challenge for Aquatic Ecologists. Ecosystems </w:t>
        </w:r>
        <w:r>
          <w:rPr>
            <w:b/>
            <w:bCs/>
          </w:rPr>
          <w:t>15</w:t>
        </w:r>
        <w:r>
          <w:t>: 867–880. doi:10.1007/s10021-012-9553-z</w:t>
        </w:r>
      </w:ins>
    </w:p>
    <w:p w14:paraId="7E5D8CC5" w14:textId="77777777" w:rsidR="00D8725B" w:rsidRDefault="00D8725B">
      <w:pPr>
        <w:pStyle w:val="Bibliography"/>
        <w:rPr>
          <w:ins w:id="553" w:author="Meyer, Michael Frederick [2]" w:date="2021-06-02T12:19:00Z"/>
        </w:rPr>
        <w:pPrChange w:id="554" w:author="Meyer, Michael Frederick [2]" w:date="2021-06-02T12:19:00Z">
          <w:pPr>
            <w:widowControl w:val="0"/>
            <w:autoSpaceDE w:val="0"/>
            <w:autoSpaceDN w:val="0"/>
            <w:adjustRightInd w:val="0"/>
          </w:pPr>
        </w:pPrChange>
      </w:pPr>
      <w:ins w:id="555" w:author="Meyer, Michael Frederick [2]" w:date="2021-06-02T12:19:00Z">
        <w:r>
          <w:t xml:space="preserve">Sargent, J. R., and S. Falk-Petersen. 1988. The lipid biochemistry of calanoid copepods. Hydrobiologia </w:t>
        </w:r>
        <w:r>
          <w:rPr>
            <w:b/>
            <w:bCs/>
          </w:rPr>
          <w:t>167–168</w:t>
        </w:r>
        <w:r>
          <w:t>: 101–114. doi:10.1007/BF00026297</w:t>
        </w:r>
      </w:ins>
    </w:p>
    <w:p w14:paraId="65EE563A" w14:textId="77777777" w:rsidR="00D8725B" w:rsidRDefault="00D8725B">
      <w:pPr>
        <w:pStyle w:val="Bibliography"/>
        <w:rPr>
          <w:ins w:id="556" w:author="Meyer, Michael Frederick [2]" w:date="2021-06-02T12:19:00Z"/>
        </w:rPr>
        <w:pPrChange w:id="557" w:author="Meyer, Michael Frederick [2]" w:date="2021-06-02T12:19:00Z">
          <w:pPr>
            <w:widowControl w:val="0"/>
            <w:autoSpaceDE w:val="0"/>
            <w:autoSpaceDN w:val="0"/>
            <w:adjustRightInd w:val="0"/>
          </w:pPr>
        </w:pPrChange>
      </w:pPr>
      <w:ins w:id="558" w:author="Meyer, Michael Frederick [2]" w:date="2021-06-02T12:19:00Z">
        <w:r>
          <w:t xml:space="preserve">Schram, J. B., J. N. Kobelt, M. N. Dethier, and A. W. E. Galloway. 2018. Trophic Transfer of Macroalgal Fatty Acids in Two Urchin Species: Digestion, Egestion, and Tissue Building. Front. Ecol. Evol. </w:t>
        </w:r>
        <w:r>
          <w:rPr>
            <w:b/>
            <w:bCs/>
          </w:rPr>
          <w:t>6</w:t>
        </w:r>
        <w:r>
          <w:t>. doi:10.3389/fevo.2018.00083</w:t>
        </w:r>
      </w:ins>
    </w:p>
    <w:p w14:paraId="036EE83C" w14:textId="77777777" w:rsidR="00D8725B" w:rsidRDefault="00D8725B">
      <w:pPr>
        <w:pStyle w:val="Bibliography"/>
        <w:rPr>
          <w:ins w:id="559" w:author="Meyer, Michael Frederick [2]" w:date="2021-06-02T12:19:00Z"/>
        </w:rPr>
        <w:pPrChange w:id="560" w:author="Meyer, Michael Frederick [2]" w:date="2021-06-02T12:19:00Z">
          <w:pPr>
            <w:widowControl w:val="0"/>
            <w:autoSpaceDE w:val="0"/>
            <w:autoSpaceDN w:val="0"/>
            <w:adjustRightInd w:val="0"/>
          </w:pPr>
        </w:pPrChange>
      </w:pPr>
      <w:ins w:id="561" w:author="Meyer, Michael Frederick [2]" w:date="2021-06-02T12:19:00Z">
        <w:r>
          <w:t xml:space="preserve">Shaw, L., C. Phung, and M. Grace. 2015. Pharmaceuticals and personal care products alter growth and function in lentic biofilms. Environmental Chemistry </w:t>
        </w:r>
        <w:r>
          <w:rPr>
            <w:b/>
            <w:bCs/>
          </w:rPr>
          <w:t>12</w:t>
        </w:r>
        <w:r>
          <w:t>: 301. doi:10.1071/EN14141</w:t>
        </w:r>
      </w:ins>
    </w:p>
    <w:p w14:paraId="50CFEE42" w14:textId="77777777" w:rsidR="00D8725B" w:rsidRDefault="00D8725B">
      <w:pPr>
        <w:pStyle w:val="Bibliography"/>
        <w:rPr>
          <w:ins w:id="562" w:author="Meyer, Michael Frederick [2]" w:date="2021-06-02T12:19:00Z"/>
        </w:rPr>
        <w:pPrChange w:id="563" w:author="Meyer, Michael Frederick [2]" w:date="2021-06-02T12:19:00Z">
          <w:pPr>
            <w:widowControl w:val="0"/>
            <w:autoSpaceDE w:val="0"/>
            <w:autoSpaceDN w:val="0"/>
            <w:adjustRightInd w:val="0"/>
          </w:pPr>
        </w:pPrChange>
      </w:pPr>
      <w:ins w:id="564" w:author="Meyer, Michael Frederick [2]" w:date="2021-06-02T12:19:00Z">
        <w:r>
          <w:t>Slowikowski, K. 2019. ggrepel: Automatically Position Non-Overlapping Text Labels with “ggplot2,.”</w:t>
        </w:r>
      </w:ins>
    </w:p>
    <w:p w14:paraId="53F4371D" w14:textId="77777777" w:rsidR="00D8725B" w:rsidRDefault="00D8725B">
      <w:pPr>
        <w:pStyle w:val="Bibliography"/>
        <w:rPr>
          <w:ins w:id="565" w:author="Meyer, Michael Frederick [2]" w:date="2021-06-02T12:19:00Z"/>
        </w:rPr>
        <w:pPrChange w:id="566" w:author="Meyer, Michael Frederick [2]" w:date="2021-06-02T12:19:00Z">
          <w:pPr>
            <w:widowControl w:val="0"/>
            <w:autoSpaceDE w:val="0"/>
            <w:autoSpaceDN w:val="0"/>
            <w:adjustRightInd w:val="0"/>
          </w:pPr>
        </w:pPrChange>
      </w:pPr>
      <w:ins w:id="567" w:author="Meyer, Michael Frederick [2]" w:date="2021-06-02T12:19:00Z">
        <w:r>
          <w:t xml:space="preserve">Swann, G. E. A., V. N. Panizzo, S. Piccolroaz, and others. 2020. Changing nutrient cycling in Lake Baikal, the world’s oldest lake. PNAS </w:t>
        </w:r>
        <w:r>
          <w:rPr>
            <w:b/>
            <w:bCs/>
          </w:rPr>
          <w:t>117</w:t>
        </w:r>
        <w:r>
          <w:t>: 27211–27217. doi:10.1073/pnas.2013181117</w:t>
        </w:r>
      </w:ins>
    </w:p>
    <w:p w14:paraId="5AF324E8" w14:textId="77777777" w:rsidR="00D8725B" w:rsidRDefault="00D8725B">
      <w:pPr>
        <w:pStyle w:val="Bibliography"/>
        <w:rPr>
          <w:ins w:id="568" w:author="Meyer, Michael Frederick [2]" w:date="2021-06-02T12:19:00Z"/>
        </w:rPr>
        <w:pPrChange w:id="569" w:author="Meyer, Michael Frederick [2]" w:date="2021-06-02T12:19:00Z">
          <w:pPr>
            <w:widowControl w:val="0"/>
            <w:autoSpaceDE w:val="0"/>
            <w:autoSpaceDN w:val="0"/>
            <w:adjustRightInd w:val="0"/>
          </w:pPr>
        </w:pPrChange>
      </w:pPr>
      <w:ins w:id="570" w:author="Meyer, Michael Frederick [2]" w:date="2021-06-02T12:19:00Z">
        <w:r>
          <w:t xml:space="preserve">Taipale, S., U. Strandberg, E. Peltomaa, A. W. E. Galloway, A. Ojala, and M. T. Brett. 2013. Fatty acid composition as biomarkers of freshwater microalgae: analysis of 37 strains of </w:t>
        </w:r>
        <w:r>
          <w:lastRenderedPageBreak/>
          <w:t xml:space="preserve">microalgae in 22 genera and in seven classes. Aquatic Microbial Ecology </w:t>
        </w:r>
        <w:r>
          <w:rPr>
            <w:b/>
            <w:bCs/>
          </w:rPr>
          <w:t>71</w:t>
        </w:r>
        <w:r>
          <w:t>: 165–178. doi:10.3354/ame01671</w:t>
        </w:r>
      </w:ins>
    </w:p>
    <w:p w14:paraId="3CDBBC29" w14:textId="77777777" w:rsidR="00D8725B" w:rsidRDefault="00D8725B">
      <w:pPr>
        <w:pStyle w:val="Bibliography"/>
        <w:rPr>
          <w:ins w:id="571" w:author="Meyer, Michael Frederick [2]" w:date="2021-06-02T12:19:00Z"/>
        </w:rPr>
        <w:pPrChange w:id="572" w:author="Meyer, Michael Frederick [2]" w:date="2021-06-02T12:19:00Z">
          <w:pPr>
            <w:widowControl w:val="0"/>
            <w:autoSpaceDE w:val="0"/>
            <w:autoSpaceDN w:val="0"/>
            <w:adjustRightInd w:val="0"/>
          </w:pPr>
        </w:pPrChange>
      </w:pPr>
      <w:ins w:id="573" w:author="Meyer, Michael Frederick [2]" w:date="2021-06-02T12:19:00Z">
        <w:r>
          <w:t>Timoshkin, O. A., M. V. Moore, N. N. Kulikova, and others. 2018. Groundwater contamination by sewage causes benthic algal outbreaks in the littoral zone of Lake Baikal (East Siberia). Journal of Great Lakes Research. doi:10.1016/j.jglr.2018.01.008</w:t>
        </w:r>
      </w:ins>
    </w:p>
    <w:p w14:paraId="54CE4F9A" w14:textId="77777777" w:rsidR="00D8725B" w:rsidRDefault="00D8725B">
      <w:pPr>
        <w:pStyle w:val="Bibliography"/>
        <w:rPr>
          <w:ins w:id="574" w:author="Meyer, Michael Frederick [2]" w:date="2021-06-02T12:19:00Z"/>
        </w:rPr>
        <w:pPrChange w:id="575" w:author="Meyer, Michael Frederick [2]" w:date="2021-06-02T12:19:00Z">
          <w:pPr>
            <w:widowControl w:val="0"/>
            <w:autoSpaceDE w:val="0"/>
            <w:autoSpaceDN w:val="0"/>
            <w:adjustRightInd w:val="0"/>
          </w:pPr>
        </w:pPrChange>
      </w:pPr>
      <w:ins w:id="576" w:author="Meyer, Michael Frederick [2]" w:date="2021-06-02T12:19:00Z">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ins>
    </w:p>
    <w:p w14:paraId="09D0B791" w14:textId="77777777" w:rsidR="00D8725B" w:rsidRDefault="00D8725B">
      <w:pPr>
        <w:pStyle w:val="Bibliography"/>
        <w:rPr>
          <w:ins w:id="577" w:author="Meyer, Michael Frederick [2]" w:date="2021-06-02T12:19:00Z"/>
        </w:rPr>
        <w:pPrChange w:id="578" w:author="Meyer, Michael Frederick [2]" w:date="2021-06-02T12:19:00Z">
          <w:pPr>
            <w:widowControl w:val="0"/>
            <w:autoSpaceDE w:val="0"/>
            <w:autoSpaceDN w:val="0"/>
            <w:adjustRightInd w:val="0"/>
          </w:pPr>
        </w:pPrChange>
      </w:pPr>
      <w:ins w:id="579" w:author="Meyer, Michael Frederick [2]" w:date="2021-06-02T12:19:00Z">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ins>
    </w:p>
    <w:p w14:paraId="271EE961" w14:textId="77777777" w:rsidR="00D8725B" w:rsidRDefault="00D8725B">
      <w:pPr>
        <w:pStyle w:val="Bibliography"/>
        <w:rPr>
          <w:ins w:id="580" w:author="Meyer, Michael Frederick [2]" w:date="2021-06-02T12:19:00Z"/>
        </w:rPr>
        <w:pPrChange w:id="581" w:author="Meyer, Michael Frederick [2]" w:date="2021-06-02T12:19:00Z">
          <w:pPr>
            <w:widowControl w:val="0"/>
            <w:autoSpaceDE w:val="0"/>
            <w:autoSpaceDN w:val="0"/>
            <w:adjustRightInd w:val="0"/>
          </w:pPr>
        </w:pPrChange>
      </w:pPr>
      <w:ins w:id="582" w:author="Meyer, Michael Frederick [2]" w:date="2021-06-02T12:19:00Z">
        <w:r>
          <w:t xml:space="preserve">Turetsky, M. R., R. K. Wieder, C. J. Williams, and D. H. Vitt. 2000. Organic matter accumulation, peat chemistry, and permafrost melting in peatlands of boreal Alberta. Écoscience </w:t>
        </w:r>
        <w:r>
          <w:rPr>
            <w:b/>
            <w:bCs/>
          </w:rPr>
          <w:t>7</w:t>
        </w:r>
        <w:r>
          <w:t>: 115–122. doi:10.1080/11956860.2000.11682608</w:t>
        </w:r>
      </w:ins>
    </w:p>
    <w:p w14:paraId="67EBEE73" w14:textId="77777777" w:rsidR="00D8725B" w:rsidRDefault="00D8725B">
      <w:pPr>
        <w:pStyle w:val="Bibliography"/>
        <w:rPr>
          <w:ins w:id="583" w:author="Meyer, Michael Frederick [2]" w:date="2021-06-02T12:19:00Z"/>
        </w:rPr>
        <w:pPrChange w:id="584" w:author="Meyer, Michael Frederick [2]" w:date="2021-06-02T12:19:00Z">
          <w:pPr>
            <w:widowControl w:val="0"/>
            <w:autoSpaceDE w:val="0"/>
            <w:autoSpaceDN w:val="0"/>
            <w:adjustRightInd w:val="0"/>
          </w:pPr>
        </w:pPrChange>
      </w:pPr>
      <w:ins w:id="585" w:author="Meyer, Michael Frederick [2]" w:date="2021-06-02T12:19:00Z">
        <w:r>
          <w:t xml:space="preserve">Vendel, A. L., F. Bessa, V. E. N. Alves, A. L. A. Amorim, J. Patrício, and A. R. T. Palma. 2017. Widespread microplastic ingestion by fish assemblages in tropical estuaries subjected to anthropogenic pressures. Marine Pollution Bulletin </w:t>
        </w:r>
        <w:r>
          <w:rPr>
            <w:b/>
            <w:bCs/>
          </w:rPr>
          <w:t>117</w:t>
        </w:r>
        <w:r>
          <w:t>: 448–455. doi:10.1016/j.marpolbul.2017.01.081</w:t>
        </w:r>
      </w:ins>
    </w:p>
    <w:p w14:paraId="6127A52A" w14:textId="77777777" w:rsidR="00D8725B" w:rsidRDefault="00D8725B">
      <w:pPr>
        <w:pStyle w:val="Bibliography"/>
        <w:rPr>
          <w:ins w:id="586" w:author="Meyer, Michael Frederick [2]" w:date="2021-06-02T12:19:00Z"/>
        </w:rPr>
        <w:pPrChange w:id="587" w:author="Meyer, Michael Frederick [2]" w:date="2021-06-02T12:19:00Z">
          <w:pPr>
            <w:widowControl w:val="0"/>
            <w:autoSpaceDE w:val="0"/>
            <w:autoSpaceDN w:val="0"/>
            <w:adjustRightInd w:val="0"/>
          </w:pPr>
        </w:pPrChange>
      </w:pPr>
      <w:ins w:id="588" w:author="Meyer, Michael Frederick [2]" w:date="2021-06-02T12:19:00Z">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ins>
    </w:p>
    <w:p w14:paraId="48F831F8" w14:textId="77777777" w:rsidR="00D8725B" w:rsidRDefault="00D8725B">
      <w:pPr>
        <w:pStyle w:val="Bibliography"/>
        <w:rPr>
          <w:ins w:id="589" w:author="Meyer, Michael Frederick [2]" w:date="2021-06-02T12:19:00Z"/>
        </w:rPr>
        <w:pPrChange w:id="590" w:author="Meyer, Michael Frederick [2]" w:date="2021-06-02T12:19:00Z">
          <w:pPr>
            <w:widowControl w:val="0"/>
            <w:autoSpaceDE w:val="0"/>
            <w:autoSpaceDN w:val="0"/>
            <w:adjustRightInd w:val="0"/>
          </w:pPr>
        </w:pPrChange>
      </w:pPr>
      <w:ins w:id="591" w:author="Meyer, Michael Frederick [2]" w:date="2021-06-02T12:19:00Z">
        <w:r>
          <w:lastRenderedPageBreak/>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ins>
    </w:p>
    <w:p w14:paraId="74A1DEA4" w14:textId="77777777" w:rsidR="00D8725B" w:rsidRDefault="00D8725B">
      <w:pPr>
        <w:pStyle w:val="Bibliography"/>
        <w:rPr>
          <w:ins w:id="592" w:author="Meyer, Michael Frederick [2]" w:date="2021-06-02T12:19:00Z"/>
        </w:rPr>
        <w:pPrChange w:id="593" w:author="Meyer, Michael Frederick [2]" w:date="2021-06-02T12:19:00Z">
          <w:pPr>
            <w:widowControl w:val="0"/>
            <w:autoSpaceDE w:val="0"/>
            <w:autoSpaceDN w:val="0"/>
            <w:adjustRightInd w:val="0"/>
          </w:pPr>
        </w:pPrChange>
      </w:pPr>
      <w:ins w:id="594" w:author="Meyer, Michael Frederick [2]" w:date="2021-06-02T12:19:00Z">
        <w:r>
          <w:t xml:space="preserve">Welschmeyer, N. A. 1994. Fluorometric analysis of chlorophyll a in the presence of chlorophyll b and pheopigments. Limnol. Oceanogr. </w:t>
        </w:r>
        <w:r>
          <w:rPr>
            <w:b/>
            <w:bCs/>
          </w:rPr>
          <w:t>39</w:t>
        </w:r>
        <w:r>
          <w:t>: 1985–1992. doi:10.4319/lo.1994.39.8.1985</w:t>
        </w:r>
      </w:ins>
    </w:p>
    <w:p w14:paraId="00E73AD5" w14:textId="77777777" w:rsidR="00D8725B" w:rsidRDefault="00D8725B">
      <w:pPr>
        <w:pStyle w:val="Bibliography"/>
        <w:rPr>
          <w:ins w:id="595" w:author="Meyer, Michael Frederick [2]" w:date="2021-06-02T12:19:00Z"/>
        </w:rPr>
        <w:pPrChange w:id="596" w:author="Meyer, Michael Frederick [2]" w:date="2021-06-02T12:19:00Z">
          <w:pPr>
            <w:widowControl w:val="0"/>
            <w:autoSpaceDE w:val="0"/>
            <w:autoSpaceDN w:val="0"/>
            <w:adjustRightInd w:val="0"/>
          </w:pPr>
        </w:pPrChange>
      </w:pPr>
      <w:ins w:id="597" w:author="Meyer, Michael Frederick [2]" w:date="2021-06-02T12:19:00Z">
        <w:r>
          <w:t xml:space="preserve">Wickham, H. 2014. Tidy Data. Journal of Statistical Software </w:t>
        </w:r>
        <w:r>
          <w:rPr>
            <w:b/>
            <w:bCs/>
          </w:rPr>
          <w:t>59</w:t>
        </w:r>
        <w:r>
          <w:t>: 1–23. doi:10.18637/jss.v059.i10</w:t>
        </w:r>
      </w:ins>
    </w:p>
    <w:p w14:paraId="41C8BD98" w14:textId="77777777" w:rsidR="00D8725B" w:rsidRDefault="00D8725B">
      <w:pPr>
        <w:pStyle w:val="Bibliography"/>
        <w:rPr>
          <w:ins w:id="598" w:author="Meyer, Michael Frederick [2]" w:date="2021-06-02T12:19:00Z"/>
        </w:rPr>
        <w:pPrChange w:id="599" w:author="Meyer, Michael Frederick [2]" w:date="2021-06-02T12:19:00Z">
          <w:pPr>
            <w:widowControl w:val="0"/>
            <w:autoSpaceDE w:val="0"/>
            <w:autoSpaceDN w:val="0"/>
            <w:adjustRightInd w:val="0"/>
          </w:pPr>
        </w:pPrChange>
      </w:pPr>
      <w:ins w:id="600" w:author="Meyer, Michael Frederick [2]" w:date="2021-06-02T12:19:00Z">
        <w:r>
          <w:t xml:space="preserve">Wickham, H., M. Averick, J. Bryan, and others. 2019. Welcome to the tidyverse. Journal of Open Source Software </w:t>
        </w:r>
        <w:r>
          <w:rPr>
            <w:b/>
            <w:bCs/>
          </w:rPr>
          <w:t>4</w:t>
        </w:r>
        <w:r>
          <w:t>: 1686. doi:10.21105/joss.01686</w:t>
        </w:r>
      </w:ins>
    </w:p>
    <w:p w14:paraId="4D1E3D3F" w14:textId="77777777" w:rsidR="00D8725B" w:rsidRDefault="00D8725B">
      <w:pPr>
        <w:pStyle w:val="Bibliography"/>
        <w:rPr>
          <w:ins w:id="601" w:author="Meyer, Michael Frederick [2]" w:date="2021-06-02T12:19:00Z"/>
        </w:rPr>
        <w:pPrChange w:id="602" w:author="Meyer, Michael Frederick [2]" w:date="2021-06-02T12:19:00Z">
          <w:pPr>
            <w:widowControl w:val="0"/>
            <w:autoSpaceDE w:val="0"/>
            <w:autoSpaceDN w:val="0"/>
            <w:adjustRightInd w:val="0"/>
          </w:pPr>
        </w:pPrChange>
      </w:pPr>
      <w:ins w:id="603" w:author="Meyer, Michael Frederick [2]" w:date="2021-06-02T12:19:00Z">
        <w:r>
          <w:t>Wilke, C. O. 2019. cowplot: Streamlined Plot Theme and Plot Annotations for “ggplot2,.”</w:t>
        </w:r>
      </w:ins>
    </w:p>
    <w:p w14:paraId="1C2074B4" w14:textId="77777777" w:rsidR="00D8725B" w:rsidRDefault="00D8725B">
      <w:pPr>
        <w:pStyle w:val="Bibliography"/>
        <w:rPr>
          <w:ins w:id="604" w:author="Meyer, Michael Frederick [2]" w:date="2021-06-02T12:19:00Z"/>
        </w:rPr>
        <w:pPrChange w:id="605" w:author="Meyer, Michael Frederick [2]" w:date="2021-06-02T12:19:00Z">
          <w:pPr>
            <w:widowControl w:val="0"/>
            <w:autoSpaceDE w:val="0"/>
            <w:autoSpaceDN w:val="0"/>
            <w:adjustRightInd w:val="0"/>
          </w:pPr>
        </w:pPrChange>
      </w:pPr>
      <w:ins w:id="606" w:author="Meyer, Michael Frederick [2]" w:date="2021-06-02T12:19:00Z">
        <w:r>
          <w:t xml:space="preserve">Wilkinson, M. D., M. Dumontier, Ij. J. Aalbersberg, and others. 2016. The FAIR Guiding Principles for scientific data management and stewardship. Sci Data </w:t>
        </w:r>
        <w:r>
          <w:rPr>
            <w:b/>
            <w:bCs/>
          </w:rPr>
          <w:t>3</w:t>
        </w:r>
        <w:r>
          <w:t>. doi:10.1038/sdata.2016.18</w:t>
        </w:r>
      </w:ins>
    </w:p>
    <w:p w14:paraId="2429D690" w14:textId="77777777" w:rsidR="00D8725B" w:rsidRDefault="00D8725B">
      <w:pPr>
        <w:pStyle w:val="Bibliography"/>
        <w:rPr>
          <w:ins w:id="607" w:author="Meyer, Michael Frederick [2]" w:date="2021-06-02T12:19:00Z"/>
        </w:rPr>
        <w:pPrChange w:id="608" w:author="Meyer, Michael Frederick [2]" w:date="2021-06-02T12:19:00Z">
          <w:pPr>
            <w:widowControl w:val="0"/>
            <w:autoSpaceDE w:val="0"/>
            <w:autoSpaceDN w:val="0"/>
            <w:adjustRightInd w:val="0"/>
          </w:pPr>
        </w:pPrChange>
      </w:pPr>
      <w:ins w:id="609" w:author="Meyer, Michael Frederick [2]" w:date="2021-06-02T12:19:00Z">
        <w:r>
          <w:t xml:space="preserve">Yang, Y., W. Song, H. Lin, W. Wang, L. Du, and W. Xing. 2018. Antibiotics and antibiotic resistance genes in global lakes: A review and meta-analysis. Environment International </w:t>
        </w:r>
        <w:r>
          <w:rPr>
            <w:b/>
            <w:bCs/>
          </w:rPr>
          <w:t>116</w:t>
        </w:r>
        <w:r>
          <w:t>: 60–73. doi:10.1016/j.envint.2018.04.011</w:t>
        </w:r>
      </w:ins>
    </w:p>
    <w:p w14:paraId="74191C7D" w14:textId="77777777" w:rsidR="00D8725B" w:rsidRDefault="00D8725B">
      <w:pPr>
        <w:pStyle w:val="Bibliography"/>
        <w:rPr>
          <w:ins w:id="610" w:author="Meyer, Michael Frederick [2]" w:date="2021-06-02T12:19:00Z"/>
        </w:rPr>
        <w:pPrChange w:id="611" w:author="Meyer, Michael Frederick [2]" w:date="2021-06-02T12:19:00Z">
          <w:pPr>
            <w:widowControl w:val="0"/>
            <w:autoSpaceDE w:val="0"/>
            <w:autoSpaceDN w:val="0"/>
            <w:adjustRightInd w:val="0"/>
          </w:pPr>
        </w:pPrChange>
      </w:pPr>
      <w:ins w:id="612" w:author="Meyer, Michael Frederick [2]" w:date="2021-06-02T12:19:00Z">
        <w:r>
          <w:t xml:space="preserve">Yoshida, T., T. Sekino, M. Genkai-Kato, and others. 2003. Seasonal dynamics of primary production in the pelagic zone of southern Lake Baikal. Limnology </w:t>
        </w:r>
        <w:r>
          <w:rPr>
            <w:b/>
            <w:bCs/>
          </w:rPr>
          <w:t>4</w:t>
        </w:r>
        <w:r>
          <w:t>: 53–62. doi:10.1007/s10201-002-0089-3</w:t>
        </w:r>
      </w:ins>
    </w:p>
    <w:p w14:paraId="640B7BBD" w14:textId="0266E0DF" w:rsidR="0049195A" w:rsidDel="00D8725B" w:rsidRDefault="0049195A">
      <w:pPr>
        <w:pStyle w:val="Bibliography"/>
        <w:rPr>
          <w:del w:id="613" w:author="Meyer, Michael Frederick [2]" w:date="2021-06-02T12:19:00Z"/>
        </w:rPr>
        <w:pPrChange w:id="614" w:author="Meyer, Michael Frederick" w:date="2021-05-10T15:10:00Z">
          <w:pPr>
            <w:widowControl w:val="0"/>
            <w:autoSpaceDE w:val="0"/>
            <w:autoSpaceDN w:val="0"/>
            <w:adjustRightInd w:val="0"/>
          </w:pPr>
        </w:pPrChange>
      </w:pPr>
      <w:del w:id="615" w:author="Meyer, Michael Frederick [2]" w:date="2021-06-02T12:19:00Z">
        <w:r w:rsidDel="00D8725B">
          <w:delText xml:space="preserve">Anisimov, O., and S. Reneva. 2006. Permafrost and Changing Climate: The Russian Perspective. Ambio </w:delText>
        </w:r>
        <w:r w:rsidDel="00D8725B">
          <w:rPr>
            <w:b/>
            <w:bCs/>
          </w:rPr>
          <w:delText>35</w:delText>
        </w:r>
        <w:r w:rsidDel="00D8725B">
          <w:delText>: 169–175.</w:delText>
        </w:r>
      </w:del>
    </w:p>
    <w:p w14:paraId="2796EE62" w14:textId="4A742481" w:rsidR="0049195A" w:rsidDel="00D8725B" w:rsidRDefault="0049195A">
      <w:pPr>
        <w:pStyle w:val="Bibliography"/>
        <w:rPr>
          <w:del w:id="616" w:author="Meyer, Michael Frederick [2]" w:date="2021-06-02T12:19:00Z"/>
        </w:rPr>
        <w:pPrChange w:id="617" w:author="Meyer, Michael Frederick" w:date="2021-05-10T15:10:00Z">
          <w:pPr>
            <w:widowControl w:val="0"/>
            <w:autoSpaceDE w:val="0"/>
            <w:autoSpaceDN w:val="0"/>
            <w:adjustRightInd w:val="0"/>
          </w:pPr>
        </w:pPrChange>
      </w:pPr>
      <w:del w:id="618" w:author="Meyer, Michael Frederick [2]" w:date="2021-06-02T12:19:00Z">
        <w:r w:rsidDel="00D8725B">
          <w:delText xml:space="preserve">Barnes, D. K. A., F. Galgani, R. C. Thompson, and M. Barlaz. 2009. Accumulation and fragmentation of plastic debris in global environments. Philos Trans R Soc Lond B Biol Sci </w:delText>
        </w:r>
        <w:r w:rsidDel="00D8725B">
          <w:rPr>
            <w:b/>
            <w:bCs/>
          </w:rPr>
          <w:delText>364</w:delText>
        </w:r>
        <w:r w:rsidDel="00D8725B">
          <w:delText>: 1985–1998. doi:10.1098/rstb.2008.0205</w:delText>
        </w:r>
      </w:del>
    </w:p>
    <w:p w14:paraId="6443EE94" w14:textId="77B5788F" w:rsidR="0049195A" w:rsidDel="00D8725B" w:rsidRDefault="0049195A">
      <w:pPr>
        <w:pStyle w:val="Bibliography"/>
        <w:rPr>
          <w:del w:id="619" w:author="Meyer, Michael Frederick [2]" w:date="2021-06-02T12:19:00Z"/>
        </w:rPr>
        <w:pPrChange w:id="620" w:author="Meyer, Michael Frederick" w:date="2021-05-10T15:10:00Z">
          <w:pPr>
            <w:widowControl w:val="0"/>
            <w:autoSpaceDE w:val="0"/>
            <w:autoSpaceDN w:val="0"/>
            <w:adjustRightInd w:val="0"/>
          </w:pPr>
        </w:pPrChange>
      </w:pPr>
      <w:del w:id="621" w:author="Meyer, Michael Frederick [2]" w:date="2021-06-02T12:19:00Z">
        <w:r w:rsidDel="00D8725B">
          <w:lastRenderedPageBreak/>
          <w:delText xml:space="preserve">Bendz, D., N. A. Paxéus, T. R. Ginn, and F. J. Loge. 2005. Occurrence and fate of pharmaceutically active compounds in the environment, a case study: Höje River in Sweden. Journal of Hazardous Materials </w:delText>
        </w:r>
        <w:r w:rsidDel="00D8725B">
          <w:rPr>
            <w:b/>
            <w:bCs/>
          </w:rPr>
          <w:delText>122</w:delText>
        </w:r>
        <w:r w:rsidDel="00D8725B">
          <w:delText>: 195–204. doi:10.1016/j.jhazmat.2005.03.012</w:delText>
        </w:r>
      </w:del>
    </w:p>
    <w:p w14:paraId="1D24A0D3" w14:textId="1002AC12" w:rsidR="0049195A" w:rsidDel="00D8725B" w:rsidRDefault="0049195A">
      <w:pPr>
        <w:pStyle w:val="Bibliography"/>
        <w:rPr>
          <w:del w:id="622" w:author="Meyer, Michael Frederick [2]" w:date="2021-06-02T12:19:00Z"/>
        </w:rPr>
        <w:pPrChange w:id="623" w:author="Meyer, Michael Frederick" w:date="2021-05-10T15:10:00Z">
          <w:pPr>
            <w:widowControl w:val="0"/>
            <w:autoSpaceDE w:val="0"/>
            <w:autoSpaceDN w:val="0"/>
            <w:adjustRightInd w:val="0"/>
          </w:pPr>
        </w:pPrChange>
      </w:pPr>
      <w:del w:id="624" w:author="Meyer, Michael Frederick [2]" w:date="2021-06-02T12:19:00Z">
        <w:r w:rsidDel="00D8725B">
          <w:delText xml:space="preserve">Bondarenko, N. A., I. V. Tomberg, A. A. Shirokaya, and others. 2021. Dolichospermum lemmermannii (Nostocales) bloom in world’s deepest Lake Baikal (East Siberia): abundance, toxicity and factors influencing growth. Limnology and Freshwater Biology </w:delText>
        </w:r>
        <w:r w:rsidDel="00D8725B">
          <w:rPr>
            <w:b/>
            <w:bCs/>
          </w:rPr>
          <w:delText>1</w:delText>
        </w:r>
        <w:r w:rsidDel="00D8725B">
          <w:delText>: 1101–1110. doi:10.31951/2658-3518-2021-A-1-1101</w:delText>
        </w:r>
      </w:del>
    </w:p>
    <w:p w14:paraId="213A7833" w14:textId="7E7D27C2" w:rsidR="0049195A" w:rsidDel="00D8725B" w:rsidRDefault="0049195A">
      <w:pPr>
        <w:pStyle w:val="Bibliography"/>
        <w:rPr>
          <w:del w:id="625" w:author="Meyer, Michael Frederick [2]" w:date="2021-06-02T12:19:00Z"/>
        </w:rPr>
        <w:pPrChange w:id="626" w:author="Meyer, Michael Frederick" w:date="2021-05-10T15:10:00Z">
          <w:pPr>
            <w:widowControl w:val="0"/>
            <w:autoSpaceDE w:val="0"/>
            <w:autoSpaceDN w:val="0"/>
            <w:adjustRightInd w:val="0"/>
          </w:pPr>
        </w:pPrChange>
      </w:pPr>
      <w:del w:id="627" w:author="Meyer, Michael Frederick [2]" w:date="2021-06-02T12:19:00Z">
        <w:r w:rsidDel="00D8725B">
          <w:delText xml:space="preserve">Brandon, J. A., A. Freibott, and L. M. Sala. 2020. Patterns of suspended and salp-ingested microplastic debris in the North Pacific investigated with epifluorescence microscopy. Limnology and Oceanography Letters </w:delText>
        </w:r>
        <w:r w:rsidDel="00D8725B">
          <w:rPr>
            <w:b/>
            <w:bCs/>
          </w:rPr>
          <w:delText>5</w:delText>
        </w:r>
        <w:r w:rsidDel="00D8725B">
          <w:delText>: 46–53. doi:10.1002/lol2.10127</w:delText>
        </w:r>
      </w:del>
    </w:p>
    <w:p w14:paraId="5B22032F" w14:textId="60299F85" w:rsidR="0049195A" w:rsidDel="00D8725B" w:rsidRDefault="0049195A">
      <w:pPr>
        <w:pStyle w:val="Bibliography"/>
        <w:rPr>
          <w:del w:id="628" w:author="Meyer, Michael Frederick [2]" w:date="2021-06-02T12:19:00Z"/>
        </w:rPr>
        <w:pPrChange w:id="629" w:author="Meyer, Michael Frederick" w:date="2021-05-10T15:10:00Z">
          <w:pPr>
            <w:widowControl w:val="0"/>
            <w:autoSpaceDE w:val="0"/>
            <w:autoSpaceDN w:val="0"/>
            <w:adjustRightInd w:val="0"/>
          </w:pPr>
        </w:pPrChange>
      </w:pPr>
      <w:del w:id="630" w:author="Meyer, Michael Frederick [2]" w:date="2021-06-02T12:19:00Z">
        <w:r w:rsidDel="00D8725B">
          <w:delText xml:space="preserve">Brodin, T., J. Fick, M. Jonsson, and J. Klaminder. 2013. Dilute Concentrations of a Psychiatric Drug Alter Behavior of Fish from Natural Populations. Science </w:delText>
        </w:r>
        <w:r w:rsidDel="00D8725B">
          <w:rPr>
            <w:b/>
            <w:bCs/>
          </w:rPr>
          <w:delText>339</w:delText>
        </w:r>
        <w:r w:rsidDel="00D8725B">
          <w:delText>: 814–815. doi:10.1126/science.1226850</w:delText>
        </w:r>
      </w:del>
    </w:p>
    <w:p w14:paraId="42E106EE" w14:textId="47A53F9A" w:rsidR="0049195A" w:rsidDel="00D8725B" w:rsidRDefault="0049195A">
      <w:pPr>
        <w:pStyle w:val="Bibliography"/>
        <w:rPr>
          <w:del w:id="631" w:author="Meyer, Michael Frederick [2]" w:date="2021-06-02T12:19:00Z"/>
        </w:rPr>
        <w:pPrChange w:id="632" w:author="Meyer, Michael Frederick" w:date="2021-05-10T15:10:00Z">
          <w:pPr>
            <w:widowControl w:val="0"/>
            <w:autoSpaceDE w:val="0"/>
            <w:autoSpaceDN w:val="0"/>
            <w:adjustRightInd w:val="0"/>
          </w:pPr>
        </w:pPrChange>
      </w:pPr>
      <w:del w:id="633" w:author="Meyer, Michael Frederick [2]" w:date="2021-06-02T12:19:00Z">
        <w:r w:rsidDel="00D8725B">
          <w:delText xml:space="preserve">Camilleri, A. C., and T. Ozersky. 2019. Large variation in periphyton δ13C and δ15N values in the upper Great Lakes: Correlates and implications. Journal of Great Lakes Research </w:delText>
        </w:r>
        <w:r w:rsidDel="00D8725B">
          <w:rPr>
            <w:b/>
            <w:bCs/>
          </w:rPr>
          <w:delText>45</w:delText>
        </w:r>
        <w:r w:rsidDel="00D8725B">
          <w:delText>: 986–990. doi:10.1016/j.jglr.2019.06.003</w:delText>
        </w:r>
      </w:del>
    </w:p>
    <w:p w14:paraId="4DD39EAB" w14:textId="21E98DDA" w:rsidR="0049195A" w:rsidDel="00D8725B" w:rsidRDefault="0049195A">
      <w:pPr>
        <w:pStyle w:val="Bibliography"/>
        <w:rPr>
          <w:del w:id="634" w:author="Meyer, Michael Frederick [2]" w:date="2021-06-02T12:19:00Z"/>
        </w:rPr>
        <w:pPrChange w:id="635" w:author="Meyer, Michael Frederick" w:date="2021-05-10T15:10:00Z">
          <w:pPr>
            <w:widowControl w:val="0"/>
            <w:autoSpaceDE w:val="0"/>
            <w:autoSpaceDN w:val="0"/>
            <w:adjustRightInd w:val="0"/>
          </w:pPr>
        </w:pPrChange>
      </w:pPr>
      <w:del w:id="636" w:author="Meyer, Michael Frederick [2]" w:date="2021-06-02T12:19:00Z">
        <w:r w:rsidDel="00D8725B">
          <w:delText xml:space="preserve">Costanzo, S. D., M. J. O’Donohue, W. C. Dennison, N. R. Loneragan, and M. Thomas. 2001. A New Approach for Detecting and Mapping Sewage Impacts. Marine Pollution Bulletin </w:delText>
        </w:r>
        <w:r w:rsidDel="00D8725B">
          <w:rPr>
            <w:b/>
            <w:bCs/>
          </w:rPr>
          <w:delText>42</w:delText>
        </w:r>
        <w:r w:rsidDel="00D8725B">
          <w:delText>: 149–156. doi:10.1016/S0025-326X(00)00125-9</w:delText>
        </w:r>
      </w:del>
    </w:p>
    <w:p w14:paraId="4A7AE787" w14:textId="0D6AFF84" w:rsidR="0049195A" w:rsidDel="00D8725B" w:rsidRDefault="0049195A">
      <w:pPr>
        <w:pStyle w:val="Bibliography"/>
        <w:rPr>
          <w:del w:id="637" w:author="Meyer, Michael Frederick [2]" w:date="2021-06-02T12:19:00Z"/>
        </w:rPr>
        <w:pPrChange w:id="638" w:author="Meyer, Michael Frederick" w:date="2021-05-10T15:10:00Z">
          <w:pPr>
            <w:widowControl w:val="0"/>
            <w:autoSpaceDE w:val="0"/>
            <w:autoSpaceDN w:val="0"/>
            <w:adjustRightInd w:val="0"/>
          </w:pPr>
        </w:pPrChange>
      </w:pPr>
      <w:del w:id="639" w:author="Meyer, Michael Frederick [2]" w:date="2021-06-02T12:19:00Z">
        <w:r w:rsidDel="00D8725B">
          <w:delText xml:space="preserve">D’Alessio, M., S. Onanong, D. D. Snow, and C. Ray. 2018. Occurrence and removal of pharmaceutical compounds and steroids at four wastewater treatment plants in Hawai’i and their environmental fate. Science of The Total Environment </w:delText>
        </w:r>
        <w:r w:rsidDel="00D8725B">
          <w:rPr>
            <w:b/>
            <w:bCs/>
          </w:rPr>
          <w:delText>631–632</w:delText>
        </w:r>
        <w:r w:rsidDel="00D8725B">
          <w:delText>: 1360–1370. doi:10.1016/j.scitotenv.2018.03.100</w:delText>
        </w:r>
      </w:del>
    </w:p>
    <w:p w14:paraId="681104FA" w14:textId="7328A34E" w:rsidR="0049195A" w:rsidDel="00D8725B" w:rsidRDefault="0049195A">
      <w:pPr>
        <w:pStyle w:val="Bibliography"/>
        <w:rPr>
          <w:del w:id="640" w:author="Meyer, Michael Frederick [2]" w:date="2021-06-02T12:19:00Z"/>
        </w:rPr>
        <w:pPrChange w:id="641" w:author="Meyer, Michael Frederick" w:date="2021-05-10T15:10:00Z">
          <w:pPr>
            <w:widowControl w:val="0"/>
            <w:autoSpaceDE w:val="0"/>
            <w:autoSpaceDN w:val="0"/>
            <w:adjustRightInd w:val="0"/>
          </w:pPr>
        </w:pPrChange>
      </w:pPr>
      <w:del w:id="642" w:author="Meyer, Michael Frederick [2]" w:date="2021-06-02T12:19:00Z">
        <w:r w:rsidDel="00D8725B">
          <w:lastRenderedPageBreak/>
          <w:delText xml:space="preserve">Dalsgaard, J., M. St. John, G. Kattner, D. Müller-Navarra, and W. Hagen. 2003. Fatty acid trophic markers in the pelagic marine environment, p. 225–340. </w:delText>
        </w:r>
        <w:r w:rsidDel="00D8725B">
          <w:rPr>
            <w:i/>
            <w:iCs/>
          </w:rPr>
          <w:delText>In</w:delText>
        </w:r>
        <w:r w:rsidDel="00D8725B">
          <w:delText xml:space="preserve"> Advances in Marine Biology. Elsevier.</w:delText>
        </w:r>
      </w:del>
    </w:p>
    <w:p w14:paraId="6FF8C9FA" w14:textId="2FF12839" w:rsidR="0049195A" w:rsidDel="00D8725B" w:rsidRDefault="0049195A">
      <w:pPr>
        <w:pStyle w:val="Bibliography"/>
        <w:rPr>
          <w:del w:id="643" w:author="Meyer, Michael Frederick [2]" w:date="2021-06-02T12:19:00Z"/>
        </w:rPr>
        <w:pPrChange w:id="644" w:author="Meyer, Michael Frederick" w:date="2021-05-10T15:10:00Z">
          <w:pPr>
            <w:widowControl w:val="0"/>
            <w:autoSpaceDE w:val="0"/>
            <w:autoSpaceDN w:val="0"/>
            <w:adjustRightInd w:val="0"/>
          </w:pPr>
        </w:pPrChange>
      </w:pPr>
      <w:del w:id="645" w:author="Meyer, Michael Frederick [2]" w:date="2021-06-02T12:19:00Z">
        <w:r w:rsidDel="00D8725B">
          <w:delText xml:space="preserve">Edmondson, W. T. 1970. Phosphorus, Nitrogen, and Algae in Lake Washington after Diversion of Sewage. Science </w:delText>
        </w:r>
        <w:r w:rsidDel="00D8725B">
          <w:rPr>
            <w:b/>
            <w:bCs/>
          </w:rPr>
          <w:delText>169</w:delText>
        </w:r>
        <w:r w:rsidDel="00D8725B">
          <w:delText>: 690–691.</w:delText>
        </w:r>
      </w:del>
    </w:p>
    <w:p w14:paraId="36696FE3" w14:textId="2204D20C" w:rsidR="0049195A" w:rsidDel="00D8725B" w:rsidRDefault="0049195A">
      <w:pPr>
        <w:pStyle w:val="Bibliography"/>
        <w:rPr>
          <w:del w:id="646" w:author="Meyer, Michael Frederick [2]" w:date="2021-06-02T12:19:00Z"/>
        </w:rPr>
        <w:pPrChange w:id="647" w:author="Meyer, Michael Frederick" w:date="2021-05-10T15:10:00Z">
          <w:pPr>
            <w:widowControl w:val="0"/>
            <w:autoSpaceDE w:val="0"/>
            <w:autoSpaceDN w:val="0"/>
            <w:adjustRightInd w:val="0"/>
          </w:pPr>
        </w:pPrChange>
      </w:pPr>
      <w:del w:id="648" w:author="Meyer, Michael Frederick [2]" w:date="2021-06-02T12:19:00Z">
        <w:r w:rsidDel="00D8725B">
          <w:delText>Fellows, I., and  using the Jm. library by J. P. Stotz. 2019. OpenStreetMap: Access to Open Street Map Raster Images,.</w:delText>
        </w:r>
      </w:del>
    </w:p>
    <w:p w14:paraId="05F618E2" w14:textId="27FBDDA6" w:rsidR="0049195A" w:rsidDel="00D8725B" w:rsidRDefault="0049195A">
      <w:pPr>
        <w:pStyle w:val="Bibliography"/>
        <w:rPr>
          <w:del w:id="649" w:author="Meyer, Michael Frederick [2]" w:date="2021-06-02T12:19:00Z"/>
        </w:rPr>
        <w:pPrChange w:id="650" w:author="Meyer, Michael Frederick" w:date="2021-05-10T15:10:00Z">
          <w:pPr>
            <w:widowControl w:val="0"/>
            <w:autoSpaceDE w:val="0"/>
            <w:autoSpaceDN w:val="0"/>
            <w:adjustRightInd w:val="0"/>
          </w:pPr>
        </w:pPrChange>
      </w:pPr>
      <w:del w:id="651" w:author="Meyer, Michael Frederick [2]" w:date="2021-06-02T12:19:00Z">
        <w:r w:rsidDel="00D8725B">
          <w:delTex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delText>
        </w:r>
        <w:r w:rsidDel="00D8725B">
          <w:rPr>
            <w:b/>
            <w:bCs/>
          </w:rPr>
          <w:delText>402</w:delText>
        </w:r>
        <w:r w:rsidDel="00D8725B">
          <w:delText>: 201–216. doi:10.1016/j.scitotenv.2008.02.021</w:delText>
        </w:r>
      </w:del>
    </w:p>
    <w:p w14:paraId="4D25392B" w14:textId="5E8D906D" w:rsidR="0049195A" w:rsidDel="00D8725B" w:rsidRDefault="0049195A">
      <w:pPr>
        <w:pStyle w:val="Bibliography"/>
        <w:rPr>
          <w:del w:id="652" w:author="Meyer, Michael Frederick [2]" w:date="2021-06-02T12:19:00Z"/>
        </w:rPr>
        <w:pPrChange w:id="653" w:author="Meyer, Michael Frederick" w:date="2021-05-10T15:10:00Z">
          <w:pPr>
            <w:widowControl w:val="0"/>
            <w:autoSpaceDE w:val="0"/>
            <w:autoSpaceDN w:val="0"/>
            <w:adjustRightInd w:val="0"/>
          </w:pPr>
        </w:pPrChange>
      </w:pPr>
      <w:del w:id="654" w:author="Meyer, Michael Frederick [2]" w:date="2021-06-02T12:19:00Z">
        <w:r w:rsidDel="00D8725B">
          <w:delText xml:space="preserve">Gartner, A., P. Lavery, and A. J. Smit. 2002. Use of delta N-15 signatures of different functional forms of macroalgae and filter-feeders to reveal temporal and spatial patterns in sewage dispersal. Mar. Ecol.-Prog. Ser. </w:delText>
        </w:r>
        <w:r w:rsidDel="00D8725B">
          <w:rPr>
            <w:b/>
            <w:bCs/>
          </w:rPr>
          <w:delText>235</w:delText>
        </w:r>
        <w:r w:rsidDel="00D8725B">
          <w:delText>: 63–73. doi:10.3354/meps235063</w:delText>
        </w:r>
      </w:del>
    </w:p>
    <w:p w14:paraId="280F00C3" w14:textId="7E0770BD" w:rsidR="0049195A" w:rsidDel="00D8725B" w:rsidRDefault="0049195A">
      <w:pPr>
        <w:pStyle w:val="Bibliography"/>
        <w:rPr>
          <w:del w:id="655" w:author="Meyer, Michael Frederick [2]" w:date="2021-06-02T12:19:00Z"/>
        </w:rPr>
        <w:pPrChange w:id="656" w:author="Meyer, Michael Frederick" w:date="2021-05-10T15:10:00Z">
          <w:pPr>
            <w:widowControl w:val="0"/>
            <w:autoSpaceDE w:val="0"/>
            <w:autoSpaceDN w:val="0"/>
            <w:adjustRightInd w:val="0"/>
          </w:pPr>
        </w:pPrChange>
      </w:pPr>
      <w:del w:id="657" w:author="Meyer, Michael Frederick [2]" w:date="2021-06-02T12:19:00Z">
        <w:r w:rsidDel="00D8725B">
          <w:delText>GOST:18309-2014. 2016b. Methods for determination of phosphorus-containing matters (with corrections) (Методы определения фосфорсодержащих веществ).</w:delText>
        </w:r>
      </w:del>
    </w:p>
    <w:p w14:paraId="629D0005" w14:textId="1C7C2EB1" w:rsidR="0049195A" w:rsidDel="00D8725B" w:rsidRDefault="0049195A">
      <w:pPr>
        <w:pStyle w:val="Bibliography"/>
        <w:rPr>
          <w:del w:id="658" w:author="Meyer, Michael Frederick [2]" w:date="2021-06-02T12:19:00Z"/>
        </w:rPr>
        <w:pPrChange w:id="659" w:author="Meyer, Michael Frederick" w:date="2021-05-10T15:10:00Z">
          <w:pPr>
            <w:widowControl w:val="0"/>
            <w:autoSpaceDE w:val="0"/>
            <w:autoSpaceDN w:val="0"/>
            <w:adjustRightInd w:val="0"/>
          </w:pPr>
        </w:pPrChange>
      </w:pPr>
      <w:del w:id="660" w:author="Meyer, Michael Frederick [2]" w:date="2021-06-02T12:19:00Z">
        <w:r w:rsidDel="00D8725B">
          <w:delText>GOST:33045-2014. 2016a. Methods for determination of nitrogen-containing matters (with corrections) (Методы определения азотсодержащих веществ (с Поправками)). GOST:33045-2014. GOST:33045-2014 Intergovernmental committe for standardization, regulation, and metrology.</w:delText>
        </w:r>
      </w:del>
    </w:p>
    <w:p w14:paraId="3C16AF16" w14:textId="2FF3A68B" w:rsidR="0049195A" w:rsidDel="00D8725B" w:rsidRDefault="0049195A">
      <w:pPr>
        <w:pStyle w:val="Bibliography"/>
        <w:rPr>
          <w:del w:id="661" w:author="Meyer, Michael Frederick [2]" w:date="2021-06-02T12:19:00Z"/>
        </w:rPr>
        <w:pPrChange w:id="662" w:author="Meyer, Michael Frederick" w:date="2021-05-10T15:10:00Z">
          <w:pPr>
            <w:widowControl w:val="0"/>
            <w:autoSpaceDE w:val="0"/>
            <w:autoSpaceDN w:val="0"/>
            <w:adjustRightInd w:val="0"/>
          </w:pPr>
        </w:pPrChange>
      </w:pPr>
      <w:del w:id="663" w:author="Meyer, Michael Frederick [2]" w:date="2021-06-02T12:19:00Z">
        <w:r w:rsidDel="00D8725B">
          <w:lastRenderedPageBreak/>
          <w:delText xml:space="preserve">Green, D. S. 2016. Effects of microplastics on European flat oysters, Ostrea edulis and their associated benthic communities. Environmental Pollution </w:delText>
        </w:r>
        <w:r w:rsidDel="00D8725B">
          <w:rPr>
            <w:b/>
            <w:bCs/>
          </w:rPr>
          <w:delText>216</w:delText>
        </w:r>
        <w:r w:rsidDel="00D8725B">
          <w:delText>: 95–103. doi:10.1016/j.envpol.2016.05.043</w:delText>
        </w:r>
      </w:del>
    </w:p>
    <w:p w14:paraId="4D47AEB7" w14:textId="7D9EC430" w:rsidR="0049195A" w:rsidDel="00D8725B" w:rsidRDefault="0049195A">
      <w:pPr>
        <w:pStyle w:val="Bibliography"/>
        <w:rPr>
          <w:del w:id="664" w:author="Meyer, Michael Frederick [2]" w:date="2021-06-02T12:19:00Z"/>
        </w:rPr>
        <w:pPrChange w:id="665" w:author="Meyer, Michael Frederick" w:date="2021-05-10T15:10:00Z">
          <w:pPr>
            <w:widowControl w:val="0"/>
            <w:autoSpaceDE w:val="0"/>
            <w:autoSpaceDN w:val="0"/>
            <w:adjustRightInd w:val="0"/>
          </w:pPr>
        </w:pPrChange>
      </w:pPr>
      <w:del w:id="666" w:author="Meyer, Michael Frederick [2]" w:date="2021-06-02T12:19:00Z">
        <w:r w:rsidDel="00D8725B">
          <w:delText xml:space="preserve">Hall, R. I., P. R. Leavitt, R. Quinlan, A. S. Dixit, and J. P. Smol. 1999. Effects of agriculture, urbanization, and climate on water quality in the northern Great Plains. Limnology and Oceanography </w:delText>
        </w:r>
        <w:r w:rsidDel="00D8725B">
          <w:rPr>
            <w:b/>
            <w:bCs/>
          </w:rPr>
          <w:delText>44</w:delText>
        </w:r>
        <w:r w:rsidDel="00D8725B">
          <w:delText>: 739–756. doi:10.4319/lo.1999.44.3_part_2.0739</w:delText>
        </w:r>
      </w:del>
    </w:p>
    <w:p w14:paraId="52068682" w14:textId="693C5C73" w:rsidR="0049195A" w:rsidDel="00D8725B" w:rsidRDefault="0049195A">
      <w:pPr>
        <w:pStyle w:val="Bibliography"/>
        <w:rPr>
          <w:del w:id="667" w:author="Meyer, Michael Frederick [2]" w:date="2021-06-02T12:19:00Z"/>
        </w:rPr>
        <w:pPrChange w:id="668" w:author="Meyer, Michael Frederick" w:date="2021-05-10T15:10:00Z">
          <w:pPr>
            <w:widowControl w:val="0"/>
            <w:autoSpaceDE w:val="0"/>
            <w:autoSpaceDN w:val="0"/>
            <w:adjustRightInd w:val="0"/>
          </w:pPr>
        </w:pPrChange>
      </w:pPr>
      <w:del w:id="669" w:author="Meyer, Michael Frederick [2]" w:date="2021-06-02T12:19:00Z">
        <w:r w:rsidDel="00D8725B">
          <w:delText xml:space="preserve">Hampton, S. E., S. C. Fradkin, P. R. Leavitt, and E. E. Rosenberger. 2011. Disproportionate importance of nearshore habitat for the food web of a deep oligotrophic lake. Marine and Freshwater Research </w:delText>
        </w:r>
        <w:r w:rsidDel="00D8725B">
          <w:rPr>
            <w:b/>
            <w:bCs/>
          </w:rPr>
          <w:delText>62</w:delText>
        </w:r>
        <w:r w:rsidDel="00D8725B">
          <w:delText>: 350. doi:10.1071/MF10229</w:delText>
        </w:r>
      </w:del>
    </w:p>
    <w:p w14:paraId="5F6315DF" w14:textId="72DA04F0" w:rsidR="0049195A" w:rsidDel="00D8725B" w:rsidRDefault="0049195A">
      <w:pPr>
        <w:pStyle w:val="Bibliography"/>
        <w:rPr>
          <w:del w:id="670" w:author="Meyer, Michael Frederick [2]" w:date="2021-06-02T12:19:00Z"/>
        </w:rPr>
        <w:pPrChange w:id="671" w:author="Meyer, Michael Frederick" w:date="2021-05-10T15:10:00Z">
          <w:pPr>
            <w:widowControl w:val="0"/>
            <w:autoSpaceDE w:val="0"/>
            <w:autoSpaceDN w:val="0"/>
            <w:adjustRightInd w:val="0"/>
          </w:pPr>
        </w:pPrChange>
      </w:pPr>
      <w:del w:id="672" w:author="Meyer, Michael Frederick [2]" w:date="2021-06-02T12:19:00Z">
        <w:r w:rsidDel="00D8725B">
          <w:delText xml:space="preserve">Hampton, S. E., L. R. Izmest’Eva, M. V. Moore, S. L. Katz, B. Dennis, and E. A. Silow. 2008. Sixty years of environmental change in the world’s largest freshwater lake - Lake Baikal, Siberia. Global Change Biology </w:delText>
        </w:r>
        <w:r w:rsidDel="00D8725B">
          <w:rPr>
            <w:b/>
            <w:bCs/>
          </w:rPr>
          <w:delText>14</w:delText>
        </w:r>
        <w:r w:rsidDel="00D8725B">
          <w:delText>: 1947–1958. doi:10.1111/j.1365-2486.2008.01616.x</w:delText>
        </w:r>
      </w:del>
    </w:p>
    <w:p w14:paraId="774AF462" w14:textId="5EF87024" w:rsidR="0049195A" w:rsidDel="00D8725B" w:rsidRDefault="0049195A">
      <w:pPr>
        <w:pStyle w:val="Bibliography"/>
        <w:rPr>
          <w:del w:id="673" w:author="Meyer, Michael Frederick [2]" w:date="2021-06-02T12:19:00Z"/>
        </w:rPr>
        <w:pPrChange w:id="674" w:author="Meyer, Michael Frederick" w:date="2021-05-10T15:10:00Z">
          <w:pPr>
            <w:widowControl w:val="0"/>
            <w:autoSpaceDE w:val="0"/>
            <w:autoSpaceDN w:val="0"/>
            <w:adjustRightInd w:val="0"/>
          </w:pPr>
        </w:pPrChange>
      </w:pPr>
      <w:del w:id="675" w:author="Meyer, Michael Frederick [2]" w:date="2021-06-02T12:19:00Z">
        <w:r w:rsidDel="00D8725B">
          <w:delText xml:space="preserve">Hampton, S. E., S. McGowan, T. Ozersky, and others. 2018. Recent ecological change in ancient lakes. Limnology and Oceanography </w:delText>
        </w:r>
        <w:r w:rsidDel="00D8725B">
          <w:rPr>
            <w:b/>
            <w:bCs/>
          </w:rPr>
          <w:delText>63</w:delText>
        </w:r>
        <w:r w:rsidDel="00D8725B">
          <w:delText>: 2277–2304. doi:10.1002/lno.10938</w:delText>
        </w:r>
      </w:del>
    </w:p>
    <w:p w14:paraId="118E54C8" w14:textId="4F2D5281" w:rsidR="0049195A" w:rsidDel="00D8725B" w:rsidRDefault="0049195A">
      <w:pPr>
        <w:pStyle w:val="Bibliography"/>
        <w:rPr>
          <w:del w:id="676" w:author="Meyer, Michael Frederick [2]" w:date="2021-06-02T12:19:00Z"/>
        </w:rPr>
        <w:pPrChange w:id="677" w:author="Meyer, Michael Frederick" w:date="2021-05-10T15:10:00Z">
          <w:pPr>
            <w:widowControl w:val="0"/>
            <w:autoSpaceDE w:val="0"/>
            <w:autoSpaceDN w:val="0"/>
            <w:adjustRightInd w:val="0"/>
          </w:pPr>
        </w:pPrChange>
      </w:pPr>
      <w:del w:id="678" w:author="Meyer, Michael Frederick [2]" w:date="2021-06-02T12:19:00Z">
        <w:r w:rsidDel="00D8725B">
          <w:delText xml:space="preserve">Hanvey, J. S., P. J. Lewis, J. L. Lavers, N. D. Crosbie, K. Pozo, and B. O. Clarke. 2017. A review of analytical techniques for quantifying microplastics in sediments. Anal. Methods </w:delText>
        </w:r>
        <w:r w:rsidDel="00D8725B">
          <w:rPr>
            <w:b/>
            <w:bCs/>
          </w:rPr>
          <w:delText>9</w:delText>
        </w:r>
        <w:r w:rsidDel="00D8725B">
          <w:delText>: 1369–1383. doi:10.1039/C6AY02707E</w:delText>
        </w:r>
      </w:del>
    </w:p>
    <w:p w14:paraId="1C5735D4" w14:textId="417D3240" w:rsidR="0049195A" w:rsidDel="00D8725B" w:rsidRDefault="0049195A">
      <w:pPr>
        <w:pStyle w:val="Bibliography"/>
        <w:rPr>
          <w:del w:id="679" w:author="Meyer, Michael Frederick [2]" w:date="2021-06-02T12:19:00Z"/>
        </w:rPr>
        <w:pPrChange w:id="680" w:author="Meyer, Michael Frederick" w:date="2021-05-10T15:10:00Z">
          <w:pPr>
            <w:widowControl w:val="0"/>
            <w:autoSpaceDE w:val="0"/>
            <w:autoSpaceDN w:val="0"/>
            <w:adjustRightInd w:val="0"/>
          </w:pPr>
        </w:pPrChange>
      </w:pPr>
      <w:del w:id="681" w:author="Meyer, Michael Frederick [2]" w:date="2021-06-02T12:19:00Z">
        <w:r w:rsidDel="00D8725B">
          <w:delText xml:space="preserve">Horton, A. A., A. Walton, D. J. Spurgeon, E. Lahive, and C. Svendsen. 2017. Microplastics in freshwater and terrestrial environments: Evaluating the current understanding to identify the knowledge gaps and future research priorities. Science of The Total Environment </w:delText>
        </w:r>
        <w:r w:rsidDel="00D8725B">
          <w:rPr>
            <w:b/>
            <w:bCs/>
          </w:rPr>
          <w:delText>586</w:delText>
        </w:r>
        <w:r w:rsidDel="00D8725B">
          <w:delText>: 127–141. doi:10.1016/j.scitotenv.2017.01.190</w:delText>
        </w:r>
      </w:del>
    </w:p>
    <w:p w14:paraId="58B8D032" w14:textId="6D421DE3" w:rsidR="0049195A" w:rsidDel="00D8725B" w:rsidRDefault="0049195A">
      <w:pPr>
        <w:pStyle w:val="Bibliography"/>
        <w:rPr>
          <w:del w:id="682" w:author="Meyer, Michael Frederick [2]" w:date="2021-06-02T12:19:00Z"/>
        </w:rPr>
        <w:pPrChange w:id="683" w:author="Meyer, Michael Frederick" w:date="2021-05-10T15:10:00Z">
          <w:pPr>
            <w:widowControl w:val="0"/>
            <w:autoSpaceDE w:val="0"/>
            <w:autoSpaceDN w:val="0"/>
            <w:adjustRightInd w:val="0"/>
          </w:pPr>
        </w:pPrChange>
      </w:pPr>
      <w:del w:id="684" w:author="Meyer, Michael Frederick [2]" w:date="2021-06-02T12:19:00Z">
        <w:r w:rsidDel="00D8725B">
          <w:lastRenderedPageBreak/>
          <w:delText>Interfax-Tourism. 2018. Байкал с января по август 2018 года посетили 1,2 миллиона туристов (1.2 million tourists vistied Baikal from January through August 2018). Interfax-Tourism, October 25</w:delText>
        </w:r>
      </w:del>
    </w:p>
    <w:p w14:paraId="4517E142" w14:textId="313BA9D6" w:rsidR="0049195A" w:rsidDel="00D8725B" w:rsidRDefault="0049195A">
      <w:pPr>
        <w:pStyle w:val="Bibliography"/>
        <w:rPr>
          <w:del w:id="685" w:author="Meyer, Michael Frederick [2]" w:date="2021-06-02T12:19:00Z"/>
        </w:rPr>
        <w:pPrChange w:id="686" w:author="Meyer, Michael Frederick" w:date="2021-05-10T15:10:00Z">
          <w:pPr>
            <w:widowControl w:val="0"/>
            <w:autoSpaceDE w:val="0"/>
            <w:autoSpaceDN w:val="0"/>
            <w:adjustRightInd w:val="0"/>
          </w:pPr>
        </w:pPrChange>
      </w:pPr>
      <w:del w:id="687" w:author="Meyer, Michael Frederick [2]" w:date="2021-06-02T12:19:00Z">
        <w:r w:rsidDel="00D8725B">
          <w:delText>International Standards Organization (ISO). 1984. ISO 6777:1984(en) Water quality — Determination of nitrite — Molecular absorption spectrometric method. ISO 6777. ISO 6777 ISO.</w:delText>
        </w:r>
      </w:del>
    </w:p>
    <w:p w14:paraId="40298BAD" w14:textId="58EF3621" w:rsidR="0049195A" w:rsidDel="00D8725B" w:rsidRDefault="0049195A">
      <w:pPr>
        <w:pStyle w:val="Bibliography"/>
        <w:rPr>
          <w:del w:id="688" w:author="Meyer, Michael Frederick [2]" w:date="2021-06-02T12:19:00Z"/>
        </w:rPr>
        <w:pPrChange w:id="689" w:author="Meyer, Michael Frederick" w:date="2021-05-10T15:10:00Z">
          <w:pPr>
            <w:widowControl w:val="0"/>
            <w:autoSpaceDE w:val="0"/>
            <w:autoSpaceDN w:val="0"/>
            <w:adjustRightInd w:val="0"/>
          </w:pPr>
        </w:pPrChange>
      </w:pPr>
      <w:del w:id="690" w:author="Meyer, Michael Frederick [2]" w:date="2021-06-02T12:19:00Z">
        <w:r w:rsidDel="00D8725B">
          <w:delText>International Standards Organization (ISO). 2004. ISO 6878:2004(en) Water quality — Determination of phosphorus — Ammonium molybdate spectrometric method. ISO 6878. ISO 6878 ISO.</w:delText>
        </w:r>
      </w:del>
    </w:p>
    <w:p w14:paraId="14E03881" w14:textId="514BCF75" w:rsidR="0049195A" w:rsidDel="00D8725B" w:rsidRDefault="0049195A">
      <w:pPr>
        <w:pStyle w:val="Bibliography"/>
        <w:rPr>
          <w:del w:id="691" w:author="Meyer, Michael Frederick [2]" w:date="2021-06-02T12:19:00Z"/>
        </w:rPr>
        <w:pPrChange w:id="692" w:author="Meyer, Michael Frederick" w:date="2021-05-10T15:10:00Z">
          <w:pPr>
            <w:widowControl w:val="0"/>
            <w:autoSpaceDE w:val="0"/>
            <w:autoSpaceDN w:val="0"/>
            <w:adjustRightInd w:val="0"/>
          </w:pPr>
        </w:pPrChange>
      </w:pPr>
      <w:del w:id="693" w:author="Meyer, Michael Frederick [2]" w:date="2021-06-02T12:19:00Z">
        <w:r w:rsidDel="00D8725B">
          <w:delText>Izhboldina, L. A. 2007. Guide and Key to Benthic and Periphyton Algae of Lake Baikal (meio- and macrophytes) with Brief Notes on Their Ecology, Nauka-Centre.</w:delText>
        </w:r>
      </w:del>
    </w:p>
    <w:p w14:paraId="78E4595E" w14:textId="2E770046" w:rsidR="0049195A" w:rsidDel="00D8725B" w:rsidRDefault="0049195A">
      <w:pPr>
        <w:pStyle w:val="Bibliography"/>
        <w:rPr>
          <w:del w:id="694" w:author="Meyer, Michael Frederick [2]" w:date="2021-06-02T12:19:00Z"/>
        </w:rPr>
        <w:pPrChange w:id="695" w:author="Meyer, Michael Frederick" w:date="2021-05-10T15:10:00Z">
          <w:pPr>
            <w:widowControl w:val="0"/>
            <w:autoSpaceDE w:val="0"/>
            <w:autoSpaceDN w:val="0"/>
            <w:adjustRightInd w:val="0"/>
          </w:pPr>
        </w:pPrChange>
      </w:pPr>
      <w:del w:id="696" w:author="Meyer, Michael Frederick [2]" w:date="2021-06-02T12:19:00Z">
        <w:r w:rsidDel="00D8725B">
          <w:delText xml:space="preserve">Izmest’eva, L. R., M. V. Moore, S. E. Hampton, and others. 2016. Lake-wide physical and biological trends associated with warming in Lake Baikal. Journal of Great Lakes Research </w:delText>
        </w:r>
        <w:r w:rsidDel="00D8725B">
          <w:rPr>
            <w:b/>
            <w:bCs/>
          </w:rPr>
          <w:delText>42</w:delText>
        </w:r>
        <w:r w:rsidDel="00D8725B">
          <w:delText>: 6–17. doi:10.1016/j.jglr.2015.11.006</w:delText>
        </w:r>
      </w:del>
    </w:p>
    <w:p w14:paraId="6B45674D" w14:textId="4DF30BC8" w:rsidR="0049195A" w:rsidDel="00D8725B" w:rsidRDefault="0049195A">
      <w:pPr>
        <w:pStyle w:val="Bibliography"/>
        <w:rPr>
          <w:del w:id="697" w:author="Meyer, Michael Frederick [2]" w:date="2021-06-02T12:19:00Z"/>
        </w:rPr>
        <w:pPrChange w:id="698" w:author="Meyer, Michael Frederick" w:date="2021-05-10T15:10:00Z">
          <w:pPr>
            <w:widowControl w:val="0"/>
            <w:autoSpaceDE w:val="0"/>
            <w:autoSpaceDN w:val="0"/>
            <w:adjustRightInd w:val="0"/>
          </w:pPr>
        </w:pPrChange>
      </w:pPr>
      <w:del w:id="699" w:author="Meyer, Michael Frederick [2]" w:date="2021-06-02T12:19:00Z">
        <w:r w:rsidDel="00D8725B">
          <w:delText xml:space="preserve">Jeppesen, E., M. Søndergaard, J. P. Jensen, and others. 2005. Lake responses to reduced nutrient loading – an analysis of contemporary long-term data from 35 case studies. Freshwater Biology </w:delText>
        </w:r>
        <w:r w:rsidDel="00D8725B">
          <w:rPr>
            <w:b/>
            <w:bCs/>
          </w:rPr>
          <w:delText>50</w:delText>
        </w:r>
        <w:r w:rsidDel="00D8725B">
          <w:delText>: 1747–1771. doi:10.1111/j.1365-2427.2005.01415.x</w:delText>
        </w:r>
      </w:del>
    </w:p>
    <w:p w14:paraId="6098F46D" w14:textId="7F732750" w:rsidR="0049195A" w:rsidDel="00D8725B" w:rsidRDefault="0049195A">
      <w:pPr>
        <w:pStyle w:val="Bibliography"/>
        <w:rPr>
          <w:del w:id="700" w:author="Meyer, Michael Frederick [2]" w:date="2021-06-02T12:19:00Z"/>
        </w:rPr>
        <w:pPrChange w:id="701" w:author="Meyer, Michael Frederick" w:date="2021-05-10T15:10:00Z">
          <w:pPr>
            <w:widowControl w:val="0"/>
            <w:autoSpaceDE w:val="0"/>
            <w:autoSpaceDN w:val="0"/>
            <w:adjustRightInd w:val="0"/>
          </w:pPr>
        </w:pPrChange>
      </w:pPr>
      <w:del w:id="702" w:author="Meyer, Michael Frederick [2]" w:date="2021-06-02T12:19:00Z">
        <w:r w:rsidDel="00D8725B">
          <w:delText xml:space="preserve">Karnaukhov, D., S. Biritskaya, E. Dolinskaya, M. Teplykh, N. Silenko, Y. Ermolaeva, and E. Silow. 2020. POLLUTION BY MACRO- AND MICROPLASTIC OF LARGE LACUSTRINE ECOSYSTEMS IN EASTERN ASIA. Pollution Research </w:delText>
        </w:r>
        <w:r w:rsidDel="00D8725B">
          <w:rPr>
            <w:b/>
            <w:bCs/>
          </w:rPr>
          <w:delText>2</w:delText>
        </w:r>
        <w:r w:rsidDel="00D8725B">
          <w:delText>: 353–355.</w:delText>
        </w:r>
      </w:del>
    </w:p>
    <w:p w14:paraId="66E5D263" w14:textId="7FB82B69" w:rsidR="0049195A" w:rsidDel="00D8725B" w:rsidRDefault="0049195A">
      <w:pPr>
        <w:pStyle w:val="Bibliography"/>
        <w:rPr>
          <w:del w:id="703" w:author="Meyer, Michael Frederick [2]" w:date="2021-06-02T12:19:00Z"/>
        </w:rPr>
        <w:pPrChange w:id="704" w:author="Meyer, Michael Frederick" w:date="2021-05-10T15:10:00Z">
          <w:pPr>
            <w:widowControl w:val="0"/>
            <w:autoSpaceDE w:val="0"/>
            <w:autoSpaceDN w:val="0"/>
            <w:adjustRightInd w:val="0"/>
          </w:pPr>
        </w:pPrChange>
      </w:pPr>
      <w:del w:id="705" w:author="Meyer, Michael Frederick [2]" w:date="2021-06-02T12:19:00Z">
        <w:r w:rsidDel="00D8725B">
          <w:delText>Kassambara, A. 2019. ggpubr: “ggplot2” Based Publication Ready Plots,.</w:delText>
        </w:r>
      </w:del>
    </w:p>
    <w:p w14:paraId="19C5032C" w14:textId="105699CF" w:rsidR="0049195A" w:rsidDel="00D8725B" w:rsidRDefault="0049195A">
      <w:pPr>
        <w:pStyle w:val="Bibliography"/>
        <w:rPr>
          <w:del w:id="706" w:author="Meyer, Michael Frederick [2]" w:date="2021-06-02T12:19:00Z"/>
        </w:rPr>
        <w:pPrChange w:id="707" w:author="Meyer, Michael Frederick" w:date="2021-05-10T15:10:00Z">
          <w:pPr>
            <w:widowControl w:val="0"/>
            <w:autoSpaceDE w:val="0"/>
            <w:autoSpaceDN w:val="0"/>
            <w:adjustRightInd w:val="0"/>
          </w:pPr>
        </w:pPrChange>
      </w:pPr>
      <w:del w:id="708" w:author="Meyer, Michael Frederick [2]" w:date="2021-06-02T12:19:00Z">
        <w:r w:rsidDel="00D8725B">
          <w:delText xml:space="preserve">Katz, S. L., L. R. Izmest’eva, S. E. Hampton, T. Ozersky, K. Shchapov, M. V. Moore, S. V. Shimaraeva, and E. A. Silow. 2015. The “Melosira years” of Lake Baikal: Winter </w:delText>
        </w:r>
        <w:r w:rsidDel="00D8725B">
          <w:lastRenderedPageBreak/>
          <w:delText xml:space="preserve">environmental conditions at ice onset predict under-ice algal blooms in spring. Limnology and Oceanography </w:delText>
        </w:r>
        <w:r w:rsidDel="00D8725B">
          <w:rPr>
            <w:b/>
            <w:bCs/>
          </w:rPr>
          <w:delText>60</w:delText>
        </w:r>
        <w:r w:rsidDel="00D8725B">
          <w:delText>: 1950–1964. doi:10.1002/lno.10143</w:delText>
        </w:r>
      </w:del>
    </w:p>
    <w:p w14:paraId="36177558" w14:textId="23DB97C7" w:rsidR="0049195A" w:rsidDel="00D8725B" w:rsidRDefault="0049195A">
      <w:pPr>
        <w:pStyle w:val="Bibliography"/>
        <w:rPr>
          <w:del w:id="709" w:author="Meyer, Michael Frederick [2]" w:date="2021-06-02T12:19:00Z"/>
        </w:rPr>
        <w:pPrChange w:id="710" w:author="Meyer, Michael Frederick" w:date="2021-05-10T15:10:00Z">
          <w:pPr>
            <w:widowControl w:val="0"/>
            <w:autoSpaceDE w:val="0"/>
            <w:autoSpaceDN w:val="0"/>
            <w:adjustRightInd w:val="0"/>
          </w:pPr>
        </w:pPrChange>
      </w:pPr>
      <w:del w:id="711" w:author="Meyer, Michael Frederick [2]" w:date="2021-06-02T12:19:00Z">
        <w:r w:rsidDel="00D8725B">
          <w:delText xml:space="preserve">Kolpin, D. W., E. T. Furlong, M. T. Meyer, E. M. Thurman, S. D. Zaugg, L. B. Barber, and H. T. Buxton. 2002. Pharmaceuticals, Hormones, and Other Organic Wastewater Contaminants in U.S. Streams, 1999−2000: A National Reconnaissance. Environmental Science &amp; Technology </w:delText>
        </w:r>
        <w:r w:rsidDel="00D8725B">
          <w:rPr>
            <w:b/>
            <w:bCs/>
          </w:rPr>
          <w:delText>36</w:delText>
        </w:r>
        <w:r w:rsidDel="00D8725B">
          <w:delText>: 1202–1211. doi:10.1021/es011055j</w:delText>
        </w:r>
      </w:del>
    </w:p>
    <w:p w14:paraId="3CFD79F3" w14:textId="3C69A742" w:rsidR="0049195A" w:rsidDel="00D8725B" w:rsidRDefault="0049195A">
      <w:pPr>
        <w:pStyle w:val="Bibliography"/>
        <w:rPr>
          <w:del w:id="712" w:author="Meyer, Michael Frederick [2]" w:date="2021-06-02T12:19:00Z"/>
        </w:rPr>
        <w:pPrChange w:id="713" w:author="Meyer, Michael Frederick" w:date="2021-05-10T15:10:00Z">
          <w:pPr>
            <w:widowControl w:val="0"/>
            <w:autoSpaceDE w:val="0"/>
            <w:autoSpaceDN w:val="0"/>
            <w:adjustRightInd w:val="0"/>
          </w:pPr>
        </w:pPrChange>
      </w:pPr>
      <w:del w:id="714" w:author="Meyer, Michael Frederick [2]" w:date="2021-06-02T12:19:00Z">
        <w:r w:rsidDel="00D8725B">
          <w:delText>Kozhova, O. M., and L. R. Izmest’eva. 1998. Lake Baikal: Evolution and Biodiversity, Backhuys Publishers.</w:delText>
        </w:r>
      </w:del>
    </w:p>
    <w:p w14:paraId="633C35F8" w14:textId="79312DAB" w:rsidR="0049195A" w:rsidDel="00D8725B" w:rsidRDefault="0049195A">
      <w:pPr>
        <w:pStyle w:val="Bibliography"/>
        <w:rPr>
          <w:del w:id="715" w:author="Meyer, Michael Frederick [2]" w:date="2021-06-02T12:19:00Z"/>
        </w:rPr>
        <w:pPrChange w:id="716" w:author="Meyer, Michael Frederick" w:date="2021-05-10T15:10:00Z">
          <w:pPr>
            <w:widowControl w:val="0"/>
            <w:autoSpaceDE w:val="0"/>
            <w:autoSpaceDN w:val="0"/>
            <w:adjustRightInd w:val="0"/>
          </w:pPr>
        </w:pPrChange>
      </w:pPr>
      <w:del w:id="717" w:author="Meyer, Michael Frederick [2]" w:date="2021-06-02T12:19:00Z">
        <w:r w:rsidDel="00D8725B">
          <w:delText xml:space="preserve">Kravtsova, L. S., L. A. Izhboldina, I. V. Khanaev, and others. 2014. Nearshore benthic blooms of filamentous green algae in Lake Baikal. Journal of Great Lakes Research </w:delText>
        </w:r>
        <w:r w:rsidDel="00D8725B">
          <w:rPr>
            <w:b/>
            <w:bCs/>
          </w:rPr>
          <w:delText>40</w:delText>
        </w:r>
        <w:r w:rsidDel="00D8725B">
          <w:delText>: 441–448. doi:10.1016/j.jglr.2014.02.019</w:delText>
        </w:r>
      </w:del>
    </w:p>
    <w:p w14:paraId="17EF4B01" w14:textId="30A5DF64" w:rsidR="0049195A" w:rsidDel="00D8725B" w:rsidRDefault="0049195A">
      <w:pPr>
        <w:pStyle w:val="Bibliography"/>
        <w:rPr>
          <w:del w:id="718" w:author="Meyer, Michael Frederick [2]" w:date="2021-06-02T12:19:00Z"/>
        </w:rPr>
        <w:pPrChange w:id="719" w:author="Meyer, Michael Frederick" w:date="2021-05-10T15:10:00Z">
          <w:pPr>
            <w:widowControl w:val="0"/>
            <w:autoSpaceDE w:val="0"/>
            <w:autoSpaceDN w:val="0"/>
            <w:adjustRightInd w:val="0"/>
          </w:pPr>
        </w:pPrChange>
      </w:pPr>
      <w:del w:id="720" w:author="Meyer, Michael Frederick [2]" w:date="2021-06-02T12:19:00Z">
        <w:r w:rsidDel="00D8725B">
          <w:delText xml:space="preserve">Lapointe, B. E., L. W. Herren, D. D. Debortoli, and M. A. Vogel. 2015. Evidence of sewage-driven eutrophication and harmful algal blooms in Florida’s Indian River Lagoon. Harmful Algae </w:delText>
        </w:r>
        <w:r w:rsidDel="00D8725B">
          <w:rPr>
            <w:b/>
            <w:bCs/>
          </w:rPr>
          <w:delText>43</w:delText>
        </w:r>
        <w:r w:rsidDel="00D8725B">
          <w:delText>: 82–102. doi:10.1016/j.hal.2015.01.004</w:delText>
        </w:r>
      </w:del>
    </w:p>
    <w:p w14:paraId="521D2C05" w14:textId="57EE805A" w:rsidR="0049195A" w:rsidDel="00D8725B" w:rsidRDefault="0049195A">
      <w:pPr>
        <w:pStyle w:val="Bibliography"/>
        <w:rPr>
          <w:del w:id="721" w:author="Meyer, Michael Frederick [2]" w:date="2021-06-02T12:19:00Z"/>
        </w:rPr>
        <w:pPrChange w:id="722" w:author="Meyer, Michael Frederick" w:date="2021-05-10T15:10:00Z">
          <w:pPr>
            <w:widowControl w:val="0"/>
            <w:autoSpaceDE w:val="0"/>
            <w:autoSpaceDN w:val="0"/>
            <w:adjustRightInd w:val="0"/>
          </w:pPr>
        </w:pPrChange>
      </w:pPr>
      <w:del w:id="723" w:author="Meyer, Michael Frederick [2]" w:date="2021-06-02T12:19:00Z">
        <w:r w:rsidDel="00D8725B">
          <w:delText xml:space="preserve">Lee, S. S., A. M. Paspalof, D. D. Snow, E. K. Richmond, E. J. Rosi-Marshall, and J. J. Kelly. 2016. Occurrence and Potential Biological Effects of Amphetamine on Stream Communities. Environmental Science &amp; Technology </w:delText>
        </w:r>
        <w:r w:rsidDel="00D8725B">
          <w:rPr>
            <w:b/>
            <w:bCs/>
          </w:rPr>
          <w:delText>50</w:delText>
        </w:r>
        <w:r w:rsidDel="00D8725B">
          <w:delText>: 9727–9735. doi:10.1021/acs.est.6b03717</w:delText>
        </w:r>
      </w:del>
    </w:p>
    <w:p w14:paraId="442EA0AC" w14:textId="504C3BF0" w:rsidR="0049195A" w:rsidDel="00D8725B" w:rsidRDefault="0049195A">
      <w:pPr>
        <w:pStyle w:val="Bibliography"/>
        <w:rPr>
          <w:del w:id="724" w:author="Meyer, Michael Frederick [2]" w:date="2021-06-02T12:19:00Z"/>
        </w:rPr>
        <w:pPrChange w:id="725" w:author="Meyer, Michael Frederick" w:date="2021-05-10T15:10:00Z">
          <w:pPr>
            <w:widowControl w:val="0"/>
            <w:autoSpaceDE w:val="0"/>
            <w:autoSpaceDN w:val="0"/>
            <w:adjustRightInd w:val="0"/>
          </w:pPr>
        </w:pPrChange>
      </w:pPr>
      <w:del w:id="726" w:author="Meyer, Michael Frederick [2]" w:date="2021-06-02T12:19:00Z">
        <w:r w:rsidDel="00D8725B">
          <w:delText xml:space="preserve">Lin, D., J. Crabtree, I. Dillo, and others. 2020. The TRUST Principles for digital repositories. Scientific Data </w:delText>
        </w:r>
        <w:r w:rsidDel="00D8725B">
          <w:rPr>
            <w:b/>
            <w:bCs/>
          </w:rPr>
          <w:delText>7</w:delText>
        </w:r>
        <w:r w:rsidDel="00D8725B">
          <w:delText>: 144. doi:10.1038/s41597-020-0486-7</w:delText>
        </w:r>
      </w:del>
    </w:p>
    <w:p w14:paraId="4BD6ACB1" w14:textId="3801BB13" w:rsidR="0049195A" w:rsidDel="00D8725B" w:rsidRDefault="0049195A">
      <w:pPr>
        <w:pStyle w:val="Bibliography"/>
        <w:rPr>
          <w:del w:id="727" w:author="Meyer, Michael Frederick [2]" w:date="2021-06-02T12:19:00Z"/>
        </w:rPr>
        <w:pPrChange w:id="728" w:author="Meyer, Michael Frederick" w:date="2021-05-10T15:10:00Z">
          <w:pPr>
            <w:widowControl w:val="0"/>
            <w:autoSpaceDE w:val="0"/>
            <w:autoSpaceDN w:val="0"/>
            <w:adjustRightInd w:val="0"/>
          </w:pPr>
        </w:pPrChange>
      </w:pPr>
      <w:del w:id="729" w:author="Meyer, Michael Frederick [2]" w:date="2021-06-02T12:19:00Z">
        <w:r w:rsidDel="00D8725B">
          <w:delText xml:space="preserve">Meyer, M. F., S. G. Labou, A. N. Cramer, M. R. Brousil, and B. T. Luff. 2020a. The global lake area, climate, and population dataset. Scientific Data </w:delText>
        </w:r>
        <w:r w:rsidDel="00D8725B">
          <w:rPr>
            <w:b/>
            <w:bCs/>
          </w:rPr>
          <w:delText>7</w:delText>
        </w:r>
        <w:r w:rsidDel="00D8725B">
          <w:delText>: 174. doi:10.1038/s41597-020-0517-4</w:delText>
        </w:r>
      </w:del>
    </w:p>
    <w:p w14:paraId="05ABE3B6" w14:textId="08B11357" w:rsidR="0049195A" w:rsidDel="00D8725B" w:rsidRDefault="0049195A">
      <w:pPr>
        <w:pStyle w:val="Bibliography"/>
        <w:rPr>
          <w:del w:id="730" w:author="Meyer, Michael Frederick [2]" w:date="2021-06-02T12:19:00Z"/>
        </w:rPr>
        <w:pPrChange w:id="731" w:author="Meyer, Michael Frederick" w:date="2021-05-10T15:10:00Z">
          <w:pPr>
            <w:widowControl w:val="0"/>
            <w:autoSpaceDE w:val="0"/>
            <w:autoSpaceDN w:val="0"/>
            <w:adjustRightInd w:val="0"/>
          </w:pPr>
        </w:pPrChange>
      </w:pPr>
      <w:del w:id="732" w:author="Meyer, Michael Frederick [2]" w:date="2021-06-02T12:19:00Z">
        <w:r w:rsidDel="00D8725B">
          <w:lastRenderedPageBreak/>
          <w:delText>Meyer, M. F., T. Ozersky, K. H. Woo, and others. 2020b. A unified dataset of co-located sewage pollution, periphyton, and benthic macroinvertebrate community and food web structure from Lake Baikal (Siberia).doi:10.6073/PASTA/76F43144015EC795679BAC508EFA044B</w:delText>
        </w:r>
      </w:del>
    </w:p>
    <w:p w14:paraId="2E4B75B1" w14:textId="7E8CA20F" w:rsidR="0049195A" w:rsidDel="00D8725B" w:rsidRDefault="0049195A">
      <w:pPr>
        <w:pStyle w:val="Bibliography"/>
        <w:rPr>
          <w:del w:id="733" w:author="Meyer, Michael Frederick [2]" w:date="2021-06-02T12:19:00Z"/>
        </w:rPr>
        <w:pPrChange w:id="734" w:author="Meyer, Michael Frederick" w:date="2021-05-10T15:10:00Z">
          <w:pPr>
            <w:widowControl w:val="0"/>
            <w:autoSpaceDE w:val="0"/>
            <w:autoSpaceDN w:val="0"/>
            <w:adjustRightInd w:val="0"/>
          </w:pPr>
        </w:pPrChange>
      </w:pPr>
      <w:del w:id="735" w:author="Meyer, Michael Frederick [2]" w:date="2021-06-02T12:19:00Z">
        <w:r w:rsidDel="00D8725B">
          <w:delText>Meyer, M. F., T. Ozersky, K. H. Woo, and others. Effects of spatially heterogeneous lakeside development on nearshore biotic communities in a large, deep, oligotrophic lake (Lake Baikal, Siberia).</w:delText>
        </w:r>
      </w:del>
    </w:p>
    <w:p w14:paraId="1FEEC019" w14:textId="740792AC" w:rsidR="0049195A" w:rsidDel="00D8725B" w:rsidRDefault="0049195A">
      <w:pPr>
        <w:pStyle w:val="Bibliography"/>
        <w:rPr>
          <w:del w:id="736" w:author="Meyer, Michael Frederick [2]" w:date="2021-06-02T12:19:00Z"/>
        </w:rPr>
        <w:pPrChange w:id="737" w:author="Meyer, Michael Frederick" w:date="2021-05-10T15:10:00Z">
          <w:pPr>
            <w:widowControl w:val="0"/>
            <w:autoSpaceDE w:val="0"/>
            <w:autoSpaceDN w:val="0"/>
            <w:adjustRightInd w:val="0"/>
          </w:pPr>
        </w:pPrChange>
      </w:pPr>
      <w:del w:id="738" w:author="Meyer, Michael Frederick [2]" w:date="2021-06-02T12:19:00Z">
        <w:r w:rsidDel="00D8725B">
          <w:delText xml:space="preserve">Meyer, M. F., S. M. Powers, and S. E. Hampton. 2019. An Evidence Synthesis of Pharmaceuticals and Personal Care Products (PPCPs) in the Environment: Imbalances among Compounds, Sewage Treatment Techniques, and Ecosystem Types. Environ. Sci. Technol. </w:delText>
        </w:r>
        <w:r w:rsidDel="00D8725B">
          <w:rPr>
            <w:b/>
            <w:bCs/>
          </w:rPr>
          <w:delText>53</w:delText>
        </w:r>
        <w:r w:rsidDel="00D8725B">
          <w:delText>: 12961–12973. doi:10.1021/acs.est.9b02966</w:delText>
        </w:r>
      </w:del>
    </w:p>
    <w:p w14:paraId="254C4CC9" w14:textId="6192BD34" w:rsidR="0049195A" w:rsidDel="00D8725B" w:rsidRDefault="0049195A">
      <w:pPr>
        <w:pStyle w:val="Bibliography"/>
        <w:rPr>
          <w:del w:id="739" w:author="Meyer, Michael Frederick [2]" w:date="2021-06-02T12:19:00Z"/>
        </w:rPr>
        <w:pPrChange w:id="740" w:author="Meyer, Michael Frederick" w:date="2021-05-10T15:10:00Z">
          <w:pPr>
            <w:widowControl w:val="0"/>
            <w:autoSpaceDE w:val="0"/>
            <w:autoSpaceDN w:val="0"/>
            <w:adjustRightInd w:val="0"/>
          </w:pPr>
        </w:pPrChange>
      </w:pPr>
      <w:del w:id="741" w:author="Meyer, Michael Frederick [2]" w:date="2021-06-02T12:19:00Z">
        <w:r w:rsidDel="00D8725B">
          <w:delText>Meyer, M., T. Ozersky, K. Woo, A. W. E. Galloway, M. R. Brousil, and S. Hampton. 2015. Baikal Food Webs.doi:10.17605/OSF.IO/9TA8Z</w:delText>
        </w:r>
      </w:del>
    </w:p>
    <w:p w14:paraId="7B2A7C5B" w14:textId="111912BA" w:rsidR="0049195A" w:rsidDel="00D8725B" w:rsidRDefault="0049195A">
      <w:pPr>
        <w:pStyle w:val="Bibliography"/>
        <w:rPr>
          <w:del w:id="742" w:author="Meyer, Michael Frederick [2]" w:date="2021-06-02T12:19:00Z"/>
        </w:rPr>
        <w:pPrChange w:id="743" w:author="Meyer, Michael Frederick" w:date="2021-05-10T15:10:00Z">
          <w:pPr>
            <w:widowControl w:val="0"/>
            <w:autoSpaceDE w:val="0"/>
            <w:autoSpaceDN w:val="0"/>
            <w:adjustRightInd w:val="0"/>
          </w:pPr>
        </w:pPrChange>
      </w:pPr>
      <w:del w:id="744" w:author="Meyer, Michael Frederick [2]" w:date="2021-06-02T12:19:00Z">
        <w:r w:rsidDel="00D8725B">
          <w:delText xml:space="preserve">Moore, J. W., D. E. Schindler, M. D. Scheuerell, D. Smith, and J. Frodge. 2003. Lake eutrophication at the urban fringe, Seattle region, USA. AMBIO: A Journal of the Human Environment </w:delText>
        </w:r>
        <w:r w:rsidDel="00D8725B">
          <w:rPr>
            <w:b/>
            <w:bCs/>
          </w:rPr>
          <w:delText>32</w:delText>
        </w:r>
        <w:r w:rsidDel="00D8725B">
          <w:delText>: 13–18.</w:delText>
        </w:r>
      </w:del>
    </w:p>
    <w:p w14:paraId="27F197E3" w14:textId="1BFBA3F9" w:rsidR="0049195A" w:rsidDel="00D8725B" w:rsidRDefault="0049195A">
      <w:pPr>
        <w:pStyle w:val="Bibliography"/>
        <w:rPr>
          <w:del w:id="745" w:author="Meyer, Michael Frederick [2]" w:date="2021-06-02T12:19:00Z"/>
        </w:rPr>
        <w:pPrChange w:id="746" w:author="Meyer, Michael Frederick" w:date="2021-05-10T15:10:00Z">
          <w:pPr>
            <w:widowControl w:val="0"/>
            <w:autoSpaceDE w:val="0"/>
            <w:autoSpaceDN w:val="0"/>
            <w:adjustRightInd w:val="0"/>
          </w:pPr>
        </w:pPrChange>
      </w:pPr>
      <w:del w:id="747" w:author="Meyer, Michael Frederick [2]" w:date="2021-06-02T12:19:00Z">
        <w:r w:rsidDel="00D8725B">
          <w:delText xml:space="preserve">Moore, M. V., S. E. Hampton, L. R. Izmest’eva, E. A. Silow, E. V. Peshkova, and B. K. Pavlov. 2009. Climate Change and the World’s “Sacred Sea”-Lake Baikal, Siberia. Bioscience </w:delText>
        </w:r>
        <w:r w:rsidDel="00D8725B">
          <w:rPr>
            <w:b/>
            <w:bCs/>
          </w:rPr>
          <w:delText>59</w:delText>
        </w:r>
        <w:r w:rsidDel="00D8725B">
          <w:delText>: 405–417. doi:10.1525/bio.2009.59.5.8</w:delText>
        </w:r>
      </w:del>
    </w:p>
    <w:p w14:paraId="7A5C976F" w14:textId="4FB6F1C0" w:rsidR="0049195A" w:rsidDel="00D8725B" w:rsidRDefault="0049195A">
      <w:pPr>
        <w:pStyle w:val="Bibliography"/>
        <w:rPr>
          <w:del w:id="748" w:author="Meyer, Michael Frederick [2]" w:date="2021-06-02T12:19:00Z"/>
        </w:rPr>
        <w:pPrChange w:id="749" w:author="Meyer, Michael Frederick" w:date="2021-05-10T15:10:00Z">
          <w:pPr>
            <w:widowControl w:val="0"/>
            <w:autoSpaceDE w:val="0"/>
            <w:autoSpaceDN w:val="0"/>
            <w:adjustRightInd w:val="0"/>
          </w:pPr>
        </w:pPrChange>
      </w:pPr>
      <w:del w:id="750" w:author="Meyer, Michael Frederick [2]" w:date="2021-06-02T12:19:00Z">
        <w:r w:rsidDel="00D8725B">
          <w:delText xml:space="preserve">O’Donnell, D. R., P. Wilburn, E. A. Silow, L. Y. Yampolsky, and E. Litchman. 2017. Nitrogen and phosphorus colimitation of phytoplankton in Lake Baikal: Insights from a spatial survey and nutrient enrichment experiments. Limnology and Oceanography </w:delText>
        </w:r>
        <w:r w:rsidDel="00D8725B">
          <w:rPr>
            <w:b/>
            <w:bCs/>
          </w:rPr>
          <w:delText>62</w:delText>
        </w:r>
        <w:r w:rsidDel="00D8725B">
          <w:delText>: 1383–1392. doi:10.1002/lno.10505</w:delText>
        </w:r>
      </w:del>
    </w:p>
    <w:p w14:paraId="4D2A7176" w14:textId="07F8653F" w:rsidR="0049195A" w:rsidDel="00D8725B" w:rsidRDefault="0049195A">
      <w:pPr>
        <w:pStyle w:val="Bibliography"/>
        <w:rPr>
          <w:del w:id="751" w:author="Meyer, Michael Frederick [2]" w:date="2021-06-02T12:19:00Z"/>
        </w:rPr>
        <w:pPrChange w:id="752" w:author="Meyer, Michael Frederick" w:date="2021-05-10T15:10:00Z">
          <w:pPr>
            <w:widowControl w:val="0"/>
            <w:autoSpaceDE w:val="0"/>
            <w:autoSpaceDN w:val="0"/>
            <w:adjustRightInd w:val="0"/>
          </w:pPr>
        </w:pPrChange>
      </w:pPr>
      <w:del w:id="753" w:author="Meyer, Michael Frederick [2]" w:date="2021-06-02T12:19:00Z">
        <w:r w:rsidDel="00D8725B">
          <w:lastRenderedPageBreak/>
          <w:delText xml:space="preserve">Pebesma, E. 2018. Simple Features for R: Standardized Support for Spatial Vector Data. The R Journal </w:delText>
        </w:r>
        <w:r w:rsidDel="00D8725B">
          <w:rPr>
            <w:b/>
            <w:bCs/>
          </w:rPr>
          <w:delText>10</w:delText>
        </w:r>
        <w:r w:rsidDel="00D8725B">
          <w:delText>: 439–446. doi:10.32614/RJ-2018-009</w:delText>
        </w:r>
      </w:del>
    </w:p>
    <w:p w14:paraId="704FAAAF" w14:textId="12A5B99C" w:rsidR="0049195A" w:rsidDel="00D8725B" w:rsidRDefault="0049195A">
      <w:pPr>
        <w:pStyle w:val="Bibliography"/>
        <w:rPr>
          <w:del w:id="754" w:author="Meyer, Michael Frederick [2]" w:date="2021-06-02T12:19:00Z"/>
        </w:rPr>
        <w:pPrChange w:id="755" w:author="Meyer, Michael Frederick" w:date="2021-05-10T15:10:00Z">
          <w:pPr>
            <w:widowControl w:val="0"/>
            <w:autoSpaceDE w:val="0"/>
            <w:autoSpaceDN w:val="0"/>
            <w:adjustRightInd w:val="0"/>
          </w:pPr>
        </w:pPrChange>
      </w:pPr>
      <w:del w:id="756" w:author="Meyer, Michael Frederick [2]" w:date="2021-06-02T12:19:00Z">
        <w:r w:rsidDel="00D8725B">
          <w:delText xml:space="preserve">Powers, S. M., T. W. Bruulsema, T. P. Burt, and others. 2016. Long-term accumulation and transport of anthropogenic phosphorus in three river basins. Nature Geoscience </w:delText>
        </w:r>
        <w:r w:rsidDel="00D8725B">
          <w:rPr>
            <w:b/>
            <w:bCs/>
          </w:rPr>
          <w:delText>9</w:delText>
        </w:r>
        <w:r w:rsidDel="00D8725B">
          <w:delText>: 353–356. doi:10.1038/ngeo2693</w:delText>
        </w:r>
      </w:del>
    </w:p>
    <w:p w14:paraId="3B53EE37" w14:textId="5782A0D8" w:rsidR="0049195A" w:rsidDel="00D8725B" w:rsidRDefault="0049195A">
      <w:pPr>
        <w:pStyle w:val="Bibliography"/>
        <w:rPr>
          <w:del w:id="757" w:author="Meyer, Michael Frederick [2]" w:date="2021-06-02T12:19:00Z"/>
        </w:rPr>
        <w:pPrChange w:id="758" w:author="Meyer, Michael Frederick" w:date="2021-05-10T15:10:00Z">
          <w:pPr>
            <w:widowControl w:val="0"/>
            <w:autoSpaceDE w:val="0"/>
            <w:autoSpaceDN w:val="0"/>
            <w:adjustRightInd w:val="0"/>
          </w:pPr>
        </w:pPrChange>
      </w:pPr>
      <w:del w:id="759" w:author="Meyer, Michael Frederick [2]" w:date="2021-06-02T12:19:00Z">
        <w:r w:rsidDel="00D8725B">
          <w:delText>R Core Team. 2019. R: A Language and Environment for Statistical Computing,.</w:delText>
        </w:r>
      </w:del>
    </w:p>
    <w:p w14:paraId="1DE68A86" w14:textId="3A45B52D" w:rsidR="0049195A" w:rsidDel="00D8725B" w:rsidRDefault="0049195A">
      <w:pPr>
        <w:pStyle w:val="Bibliography"/>
        <w:rPr>
          <w:del w:id="760" w:author="Meyer, Michael Frederick [2]" w:date="2021-06-02T12:19:00Z"/>
        </w:rPr>
        <w:pPrChange w:id="761" w:author="Meyer, Michael Frederick" w:date="2021-05-10T15:10:00Z">
          <w:pPr>
            <w:widowControl w:val="0"/>
            <w:autoSpaceDE w:val="0"/>
            <w:autoSpaceDN w:val="0"/>
            <w:adjustRightInd w:val="0"/>
          </w:pPr>
        </w:pPrChange>
      </w:pPr>
      <w:del w:id="762" w:author="Meyer, Michael Frederick [2]" w:date="2021-06-02T12:19:00Z">
        <w:r w:rsidDel="00D8725B">
          <w:delText>RD:52.24.380-2017. 2018.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delText>
        </w:r>
      </w:del>
    </w:p>
    <w:p w14:paraId="305D08A7" w14:textId="537204E4" w:rsidR="0049195A" w:rsidDel="00D8725B" w:rsidRDefault="0049195A">
      <w:pPr>
        <w:pStyle w:val="Bibliography"/>
        <w:rPr>
          <w:del w:id="763" w:author="Meyer, Michael Frederick [2]" w:date="2021-06-02T12:19:00Z"/>
        </w:rPr>
        <w:pPrChange w:id="764" w:author="Meyer, Michael Frederick" w:date="2021-05-10T15:10:00Z">
          <w:pPr>
            <w:widowControl w:val="0"/>
            <w:autoSpaceDE w:val="0"/>
            <w:autoSpaceDN w:val="0"/>
            <w:adjustRightInd w:val="0"/>
          </w:pPr>
        </w:pPrChange>
      </w:pPr>
      <w:del w:id="765" w:author="Meyer, Michael Frederick [2]" w:date="2021-06-02T12:19:00Z">
        <w:r w:rsidDel="00D8725B">
          <w:delText xml:space="preserve">Richmond, E. K., M. R. Grace, J. J. Kelly, A. J. Reisinger, E. J. Rosi, and D. M. Walters. 2017. Pharmaceuticals and personal care products (PPCPs) are ecological disrupting compounds (EcoDC). Elem Sci Anth </w:delText>
        </w:r>
        <w:r w:rsidDel="00D8725B">
          <w:rPr>
            <w:b/>
            <w:bCs/>
          </w:rPr>
          <w:delText>5</w:delText>
        </w:r>
        <w:r w:rsidDel="00D8725B">
          <w:delText>: 66. doi:10.1525/elementa.252</w:delText>
        </w:r>
      </w:del>
    </w:p>
    <w:p w14:paraId="7C21BD90" w14:textId="357F220A" w:rsidR="0049195A" w:rsidDel="00D8725B" w:rsidRDefault="0049195A">
      <w:pPr>
        <w:pStyle w:val="Bibliography"/>
        <w:rPr>
          <w:del w:id="766" w:author="Meyer, Michael Frederick [2]" w:date="2021-06-02T12:19:00Z"/>
        </w:rPr>
        <w:pPrChange w:id="767" w:author="Meyer, Michael Frederick" w:date="2021-05-10T15:10:00Z">
          <w:pPr>
            <w:widowControl w:val="0"/>
            <w:autoSpaceDE w:val="0"/>
            <w:autoSpaceDN w:val="0"/>
            <w:adjustRightInd w:val="0"/>
          </w:pPr>
        </w:pPrChange>
      </w:pPr>
      <w:del w:id="768" w:author="Meyer, Michael Frederick [2]" w:date="2021-06-02T12:19:00Z">
        <w:r w:rsidDel="00D8725B">
          <w:delText xml:space="preserve">Richmond, E. K., E. J. Rosi, D. M. Walters, J. Fick, S. K. Hamilton, T. Brodin, A. Sundelin, and M. R. Grace. 2018. A diverse suite of pharmaceuticals contaminates stream and riparian food webs. Nature Communications </w:delText>
        </w:r>
        <w:r w:rsidDel="00D8725B">
          <w:rPr>
            <w:b/>
            <w:bCs/>
          </w:rPr>
          <w:delText>9</w:delText>
        </w:r>
        <w:r w:rsidDel="00D8725B">
          <w:delText>: 4491. doi:10.1038/s41467-018-06822-w</w:delText>
        </w:r>
      </w:del>
    </w:p>
    <w:p w14:paraId="357247C8" w14:textId="680FE7DE" w:rsidR="0049195A" w:rsidDel="00D8725B" w:rsidRDefault="0049195A">
      <w:pPr>
        <w:pStyle w:val="Bibliography"/>
        <w:rPr>
          <w:del w:id="769" w:author="Meyer, Michael Frederick [2]" w:date="2021-06-02T12:19:00Z"/>
        </w:rPr>
        <w:pPrChange w:id="770" w:author="Meyer, Michael Frederick" w:date="2021-05-10T15:10:00Z">
          <w:pPr>
            <w:widowControl w:val="0"/>
            <w:autoSpaceDE w:val="0"/>
            <w:autoSpaceDN w:val="0"/>
            <w:adjustRightInd w:val="0"/>
          </w:pPr>
        </w:pPrChange>
      </w:pPr>
      <w:del w:id="771" w:author="Meyer, Michael Frederick [2]" w:date="2021-06-02T12:19:00Z">
        <w:r w:rsidDel="00D8725B">
          <w:delText xml:space="preserve">Romera-Castillo, C., M. Pinto, T. M. Langer, X. A. Álvarez-Salgado, and G. J. Herndl. 2018. Dissolved organic carbon leaching from plastics stimulates microbial activity in the ocean. Nat Commun </w:delText>
        </w:r>
        <w:r w:rsidDel="00D8725B">
          <w:rPr>
            <w:b/>
            <w:bCs/>
          </w:rPr>
          <w:delText>9</w:delText>
        </w:r>
        <w:r w:rsidDel="00D8725B">
          <w:delText>: 1–7. doi:10.1038/s41467-018-03798-5</w:delText>
        </w:r>
      </w:del>
    </w:p>
    <w:p w14:paraId="7C3890E7" w14:textId="6AF4B785" w:rsidR="0049195A" w:rsidDel="00D8725B" w:rsidRDefault="0049195A">
      <w:pPr>
        <w:pStyle w:val="Bibliography"/>
        <w:rPr>
          <w:del w:id="772" w:author="Meyer, Michael Frederick [2]" w:date="2021-06-02T12:19:00Z"/>
        </w:rPr>
        <w:pPrChange w:id="773" w:author="Meyer, Michael Frederick" w:date="2021-05-10T15:10:00Z">
          <w:pPr>
            <w:widowControl w:val="0"/>
            <w:autoSpaceDE w:val="0"/>
            <w:autoSpaceDN w:val="0"/>
            <w:adjustRightInd w:val="0"/>
          </w:pPr>
        </w:pPrChange>
      </w:pPr>
      <w:del w:id="774" w:author="Meyer, Michael Frederick [2]" w:date="2021-06-02T12:19:00Z">
        <w:r w:rsidDel="00D8725B">
          <w:delText xml:space="preserve">Rosenberger, E. E., S. E. Hampton, S. C. Fradkin, and B. P. Kennedy. 2008. Effects of shoreline development on the nearshore environment in large deep oligotrophic lakes. Freshwater Biology </w:delText>
        </w:r>
        <w:r w:rsidDel="00D8725B">
          <w:rPr>
            <w:b/>
            <w:bCs/>
          </w:rPr>
          <w:delText>53</w:delText>
        </w:r>
        <w:r w:rsidDel="00D8725B">
          <w:delText>: 1673–1691. doi:10.1111/j.1365-2427.2008.01990.x</w:delText>
        </w:r>
      </w:del>
    </w:p>
    <w:p w14:paraId="211BF88A" w14:textId="5CB8C0E4" w:rsidR="0049195A" w:rsidDel="00D8725B" w:rsidRDefault="0049195A">
      <w:pPr>
        <w:pStyle w:val="Bibliography"/>
        <w:rPr>
          <w:del w:id="775" w:author="Meyer, Michael Frederick [2]" w:date="2021-06-02T12:19:00Z"/>
        </w:rPr>
        <w:pPrChange w:id="776" w:author="Meyer, Michael Frederick" w:date="2021-05-10T15:10:00Z">
          <w:pPr>
            <w:widowControl w:val="0"/>
            <w:autoSpaceDE w:val="0"/>
            <w:autoSpaceDN w:val="0"/>
            <w:adjustRightInd w:val="0"/>
          </w:pPr>
        </w:pPrChange>
      </w:pPr>
      <w:del w:id="777" w:author="Meyer, Michael Frederick [2]" w:date="2021-06-02T12:19:00Z">
        <w:r w:rsidDel="00D8725B">
          <w:lastRenderedPageBreak/>
          <w:delText xml:space="preserve">Rosi-Marshall, E. J., D. W. Kincaid, H. A. Bechtold, T. V. Royer, M. Rojas, and J. J. Kelly. 2013. Pharmaceuticals suppress algal growth and microbial respiration and alter bacterial communities in stream biofilms. Ecological Applications </w:delText>
        </w:r>
        <w:r w:rsidDel="00D8725B">
          <w:rPr>
            <w:b/>
            <w:bCs/>
          </w:rPr>
          <w:delText>23</w:delText>
        </w:r>
        <w:r w:rsidDel="00D8725B">
          <w:delText>: 583–593. doi:10.1890/12-0491.1</w:delText>
        </w:r>
      </w:del>
    </w:p>
    <w:p w14:paraId="491A7B1B" w14:textId="0DF9F3BB" w:rsidR="0049195A" w:rsidDel="00D8725B" w:rsidRDefault="0049195A">
      <w:pPr>
        <w:pStyle w:val="Bibliography"/>
        <w:rPr>
          <w:del w:id="778" w:author="Meyer, Michael Frederick [2]" w:date="2021-06-02T12:19:00Z"/>
        </w:rPr>
        <w:pPrChange w:id="779" w:author="Meyer, Michael Frederick" w:date="2021-05-10T15:10:00Z">
          <w:pPr>
            <w:widowControl w:val="0"/>
            <w:autoSpaceDE w:val="0"/>
            <w:autoSpaceDN w:val="0"/>
            <w:adjustRightInd w:val="0"/>
          </w:pPr>
        </w:pPrChange>
      </w:pPr>
      <w:del w:id="780" w:author="Meyer, Michael Frederick [2]" w:date="2021-06-02T12:19:00Z">
        <w:r w:rsidDel="00D8725B">
          <w:delText xml:space="preserve">Rosi-Marshall, E. J., and T. V. Royer. 2012. Pharmaceutical Compounds and Ecosystem Function: An Emerging Research Challenge for Aquatic Ecologists. Ecosystems </w:delText>
        </w:r>
        <w:r w:rsidDel="00D8725B">
          <w:rPr>
            <w:b/>
            <w:bCs/>
          </w:rPr>
          <w:delText>15</w:delText>
        </w:r>
        <w:r w:rsidDel="00D8725B">
          <w:delText>: 867–880. doi:10.1007/s10021-012-9553-z</w:delText>
        </w:r>
      </w:del>
    </w:p>
    <w:p w14:paraId="17F1A4C3" w14:textId="770AC0C8" w:rsidR="0049195A" w:rsidDel="00D8725B" w:rsidRDefault="0049195A">
      <w:pPr>
        <w:pStyle w:val="Bibliography"/>
        <w:rPr>
          <w:del w:id="781" w:author="Meyer, Michael Frederick [2]" w:date="2021-06-02T12:19:00Z"/>
        </w:rPr>
        <w:pPrChange w:id="782" w:author="Meyer, Michael Frederick" w:date="2021-05-10T15:10:00Z">
          <w:pPr>
            <w:widowControl w:val="0"/>
            <w:autoSpaceDE w:val="0"/>
            <w:autoSpaceDN w:val="0"/>
            <w:adjustRightInd w:val="0"/>
          </w:pPr>
        </w:pPrChange>
      </w:pPr>
      <w:del w:id="783" w:author="Meyer, Michael Frederick [2]" w:date="2021-06-02T12:19:00Z">
        <w:r w:rsidDel="00D8725B">
          <w:delText xml:space="preserve">Sargent, J. R., and S. Falk-Petersen. 1988. The lipid biochemistry of calanoid copepods. Hydrobiologia </w:delText>
        </w:r>
        <w:r w:rsidDel="00D8725B">
          <w:rPr>
            <w:b/>
            <w:bCs/>
          </w:rPr>
          <w:delText>167–168</w:delText>
        </w:r>
        <w:r w:rsidDel="00D8725B">
          <w:delText>: 101–114. doi:10.1007/BF00026297</w:delText>
        </w:r>
      </w:del>
    </w:p>
    <w:p w14:paraId="2C4A7A2C" w14:textId="3A09B0A1" w:rsidR="0049195A" w:rsidDel="00D8725B" w:rsidRDefault="0049195A">
      <w:pPr>
        <w:pStyle w:val="Bibliography"/>
        <w:rPr>
          <w:del w:id="784" w:author="Meyer, Michael Frederick [2]" w:date="2021-06-02T12:19:00Z"/>
        </w:rPr>
        <w:pPrChange w:id="785" w:author="Meyer, Michael Frederick" w:date="2021-05-10T15:10:00Z">
          <w:pPr>
            <w:widowControl w:val="0"/>
            <w:autoSpaceDE w:val="0"/>
            <w:autoSpaceDN w:val="0"/>
            <w:adjustRightInd w:val="0"/>
          </w:pPr>
        </w:pPrChange>
      </w:pPr>
      <w:del w:id="786" w:author="Meyer, Michael Frederick [2]" w:date="2021-06-02T12:19:00Z">
        <w:r w:rsidDel="00D8725B">
          <w:delText xml:space="preserve">Schram, J. B., J. N. Kobelt, M. N. Dethier, and A. W. E. Galloway. 2018. Trophic Transfer of Macroalgal Fatty Acids in Two Urchin Species: Digestion, Egestion, and Tissue Building. Front. Ecol. Evol. </w:delText>
        </w:r>
        <w:r w:rsidDel="00D8725B">
          <w:rPr>
            <w:b/>
            <w:bCs/>
          </w:rPr>
          <w:delText>6</w:delText>
        </w:r>
        <w:r w:rsidDel="00D8725B">
          <w:delText>. doi:10.3389/fevo.2018.00083</w:delText>
        </w:r>
      </w:del>
    </w:p>
    <w:p w14:paraId="403DBFB4" w14:textId="44C0CD1E" w:rsidR="0049195A" w:rsidDel="00D8725B" w:rsidRDefault="0049195A">
      <w:pPr>
        <w:pStyle w:val="Bibliography"/>
        <w:rPr>
          <w:del w:id="787" w:author="Meyer, Michael Frederick [2]" w:date="2021-06-02T12:19:00Z"/>
        </w:rPr>
        <w:pPrChange w:id="788" w:author="Meyer, Michael Frederick" w:date="2021-05-10T15:10:00Z">
          <w:pPr>
            <w:widowControl w:val="0"/>
            <w:autoSpaceDE w:val="0"/>
            <w:autoSpaceDN w:val="0"/>
            <w:adjustRightInd w:val="0"/>
          </w:pPr>
        </w:pPrChange>
      </w:pPr>
      <w:del w:id="789" w:author="Meyer, Michael Frederick [2]" w:date="2021-06-02T12:19:00Z">
        <w:r w:rsidDel="00D8725B">
          <w:delText xml:space="preserve">Shaw, L., C. Phung, and M. Grace. 2015. Pharmaceuticals and personal care products alter growth and function in lentic biofilms. Environmental Chemistry </w:delText>
        </w:r>
        <w:r w:rsidDel="00D8725B">
          <w:rPr>
            <w:b/>
            <w:bCs/>
          </w:rPr>
          <w:delText>12</w:delText>
        </w:r>
        <w:r w:rsidDel="00D8725B">
          <w:delText>: 301. doi:10.1071/EN14141</w:delText>
        </w:r>
      </w:del>
    </w:p>
    <w:p w14:paraId="1BF02E71" w14:textId="3389D808" w:rsidR="0049195A" w:rsidDel="00D8725B" w:rsidRDefault="0049195A">
      <w:pPr>
        <w:pStyle w:val="Bibliography"/>
        <w:rPr>
          <w:del w:id="790" w:author="Meyer, Michael Frederick [2]" w:date="2021-06-02T12:19:00Z"/>
        </w:rPr>
        <w:pPrChange w:id="791" w:author="Meyer, Michael Frederick" w:date="2021-05-10T15:10:00Z">
          <w:pPr>
            <w:widowControl w:val="0"/>
            <w:autoSpaceDE w:val="0"/>
            <w:autoSpaceDN w:val="0"/>
            <w:adjustRightInd w:val="0"/>
          </w:pPr>
        </w:pPrChange>
      </w:pPr>
      <w:del w:id="792" w:author="Meyer, Michael Frederick [2]" w:date="2021-06-02T12:19:00Z">
        <w:r w:rsidDel="00D8725B">
          <w:delText>Slowikowski, K. 2019. ggrepel: Automatically Position Non-Overlapping Text Labels with “ggplot2,.”</w:delText>
        </w:r>
      </w:del>
    </w:p>
    <w:p w14:paraId="6832548E" w14:textId="22223FFF" w:rsidR="0049195A" w:rsidDel="00D8725B" w:rsidRDefault="0049195A">
      <w:pPr>
        <w:pStyle w:val="Bibliography"/>
        <w:rPr>
          <w:del w:id="793" w:author="Meyer, Michael Frederick [2]" w:date="2021-06-02T12:19:00Z"/>
        </w:rPr>
        <w:pPrChange w:id="794" w:author="Meyer, Michael Frederick" w:date="2021-05-10T15:10:00Z">
          <w:pPr>
            <w:widowControl w:val="0"/>
            <w:autoSpaceDE w:val="0"/>
            <w:autoSpaceDN w:val="0"/>
            <w:adjustRightInd w:val="0"/>
          </w:pPr>
        </w:pPrChange>
      </w:pPr>
      <w:del w:id="795" w:author="Meyer, Michael Frederick [2]" w:date="2021-06-02T12:19:00Z">
        <w:r w:rsidDel="00D8725B">
          <w:delText xml:space="preserve">Swann, G. E. A., V. N. Panizzo, S. Piccolroaz, and others. 2020. Changing nutrient cycling in Lake Baikal, the world’s oldest lake. PNAS </w:delText>
        </w:r>
        <w:r w:rsidDel="00D8725B">
          <w:rPr>
            <w:b/>
            <w:bCs/>
          </w:rPr>
          <w:delText>117</w:delText>
        </w:r>
        <w:r w:rsidDel="00D8725B">
          <w:delText>: 27211–27217. doi:10.1073/pnas.2013181117</w:delText>
        </w:r>
      </w:del>
    </w:p>
    <w:p w14:paraId="6DE2AB91" w14:textId="6CDF8B4E" w:rsidR="0049195A" w:rsidDel="00D8725B" w:rsidRDefault="0049195A">
      <w:pPr>
        <w:pStyle w:val="Bibliography"/>
        <w:rPr>
          <w:del w:id="796" w:author="Meyer, Michael Frederick [2]" w:date="2021-06-02T12:19:00Z"/>
        </w:rPr>
        <w:pPrChange w:id="797" w:author="Meyer, Michael Frederick" w:date="2021-05-10T15:10:00Z">
          <w:pPr>
            <w:widowControl w:val="0"/>
            <w:autoSpaceDE w:val="0"/>
            <w:autoSpaceDN w:val="0"/>
            <w:adjustRightInd w:val="0"/>
          </w:pPr>
        </w:pPrChange>
      </w:pPr>
      <w:del w:id="798" w:author="Meyer, Michael Frederick [2]" w:date="2021-06-02T12:19:00Z">
        <w:r w:rsidDel="00D8725B">
          <w:delText xml:space="preserve">Taipale, S., U. Strandberg, E. Peltomaa, A. W. E. Galloway, A. Ojala, and M. T. Brett. 2013. Fatty acid composition as biomarkers of freshwater microalgae: analysis of 37 strains of microalgae in 22 genera and in seven classes. Aquatic Microbial Ecology </w:delText>
        </w:r>
        <w:r w:rsidDel="00D8725B">
          <w:rPr>
            <w:b/>
            <w:bCs/>
          </w:rPr>
          <w:delText>71</w:delText>
        </w:r>
        <w:r w:rsidDel="00D8725B">
          <w:delText>: 165–178. doi:10.3354/ame01671</w:delText>
        </w:r>
      </w:del>
    </w:p>
    <w:p w14:paraId="2BDCCDAB" w14:textId="5251ED05" w:rsidR="0049195A" w:rsidDel="00D8725B" w:rsidRDefault="0049195A">
      <w:pPr>
        <w:pStyle w:val="Bibliography"/>
        <w:rPr>
          <w:del w:id="799" w:author="Meyer, Michael Frederick [2]" w:date="2021-06-02T12:19:00Z"/>
        </w:rPr>
        <w:pPrChange w:id="800" w:author="Meyer, Michael Frederick" w:date="2021-05-10T15:10:00Z">
          <w:pPr>
            <w:widowControl w:val="0"/>
            <w:autoSpaceDE w:val="0"/>
            <w:autoSpaceDN w:val="0"/>
            <w:adjustRightInd w:val="0"/>
          </w:pPr>
        </w:pPrChange>
      </w:pPr>
      <w:del w:id="801" w:author="Meyer, Michael Frederick [2]" w:date="2021-06-02T12:19:00Z">
        <w:r w:rsidDel="00D8725B">
          <w:lastRenderedPageBreak/>
          <w:delText>Timoshkin, O. A., M. V. Moore, N. N. Kulikova, and others. 2018. Groundwater contamination by sewage causes benthic algal outbreaks in the littoral zone of Lake Baikal (East Siberia). Journal of Great Lakes Research. doi:10.1016/j.jglr.2018.01.008</w:delText>
        </w:r>
      </w:del>
    </w:p>
    <w:p w14:paraId="50CAD37D" w14:textId="2853A583" w:rsidR="0049195A" w:rsidDel="00D8725B" w:rsidRDefault="0049195A">
      <w:pPr>
        <w:pStyle w:val="Bibliography"/>
        <w:rPr>
          <w:del w:id="802" w:author="Meyer, Michael Frederick [2]" w:date="2021-06-02T12:19:00Z"/>
        </w:rPr>
        <w:pPrChange w:id="803" w:author="Meyer, Michael Frederick" w:date="2021-05-10T15:10:00Z">
          <w:pPr>
            <w:widowControl w:val="0"/>
            <w:autoSpaceDE w:val="0"/>
            <w:autoSpaceDN w:val="0"/>
            <w:adjustRightInd w:val="0"/>
          </w:pPr>
        </w:pPrChange>
      </w:pPr>
      <w:del w:id="804" w:author="Meyer, Michael Frederick [2]" w:date="2021-06-02T12:19:00Z">
        <w:r w:rsidDel="00D8725B">
          <w:delText xml:space="preserve">Timoshkin, O. A., D. P. Samsonov, M. Yamamuro, and others. 2016. Rapid ecological change in the coastal zone of Lake Baikal (East Siberia): Is the site of the world’s greatest freshwater biodiversity in danger? Journal of Great Lakes Research </w:delText>
        </w:r>
        <w:r w:rsidDel="00D8725B">
          <w:rPr>
            <w:b/>
            <w:bCs/>
          </w:rPr>
          <w:delText>42</w:delText>
        </w:r>
        <w:r w:rsidDel="00D8725B">
          <w:delText>: 487–497. doi:10.1016/j.jglr.2016.02.011</w:delText>
        </w:r>
      </w:del>
    </w:p>
    <w:p w14:paraId="10204F5C" w14:textId="7645A531" w:rsidR="0049195A" w:rsidDel="00D8725B" w:rsidRDefault="0049195A">
      <w:pPr>
        <w:pStyle w:val="Bibliography"/>
        <w:rPr>
          <w:del w:id="805" w:author="Meyer, Michael Frederick [2]" w:date="2021-06-02T12:19:00Z"/>
        </w:rPr>
        <w:pPrChange w:id="806" w:author="Meyer, Michael Frederick" w:date="2021-05-10T15:10:00Z">
          <w:pPr>
            <w:widowControl w:val="0"/>
            <w:autoSpaceDE w:val="0"/>
            <w:autoSpaceDN w:val="0"/>
            <w:adjustRightInd w:val="0"/>
          </w:pPr>
        </w:pPrChange>
      </w:pPr>
      <w:del w:id="807" w:author="Meyer, Michael Frederick [2]" w:date="2021-06-02T12:19:00Z">
        <w:r w:rsidDel="00D8725B">
          <w:delText xml:space="preserve">Tong, Y., M. Wang, J. Peñuelas, and others. 2020. Improvement in municipal wastewater treatment alters lake nitrogen to phosphorus ratios in populated regions. Proc Natl Acad Sci USA </w:delText>
        </w:r>
        <w:r w:rsidDel="00D8725B">
          <w:rPr>
            <w:b/>
            <w:bCs/>
          </w:rPr>
          <w:delText>117</w:delText>
        </w:r>
        <w:r w:rsidDel="00D8725B">
          <w:delText>: 11566–11572. doi:10.1073/pnas.1920759117</w:delText>
        </w:r>
      </w:del>
    </w:p>
    <w:p w14:paraId="429133F2" w14:textId="53882B47" w:rsidR="0049195A" w:rsidDel="00D8725B" w:rsidRDefault="0049195A">
      <w:pPr>
        <w:pStyle w:val="Bibliography"/>
        <w:rPr>
          <w:del w:id="808" w:author="Meyer, Michael Frederick [2]" w:date="2021-06-02T12:19:00Z"/>
        </w:rPr>
        <w:pPrChange w:id="809" w:author="Meyer, Michael Frederick" w:date="2021-05-10T15:10:00Z">
          <w:pPr>
            <w:widowControl w:val="0"/>
            <w:autoSpaceDE w:val="0"/>
            <w:autoSpaceDN w:val="0"/>
            <w:adjustRightInd w:val="0"/>
          </w:pPr>
        </w:pPrChange>
      </w:pPr>
      <w:del w:id="810" w:author="Meyer, Michael Frederick [2]" w:date="2021-06-02T12:19:00Z">
        <w:r w:rsidDel="00D8725B">
          <w:delText xml:space="preserve">Turetsky, M. R., R. K. Wieder, C. J. Williams, and D. H. Vitt. 2000. Organic matter accumulation, peat chemistry, and permafrost melting in peatlands of boreal Alberta. Écoscience </w:delText>
        </w:r>
        <w:r w:rsidDel="00D8725B">
          <w:rPr>
            <w:b/>
            <w:bCs/>
          </w:rPr>
          <w:delText>7</w:delText>
        </w:r>
        <w:r w:rsidDel="00D8725B">
          <w:delText>: 115–122. doi:10.1080/11956860.2000.11682608</w:delText>
        </w:r>
      </w:del>
    </w:p>
    <w:p w14:paraId="5782953E" w14:textId="49B09442" w:rsidR="0049195A" w:rsidDel="00D8725B" w:rsidRDefault="0049195A">
      <w:pPr>
        <w:pStyle w:val="Bibliography"/>
        <w:rPr>
          <w:del w:id="811" w:author="Meyer, Michael Frederick [2]" w:date="2021-06-02T12:19:00Z"/>
        </w:rPr>
        <w:pPrChange w:id="812" w:author="Meyer, Michael Frederick" w:date="2021-05-10T15:10:00Z">
          <w:pPr>
            <w:widowControl w:val="0"/>
            <w:autoSpaceDE w:val="0"/>
            <w:autoSpaceDN w:val="0"/>
            <w:adjustRightInd w:val="0"/>
          </w:pPr>
        </w:pPrChange>
      </w:pPr>
      <w:del w:id="813" w:author="Meyer, Michael Frederick [2]" w:date="2021-06-02T12:19:00Z">
        <w:r w:rsidDel="00D8725B">
          <w:delText xml:space="preserve">Vendel, A. L., F. Bessa, V. E. N. Alves, A. L. A. Amorim, J. Patrício, and A. R. T. Palma. 2017. Widespread microplastic ingestion by fish assemblages in tropical estuaries subjected to anthropogenic pressures. Marine Pollution Bulletin </w:delText>
        </w:r>
        <w:r w:rsidDel="00D8725B">
          <w:rPr>
            <w:b/>
            <w:bCs/>
          </w:rPr>
          <w:delText>117</w:delText>
        </w:r>
        <w:r w:rsidDel="00D8725B">
          <w:delText>: 448–455. doi:10.1016/j.marpolbul.2017.01.081</w:delText>
        </w:r>
      </w:del>
    </w:p>
    <w:p w14:paraId="47A44C8E" w14:textId="42AE83F4" w:rsidR="0049195A" w:rsidDel="00D8725B" w:rsidRDefault="0049195A">
      <w:pPr>
        <w:pStyle w:val="Bibliography"/>
        <w:rPr>
          <w:del w:id="814" w:author="Meyer, Michael Frederick [2]" w:date="2021-06-02T12:19:00Z"/>
        </w:rPr>
        <w:pPrChange w:id="815" w:author="Meyer, Michael Frederick" w:date="2021-05-10T15:10:00Z">
          <w:pPr>
            <w:widowControl w:val="0"/>
            <w:autoSpaceDE w:val="0"/>
            <w:autoSpaceDN w:val="0"/>
            <w:adjustRightInd w:val="0"/>
          </w:pPr>
        </w:pPrChange>
      </w:pPr>
      <w:del w:id="816" w:author="Meyer, Michael Frederick [2]" w:date="2021-06-02T12:19:00Z">
        <w:r w:rsidDel="00D8725B">
          <w:delText xml:space="preserve">Volkova, E. A., N. A. Bondarenko, and O. A. Timoshkin. 2018. Morphotaxonomy, distribution and abundance of </w:delText>
        </w:r>
        <w:r w:rsidDel="00D8725B">
          <w:rPr>
            <w:i/>
            <w:iCs/>
          </w:rPr>
          <w:delText>Spirogyra</w:delText>
        </w:r>
        <w:r w:rsidDel="00D8725B">
          <w:delText xml:space="preserve"> (Zygnematophyceae, Charophyta) in Lake Baikal, East Siberia. Phycologia </w:delText>
        </w:r>
        <w:r w:rsidDel="00D8725B">
          <w:rPr>
            <w:b/>
            <w:bCs/>
          </w:rPr>
          <w:delText>57</w:delText>
        </w:r>
        <w:r w:rsidDel="00D8725B">
          <w:delText>: 298–308. doi:10.2216/17-69.1</w:delText>
        </w:r>
      </w:del>
    </w:p>
    <w:p w14:paraId="0519C60C" w14:textId="19A15BD6" w:rsidR="0049195A" w:rsidDel="00D8725B" w:rsidRDefault="0049195A">
      <w:pPr>
        <w:pStyle w:val="Bibliography"/>
        <w:rPr>
          <w:del w:id="817" w:author="Meyer, Michael Frederick [2]" w:date="2021-06-02T12:19:00Z"/>
        </w:rPr>
        <w:pPrChange w:id="818" w:author="Meyer, Michael Frederick" w:date="2021-05-10T15:10:00Z">
          <w:pPr>
            <w:widowControl w:val="0"/>
            <w:autoSpaceDE w:val="0"/>
            <w:autoSpaceDN w:val="0"/>
            <w:adjustRightInd w:val="0"/>
          </w:pPr>
        </w:pPrChange>
      </w:pPr>
      <w:del w:id="819" w:author="Meyer, Michael Frederick [2]" w:date="2021-06-02T12:19:00Z">
        <w:r w:rsidDel="00D8725B">
          <w:delText xml:space="preserve">Wang, W., and J. Wang. 2018. Investigation of microplastics in aquatic environments: An overview of the methods used, from field sampling to laboratory analysis. TrAC Trends in Analytical Chemistry </w:delText>
        </w:r>
        <w:r w:rsidDel="00D8725B">
          <w:rPr>
            <w:b/>
            <w:bCs/>
          </w:rPr>
          <w:delText>108</w:delText>
        </w:r>
        <w:r w:rsidDel="00D8725B">
          <w:delText>: 195–202. doi:10.1016/j.trac.2018.08.026</w:delText>
        </w:r>
      </w:del>
    </w:p>
    <w:p w14:paraId="48CF6166" w14:textId="0A896A15" w:rsidR="0049195A" w:rsidDel="00D8725B" w:rsidRDefault="0049195A">
      <w:pPr>
        <w:pStyle w:val="Bibliography"/>
        <w:rPr>
          <w:del w:id="820" w:author="Meyer, Michael Frederick [2]" w:date="2021-06-02T12:19:00Z"/>
        </w:rPr>
        <w:pPrChange w:id="821" w:author="Meyer, Michael Frederick" w:date="2021-05-10T15:10:00Z">
          <w:pPr>
            <w:widowControl w:val="0"/>
            <w:autoSpaceDE w:val="0"/>
            <w:autoSpaceDN w:val="0"/>
            <w:adjustRightInd w:val="0"/>
          </w:pPr>
        </w:pPrChange>
      </w:pPr>
      <w:del w:id="822" w:author="Meyer, Michael Frederick [2]" w:date="2021-06-02T12:19:00Z">
        <w:r w:rsidDel="00D8725B">
          <w:lastRenderedPageBreak/>
          <w:delText xml:space="preserve">Welschmeyer, N. A. 1994. Fluorometric analysis of chlorophyll a in the presence of chlorophyll b and pheopigments. Limnol. Oceanogr. </w:delText>
        </w:r>
        <w:r w:rsidDel="00D8725B">
          <w:rPr>
            <w:b/>
            <w:bCs/>
          </w:rPr>
          <w:delText>39</w:delText>
        </w:r>
        <w:r w:rsidDel="00D8725B">
          <w:delText>: 1985–1992. doi:10.4319/lo.1994.39.8.1985</w:delText>
        </w:r>
      </w:del>
    </w:p>
    <w:p w14:paraId="56D851E2" w14:textId="0C6A82CD" w:rsidR="0049195A" w:rsidDel="00D8725B" w:rsidRDefault="0049195A">
      <w:pPr>
        <w:pStyle w:val="Bibliography"/>
        <w:rPr>
          <w:del w:id="823" w:author="Meyer, Michael Frederick [2]" w:date="2021-06-02T12:19:00Z"/>
        </w:rPr>
        <w:pPrChange w:id="824" w:author="Meyer, Michael Frederick" w:date="2021-05-10T15:10:00Z">
          <w:pPr>
            <w:widowControl w:val="0"/>
            <w:autoSpaceDE w:val="0"/>
            <w:autoSpaceDN w:val="0"/>
            <w:adjustRightInd w:val="0"/>
          </w:pPr>
        </w:pPrChange>
      </w:pPr>
      <w:del w:id="825" w:author="Meyer, Michael Frederick [2]" w:date="2021-06-02T12:19:00Z">
        <w:r w:rsidDel="00D8725B">
          <w:delText xml:space="preserve">Wickham, H. 2014. Tidy Data. Journal of Statistical Software </w:delText>
        </w:r>
        <w:r w:rsidDel="00D8725B">
          <w:rPr>
            <w:b/>
            <w:bCs/>
          </w:rPr>
          <w:delText>59</w:delText>
        </w:r>
        <w:r w:rsidDel="00D8725B">
          <w:delText>: 1–23. doi:10.18637/jss.v059.i10</w:delText>
        </w:r>
      </w:del>
    </w:p>
    <w:p w14:paraId="43CA1E0C" w14:textId="130DCB80" w:rsidR="0049195A" w:rsidDel="00D8725B" w:rsidRDefault="0049195A">
      <w:pPr>
        <w:pStyle w:val="Bibliography"/>
        <w:rPr>
          <w:del w:id="826" w:author="Meyer, Michael Frederick [2]" w:date="2021-06-02T12:19:00Z"/>
        </w:rPr>
        <w:pPrChange w:id="827" w:author="Meyer, Michael Frederick" w:date="2021-05-10T15:10:00Z">
          <w:pPr>
            <w:widowControl w:val="0"/>
            <w:autoSpaceDE w:val="0"/>
            <w:autoSpaceDN w:val="0"/>
            <w:adjustRightInd w:val="0"/>
          </w:pPr>
        </w:pPrChange>
      </w:pPr>
      <w:del w:id="828" w:author="Meyer, Michael Frederick [2]" w:date="2021-06-02T12:19:00Z">
        <w:r w:rsidDel="00D8725B">
          <w:delText xml:space="preserve">Wickham, H., M. Averick, J. Bryan, and others. 2019. Welcome to the tidyverse. Journal of Open Source Software </w:delText>
        </w:r>
        <w:r w:rsidDel="00D8725B">
          <w:rPr>
            <w:b/>
            <w:bCs/>
          </w:rPr>
          <w:delText>4</w:delText>
        </w:r>
        <w:r w:rsidDel="00D8725B">
          <w:delText>: 1686. doi:10.21105/joss.01686</w:delText>
        </w:r>
      </w:del>
    </w:p>
    <w:p w14:paraId="3BEF8F1F" w14:textId="4C9DF472" w:rsidR="0049195A" w:rsidDel="00D8725B" w:rsidRDefault="0049195A">
      <w:pPr>
        <w:pStyle w:val="Bibliography"/>
        <w:rPr>
          <w:del w:id="829" w:author="Meyer, Michael Frederick [2]" w:date="2021-06-02T12:19:00Z"/>
        </w:rPr>
        <w:pPrChange w:id="830" w:author="Meyer, Michael Frederick" w:date="2021-05-10T15:10:00Z">
          <w:pPr>
            <w:widowControl w:val="0"/>
            <w:autoSpaceDE w:val="0"/>
            <w:autoSpaceDN w:val="0"/>
            <w:adjustRightInd w:val="0"/>
          </w:pPr>
        </w:pPrChange>
      </w:pPr>
      <w:del w:id="831" w:author="Meyer, Michael Frederick [2]" w:date="2021-06-02T12:19:00Z">
        <w:r w:rsidDel="00D8725B">
          <w:delText>Wilke, C. O. 2019. cowplot: Streamlined Plot Theme and Plot Annotations for “ggplot2,.”</w:delText>
        </w:r>
      </w:del>
    </w:p>
    <w:p w14:paraId="70526D27" w14:textId="07C2B6FF" w:rsidR="0049195A" w:rsidDel="00D8725B" w:rsidRDefault="0049195A">
      <w:pPr>
        <w:pStyle w:val="Bibliography"/>
        <w:rPr>
          <w:del w:id="832" w:author="Meyer, Michael Frederick [2]" w:date="2021-06-02T12:19:00Z"/>
        </w:rPr>
        <w:pPrChange w:id="833" w:author="Meyer, Michael Frederick" w:date="2021-05-10T15:10:00Z">
          <w:pPr>
            <w:widowControl w:val="0"/>
            <w:autoSpaceDE w:val="0"/>
            <w:autoSpaceDN w:val="0"/>
            <w:adjustRightInd w:val="0"/>
          </w:pPr>
        </w:pPrChange>
      </w:pPr>
      <w:del w:id="834" w:author="Meyer, Michael Frederick [2]" w:date="2021-06-02T12:19:00Z">
        <w:r w:rsidDel="00D8725B">
          <w:delText xml:space="preserve">Wilkinson, M. D., M. Dumontier, Ij. J. Aalbersberg, and others. 2016. The FAIR Guiding Principles for scientific data management and stewardship. Sci Data </w:delText>
        </w:r>
        <w:r w:rsidDel="00D8725B">
          <w:rPr>
            <w:b/>
            <w:bCs/>
          </w:rPr>
          <w:delText>3</w:delText>
        </w:r>
        <w:r w:rsidDel="00D8725B">
          <w:delText>. doi:10.1038/sdata.2016.18</w:delText>
        </w:r>
      </w:del>
    </w:p>
    <w:p w14:paraId="253269A8" w14:textId="71301450" w:rsidR="0049195A" w:rsidDel="00D8725B" w:rsidRDefault="0049195A">
      <w:pPr>
        <w:pStyle w:val="Bibliography"/>
        <w:rPr>
          <w:del w:id="835" w:author="Meyer, Michael Frederick [2]" w:date="2021-06-02T12:19:00Z"/>
        </w:rPr>
        <w:pPrChange w:id="836" w:author="Meyer, Michael Frederick" w:date="2021-05-10T15:10:00Z">
          <w:pPr>
            <w:widowControl w:val="0"/>
            <w:autoSpaceDE w:val="0"/>
            <w:autoSpaceDN w:val="0"/>
            <w:adjustRightInd w:val="0"/>
          </w:pPr>
        </w:pPrChange>
      </w:pPr>
      <w:del w:id="837" w:author="Meyer, Michael Frederick [2]" w:date="2021-06-02T12:19:00Z">
        <w:r w:rsidDel="00D8725B">
          <w:delText xml:space="preserve">Yang, Y., W. Song, H. Lin, W. Wang, L. Du, and W. Xing. 2018. Antibiotics and antibiotic resistance genes in global lakes: A review and meta-analysis. Environment International </w:delText>
        </w:r>
        <w:r w:rsidDel="00D8725B">
          <w:rPr>
            <w:b/>
            <w:bCs/>
          </w:rPr>
          <w:delText>116</w:delText>
        </w:r>
        <w:r w:rsidDel="00D8725B">
          <w:delText>: 60–73. doi:10.1016/j.envint.2018.04.011</w:delText>
        </w:r>
      </w:del>
    </w:p>
    <w:p w14:paraId="1A0C0882" w14:textId="6C46F373" w:rsidR="0049195A" w:rsidDel="00D8725B" w:rsidRDefault="0049195A">
      <w:pPr>
        <w:pStyle w:val="Bibliography"/>
        <w:rPr>
          <w:del w:id="838" w:author="Meyer, Michael Frederick [2]" w:date="2021-06-02T12:19:00Z"/>
        </w:rPr>
        <w:pPrChange w:id="839" w:author="Meyer, Michael Frederick" w:date="2021-05-10T15:10:00Z">
          <w:pPr>
            <w:widowControl w:val="0"/>
            <w:autoSpaceDE w:val="0"/>
            <w:autoSpaceDN w:val="0"/>
            <w:adjustRightInd w:val="0"/>
          </w:pPr>
        </w:pPrChange>
      </w:pPr>
      <w:del w:id="840" w:author="Meyer, Michael Frederick [2]" w:date="2021-06-02T12:19:00Z">
        <w:r w:rsidDel="00D8725B">
          <w:delText xml:space="preserve">Yoshida, T., T. Sekino, M. Genkai-Kato, and others. 2003. Seasonal dynamics of primary production in the pelagic zone of southern Lake Baikal. Limnology </w:delText>
        </w:r>
        <w:r w:rsidDel="00D8725B">
          <w:rPr>
            <w:b/>
            <w:bCs/>
          </w:rPr>
          <w:delText>4</w:delText>
        </w:r>
        <w:r w:rsidDel="00D8725B">
          <w:delText>: 53–62. doi:10.1007/s10201-002-0089-3</w:delText>
        </w:r>
      </w:del>
    </w:p>
    <w:p w14:paraId="24962C44" w14:textId="5352360F"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1938B289"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w:t>
      </w:r>
      <w:r w:rsidR="00CC032D">
        <w:t xml:space="preserve">Nina A. </w:t>
      </w:r>
      <w:proofErr w:type="spellStart"/>
      <w:r w:rsidR="00CC032D">
        <w:t>Bondorenko</w:t>
      </w:r>
      <w:proofErr w:type="spellEnd"/>
      <w:r w:rsidR="00CC032D">
        <w:t xml:space="preserve">, Ekaterina Volkova, </w:t>
      </w:r>
      <w:r w:rsidR="0099619B">
        <w:t xml:space="preserve">and Vadim V. </w:t>
      </w:r>
      <w:proofErr w:type="spellStart"/>
      <w:r w:rsidR="0099619B">
        <w:t>Takhteev</w:t>
      </w:r>
      <w:proofErr w:type="spellEnd"/>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E65CBA">
        <w:t xml:space="preserve">; </w:t>
      </w:r>
      <w:r w:rsidR="00E65CBA" w:rsidRPr="0001104C">
        <w:t>N FZZE-2020-002</w:t>
      </w:r>
      <w:r w:rsidR="00E65CBA">
        <w:t>3</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rsidSect="00683C89">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lnNumType w:countBy="1" w:restart="continuous"/>
          <w:pgNumType w:start="1"/>
          <w:cols w:space="720"/>
          <w:docGrid w:linePitch="326"/>
        </w:sectPr>
      </w:pPr>
    </w:p>
    <w:p w14:paraId="6F6C75FD" w14:textId="77777777" w:rsidR="000059C5" w:rsidRDefault="000059C5">
      <w:r>
        <w:lastRenderedPageBreak/>
        <w:br w:type="page"/>
      </w:r>
    </w:p>
    <w:p w14:paraId="00000061" w14:textId="4154479B" w:rsidR="009956E8" w:rsidRPr="00D87563" w:rsidRDefault="009956E8"/>
    <w:p w14:paraId="2ED7F50B" w14:textId="4FB69B39" w:rsidR="00B10381" w:rsidRDefault="0086496B">
      <w:r>
        <w:rPr>
          <w:noProof/>
        </w:rPr>
        <w:drawing>
          <wp:inline distT="0" distB="0" distL="0" distR="0" wp14:anchorId="2B6DCC33" wp14:editId="2D0E300C">
            <wp:extent cx="8229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ikal_map_data_pap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r w:rsidR="004B0121"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Littoral sampling locations were all 8.9</w:t>
      </w:r>
      <w:r w:rsidR="00E65CBA">
        <w:t>0</w:t>
      </w:r>
      <w:r w:rsidR="00C900D5">
        <w:t xml:space="preserve">-20.75 m from shore and at a depth approximately of 0.75 m, whereas pelagic sites were approximately 2-5 km from shore and ranged in depth from 900 to 1300 m. </w:t>
      </w:r>
      <w:r w:rsidR="00314DF3">
        <w:t xml:space="preserve">This map was created using the R statistical environment </w:t>
      </w:r>
      <w:r w:rsidR="00314DF3">
        <w:fldChar w:fldCharType="begin"/>
      </w:r>
      <w:r w:rsidR="00314DF3">
        <w:instrText xml:space="preserve"> ADDIN ZOTERO_ITEM CSL_CITATION {"citationID":"v3Viosa5","properties":{"formattedCitation":"(R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314DF3">
        <w:fldChar w:fldCharType="separate"/>
      </w:r>
      <w:r w:rsidR="00314DF3" w:rsidRPr="00314DF3">
        <w:t>(R Core Team 2019)</w:t>
      </w:r>
      <w:r w:rsidR="00314DF3">
        <w:fldChar w:fldCharType="end"/>
      </w:r>
      <w:r w:rsidR="00314DF3">
        <w:t xml:space="preserve"> and the </w:t>
      </w:r>
      <w:proofErr w:type="spellStart"/>
      <w:r w:rsidR="00314DF3">
        <w:t>tidyverse</w:t>
      </w:r>
      <w:proofErr w:type="spellEnd"/>
      <w:r w:rsidR="00314DF3">
        <w:t xml:space="preserve"> </w:t>
      </w:r>
      <w:r w:rsidR="00314DF3">
        <w:fldChar w:fldCharType="begin"/>
      </w:r>
      <w:r w:rsidR="00314DF3">
        <w:instrText xml:space="preserve"> ADDIN ZOTERO_ITEM CSL_CITATION {"citationID":"mDtgkySx","properties":{"formattedCitation":"(Wickham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314DF3">
        <w:fldChar w:fldCharType="separate"/>
      </w:r>
      <w:r w:rsidR="00314DF3" w:rsidRPr="00314DF3">
        <w:t>(Wickham et al. 2019)</w:t>
      </w:r>
      <w:r w:rsidR="00314DF3">
        <w:fldChar w:fldCharType="end"/>
      </w:r>
      <w:r w:rsidR="00314DF3">
        <w:t xml:space="preserve">, </w:t>
      </w:r>
      <w:proofErr w:type="spellStart"/>
      <w:r w:rsidR="00314DF3">
        <w:t>OpenStreeetMap</w:t>
      </w:r>
      <w:proofErr w:type="spellEnd"/>
      <w:r w:rsidR="00314DF3">
        <w:t xml:space="preserve"> </w:t>
      </w:r>
      <w:r w:rsidR="00314DF3">
        <w:fldChar w:fldCharType="begin"/>
      </w:r>
      <w:r w:rsidR="00314DF3">
        <w:instrText xml:space="preserve"> ADDIN ZOTERO_ITEM CSL_CITATION {"citationID":"dZanFubk","properties":{"formattedCitation":"(Fellows and Stotz 2019)","plainCitation":"(Fellows and Stotz 2019)","noteIndex":0},"citationItems":[{"id":4070,"uris":["http://zotero.org/users/2645460/items/2TB5CPVZ"],"uri":["http://zotero.org/users/2645460/items/2TB5CPVZ"],"itemData":{"id":4070,"type":"book","title":"OpenStreetMap: Access to Open Street Map Raster Images","URL":"https://CRAN.R-project.org/package=OpenStreetMap","author":[{"family":"Fellows","given":"Ian"},{"family":"Stotz","given":"using the JMapViewer library by Jan Peter"}],"issued":{"date-parts":[["2019"]]}}}],"schema":"https://github.com/citation-style-language/schema/raw/master/csl-citation.json"} </w:instrText>
      </w:r>
      <w:r w:rsidR="00314DF3">
        <w:fldChar w:fldCharType="separate"/>
      </w:r>
      <w:r w:rsidR="00314DF3" w:rsidRPr="00314DF3">
        <w:t>(Fellows and Stotz 2019)</w:t>
      </w:r>
      <w:r w:rsidR="00314DF3">
        <w:fldChar w:fldCharType="end"/>
      </w:r>
      <w:r w:rsidR="00314DF3">
        <w:t xml:space="preserve">, </w:t>
      </w:r>
      <w:proofErr w:type="spellStart"/>
      <w:r w:rsidR="00314DF3">
        <w:t>ggpubr</w:t>
      </w:r>
      <w:proofErr w:type="spellEnd"/>
      <w:r w:rsidR="00314DF3">
        <w:t xml:space="preserve"> </w:t>
      </w:r>
      <w:r w:rsidR="00314DF3">
        <w:fldChar w:fldCharType="begin"/>
      </w:r>
      <w:r w:rsidR="00314DF3">
        <w:instrText xml:space="preserve"> ADDIN ZOTERO_ITEM CSL_CITATION {"citationID":"mO6KThDF","properties":{"formattedCitation":"(Kassambara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314DF3">
        <w:fldChar w:fldCharType="separate"/>
      </w:r>
      <w:r w:rsidR="00314DF3" w:rsidRPr="00314DF3">
        <w:t>(Kassambara 2019)</w:t>
      </w:r>
      <w:r w:rsidR="00314DF3">
        <w:fldChar w:fldCharType="end"/>
      </w:r>
      <w:r w:rsidR="00314DF3">
        <w:t xml:space="preserve">, </w:t>
      </w:r>
      <w:proofErr w:type="spellStart"/>
      <w:r w:rsidR="00314DF3">
        <w:t>cowplot</w:t>
      </w:r>
      <w:proofErr w:type="spellEnd"/>
      <w:r w:rsidR="00314DF3">
        <w:t xml:space="preserve"> </w:t>
      </w:r>
      <w:r w:rsidR="00314DF3">
        <w:fldChar w:fldCharType="begin"/>
      </w:r>
      <w:r w:rsidR="00314DF3">
        <w:instrText xml:space="preserve"> ADDIN ZOTERO_ITEM CSL_CITATION {"citationID":"icihMqaj","properties":{"formattedCitation":"(Wilke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314DF3">
        <w:fldChar w:fldCharType="separate"/>
      </w:r>
      <w:r w:rsidR="00314DF3" w:rsidRPr="00314DF3">
        <w:t>(Wilke 2019)</w:t>
      </w:r>
      <w:r w:rsidR="00314DF3">
        <w:fldChar w:fldCharType="end"/>
      </w:r>
      <w:r w:rsidR="00314DF3">
        <w:t xml:space="preserve">, and </w:t>
      </w:r>
      <w:proofErr w:type="spellStart"/>
      <w:r w:rsidR="00314DF3">
        <w:t>ggrepel</w:t>
      </w:r>
      <w:proofErr w:type="spellEnd"/>
      <w:r w:rsidR="00314DF3">
        <w:t xml:space="preserve"> </w:t>
      </w:r>
      <w:r w:rsidR="00314DF3">
        <w:fldChar w:fldCharType="begin"/>
      </w:r>
      <w:r w:rsidR="00314DF3">
        <w:instrText xml:space="preserve"> ADDIN ZOTERO_ITEM CSL_CITATION {"citationID":"SbaBUObf","properties":{"formattedCitation":"(Slowikowski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314DF3">
        <w:fldChar w:fldCharType="separate"/>
      </w:r>
      <w:r w:rsidR="00314DF3" w:rsidRPr="00314DF3">
        <w:t>(Slowikowski 2019)</w:t>
      </w:r>
      <w:r w:rsidR="00314DF3">
        <w:fldChar w:fldCharType="end"/>
      </w:r>
      <w:r w:rsidR="00314DF3">
        <w:t xml:space="preserve"> packages.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621EE234" w14:textId="67668FF2" w:rsidR="00640A93" w:rsidRDefault="00B10381" w:rsidP="00640A93">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64AD317F" w14:textId="77777777" w:rsidR="00640A93" w:rsidRDefault="00640A93">
      <w:pPr>
        <w:rPr>
          <w:sz w:val="22"/>
          <w:szCs w:val="22"/>
        </w:rPr>
      </w:pPr>
      <w:r>
        <w:rPr>
          <w:sz w:val="22"/>
          <w:szCs w:val="22"/>
        </w:rPr>
        <w:br w:type="page"/>
      </w:r>
    </w:p>
    <w:tbl>
      <w:tblPr>
        <w:tblStyle w:val="TableGrid"/>
        <w:tblW w:w="13135" w:type="dxa"/>
        <w:tblLook w:val="04A0" w:firstRow="1" w:lastRow="0" w:firstColumn="1" w:lastColumn="0" w:noHBand="0" w:noVBand="1"/>
      </w:tblPr>
      <w:tblGrid>
        <w:gridCol w:w="2335"/>
        <w:gridCol w:w="3150"/>
        <w:gridCol w:w="7650"/>
      </w:tblGrid>
      <w:tr w:rsidR="000059C5" w14:paraId="50E58482" w14:textId="77777777" w:rsidTr="000059C5">
        <w:tc>
          <w:tcPr>
            <w:tcW w:w="13135" w:type="dxa"/>
            <w:gridSpan w:val="3"/>
          </w:tcPr>
          <w:p w14:paraId="22451FE6" w14:textId="17692CDD" w:rsidR="000059C5" w:rsidRPr="00000EF3" w:rsidRDefault="000059C5" w:rsidP="00640A93">
            <w:pPr>
              <w:rPr>
                <w:rFonts w:asciiTheme="majorHAnsi" w:hAnsiTheme="majorHAnsi" w:cstheme="majorHAnsi"/>
                <w:strike/>
                <w:sz w:val="22"/>
                <w:szCs w:val="22"/>
              </w:rPr>
            </w:pPr>
            <w:r w:rsidRPr="000059C5">
              <w:rPr>
                <w:rFonts w:asciiTheme="majorHAnsi" w:hAnsiTheme="majorHAnsi" w:cstheme="majorHAnsi"/>
                <w:sz w:val="22"/>
                <w:szCs w:val="22"/>
              </w:rPr>
              <w:lastRenderedPageBreak/>
              <w:t>Table 2: Summary table of algal and macroinvertebrate data within the dataset</w:t>
            </w:r>
            <w:r w:rsidR="00000EF3">
              <w:rPr>
                <w:rFonts w:asciiTheme="majorHAnsi" w:hAnsiTheme="majorHAnsi" w:cstheme="majorHAnsi"/>
                <w:sz w:val="22"/>
                <w:szCs w:val="22"/>
              </w:rPr>
              <w:t xml:space="preserve">. Although fatty acids contain data on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 these specimens were likely misidentified in the field before processing. For consistency and detailing the breadth of fatty acid profiles among Baikal’s littoral amphipods, we have included them in the dataset, but caution should be taken when considering these fatty acids explicitly as </w:t>
            </w:r>
            <w:proofErr w:type="gramStart"/>
            <w:r w:rsidR="00000EF3">
              <w:rPr>
                <w:rFonts w:asciiTheme="majorHAnsi" w:hAnsiTheme="majorHAnsi" w:cstheme="majorHAnsi"/>
                <w:sz w:val="22"/>
                <w:szCs w:val="22"/>
              </w:rPr>
              <w:t>those representative</w:t>
            </w:r>
            <w:proofErr w:type="gramEnd"/>
            <w:r w:rsidR="00000EF3">
              <w:rPr>
                <w:rFonts w:asciiTheme="majorHAnsi" w:hAnsiTheme="majorHAnsi" w:cstheme="majorHAnsi"/>
                <w:sz w:val="22"/>
                <w:szCs w:val="22"/>
              </w:rPr>
              <w:t xml:space="preserve"> of </w:t>
            </w:r>
            <w:proofErr w:type="spellStart"/>
            <w:r w:rsidR="00000EF3">
              <w:rPr>
                <w:rFonts w:asciiTheme="majorHAnsi" w:hAnsiTheme="majorHAnsi" w:cstheme="majorHAnsi"/>
                <w:i/>
                <w:sz w:val="22"/>
                <w:szCs w:val="22"/>
              </w:rPr>
              <w:t>Hyalella</w:t>
            </w:r>
            <w:proofErr w:type="spellEnd"/>
            <w:r w:rsidR="00000EF3">
              <w:rPr>
                <w:rFonts w:asciiTheme="majorHAnsi" w:hAnsiTheme="majorHAnsi" w:cstheme="majorHAnsi"/>
                <w:sz w:val="22"/>
                <w:szCs w:val="22"/>
              </w:rPr>
              <w:t xml:space="preserve"> spp.</w:t>
            </w:r>
            <w:ins w:id="841" w:author="Meyer, Michael Frederick" w:date="2021-05-11T11:54:00Z">
              <w:r w:rsidR="00E05DD4">
                <w:rPr>
                  <w:rFonts w:asciiTheme="majorHAnsi" w:hAnsiTheme="majorHAnsi" w:cstheme="majorHAnsi"/>
                  <w:sz w:val="22"/>
                  <w:szCs w:val="22"/>
                </w:rPr>
                <w:t xml:space="preserve"> </w:t>
              </w:r>
            </w:ins>
          </w:p>
        </w:tc>
      </w:tr>
      <w:tr w:rsidR="000059C5" w14:paraId="67D71A57" w14:textId="77777777" w:rsidTr="000059C5">
        <w:tc>
          <w:tcPr>
            <w:tcW w:w="2335" w:type="dxa"/>
          </w:tcPr>
          <w:p w14:paraId="101953C9" w14:textId="754D2855" w:rsidR="000059C5" w:rsidRPr="00000EF3" w:rsidRDefault="000059C5" w:rsidP="00000EF3">
            <w:pPr>
              <w:jc w:val="center"/>
              <w:rPr>
                <w:rFonts w:asciiTheme="majorHAnsi" w:hAnsiTheme="majorHAnsi" w:cstheme="majorHAnsi"/>
                <w:b/>
                <w:strike/>
                <w:sz w:val="22"/>
                <w:szCs w:val="22"/>
              </w:rPr>
            </w:pPr>
            <w:r w:rsidRPr="00000EF3">
              <w:rPr>
                <w:rFonts w:asciiTheme="majorHAnsi" w:hAnsiTheme="majorHAnsi" w:cstheme="majorHAnsi"/>
                <w:b/>
                <w:sz w:val="22"/>
                <w:szCs w:val="22"/>
              </w:rPr>
              <w:t>Variable</w:t>
            </w:r>
          </w:p>
        </w:tc>
        <w:tc>
          <w:tcPr>
            <w:tcW w:w="3150" w:type="dxa"/>
          </w:tcPr>
          <w:p w14:paraId="181A2E66" w14:textId="2A1FC1B0"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Course Taxonomic Grouping</w:t>
            </w:r>
          </w:p>
        </w:tc>
        <w:tc>
          <w:tcPr>
            <w:tcW w:w="7650" w:type="dxa"/>
          </w:tcPr>
          <w:p w14:paraId="4464BDEE" w14:textId="34A5377B" w:rsidR="000059C5" w:rsidRPr="00000EF3" w:rsidRDefault="000059C5" w:rsidP="00000EF3">
            <w:pPr>
              <w:jc w:val="center"/>
              <w:rPr>
                <w:rFonts w:asciiTheme="majorHAnsi" w:hAnsiTheme="majorHAnsi" w:cstheme="majorHAnsi"/>
                <w:b/>
                <w:sz w:val="22"/>
                <w:szCs w:val="22"/>
              </w:rPr>
            </w:pPr>
            <w:r w:rsidRPr="00000EF3">
              <w:rPr>
                <w:rFonts w:asciiTheme="majorHAnsi" w:hAnsiTheme="majorHAnsi" w:cstheme="majorHAnsi"/>
                <w:b/>
                <w:sz w:val="22"/>
                <w:szCs w:val="22"/>
              </w:rPr>
              <w:t>Finest Taxonomic Group in Dataset</w:t>
            </w:r>
          </w:p>
        </w:tc>
      </w:tr>
      <w:tr w:rsidR="000059C5" w14:paraId="7E4BAF4A" w14:textId="77777777" w:rsidTr="000059C5">
        <w:tc>
          <w:tcPr>
            <w:tcW w:w="2335" w:type="dxa"/>
            <w:vMerge w:val="restart"/>
            <w:vAlign w:val="center"/>
          </w:tcPr>
          <w:p w14:paraId="5DF5B7C5" w14:textId="5336F7C4" w:rsidR="000059C5" w:rsidRPr="000059C5" w:rsidRDefault="000059C5" w:rsidP="000059C5">
            <w:pPr>
              <w:jc w:val="center"/>
              <w:rPr>
                <w:rFonts w:asciiTheme="majorHAnsi" w:hAnsiTheme="majorHAnsi" w:cstheme="majorHAnsi"/>
                <w:sz w:val="22"/>
                <w:szCs w:val="22"/>
              </w:rPr>
            </w:pPr>
            <w:r w:rsidRPr="000059C5">
              <w:rPr>
                <w:rFonts w:asciiTheme="majorHAnsi" w:hAnsiTheme="majorHAnsi" w:cstheme="majorHAnsi"/>
                <w:sz w:val="22"/>
                <w:szCs w:val="22"/>
              </w:rPr>
              <w:t>Abundance Estimates</w:t>
            </w:r>
          </w:p>
        </w:tc>
        <w:tc>
          <w:tcPr>
            <w:tcW w:w="3150" w:type="dxa"/>
            <w:vAlign w:val="center"/>
          </w:tcPr>
          <w:p w14:paraId="2FBECB7E" w14:textId="2AD3578F" w:rsidR="000059C5" w:rsidRPr="000059C5" w:rsidRDefault="000059C5" w:rsidP="000059C5">
            <w:pPr>
              <w:jc w:val="center"/>
              <w:rPr>
                <w:rFonts w:asciiTheme="majorHAnsi" w:hAnsiTheme="majorHAnsi" w:cstheme="majorHAnsi"/>
                <w:sz w:val="22"/>
                <w:szCs w:val="22"/>
              </w:rPr>
            </w:pPr>
            <w:proofErr w:type="spellStart"/>
            <w:r w:rsidRPr="000059C5">
              <w:rPr>
                <w:rFonts w:asciiTheme="majorHAnsi" w:hAnsiTheme="majorHAnsi" w:cstheme="majorHAnsi"/>
                <w:sz w:val="22"/>
                <w:szCs w:val="22"/>
              </w:rPr>
              <w:t>Amphipoda</w:t>
            </w:r>
            <w:proofErr w:type="spellEnd"/>
          </w:p>
        </w:tc>
        <w:tc>
          <w:tcPr>
            <w:tcW w:w="7650" w:type="dxa"/>
          </w:tcPr>
          <w:p w14:paraId="15CA2651" w14:textId="0F32A055"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latissima</w:t>
            </w:r>
            <w:proofErr w:type="spellEnd"/>
            <w:r w:rsidRPr="000059C5">
              <w:rPr>
                <w:rFonts w:asciiTheme="majorHAnsi" w:hAnsiTheme="majorHAnsi" w:cstheme="majorHAnsi"/>
                <w:sz w:val="22"/>
                <w:szCs w:val="22"/>
              </w:rPr>
              <w:t xml:space="preserve"> </w:t>
            </w:r>
            <w:proofErr w:type="spellStart"/>
            <w:ins w:id="842" w:author="Meyer, Michael Frederick" w:date="2021-05-11T11:54:00Z">
              <w:r w:rsidR="00E05DD4">
                <w:rPr>
                  <w:rFonts w:asciiTheme="majorHAnsi" w:hAnsiTheme="majorHAnsi" w:cstheme="majorHAnsi"/>
                  <w:sz w:val="22"/>
                  <w:szCs w:val="22"/>
                </w:rPr>
                <w:t>subspp</w:t>
              </w:r>
              <w:proofErr w:type="spellEnd"/>
              <w:r w:rsidR="00E05DD4">
                <w:rPr>
                  <w:rFonts w:asciiTheme="majorHAnsi" w:hAnsiTheme="majorHAnsi" w:cstheme="majorHAnsi"/>
                  <w:sz w:val="22"/>
                  <w:szCs w:val="22"/>
                </w:rPr>
                <w:t xml:space="preserve">. </w:t>
              </w:r>
            </w:ins>
            <w:del w:id="843" w:author="Meyer, Michael Frederick" w:date="2021-05-11T11:53:00Z">
              <w:r w:rsidRPr="000059C5" w:rsidDel="00E05DD4">
                <w:rPr>
                  <w:rFonts w:asciiTheme="majorHAnsi" w:hAnsiTheme="majorHAnsi" w:cstheme="majorHAnsi"/>
                  <w:sz w:val="22"/>
                  <w:szCs w:val="22"/>
                </w:rPr>
                <w:delText xml:space="preserve">intermida </w:delText>
              </w:r>
            </w:del>
            <w:r w:rsidRPr="000059C5">
              <w:rPr>
                <w:rFonts w:asciiTheme="majorHAnsi" w:hAnsiTheme="majorHAnsi" w:cstheme="majorHAnsi"/>
                <w:sz w:val="22"/>
                <w:szCs w:val="22"/>
              </w:rPr>
              <w:t>(</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ins w:id="844" w:author="Meyer, Michael Frederick" w:date="2021-05-11T11:53:00Z">
              <w:r w:rsidR="00E05DD4">
                <w:rPr>
                  <w:rFonts w:asciiTheme="majorHAnsi" w:hAnsiTheme="majorHAnsi" w:cstheme="majorHAnsi"/>
                  <w:sz w:val="22"/>
                  <w:szCs w:val="22"/>
                </w:rPr>
                <w:t xml:space="preserve">; </w:t>
              </w:r>
              <w:proofErr w:type="spellStart"/>
              <w:r w:rsidR="00E05DD4" w:rsidRPr="000059C5">
                <w:rPr>
                  <w:rFonts w:asciiTheme="majorHAnsi" w:hAnsiTheme="majorHAnsi" w:cstheme="majorHAnsi"/>
                  <w:sz w:val="22"/>
                  <w:szCs w:val="22"/>
                </w:rPr>
                <w:t>Dybowsky</w:t>
              </w:r>
              <w:proofErr w:type="spellEnd"/>
              <w:r w:rsidR="00E05DD4" w:rsidRPr="000059C5">
                <w:rPr>
                  <w:rFonts w:asciiTheme="majorHAnsi" w:hAnsiTheme="majorHAnsi" w:cstheme="majorHAnsi"/>
                  <w:sz w:val="22"/>
                  <w:szCs w:val="22"/>
                </w:rPr>
                <w:t xml:space="preserve"> 1874</w:t>
              </w:r>
            </w:ins>
            <w:r w:rsidRPr="000059C5">
              <w:rPr>
                <w:rFonts w:asciiTheme="majorHAnsi" w:hAnsiTheme="majorHAnsi" w:cstheme="majorHAnsi"/>
                <w:sz w:val="22"/>
                <w:szCs w:val="22"/>
              </w:rPr>
              <w:t>)</w:t>
            </w:r>
          </w:p>
          <w:p w14:paraId="072C9E89" w14:textId="2E938779" w:rsidR="000059C5" w:rsidRPr="000059C5" w:rsidDel="00E05DD4" w:rsidRDefault="000059C5" w:rsidP="00640A93">
            <w:pPr>
              <w:rPr>
                <w:del w:id="845" w:author="Meyer, Michael Frederick" w:date="2021-05-11T11:54:00Z"/>
                <w:rFonts w:asciiTheme="majorHAnsi" w:hAnsiTheme="majorHAnsi" w:cstheme="majorHAnsi"/>
                <w:sz w:val="22"/>
                <w:szCs w:val="22"/>
              </w:rPr>
            </w:pPr>
            <w:del w:id="846" w:author="Meyer, Michael Frederick" w:date="2021-05-11T11:54:00Z">
              <w:r w:rsidRPr="000059C5" w:rsidDel="00E05DD4">
                <w:rPr>
                  <w:rFonts w:asciiTheme="majorHAnsi" w:hAnsiTheme="majorHAnsi" w:cstheme="majorHAnsi"/>
                  <w:sz w:val="22"/>
                  <w:szCs w:val="22"/>
                </w:rPr>
                <w:delText>Brandtia latissima lata (</w:delText>
              </w:r>
            </w:del>
            <w:del w:id="847" w:author="Meyer, Michael Frederick" w:date="2021-05-11T11:53:00Z">
              <w:r w:rsidRPr="000059C5" w:rsidDel="00E05DD4">
                <w:rPr>
                  <w:rFonts w:asciiTheme="majorHAnsi" w:hAnsiTheme="majorHAnsi" w:cstheme="majorHAnsi"/>
                  <w:sz w:val="22"/>
                  <w:szCs w:val="22"/>
                </w:rPr>
                <w:delText>Dybowsky 1874</w:delText>
              </w:r>
            </w:del>
            <w:del w:id="848" w:author="Meyer, Michael Frederick" w:date="2021-05-11T11:54:00Z">
              <w:r w:rsidRPr="000059C5" w:rsidDel="00E05DD4">
                <w:rPr>
                  <w:rFonts w:asciiTheme="majorHAnsi" w:hAnsiTheme="majorHAnsi" w:cstheme="majorHAnsi"/>
                  <w:sz w:val="22"/>
                  <w:szCs w:val="22"/>
                </w:rPr>
                <w:delText>)</w:delText>
              </w:r>
            </w:del>
          </w:p>
          <w:p w14:paraId="55CAAE95" w14:textId="4359DB5A" w:rsidR="000059C5" w:rsidRPr="000059C5" w:rsidDel="00E05DD4" w:rsidRDefault="000059C5" w:rsidP="00640A93">
            <w:pPr>
              <w:rPr>
                <w:del w:id="849" w:author="Meyer, Michael Frederick" w:date="2021-05-11T11:54:00Z"/>
                <w:rFonts w:asciiTheme="majorHAnsi" w:hAnsiTheme="majorHAnsi" w:cstheme="majorHAnsi"/>
                <w:sz w:val="22"/>
                <w:szCs w:val="22"/>
              </w:rPr>
            </w:pPr>
            <w:del w:id="850" w:author="Meyer, Michael Frederick" w:date="2021-05-11T11:54:00Z">
              <w:r w:rsidRPr="000059C5" w:rsidDel="00E05DD4">
                <w:rPr>
                  <w:rFonts w:asciiTheme="majorHAnsi" w:hAnsiTheme="majorHAnsi" w:cstheme="majorHAnsi"/>
                  <w:sz w:val="22"/>
                  <w:szCs w:val="22"/>
                </w:rPr>
                <w:delText>Brandtia latissima latior (Dybowsky 1874)</w:delText>
              </w:r>
            </w:del>
          </w:p>
          <w:p w14:paraId="00EF4AE2"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parasitica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7185DEC"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inflatus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7CD80BCF"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pachytus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074A114B"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Cryptoropus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rugosus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F861EEC"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capreolus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75D11D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cruentes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Dorogostaiskii</w:t>
            </w:r>
            <w:proofErr w:type="spellEnd"/>
            <w:r w:rsidRPr="000059C5">
              <w:rPr>
                <w:rFonts w:asciiTheme="majorHAnsi" w:hAnsiTheme="majorHAnsi" w:cstheme="majorHAnsi"/>
                <w:sz w:val="22"/>
                <w:szCs w:val="22"/>
              </w:rPr>
              <w:t xml:space="preserve"> 1930)</w:t>
            </w:r>
          </w:p>
          <w:p w14:paraId="6881166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3B445B75"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grandimanus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487577A3"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maacki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5D7B83C7"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marituji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Bazikalova</w:t>
            </w:r>
            <w:proofErr w:type="spellEnd"/>
            <w:r w:rsidRPr="000059C5">
              <w:rPr>
                <w:rFonts w:asciiTheme="majorHAnsi" w:hAnsiTheme="majorHAnsi" w:cstheme="majorHAnsi"/>
                <w:sz w:val="22"/>
                <w:szCs w:val="22"/>
              </w:rPr>
              <w:t xml:space="preserve"> 1945)</w:t>
            </w:r>
          </w:p>
          <w:p w14:paraId="667B41C8"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197835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C96EA89"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4B0779D"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brandtia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brandita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0E9A6D1"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brandtii</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tenera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1930)</w:t>
            </w:r>
          </w:p>
          <w:p w14:paraId="6EB15F2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cancelloides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259CB3CA"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p w14:paraId="07AA04A8"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viridis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Garjajev</w:t>
            </w:r>
            <w:proofErr w:type="spellEnd"/>
            <w:r w:rsidRPr="000059C5">
              <w:rPr>
                <w:rFonts w:asciiTheme="majorHAnsi" w:hAnsiTheme="majorHAnsi" w:cstheme="majorHAnsi"/>
                <w:sz w:val="22"/>
                <w:szCs w:val="22"/>
              </w:rPr>
              <w:t xml:space="preserve"> 1901)</w:t>
            </w:r>
          </w:p>
          <w:p w14:paraId="20816452"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crassimus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Sovinskii</w:t>
            </w:r>
            <w:proofErr w:type="spellEnd"/>
            <w:r w:rsidRPr="000059C5">
              <w:rPr>
                <w:rFonts w:asciiTheme="majorHAnsi" w:hAnsiTheme="majorHAnsi" w:cstheme="majorHAnsi"/>
                <w:sz w:val="22"/>
                <w:szCs w:val="22"/>
              </w:rPr>
              <w:t xml:space="preserve"> 1915)</w:t>
            </w:r>
          </w:p>
          <w:p w14:paraId="1EF2559D"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ephippiatus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51CB27E0" w14:textId="77777777"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megonychus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perpolitus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Takhteev</w:t>
            </w:r>
            <w:proofErr w:type="spellEnd"/>
            <w:r w:rsidRPr="000059C5">
              <w:rPr>
                <w:rFonts w:asciiTheme="majorHAnsi" w:hAnsiTheme="majorHAnsi" w:cstheme="majorHAnsi"/>
                <w:sz w:val="22"/>
                <w:szCs w:val="22"/>
              </w:rPr>
              <w:t xml:space="preserve"> 2002)</w:t>
            </w:r>
          </w:p>
          <w:p w14:paraId="3697F2D5" w14:textId="7A50E559" w:rsidR="000059C5" w:rsidRPr="000059C5" w:rsidRDefault="000059C5" w:rsidP="00640A93">
            <w:pPr>
              <w:rPr>
                <w:rFonts w:asciiTheme="majorHAnsi" w:hAnsiTheme="majorHAnsi" w:cstheme="majorHAnsi"/>
                <w:sz w:val="22"/>
                <w:szCs w:val="22"/>
              </w:rPr>
            </w:pPr>
            <w:proofErr w:type="spellStart"/>
            <w:r w:rsidRPr="000059C5">
              <w:rPr>
                <w:rFonts w:asciiTheme="majorHAnsi" w:hAnsiTheme="majorHAnsi" w:cstheme="majorHAnsi"/>
                <w:sz w:val="22"/>
                <w:szCs w:val="22"/>
              </w:rPr>
              <w:t>Poekilogammarus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pictus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tc>
      </w:tr>
      <w:tr w:rsidR="000059C5" w14:paraId="324BEE77" w14:textId="77777777" w:rsidTr="000059C5">
        <w:tc>
          <w:tcPr>
            <w:tcW w:w="2335" w:type="dxa"/>
            <w:vMerge/>
          </w:tcPr>
          <w:p w14:paraId="2A9370B5" w14:textId="77777777" w:rsidR="000059C5" w:rsidRPr="000059C5" w:rsidRDefault="000059C5" w:rsidP="00640A93">
            <w:pPr>
              <w:rPr>
                <w:rFonts w:asciiTheme="majorHAnsi" w:hAnsiTheme="majorHAnsi" w:cstheme="majorHAnsi"/>
                <w:sz w:val="22"/>
                <w:szCs w:val="22"/>
              </w:rPr>
            </w:pPr>
          </w:p>
        </w:tc>
        <w:tc>
          <w:tcPr>
            <w:tcW w:w="3150" w:type="dxa"/>
            <w:vAlign w:val="center"/>
          </w:tcPr>
          <w:p w14:paraId="7557A76B" w14:textId="7C42D29C" w:rsidR="000059C5" w:rsidRPr="000059C5" w:rsidRDefault="000059C5"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650B0A78"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Acroloxidae</w:t>
            </w:r>
            <w:proofErr w:type="spellEnd"/>
          </w:p>
          <w:p w14:paraId="739D9194"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Baicaliidae</w:t>
            </w:r>
            <w:proofErr w:type="spellEnd"/>
          </w:p>
          <w:p w14:paraId="7EE6E1DC"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Benedictidate</w:t>
            </w:r>
            <w:proofErr w:type="spellEnd"/>
          </w:p>
          <w:p w14:paraId="7A73A1F0"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Maackia</w:t>
            </w:r>
            <w:proofErr w:type="spellEnd"/>
          </w:p>
          <w:p w14:paraId="41187F7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Planorbidae</w:t>
            </w:r>
            <w:proofErr w:type="spellEnd"/>
          </w:p>
          <w:p w14:paraId="3EBEA1A4" w14:textId="63DF5EEF"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lastRenderedPageBreak/>
              <w:t>Valvatidae</w:t>
            </w:r>
            <w:proofErr w:type="spellEnd"/>
          </w:p>
        </w:tc>
      </w:tr>
      <w:tr w:rsidR="000059C5" w14:paraId="742E9E21" w14:textId="77777777" w:rsidTr="000059C5">
        <w:tc>
          <w:tcPr>
            <w:tcW w:w="2335" w:type="dxa"/>
            <w:vMerge/>
          </w:tcPr>
          <w:p w14:paraId="7830AB1A" w14:textId="77777777" w:rsidR="000059C5" w:rsidRPr="000059C5" w:rsidRDefault="000059C5" w:rsidP="00640A93">
            <w:pPr>
              <w:rPr>
                <w:rFonts w:asciiTheme="majorHAnsi" w:hAnsiTheme="majorHAnsi" w:cstheme="majorHAnsi"/>
                <w:sz w:val="22"/>
                <w:szCs w:val="22"/>
              </w:rPr>
            </w:pPr>
          </w:p>
        </w:tc>
        <w:tc>
          <w:tcPr>
            <w:tcW w:w="3150" w:type="dxa"/>
            <w:vAlign w:val="center"/>
          </w:tcPr>
          <w:p w14:paraId="7E20FFC6" w14:textId="614FE785"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Other Macroinvertebrates</w:t>
            </w:r>
          </w:p>
        </w:tc>
        <w:tc>
          <w:tcPr>
            <w:tcW w:w="7650" w:type="dxa"/>
          </w:tcPr>
          <w:p w14:paraId="0E37144B"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Asellidae</w:t>
            </w:r>
            <w:proofErr w:type="spellEnd"/>
          </w:p>
          <w:p w14:paraId="72123D69" w14:textId="77777777"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Caddisflies</w:t>
            </w:r>
          </w:p>
          <w:p w14:paraId="40CADFE1" w14:textId="77777777" w:rsidR="000059C5" w:rsidRPr="000059C5" w:rsidRDefault="000059C5"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Hirudinea</w:t>
            </w:r>
            <w:proofErr w:type="spellEnd"/>
          </w:p>
          <w:p w14:paraId="53014E88" w14:textId="41FB8298" w:rsidR="000059C5" w:rsidRPr="000059C5" w:rsidRDefault="000059C5" w:rsidP="000059C5">
            <w:pPr>
              <w:rPr>
                <w:rFonts w:asciiTheme="majorHAnsi" w:hAnsiTheme="majorHAnsi" w:cstheme="majorHAnsi"/>
                <w:sz w:val="22"/>
                <w:szCs w:val="22"/>
              </w:rPr>
            </w:pPr>
            <w:r w:rsidRPr="000059C5">
              <w:rPr>
                <w:rFonts w:asciiTheme="majorHAnsi" w:hAnsiTheme="majorHAnsi" w:cstheme="majorHAnsi"/>
                <w:sz w:val="22"/>
                <w:szCs w:val="22"/>
              </w:rPr>
              <w:t>Planaria</w:t>
            </w:r>
          </w:p>
        </w:tc>
      </w:tr>
      <w:tr w:rsidR="000059C5" w14:paraId="740155E4" w14:textId="77777777" w:rsidTr="000059C5">
        <w:tc>
          <w:tcPr>
            <w:tcW w:w="2335" w:type="dxa"/>
            <w:vMerge/>
          </w:tcPr>
          <w:p w14:paraId="3D363EF8" w14:textId="77777777" w:rsidR="000059C5" w:rsidRPr="000059C5" w:rsidRDefault="000059C5" w:rsidP="00640A93">
            <w:pPr>
              <w:rPr>
                <w:rFonts w:asciiTheme="majorHAnsi" w:hAnsiTheme="majorHAnsi" w:cstheme="majorHAnsi"/>
                <w:sz w:val="22"/>
                <w:szCs w:val="22"/>
              </w:rPr>
            </w:pPr>
          </w:p>
        </w:tc>
        <w:tc>
          <w:tcPr>
            <w:tcW w:w="3150" w:type="dxa"/>
            <w:vAlign w:val="center"/>
          </w:tcPr>
          <w:p w14:paraId="651A788C" w14:textId="46019C73" w:rsidR="000059C5" w:rsidRDefault="000059C5"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426DCFDE"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Diatom</w:t>
            </w:r>
          </w:p>
          <w:p w14:paraId="4C696CA7" w14:textId="77777777" w:rsid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Ulothrix</w:t>
            </w:r>
            <w:proofErr w:type="spellEnd"/>
            <w:r>
              <w:rPr>
                <w:rFonts w:asciiTheme="majorHAnsi" w:hAnsiTheme="majorHAnsi" w:cstheme="majorHAnsi"/>
                <w:sz w:val="22"/>
                <w:szCs w:val="22"/>
              </w:rPr>
              <w:t xml:space="preserve"> spp. </w:t>
            </w:r>
          </w:p>
          <w:p w14:paraId="504CC859" w14:textId="77777777" w:rsidR="000059C5" w:rsidRDefault="000059C5" w:rsidP="000059C5">
            <w:pPr>
              <w:rPr>
                <w:rFonts w:asciiTheme="majorHAnsi" w:hAnsiTheme="majorHAnsi" w:cstheme="majorHAnsi"/>
                <w:sz w:val="22"/>
                <w:szCs w:val="22"/>
              </w:rPr>
            </w:pPr>
            <w:r>
              <w:rPr>
                <w:rFonts w:asciiTheme="majorHAnsi" w:hAnsiTheme="majorHAnsi" w:cstheme="majorHAnsi"/>
                <w:sz w:val="22"/>
                <w:szCs w:val="22"/>
              </w:rPr>
              <w:t xml:space="preserve">Spirogyra spp. </w:t>
            </w:r>
          </w:p>
          <w:p w14:paraId="438F8580" w14:textId="6C5B4565" w:rsidR="000059C5" w:rsidRPr="000059C5" w:rsidRDefault="000059C5" w:rsidP="000059C5">
            <w:pPr>
              <w:rPr>
                <w:rFonts w:asciiTheme="majorHAnsi" w:hAnsiTheme="majorHAnsi" w:cstheme="majorHAnsi"/>
                <w:sz w:val="22"/>
                <w:szCs w:val="22"/>
              </w:rPr>
            </w:pPr>
            <w:proofErr w:type="spellStart"/>
            <w:r>
              <w:rPr>
                <w:rFonts w:asciiTheme="majorHAnsi" w:hAnsiTheme="majorHAnsi" w:cstheme="majorHAnsi"/>
                <w:sz w:val="22"/>
                <w:szCs w:val="22"/>
              </w:rPr>
              <w:t>Tetrasporales</w:t>
            </w:r>
            <w:proofErr w:type="spellEnd"/>
          </w:p>
        </w:tc>
      </w:tr>
      <w:tr w:rsidR="00000EF3" w14:paraId="6905CE52" w14:textId="77777777" w:rsidTr="00000EF3">
        <w:tc>
          <w:tcPr>
            <w:tcW w:w="2335" w:type="dxa"/>
            <w:vMerge w:val="restart"/>
            <w:vAlign w:val="center"/>
          </w:tcPr>
          <w:p w14:paraId="09121334" w14:textId="0E1C7CBC" w:rsidR="00000EF3" w:rsidRPr="000059C5" w:rsidRDefault="00000EF3" w:rsidP="00000EF3">
            <w:pPr>
              <w:jc w:val="center"/>
              <w:rPr>
                <w:rFonts w:asciiTheme="majorHAnsi" w:hAnsiTheme="majorHAnsi" w:cstheme="majorHAnsi"/>
                <w:sz w:val="22"/>
                <w:szCs w:val="22"/>
              </w:rPr>
            </w:pPr>
            <w:r>
              <w:rPr>
                <w:rFonts w:asciiTheme="majorHAnsi" w:hAnsiTheme="majorHAnsi" w:cstheme="majorHAnsi"/>
                <w:sz w:val="22"/>
                <w:szCs w:val="22"/>
              </w:rPr>
              <w:t>Stable Isotopes</w:t>
            </w:r>
          </w:p>
        </w:tc>
        <w:tc>
          <w:tcPr>
            <w:tcW w:w="3150" w:type="dxa"/>
            <w:vAlign w:val="center"/>
          </w:tcPr>
          <w:p w14:paraId="1577690A" w14:textId="20D1D161" w:rsidR="00000EF3" w:rsidRDefault="00000EF3" w:rsidP="000059C5">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2C5A3255"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B49B448"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7595F9FB" w14:textId="77777777" w:rsidR="00000EF3" w:rsidRPr="000059C5"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2105727C" w14:textId="38538835" w:rsidR="00000EF3" w:rsidRDefault="00000EF3" w:rsidP="000059C5">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tc>
      </w:tr>
      <w:tr w:rsidR="00000EF3" w14:paraId="739D9E5D" w14:textId="77777777" w:rsidTr="000059C5">
        <w:tc>
          <w:tcPr>
            <w:tcW w:w="2335" w:type="dxa"/>
            <w:vMerge/>
          </w:tcPr>
          <w:p w14:paraId="7B1377C9" w14:textId="77777777" w:rsidR="00000EF3" w:rsidRDefault="00000EF3" w:rsidP="00640A93">
            <w:pPr>
              <w:rPr>
                <w:rFonts w:asciiTheme="majorHAnsi" w:hAnsiTheme="majorHAnsi" w:cstheme="majorHAnsi"/>
                <w:sz w:val="22"/>
                <w:szCs w:val="22"/>
              </w:rPr>
            </w:pPr>
          </w:p>
        </w:tc>
        <w:tc>
          <w:tcPr>
            <w:tcW w:w="3150" w:type="dxa"/>
            <w:vAlign w:val="center"/>
          </w:tcPr>
          <w:p w14:paraId="34E74B3D" w14:textId="2B6E687D" w:rsidR="00000EF3" w:rsidRDefault="00000EF3" w:rsidP="000059C5">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283E2852" w14:textId="2063AED3" w:rsidR="00000EF3" w:rsidRPr="000059C5" w:rsidRDefault="00000EF3" w:rsidP="000059C5">
            <w:pPr>
              <w:rPr>
                <w:rFonts w:asciiTheme="majorHAnsi" w:hAnsiTheme="majorHAnsi" w:cstheme="majorHAnsi"/>
                <w:sz w:val="22"/>
                <w:szCs w:val="22"/>
              </w:rPr>
            </w:pPr>
            <w:r>
              <w:rPr>
                <w:rFonts w:asciiTheme="majorHAnsi" w:hAnsiTheme="majorHAnsi" w:cstheme="majorHAnsi"/>
                <w:sz w:val="22"/>
                <w:szCs w:val="22"/>
              </w:rPr>
              <w:t>Periphyton</w:t>
            </w:r>
          </w:p>
        </w:tc>
      </w:tr>
      <w:tr w:rsidR="00000EF3" w14:paraId="24FCA012" w14:textId="77777777" w:rsidTr="00000EF3">
        <w:tc>
          <w:tcPr>
            <w:tcW w:w="2335" w:type="dxa"/>
            <w:vMerge w:val="restart"/>
            <w:vAlign w:val="center"/>
          </w:tcPr>
          <w:p w14:paraId="6D3CF1F5" w14:textId="7BF27D06"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Fatty Acids</w:t>
            </w:r>
          </w:p>
        </w:tc>
        <w:tc>
          <w:tcPr>
            <w:tcW w:w="3150" w:type="dxa"/>
            <w:vAlign w:val="center"/>
          </w:tcPr>
          <w:p w14:paraId="561B3345" w14:textId="2E6FBBF4"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Amphipoda</w:t>
            </w:r>
            <w:proofErr w:type="spellEnd"/>
          </w:p>
        </w:tc>
        <w:tc>
          <w:tcPr>
            <w:tcW w:w="7650" w:type="dxa"/>
          </w:tcPr>
          <w:p w14:paraId="15025B1B" w14:textId="77777777" w:rsidR="00000EF3" w:rsidRPr="000059C5"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cyaneus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166DE67D" w14:textId="77777777" w:rsidR="00000EF3" w:rsidRPr="000059C5"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verucossus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Gerstfeldt</w:t>
            </w:r>
            <w:proofErr w:type="spellEnd"/>
            <w:r w:rsidRPr="000059C5">
              <w:rPr>
                <w:rFonts w:asciiTheme="majorHAnsi" w:hAnsiTheme="majorHAnsi" w:cstheme="majorHAnsi"/>
                <w:sz w:val="22"/>
                <w:szCs w:val="22"/>
              </w:rPr>
              <w:t xml:space="preserve"> 1858)</w:t>
            </w:r>
          </w:p>
          <w:p w14:paraId="11300E6C" w14:textId="2AEF7C85" w:rsidR="00000EF3"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Eulimnogammarus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vittatus</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Dybowsky</w:t>
            </w:r>
            <w:proofErr w:type="spellEnd"/>
            <w:r w:rsidRPr="000059C5">
              <w:rPr>
                <w:rFonts w:asciiTheme="majorHAnsi" w:hAnsiTheme="majorHAnsi" w:cstheme="majorHAnsi"/>
                <w:sz w:val="22"/>
                <w:szCs w:val="22"/>
              </w:rPr>
              <w:t xml:space="preserve"> 1874)</w:t>
            </w:r>
          </w:p>
          <w:p w14:paraId="4088D38E" w14:textId="5BBD9102" w:rsidR="00000EF3" w:rsidRPr="000059C5" w:rsidRDefault="00000EF3" w:rsidP="00000EF3">
            <w:pPr>
              <w:rPr>
                <w:rFonts w:asciiTheme="majorHAnsi" w:hAnsiTheme="majorHAnsi" w:cstheme="majorHAnsi"/>
                <w:sz w:val="22"/>
                <w:szCs w:val="22"/>
              </w:rPr>
            </w:pPr>
            <w:proofErr w:type="spellStart"/>
            <w:r>
              <w:rPr>
                <w:rFonts w:asciiTheme="majorHAnsi" w:hAnsiTheme="majorHAnsi" w:cstheme="majorHAnsi"/>
                <w:sz w:val="22"/>
                <w:szCs w:val="22"/>
              </w:rPr>
              <w:t>Hyalella</w:t>
            </w:r>
            <w:proofErr w:type="spellEnd"/>
            <w:r>
              <w:rPr>
                <w:rFonts w:asciiTheme="majorHAnsi" w:hAnsiTheme="majorHAnsi" w:cstheme="majorHAnsi"/>
                <w:sz w:val="22"/>
                <w:szCs w:val="22"/>
              </w:rPr>
              <w:t xml:space="preserve"> spp. </w:t>
            </w:r>
          </w:p>
          <w:p w14:paraId="6C8AD43A" w14:textId="7BA603DF" w:rsidR="00000EF3" w:rsidRDefault="00000EF3" w:rsidP="00000EF3">
            <w:pPr>
              <w:rPr>
                <w:rFonts w:asciiTheme="majorHAnsi" w:hAnsiTheme="majorHAnsi" w:cstheme="majorHAnsi"/>
                <w:sz w:val="22"/>
                <w:szCs w:val="22"/>
              </w:rPr>
            </w:pPr>
            <w:proofErr w:type="spellStart"/>
            <w:r w:rsidRPr="000059C5">
              <w:rPr>
                <w:rFonts w:asciiTheme="majorHAnsi" w:hAnsiTheme="majorHAnsi" w:cstheme="majorHAnsi"/>
                <w:sz w:val="22"/>
                <w:szCs w:val="22"/>
              </w:rPr>
              <w:t>Pallasea</w:t>
            </w:r>
            <w:proofErr w:type="spellEnd"/>
            <w:r w:rsidRPr="000059C5">
              <w:rPr>
                <w:rFonts w:asciiTheme="majorHAnsi" w:hAnsiTheme="majorHAnsi" w:cstheme="majorHAnsi"/>
                <w:sz w:val="22"/>
                <w:szCs w:val="22"/>
              </w:rPr>
              <w:t xml:space="preserve"> </w:t>
            </w:r>
            <w:proofErr w:type="spellStart"/>
            <w:r w:rsidRPr="000059C5">
              <w:rPr>
                <w:rFonts w:asciiTheme="majorHAnsi" w:hAnsiTheme="majorHAnsi" w:cstheme="majorHAnsi"/>
                <w:sz w:val="22"/>
                <w:szCs w:val="22"/>
              </w:rPr>
              <w:t>cancellus</w:t>
            </w:r>
            <w:proofErr w:type="spellEnd"/>
            <w:r w:rsidRPr="000059C5">
              <w:rPr>
                <w:rFonts w:asciiTheme="majorHAnsi" w:hAnsiTheme="majorHAnsi" w:cstheme="majorHAnsi"/>
                <w:sz w:val="22"/>
                <w:szCs w:val="22"/>
              </w:rPr>
              <w:t xml:space="preserve"> (Pallas 1776)</w:t>
            </w:r>
          </w:p>
        </w:tc>
      </w:tr>
      <w:tr w:rsidR="00000EF3" w14:paraId="74D4DFB0" w14:textId="77777777" w:rsidTr="00000EF3">
        <w:tc>
          <w:tcPr>
            <w:tcW w:w="2335" w:type="dxa"/>
            <w:vMerge/>
            <w:vAlign w:val="center"/>
          </w:tcPr>
          <w:p w14:paraId="39E47186" w14:textId="77777777" w:rsidR="00000EF3" w:rsidRDefault="00000EF3" w:rsidP="00000EF3">
            <w:pPr>
              <w:jc w:val="center"/>
              <w:rPr>
                <w:rFonts w:asciiTheme="majorHAnsi" w:hAnsiTheme="majorHAnsi" w:cstheme="majorHAnsi"/>
                <w:sz w:val="22"/>
                <w:szCs w:val="22"/>
              </w:rPr>
            </w:pPr>
          </w:p>
        </w:tc>
        <w:tc>
          <w:tcPr>
            <w:tcW w:w="3150" w:type="dxa"/>
            <w:vAlign w:val="center"/>
          </w:tcPr>
          <w:p w14:paraId="0BE3FDFF" w14:textId="657BB9E6" w:rsidR="00000EF3" w:rsidRDefault="00000EF3" w:rsidP="00000EF3">
            <w:pPr>
              <w:jc w:val="center"/>
              <w:rPr>
                <w:rFonts w:asciiTheme="majorHAnsi" w:hAnsiTheme="majorHAnsi" w:cstheme="majorHAnsi"/>
                <w:sz w:val="22"/>
                <w:szCs w:val="22"/>
              </w:rPr>
            </w:pPr>
            <w:proofErr w:type="spellStart"/>
            <w:r>
              <w:rPr>
                <w:rFonts w:asciiTheme="majorHAnsi" w:hAnsiTheme="majorHAnsi" w:cstheme="majorHAnsi"/>
                <w:sz w:val="22"/>
                <w:szCs w:val="22"/>
              </w:rPr>
              <w:t>Molluska</w:t>
            </w:r>
            <w:proofErr w:type="spellEnd"/>
          </w:p>
        </w:tc>
        <w:tc>
          <w:tcPr>
            <w:tcW w:w="7650" w:type="dxa"/>
          </w:tcPr>
          <w:p w14:paraId="4493CAB8" w14:textId="67BE6ACE" w:rsidR="00000EF3" w:rsidRPr="000059C5" w:rsidRDefault="00000EF3" w:rsidP="00000EF3">
            <w:pPr>
              <w:rPr>
                <w:rFonts w:asciiTheme="majorHAnsi" w:hAnsiTheme="majorHAnsi" w:cstheme="majorHAnsi"/>
                <w:sz w:val="22"/>
                <w:szCs w:val="22"/>
              </w:rPr>
            </w:pPr>
            <w:r>
              <w:rPr>
                <w:rFonts w:asciiTheme="majorHAnsi" w:hAnsiTheme="majorHAnsi" w:cstheme="majorHAnsi"/>
                <w:sz w:val="22"/>
                <w:szCs w:val="22"/>
              </w:rPr>
              <w:t xml:space="preserve">Processed in composite and not identified to </w:t>
            </w:r>
            <w:proofErr w:type="spellStart"/>
            <w:r>
              <w:rPr>
                <w:rFonts w:asciiTheme="majorHAnsi" w:hAnsiTheme="majorHAnsi" w:cstheme="majorHAnsi"/>
                <w:sz w:val="22"/>
                <w:szCs w:val="22"/>
              </w:rPr>
              <w:t>famiy</w:t>
            </w:r>
            <w:proofErr w:type="spellEnd"/>
            <w:r>
              <w:rPr>
                <w:rFonts w:asciiTheme="majorHAnsi" w:hAnsiTheme="majorHAnsi" w:cstheme="majorHAnsi"/>
                <w:sz w:val="22"/>
                <w:szCs w:val="22"/>
              </w:rPr>
              <w:t>.</w:t>
            </w:r>
          </w:p>
        </w:tc>
      </w:tr>
      <w:tr w:rsidR="00000EF3" w14:paraId="6B9A4EBE" w14:textId="77777777" w:rsidTr="000059C5">
        <w:tc>
          <w:tcPr>
            <w:tcW w:w="2335" w:type="dxa"/>
            <w:vMerge/>
          </w:tcPr>
          <w:p w14:paraId="012B1BD1" w14:textId="77777777" w:rsidR="00000EF3" w:rsidRDefault="00000EF3" w:rsidP="00000EF3">
            <w:pPr>
              <w:rPr>
                <w:rFonts w:asciiTheme="majorHAnsi" w:hAnsiTheme="majorHAnsi" w:cstheme="majorHAnsi"/>
                <w:sz w:val="22"/>
                <w:szCs w:val="22"/>
              </w:rPr>
            </w:pPr>
          </w:p>
        </w:tc>
        <w:tc>
          <w:tcPr>
            <w:tcW w:w="3150" w:type="dxa"/>
            <w:vAlign w:val="center"/>
          </w:tcPr>
          <w:p w14:paraId="6DD6C244" w14:textId="7466E5DC" w:rsidR="00000EF3" w:rsidRDefault="00000EF3" w:rsidP="00000EF3">
            <w:pPr>
              <w:jc w:val="center"/>
              <w:rPr>
                <w:rFonts w:asciiTheme="majorHAnsi" w:hAnsiTheme="majorHAnsi" w:cstheme="majorHAnsi"/>
                <w:sz w:val="22"/>
                <w:szCs w:val="22"/>
              </w:rPr>
            </w:pPr>
            <w:r>
              <w:rPr>
                <w:rFonts w:asciiTheme="majorHAnsi" w:hAnsiTheme="majorHAnsi" w:cstheme="majorHAnsi"/>
                <w:sz w:val="22"/>
                <w:szCs w:val="22"/>
              </w:rPr>
              <w:t>Benthic Algae</w:t>
            </w:r>
          </w:p>
        </w:tc>
        <w:tc>
          <w:tcPr>
            <w:tcW w:w="7650" w:type="dxa"/>
          </w:tcPr>
          <w:p w14:paraId="683448D8" w14:textId="77777777" w:rsidR="00000EF3" w:rsidRDefault="00000EF3" w:rsidP="00000EF3">
            <w:pPr>
              <w:rPr>
                <w:rFonts w:asciiTheme="majorHAnsi" w:hAnsiTheme="majorHAnsi" w:cstheme="majorHAnsi"/>
                <w:sz w:val="22"/>
                <w:szCs w:val="22"/>
              </w:rPr>
            </w:pPr>
            <w:r>
              <w:rPr>
                <w:rFonts w:asciiTheme="majorHAnsi" w:hAnsiTheme="majorHAnsi" w:cstheme="majorHAnsi"/>
                <w:sz w:val="22"/>
                <w:szCs w:val="22"/>
              </w:rPr>
              <w:t>Periphyton</w:t>
            </w:r>
          </w:p>
          <w:p w14:paraId="62E7A463" w14:textId="4860B818" w:rsidR="00000EF3" w:rsidRPr="000059C5" w:rsidRDefault="00000EF3" w:rsidP="00000EF3">
            <w:pPr>
              <w:rPr>
                <w:rFonts w:asciiTheme="majorHAnsi" w:hAnsiTheme="majorHAnsi" w:cstheme="majorHAnsi"/>
                <w:sz w:val="22"/>
                <w:szCs w:val="22"/>
              </w:rPr>
            </w:pPr>
            <w:proofErr w:type="spellStart"/>
            <w:r>
              <w:rPr>
                <w:rFonts w:asciiTheme="majorHAnsi" w:hAnsiTheme="majorHAnsi" w:cstheme="majorHAnsi"/>
                <w:sz w:val="22"/>
                <w:szCs w:val="22"/>
              </w:rPr>
              <w:t>Draparnaldia</w:t>
            </w:r>
            <w:proofErr w:type="spellEnd"/>
            <w:r>
              <w:rPr>
                <w:rFonts w:asciiTheme="majorHAnsi" w:hAnsiTheme="majorHAnsi" w:cstheme="majorHAnsi"/>
                <w:sz w:val="22"/>
                <w:szCs w:val="22"/>
              </w:rPr>
              <w:t xml:space="preserve"> spp. </w:t>
            </w:r>
          </w:p>
        </w:tc>
      </w:tr>
    </w:tbl>
    <w:p w14:paraId="523F7489" w14:textId="77777777" w:rsidR="009956E8" w:rsidRPr="00D87563" w:rsidRDefault="009956E8" w:rsidP="00640A93">
      <w:pPr>
        <w:rPr>
          <w:strike/>
        </w:rPr>
      </w:pPr>
    </w:p>
    <w:sectPr w:rsidR="009956E8" w:rsidRPr="00D87563" w:rsidSect="000059C5">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91B9E" w14:textId="77777777" w:rsidR="00E216BE" w:rsidRDefault="00E216BE">
      <w:r>
        <w:separator/>
      </w:r>
    </w:p>
  </w:endnote>
  <w:endnote w:type="continuationSeparator" w:id="0">
    <w:p w14:paraId="123CF480" w14:textId="77777777" w:rsidR="00E216BE" w:rsidRDefault="00E21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E216BE" w:rsidRDefault="00E216BE">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E216BE" w:rsidRDefault="00E216BE">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E216BE" w:rsidRDefault="00E216BE">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E216BE" w:rsidRDefault="00E216BE">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30988" w14:textId="77777777" w:rsidR="00E216BE" w:rsidRDefault="00E216BE">
      <w:r>
        <w:separator/>
      </w:r>
    </w:p>
  </w:footnote>
  <w:footnote w:type="continuationSeparator" w:id="0">
    <w:p w14:paraId="4AF0FB76" w14:textId="77777777" w:rsidR="00E216BE" w:rsidRDefault="00E21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E216BE" w:rsidRDefault="00E216BE">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585916C" w:rsidR="00E216BE" w:rsidRDefault="00E216BE">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E216BE" w:rsidRDefault="00E216BE">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Meyer, Michael Frederick [2]">
    <w15:presenceInfo w15:providerId="AD" w15:userId="S::michael.f.meyer@wsu.edu::ac64a0b3-06bb-495d-9a0e-f05a7c28bc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00EF3"/>
    <w:rsid w:val="000059C5"/>
    <w:rsid w:val="00010C97"/>
    <w:rsid w:val="0001104C"/>
    <w:rsid w:val="00012F81"/>
    <w:rsid w:val="00016C19"/>
    <w:rsid w:val="00031A36"/>
    <w:rsid w:val="00043612"/>
    <w:rsid w:val="00045CB2"/>
    <w:rsid w:val="00045DBB"/>
    <w:rsid w:val="00047794"/>
    <w:rsid w:val="00087094"/>
    <w:rsid w:val="00093005"/>
    <w:rsid w:val="00097E8E"/>
    <w:rsid w:val="000A7881"/>
    <w:rsid w:val="000C3774"/>
    <w:rsid w:val="000D21EB"/>
    <w:rsid w:val="000D39B9"/>
    <w:rsid w:val="000D6137"/>
    <w:rsid w:val="000D631A"/>
    <w:rsid w:val="000D7242"/>
    <w:rsid w:val="000E45BE"/>
    <w:rsid w:val="000F040B"/>
    <w:rsid w:val="000F110B"/>
    <w:rsid w:val="000F144D"/>
    <w:rsid w:val="000F2C72"/>
    <w:rsid w:val="000F33B3"/>
    <w:rsid w:val="000F6074"/>
    <w:rsid w:val="001025C6"/>
    <w:rsid w:val="00123D34"/>
    <w:rsid w:val="00132A72"/>
    <w:rsid w:val="001415D2"/>
    <w:rsid w:val="0014344E"/>
    <w:rsid w:val="00144CF4"/>
    <w:rsid w:val="00164694"/>
    <w:rsid w:val="001769E5"/>
    <w:rsid w:val="0018248C"/>
    <w:rsid w:val="0018276D"/>
    <w:rsid w:val="00191B36"/>
    <w:rsid w:val="00192EF6"/>
    <w:rsid w:val="00193C4A"/>
    <w:rsid w:val="001A542A"/>
    <w:rsid w:val="001A5C9F"/>
    <w:rsid w:val="001F692E"/>
    <w:rsid w:val="002138B5"/>
    <w:rsid w:val="002211DA"/>
    <w:rsid w:val="00222970"/>
    <w:rsid w:val="00236C31"/>
    <w:rsid w:val="002469D2"/>
    <w:rsid w:val="00247471"/>
    <w:rsid w:val="002862B7"/>
    <w:rsid w:val="00290646"/>
    <w:rsid w:val="00293998"/>
    <w:rsid w:val="002A508A"/>
    <w:rsid w:val="002A51C9"/>
    <w:rsid w:val="002A7FE9"/>
    <w:rsid w:val="002B408F"/>
    <w:rsid w:val="002B7B37"/>
    <w:rsid w:val="002C41EB"/>
    <w:rsid w:val="002F0AC7"/>
    <w:rsid w:val="00306ED2"/>
    <w:rsid w:val="00314DF3"/>
    <w:rsid w:val="00322753"/>
    <w:rsid w:val="00334E01"/>
    <w:rsid w:val="00342554"/>
    <w:rsid w:val="003472B0"/>
    <w:rsid w:val="00354123"/>
    <w:rsid w:val="003925D1"/>
    <w:rsid w:val="0039718C"/>
    <w:rsid w:val="003B3400"/>
    <w:rsid w:val="003C0921"/>
    <w:rsid w:val="003D74B0"/>
    <w:rsid w:val="003F3A49"/>
    <w:rsid w:val="004127BE"/>
    <w:rsid w:val="00413DF5"/>
    <w:rsid w:val="00426B88"/>
    <w:rsid w:val="00434D3F"/>
    <w:rsid w:val="0043798F"/>
    <w:rsid w:val="00440591"/>
    <w:rsid w:val="00453730"/>
    <w:rsid w:val="00456F3B"/>
    <w:rsid w:val="00465DA8"/>
    <w:rsid w:val="004665E2"/>
    <w:rsid w:val="004725C8"/>
    <w:rsid w:val="004808AA"/>
    <w:rsid w:val="00487E5A"/>
    <w:rsid w:val="0049195A"/>
    <w:rsid w:val="00495A44"/>
    <w:rsid w:val="004B0121"/>
    <w:rsid w:val="004B1E7F"/>
    <w:rsid w:val="004B30F1"/>
    <w:rsid w:val="004C051D"/>
    <w:rsid w:val="004C7A09"/>
    <w:rsid w:val="004D047A"/>
    <w:rsid w:val="004D0C9E"/>
    <w:rsid w:val="004D6CF3"/>
    <w:rsid w:val="004E3300"/>
    <w:rsid w:val="004F673E"/>
    <w:rsid w:val="005054BA"/>
    <w:rsid w:val="00522920"/>
    <w:rsid w:val="00535A81"/>
    <w:rsid w:val="00555DF8"/>
    <w:rsid w:val="00570225"/>
    <w:rsid w:val="00574505"/>
    <w:rsid w:val="005842AF"/>
    <w:rsid w:val="00596DAE"/>
    <w:rsid w:val="005A6157"/>
    <w:rsid w:val="005B0DA3"/>
    <w:rsid w:val="005B6D06"/>
    <w:rsid w:val="00606362"/>
    <w:rsid w:val="00611323"/>
    <w:rsid w:val="00625B3E"/>
    <w:rsid w:val="006261C3"/>
    <w:rsid w:val="00640A93"/>
    <w:rsid w:val="00641685"/>
    <w:rsid w:val="00641893"/>
    <w:rsid w:val="00654112"/>
    <w:rsid w:val="00657030"/>
    <w:rsid w:val="0066218C"/>
    <w:rsid w:val="006708B1"/>
    <w:rsid w:val="0067747D"/>
    <w:rsid w:val="00681CE9"/>
    <w:rsid w:val="00683C89"/>
    <w:rsid w:val="006846A1"/>
    <w:rsid w:val="006A1C88"/>
    <w:rsid w:val="006B0CD5"/>
    <w:rsid w:val="006B2FFE"/>
    <w:rsid w:val="006B5814"/>
    <w:rsid w:val="006D0D31"/>
    <w:rsid w:val="006D3FA9"/>
    <w:rsid w:val="006D5602"/>
    <w:rsid w:val="006F13A3"/>
    <w:rsid w:val="00714123"/>
    <w:rsid w:val="007153E8"/>
    <w:rsid w:val="00721DFB"/>
    <w:rsid w:val="007238CC"/>
    <w:rsid w:val="00731556"/>
    <w:rsid w:val="00737C38"/>
    <w:rsid w:val="007408C0"/>
    <w:rsid w:val="00767BC0"/>
    <w:rsid w:val="0077579F"/>
    <w:rsid w:val="007856D6"/>
    <w:rsid w:val="007B6309"/>
    <w:rsid w:val="007D2487"/>
    <w:rsid w:val="007D74DF"/>
    <w:rsid w:val="007D7669"/>
    <w:rsid w:val="008005F5"/>
    <w:rsid w:val="0080096C"/>
    <w:rsid w:val="00831E69"/>
    <w:rsid w:val="008615DC"/>
    <w:rsid w:val="00861678"/>
    <w:rsid w:val="0086480D"/>
    <w:rsid w:val="0086496B"/>
    <w:rsid w:val="00882F0F"/>
    <w:rsid w:val="008900C2"/>
    <w:rsid w:val="008949B7"/>
    <w:rsid w:val="00894EFA"/>
    <w:rsid w:val="008A03F1"/>
    <w:rsid w:val="008A07DC"/>
    <w:rsid w:val="008B7599"/>
    <w:rsid w:val="008C474C"/>
    <w:rsid w:val="008F1A58"/>
    <w:rsid w:val="008F7B2D"/>
    <w:rsid w:val="00906441"/>
    <w:rsid w:val="00926DA7"/>
    <w:rsid w:val="0094438F"/>
    <w:rsid w:val="009574CD"/>
    <w:rsid w:val="0096228F"/>
    <w:rsid w:val="00967C85"/>
    <w:rsid w:val="009727D0"/>
    <w:rsid w:val="00981DF3"/>
    <w:rsid w:val="00983F21"/>
    <w:rsid w:val="009857A4"/>
    <w:rsid w:val="00987274"/>
    <w:rsid w:val="009956E8"/>
    <w:rsid w:val="0099619B"/>
    <w:rsid w:val="009964CC"/>
    <w:rsid w:val="009A07E9"/>
    <w:rsid w:val="009A29EA"/>
    <w:rsid w:val="009B4412"/>
    <w:rsid w:val="009B4DF1"/>
    <w:rsid w:val="009B701B"/>
    <w:rsid w:val="009C6B31"/>
    <w:rsid w:val="009D204F"/>
    <w:rsid w:val="009F6610"/>
    <w:rsid w:val="00A04A22"/>
    <w:rsid w:val="00A056B9"/>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344C7"/>
    <w:rsid w:val="00B72BEE"/>
    <w:rsid w:val="00B853E5"/>
    <w:rsid w:val="00B8620B"/>
    <w:rsid w:val="00B94B6D"/>
    <w:rsid w:val="00B97B81"/>
    <w:rsid w:val="00BA2B15"/>
    <w:rsid w:val="00BA63B5"/>
    <w:rsid w:val="00BB005D"/>
    <w:rsid w:val="00BC3E51"/>
    <w:rsid w:val="00BC42A9"/>
    <w:rsid w:val="00BC6A79"/>
    <w:rsid w:val="00BE2A6F"/>
    <w:rsid w:val="00BE6C57"/>
    <w:rsid w:val="00C03C83"/>
    <w:rsid w:val="00C207B0"/>
    <w:rsid w:val="00C21008"/>
    <w:rsid w:val="00C316F5"/>
    <w:rsid w:val="00C34B40"/>
    <w:rsid w:val="00C42C3E"/>
    <w:rsid w:val="00C5582D"/>
    <w:rsid w:val="00C62E71"/>
    <w:rsid w:val="00C900D5"/>
    <w:rsid w:val="00CA0691"/>
    <w:rsid w:val="00CA1591"/>
    <w:rsid w:val="00CB7741"/>
    <w:rsid w:val="00CC032D"/>
    <w:rsid w:val="00CD0CFE"/>
    <w:rsid w:val="00CD2C05"/>
    <w:rsid w:val="00CE5138"/>
    <w:rsid w:val="00CE7589"/>
    <w:rsid w:val="00CF53B1"/>
    <w:rsid w:val="00D14AB9"/>
    <w:rsid w:val="00D219F9"/>
    <w:rsid w:val="00D32EA8"/>
    <w:rsid w:val="00D40E95"/>
    <w:rsid w:val="00D42F9E"/>
    <w:rsid w:val="00D4646A"/>
    <w:rsid w:val="00D46E53"/>
    <w:rsid w:val="00D6763D"/>
    <w:rsid w:val="00D77E2F"/>
    <w:rsid w:val="00D8725B"/>
    <w:rsid w:val="00D87563"/>
    <w:rsid w:val="00D91BDE"/>
    <w:rsid w:val="00DA7126"/>
    <w:rsid w:val="00DB41AE"/>
    <w:rsid w:val="00DC22BF"/>
    <w:rsid w:val="00DC792B"/>
    <w:rsid w:val="00DF00E4"/>
    <w:rsid w:val="00DF136B"/>
    <w:rsid w:val="00DF5D3F"/>
    <w:rsid w:val="00DF7B79"/>
    <w:rsid w:val="00E00078"/>
    <w:rsid w:val="00E05DD4"/>
    <w:rsid w:val="00E10AF9"/>
    <w:rsid w:val="00E11F1F"/>
    <w:rsid w:val="00E216BE"/>
    <w:rsid w:val="00E233D9"/>
    <w:rsid w:val="00E23C4F"/>
    <w:rsid w:val="00E27596"/>
    <w:rsid w:val="00E47643"/>
    <w:rsid w:val="00E65CBA"/>
    <w:rsid w:val="00E73590"/>
    <w:rsid w:val="00E7676D"/>
    <w:rsid w:val="00E81068"/>
    <w:rsid w:val="00E902AC"/>
    <w:rsid w:val="00EA5934"/>
    <w:rsid w:val="00EB2152"/>
    <w:rsid w:val="00EB500E"/>
    <w:rsid w:val="00EC4BC4"/>
    <w:rsid w:val="00ED3B19"/>
    <w:rsid w:val="00ED3C6A"/>
    <w:rsid w:val="00ED6CA6"/>
    <w:rsid w:val="00EE0669"/>
    <w:rsid w:val="00EE231A"/>
    <w:rsid w:val="00EE46A1"/>
    <w:rsid w:val="00F04096"/>
    <w:rsid w:val="00F07905"/>
    <w:rsid w:val="00F10CA9"/>
    <w:rsid w:val="00F119CD"/>
    <w:rsid w:val="00F15F8B"/>
    <w:rsid w:val="00F21F22"/>
    <w:rsid w:val="00F22039"/>
    <w:rsid w:val="00F347B7"/>
    <w:rsid w:val="00F3782F"/>
    <w:rsid w:val="00F522C4"/>
    <w:rsid w:val="00F5319C"/>
    <w:rsid w:val="00F534C0"/>
    <w:rsid w:val="00F63D2C"/>
    <w:rsid w:val="00F75433"/>
    <w:rsid w:val="00F84029"/>
    <w:rsid w:val="00F90C91"/>
    <w:rsid w:val="00F91AA3"/>
    <w:rsid w:val="00F921D0"/>
    <w:rsid w:val="00F938EC"/>
    <w:rsid w:val="00FB2C2B"/>
    <w:rsid w:val="00FC2070"/>
    <w:rsid w:val="00FD4990"/>
    <w:rsid w:val="00FE6571"/>
    <w:rsid w:val="00FF0266"/>
    <w:rsid w:val="00FF0541"/>
    <w:rsid w:val="00FF5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51C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3C89"/>
    <w:pPr>
      <w:ind w:left="720"/>
      <w:contextualSpacing/>
    </w:pPr>
  </w:style>
  <w:style w:type="character" w:styleId="LineNumber">
    <w:name w:val="line number"/>
    <w:basedOn w:val="DefaultParagraphFont"/>
    <w:uiPriority w:val="99"/>
    <w:semiHidden/>
    <w:unhideWhenUsed/>
    <w:rsid w:val="00683C89"/>
  </w:style>
  <w:style w:type="table" w:customStyle="1" w:styleId="3">
    <w:name w:val="3"/>
    <w:basedOn w:val="TableNormal"/>
    <w:rsid w:val="00DF7B79"/>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640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 w:id="1329098825">
      <w:bodyDiv w:val="1"/>
      <w:marLeft w:val="0"/>
      <w:marRight w:val="0"/>
      <w:marTop w:val="0"/>
      <w:marBottom w:val="0"/>
      <w:divBdr>
        <w:top w:val="none" w:sz="0" w:space="0" w:color="auto"/>
        <w:left w:val="none" w:sz="0" w:space="0" w:color="auto"/>
        <w:bottom w:val="none" w:sz="0" w:space="0" w:color="auto"/>
        <w:right w:val="none" w:sz="0" w:space="0" w:color="auto"/>
      </w:divBdr>
      <w:divsChild>
        <w:div w:id="1510749404">
          <w:marLeft w:val="0"/>
          <w:marRight w:val="0"/>
          <w:marTop w:val="0"/>
          <w:marBottom w:val="0"/>
          <w:divBdr>
            <w:top w:val="none" w:sz="0" w:space="0" w:color="auto"/>
            <w:left w:val="none" w:sz="0" w:space="0" w:color="auto"/>
            <w:bottom w:val="none" w:sz="0" w:space="0" w:color="auto"/>
            <w:right w:val="none" w:sz="0" w:space="0" w:color="auto"/>
          </w:divBdr>
          <w:divsChild>
            <w:div w:id="43413192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9A7C7-EB03-49B0-8B77-94272168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53</Pages>
  <Words>43377</Words>
  <Characters>247249</Characters>
  <Application>Microsoft Office Word</Application>
  <DocSecurity>0</DocSecurity>
  <Lines>2060</Lines>
  <Paragraphs>580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4</cp:revision>
  <cp:lastPrinted>2020-10-24T22:08:00Z</cp:lastPrinted>
  <dcterms:created xsi:type="dcterms:W3CDTF">2021-06-02T19:53:00Z</dcterms:created>
  <dcterms:modified xsi:type="dcterms:W3CDTF">2021-06-03T01:16:00Z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id="nLB6ZqgW"/&gt;&lt;style id="http://www.zotero.org/styles/limnology-and-oceanography" hasBibliography="1" bibliographyStyleHasBeenSet="1"/&gt;&lt;prefs&gt;&lt;pref name="fieldType" value="Field"/&gt;&lt;/prefs&gt;&lt;/data&gt;</vt:lpwstr>
  </property>
</Properties>
</file>