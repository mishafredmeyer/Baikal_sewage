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35835A8" w:rsidR="00715D55" w:rsidRDefault="00D8535D">
      <w:pPr>
        <w:rPr>
          <w:b/>
        </w:rPr>
      </w:pPr>
      <w:r>
        <w:rPr>
          <w:b/>
        </w:rPr>
        <w:lastRenderedPageBreak/>
        <w:t>Abstract (2</w:t>
      </w:r>
      <w:r w:rsidR="0073707F">
        <w:rPr>
          <w:b/>
        </w:rPr>
        <w:t>4</w:t>
      </w:r>
      <w:r w:rsidR="00F536BA">
        <w:rPr>
          <w:b/>
        </w:rPr>
        <w:t>7</w:t>
      </w:r>
      <w:r>
        <w:rPr>
          <w:b/>
        </w:rPr>
        <w:t>/250 words)</w:t>
      </w:r>
    </w:p>
    <w:p w14:paraId="6365BCF6" w14:textId="77777777" w:rsidR="00715D55" w:rsidRDefault="00715D55"/>
    <w:p w14:paraId="510F10FE" w14:textId="322BCEE1"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test 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w:t>
      </w:r>
      <w:r w:rsidR="00363613">
        <w:rPr>
          <w:rFonts w:ascii="Times New Roman" w:eastAsia="Times New Roman" w:hAnsi="Times New Roman" w:cs="Times New Roman"/>
          <w:sz w:val="24"/>
          <w:szCs w:val="24"/>
          <w:highlight w:val="white"/>
        </w:rPr>
        <w:t>14</w:t>
      </w:r>
      <w:r w:rsidR="00587BE1">
        <w:rPr>
          <w:rFonts w:ascii="Times New Roman" w:eastAsia="Times New Roman" w:hAnsi="Times New Roman" w:cs="Times New Roman"/>
          <w:sz w:val="24"/>
          <w:szCs w:val="24"/>
          <w:highlight w:val="white"/>
        </w:rPr>
        <w:t xml:space="preserve"> </w:t>
      </w:r>
      <w:r w:rsidR="00AF0312">
        <w:rPr>
          <w:rFonts w:ascii="Times New Roman" w:eastAsia="Times New Roman" w:hAnsi="Times New Roman" w:cs="Times New Roman"/>
          <w:sz w:val="24"/>
          <w:szCs w:val="24"/>
          <w:highlight w:val="white"/>
        </w:rPr>
        <w:t xml:space="preserve">littoral </w:t>
      </w:r>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8F41D6">
        <w:rPr>
          <w:rFonts w:ascii="Times New Roman" w:eastAsia="Times New Roman" w:hAnsi="Times New Roman" w:cs="Times New Roman"/>
          <w:sz w:val="24"/>
          <w:szCs w:val="24"/>
          <w:highlight w:val="white"/>
        </w:rPr>
        <w:t xml:space="preserve">community </w:t>
      </w:r>
      <w:r w:rsidR="00D8535D">
        <w:rPr>
          <w:rFonts w:ascii="Times New Roman" w:eastAsia="Times New Roman" w:hAnsi="Times New Roman" w:cs="Times New Roman"/>
          <w:sz w:val="24"/>
          <w:szCs w:val="24"/>
          <w:highlight w:val="white"/>
        </w:rPr>
        <w:t>interactions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F536BA">
        <w:rPr>
          <w:rFonts w:ascii="Times New Roman" w:eastAsia="Times New Roman" w:hAnsi="Times New Roman" w:cs="Times New Roman"/>
          <w:sz w:val="24"/>
          <w:szCs w:val="24"/>
          <w:highlight w:val="white"/>
        </w:rPr>
        <w:t>, with amphipods potentially changing behavior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in tandem with developing wastewater management</w:t>
      </w:r>
      <w:r w:rsidR="002249CB">
        <w:rPr>
          <w:rFonts w:ascii="Times New Roman" w:eastAsia="Times New Roman" w:hAnsi="Times New Roman" w:cs="Times New Roman"/>
          <w:sz w:val="24"/>
          <w:szCs w:val="24"/>
          <w:highlight w:val="white"/>
        </w:rPr>
        <w:t xml:space="preserve"> 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1C4C0570"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obfuscating sewage signals.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g</w:t>
      </w:r>
      <w:r>
        <w:rPr>
          <w:rFonts w:ascii="Times New Roman" w:eastAsia="Times New Roman" w:hAnsi="Times New Roman" w:cs="Times New Roman"/>
          <w:sz w:val="24"/>
          <w:szCs w:val="24"/>
        </w:rPr>
        <w:t>eological 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3E0AFD8B"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pollutants consistently associated with human activity, such as 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w:t>
      </w:r>
      <w:r>
        <w:rPr>
          <w:rFonts w:ascii="Times New Roman" w:eastAsia="Times New Roman" w:hAnsi="Times New Roman" w:cs="Times New Roman"/>
          <w:sz w:val="24"/>
          <w:szCs w:val="24"/>
        </w:rPr>
        <w:lastRenderedPageBreak/>
        <w:t xml:space="preserve">attention for their usefulness as sewage indicators. </w:t>
      </w:r>
      <w:r w:rsidR="006E42C8">
        <w:rPr>
          <w:rFonts w:ascii="Times New Roman" w:eastAsia="Times New Roman" w:hAnsi="Times New Roman" w:cs="Times New Roman"/>
          <w:sz w:val="24"/>
          <w:szCs w:val="24"/>
        </w:rPr>
        <w:t xml:space="preserve">PPCP study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inform duration as well as spatial extent of sewage pollution within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2A505CCF" w:rsidR="00715D55" w:rsidRDefault="00B55E36"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associate ecological communities may relate to sewage pollution</w:t>
      </w:r>
      <w:r w:rsidR="00D8535D">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sewage indicator</w:t>
      </w:r>
      <w:r w:rsidR="00D8535D">
        <w:rPr>
          <w:rFonts w:ascii="Times New Roman" w:eastAsia="Times New Roman" w:hAnsi="Times New Roman" w:cs="Times New Roman"/>
          <w:sz w:val="24"/>
          <w:szCs w:val="24"/>
        </w:rPr>
        <w:t xml:space="preserve"> concentrations can be correlated with changes in primary producer and consumer guilds. Increased filamentous algae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0C8C2CC7"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community responses to sewage pollution, we surveyed 40</w:t>
      </w:r>
      <w:r w:rsidR="005B362F">
        <w:rPr>
          <w:rFonts w:ascii="Times New Roman" w:eastAsia="Times New Roman" w:hAnsi="Times New Roman" w:cs="Times New Roman"/>
          <w:sz w:val="24"/>
          <w:szCs w:val="24"/>
        </w:rPr>
        <w:t xml:space="preserve"> kilometers 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lastRenderedPageBreak/>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is unprecedented an</w:t>
      </w:r>
      <w:r w:rsidR="00394A8C">
        <w:rPr>
          <w:rFonts w:ascii="Times New Roman" w:eastAsia="Times New Roman" w:hAnsi="Times New Roman" w:cs="Times New Roman"/>
          <w:sz w:val="24"/>
          <w:szCs w:val="24"/>
        </w:rPr>
        <w:t xml:space="preserve">d 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77777777"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uncharacteristic changes in Baikal’s nearshore periphyton communities</w:t>
      </w:r>
      <w:r w:rsidR="00357863">
        <w:rPr>
          <w:rFonts w:ascii="Times New Roman" w:eastAsia="Times New Roman" w:hAnsi="Times New Roman" w:cs="Times New Roman"/>
          <w:sz w:val="24"/>
          <w:szCs w:val="24"/>
        </w:rPr>
        <w:t xml:space="preserve"> near lakeside settlements</w:t>
      </w:r>
      <w:r w:rsidR="00D8535D">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the goal of our study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926704">
        <w:rPr>
          <w:rFonts w:ascii="Times New Roman" w:eastAsia="Times New Roman" w:hAnsi="Times New Roman" w:cs="Times New Roman"/>
          <w:sz w:val="24"/>
          <w:szCs w:val="24"/>
        </w:rPr>
        <w:t>food web</w:t>
      </w:r>
      <w:r w:rsidR="0078508F">
        <w:rPr>
          <w:rFonts w:ascii="Times New Roman" w:eastAsia="Times New Roman" w:hAnsi="Times New Roman" w:cs="Times New Roman"/>
          <w:sz w:val="24"/>
          <w:szCs w:val="24"/>
        </w:rPr>
        <w:t xml:space="preserve"> </w:t>
      </w:r>
      <w:r w:rsidR="00926704">
        <w:rPr>
          <w:rFonts w:ascii="Times New Roman" w:eastAsia="Times New Roman" w:hAnsi="Times New Roman" w:cs="Times New Roman"/>
          <w:sz w:val="24"/>
          <w:szCs w:val="24"/>
        </w:rPr>
        <w:t>s</w:t>
      </w:r>
      <w:r w:rsidR="0078508F">
        <w:rPr>
          <w:rFonts w:ascii="Times New Roman" w:eastAsia="Times New Roman" w:hAnsi="Times New Roman" w:cs="Times New Roman"/>
          <w:sz w:val="24"/>
          <w:szCs w:val="24"/>
        </w:rPr>
        <w:t>tructure</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Having evolved under ultra-oligotrophic conditions, </w:t>
      </w:r>
      <w:r w:rsidR="00D8535D">
        <w:rPr>
          <w:rFonts w:ascii="Times New Roman" w:eastAsia="Times New Roman" w:hAnsi="Times New Roman" w:cs="Times New Roman"/>
          <w:sz w:val="24"/>
          <w:szCs w:val="24"/>
        </w:rPr>
        <w:t xml:space="preserve">Baikal’s biota present excellent opportunity to study how nearshore communities respond to </w:t>
      </w:r>
      <w:r w:rsidR="0078508F">
        <w:rPr>
          <w:rFonts w:ascii="Times New Roman" w:eastAsia="Times New Roman" w:hAnsi="Times New Roman" w:cs="Times New Roman"/>
          <w:sz w:val="24"/>
          <w:szCs w:val="24"/>
        </w:rPr>
        <w:t>nutrient addition</w:t>
      </w:r>
      <w:r w:rsidR="00D8535D">
        <w:rPr>
          <w:rFonts w:ascii="Times New Roman" w:eastAsia="Times New Roman" w:hAnsi="Times New Roman" w:cs="Times New Roman"/>
          <w:sz w:val="24"/>
          <w:szCs w:val="24"/>
        </w:rPr>
        <w:t xml:space="preserve">. Even though Lake Baikal’s remoteness and high volume </w:t>
      </w:r>
      <w:r w:rsidR="0078508F">
        <w:rPr>
          <w:rFonts w:ascii="Times New Roman" w:eastAsia="Times New Roman" w:hAnsi="Times New Roman" w:cs="Times New Roman"/>
          <w:sz w:val="24"/>
          <w:szCs w:val="24"/>
        </w:rPr>
        <w:t>may</w:t>
      </w:r>
      <w:r w:rsidR="00D8535D">
        <w:rPr>
          <w:rFonts w:ascii="Times New Roman" w:eastAsia="Times New Roman" w:hAnsi="Times New Roman" w:cs="Times New Roman"/>
          <w:sz w:val="24"/>
          <w:szCs w:val="24"/>
        </w:rPr>
        <w:t xml:space="preserve"> mitigate risks of sewage pollution</w:t>
      </w:r>
      <w:r w:rsidR="00443249">
        <w:rPr>
          <w:rFonts w:ascii="Times New Roman" w:eastAsia="Times New Roman" w:hAnsi="Times New Roman" w:cs="Times New Roman"/>
          <w:sz w:val="24"/>
          <w:szCs w:val="24"/>
        </w:rPr>
        <w:t xml:space="preserve"> to the pelagic</w:t>
      </w:r>
      <w:r w:rsidR="00D8535D">
        <w:rPr>
          <w:rFonts w:ascii="Times New Roman" w:eastAsia="Times New Roman" w:hAnsi="Times New Roman" w:cs="Times New Roman"/>
          <w:sz w:val="24"/>
          <w:szCs w:val="24"/>
        </w:rPr>
        <w:t>, nearshore biotic communiti</w:t>
      </w:r>
      <w:r>
        <w:rPr>
          <w:rFonts w:ascii="Times New Roman" w:eastAsia="Times New Roman" w:hAnsi="Times New Roman" w:cs="Times New Roman"/>
          <w:sz w:val="24"/>
          <w:szCs w:val="24"/>
        </w:rPr>
        <w:t xml:space="preserve">es may be more susceptible </w:t>
      </w:r>
      <w:r w:rsidR="00443249">
        <w:rPr>
          <w:rFonts w:ascii="Times New Roman" w:eastAsia="Times New Roman" w:hAnsi="Times New Roman" w:cs="Times New Roman"/>
          <w:sz w:val="24"/>
          <w:szCs w:val="24"/>
        </w:rPr>
        <w:t>to</w:t>
      </w:r>
      <w:r w:rsidR="00D8535D">
        <w:rPr>
          <w:rFonts w:ascii="Times New Roman" w:eastAsia="Times New Roman" w:hAnsi="Times New Roman" w:cs="Times New Roman"/>
          <w:sz w:val="24"/>
          <w:szCs w:val="24"/>
        </w:rPr>
        <w:t xml:space="preserve"> pollutants </w:t>
      </w:r>
      <w:r w:rsidR="00443249">
        <w:rPr>
          <w:rFonts w:ascii="Times New Roman" w:eastAsia="Times New Roman" w:hAnsi="Times New Roman" w:cs="Times New Roman"/>
          <w:sz w:val="24"/>
          <w:szCs w:val="24"/>
        </w:rPr>
        <w:t>entering</w:t>
      </w:r>
      <w:r w:rsidR="00D8535D">
        <w:rPr>
          <w:rFonts w:ascii="Times New Roman" w:eastAsia="Times New Roman" w:hAnsi="Times New Roman" w:cs="Times New Roman"/>
          <w:sz w:val="24"/>
          <w:szCs w:val="24"/>
        </w:rPr>
        <w:t xml:space="preserve"> the lake</w:t>
      </w:r>
      <w:r w:rsidR="00443249">
        <w:rPr>
          <w:rFonts w:ascii="Times New Roman" w:eastAsia="Times New Roman" w:hAnsi="Times New Roman" w:cs="Times New Roman"/>
          <w:sz w:val="24"/>
          <w:szCs w:val="24"/>
        </w:rPr>
        <w:t xml:space="preserve"> from lakeside development</w:t>
      </w:r>
      <w:r w:rsidR="00D853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Additionally, Baikal’s diverse macroinvertebrates may each have varying responses to increasing sewage pollution, meaning that evaluating community compositions and interactions may </w:t>
      </w:r>
      <w:r w:rsidR="00357863">
        <w:rPr>
          <w:rFonts w:ascii="Times New Roman" w:eastAsia="Times New Roman" w:hAnsi="Times New Roman" w:cs="Times New Roman"/>
          <w:sz w:val="24"/>
          <w:szCs w:val="24"/>
        </w:rPr>
        <w:t>detail nuanced responses. Consequently, our overarching goal can be divided into three main objectives:</w:t>
      </w:r>
    </w:p>
    <w:p w14:paraId="6A3CCAEE" w14:textId="6C0B5B7E"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sewage-associated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3DFECC8A"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indicator concentrations. </w:t>
      </w:r>
    </w:p>
    <w:p w14:paraId="7BCA5B63" w14:textId="074A5954"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 xml:space="preserve">e hypothesized that (1) sewage indicators, such as PPCP concentrations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will 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dietary tracers such as stable isotopes and fatty acids</w:t>
      </w:r>
      <w:r w:rsidR="00D8535D" w:rsidRPr="00357863">
        <w:rPr>
          <w:rFonts w:ascii="Times New Roman" w:eastAsia="Times New Roman" w:hAnsi="Times New Roman" w:cs="Times New Roman"/>
          <w:sz w:val="24"/>
          <w:szCs w:val="24"/>
        </w:rPr>
        <w:t xml:space="preserve">. In doing so, this study pairs highly specific sewage indicators to identify pollution hot spots with co-located biological measurements, thereby explicitly defining areas of sewage pollution.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0BF6847"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 xml:space="preserve">(Moore et al. 2009; </w:t>
      </w:r>
      <w:proofErr w:type="spellStart"/>
      <w:r w:rsidR="00147D1A" w:rsidRPr="00147D1A">
        <w:rPr>
          <w:rFonts w:ascii="Times New Roman" w:hAnsi="Times New Roman" w:cs="Times New Roman"/>
          <w:sz w:val="24"/>
        </w:rPr>
        <w:t>Timoshkin</w:t>
      </w:r>
      <w:proofErr w:type="spellEnd"/>
      <w:r w:rsidR="00147D1A" w:rsidRPr="00147D1A">
        <w:rPr>
          <w:rFonts w:ascii="Times New Roman" w:hAnsi="Times New Roman" w:cs="Times New Roman"/>
          <w:sz w:val="24"/>
        </w:rPr>
        <w:t xml:space="preserve">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 xml:space="preserve">e sampled 14 littoral and 3 pelagic locations along our 40-km transect. Littoral locations were chosen to capture a range of sites with varying degrees of adjacent shoreline development – from “developed” (no human settlements and complete natural forest cover) to “undeveloped” (along the built-up waterfront of </w:t>
      </w:r>
      <w:proofErr w:type="spellStart"/>
      <w:r w:rsidR="007E6282">
        <w:rPr>
          <w:rFonts w:ascii="Times New Roman" w:eastAsia="Times New Roman" w:hAnsi="Times New Roman" w:cs="Times New Roman"/>
          <w:sz w:val="24"/>
          <w:szCs w:val="24"/>
        </w:rPr>
        <w:t>Listvyanka</w:t>
      </w:r>
      <w:proofErr w:type="spellEnd"/>
      <w:r w:rsidR="007E6282">
        <w:rPr>
          <w:rFonts w:ascii="Times New Roman" w:eastAsia="Times New Roman" w:hAnsi="Times New Roman" w:cs="Times New Roman"/>
          <w:sz w:val="24"/>
          <w:szCs w:val="24"/>
        </w:rPr>
        <w:t xml:space="preserve">). Pelagic sites were located 2 to 5 km offshore from each of the developed sites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the same depth (~1.25 m) and therefore the sampling locations sometimes differed in their distance from shore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0B46177F"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commentRangeStart w:id="1"/>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w:t>
      </w:r>
      <w:commentRangeEnd w:id="1"/>
      <w:r w:rsidR="009F5671">
        <w:rPr>
          <w:rStyle w:val="CommentReference"/>
        </w:rPr>
        <w:commentReference w:id="1"/>
      </w:r>
      <w:r w:rsidR="00D8535D">
        <w:rPr>
          <w:rFonts w:ascii="Times New Roman" w:eastAsia="Times New Roman" w:hAnsi="Times New Roman" w:cs="Times New Roman"/>
          <w:sz w:val="24"/>
          <w:szCs w:val="24"/>
        </w:rPr>
        <w:t xml:space="preserve">et al., 2016).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hotels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7BEC645F" w:rsidR="00AE6372" w:rsidRDefault="00926704"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w:t>
      </w:r>
      <w:commentRangeStart w:id="2"/>
      <w:commentRangeStart w:id="3"/>
      <w:r>
        <w:rPr>
          <w:rFonts w:ascii="Times New Roman" w:eastAsia="Times New Roman" w:hAnsi="Times New Roman" w:cs="Times New Roman"/>
          <w:sz w:val="24"/>
          <w:szCs w:val="24"/>
        </w:rPr>
        <w:t>sampling location</w:t>
      </w:r>
      <w:commentRangeEnd w:id="2"/>
      <w:r w:rsidR="002E06DD">
        <w:rPr>
          <w:rStyle w:val="CommentReference"/>
        </w:rPr>
        <w:commentReference w:id="2"/>
      </w:r>
      <w:commentRangeEnd w:id="3"/>
      <w:r w:rsidR="00147D1A">
        <w:rPr>
          <w:rStyle w:val="CommentReference"/>
        </w:rPr>
        <w:commentReference w:id="3"/>
      </w:r>
      <w:r w:rsidR="00E42E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r w:rsidR="00191FD0">
        <w:rPr>
          <w:rFonts w:ascii="Times New Roman" w:eastAsia="Times New Roman" w:hAnsi="Times New Roman" w:cs="Times New Roman"/>
          <w:sz w:val="24"/>
          <w:szCs w:val="24"/>
        </w:rPr>
        <w:t xml:space="preserve"> to compress 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This 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 shoreline development should experience higher sewage concentrations in the lake as PPCPs </w:t>
      </w:r>
      <w:r w:rsidR="004943CA">
        <w:rPr>
          <w:rFonts w:ascii="Times New Roman" w:eastAsia="Times New Roman" w:hAnsi="Times New Roman" w:cs="Times New Roman"/>
          <w:sz w:val="24"/>
          <w:szCs w:val="24"/>
        </w:rPr>
        <w:t>(</w:t>
      </w:r>
      <w:proofErr w:type="spellStart"/>
      <w:r w:rsidR="004943CA" w:rsidRPr="004943CA">
        <w:rPr>
          <w:rFonts w:ascii="Times New Roman" w:eastAsia="Times New Roman" w:hAnsi="Times New Roman" w:cs="Times New Roman"/>
          <w:sz w:val="24"/>
          <w:szCs w:val="24"/>
        </w:rPr>
        <w:t>Karnjanapiboonwong</w:t>
      </w:r>
      <w:proofErr w:type="spellEnd"/>
      <w:r w:rsidR="004943CA">
        <w:rPr>
          <w:rFonts w:ascii="Times New Roman" w:eastAsia="Times New Roman" w:hAnsi="Times New Roman" w:cs="Times New Roman"/>
          <w:sz w:val="24"/>
          <w:szCs w:val="24"/>
        </w:rPr>
        <w:t xml:space="preserve"> et al., 2010) </w:t>
      </w:r>
      <w:r w:rsidR="00BC1A91">
        <w:rPr>
          <w:rFonts w:ascii="Times New Roman" w:eastAsia="Times New Roman" w:hAnsi="Times New Roman" w:cs="Times New Roman"/>
          <w:sz w:val="24"/>
          <w:szCs w:val="24"/>
        </w:rPr>
        <w:t xml:space="preserve">and nutrients </w:t>
      </w:r>
      <w:r w:rsidR="004943CA">
        <w:rPr>
          <w:rFonts w:ascii="Times New Roman" w:eastAsia="Times New Roman" w:hAnsi="Times New Roman" w:cs="Times New Roman"/>
          <w:sz w:val="24"/>
          <w:szCs w:val="24"/>
        </w:rPr>
        <w:t xml:space="preserve">(de Vries, 1972) can </w:t>
      </w:r>
      <w:r w:rsidR="00147D1A">
        <w:rPr>
          <w:rFonts w:ascii="Times New Roman" w:eastAsia="Times New Roman" w:hAnsi="Times New Roman" w:cs="Times New Roman"/>
          <w:sz w:val="24"/>
          <w:szCs w:val="24"/>
        </w:rPr>
        <w:t>are</w:t>
      </w:r>
      <w:r w:rsidR="004943CA">
        <w:rPr>
          <w:rFonts w:ascii="Times New Roman" w:eastAsia="Times New Roman" w:hAnsi="Times New Roman" w:cs="Times New Roman"/>
          <w:sz w:val="24"/>
          <w:szCs w:val="24"/>
        </w:rPr>
        <w:t xml:space="preserve"> removed via the soil matrix</w:t>
      </w:r>
      <w:r w:rsidR="00BC1A9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 Acknowledging that nearshore PPCP concentrations were likely positively proportional to a developed location’s shoreline length, we scale a developed sites population density by its shoreline length. </w:t>
      </w:r>
    </w:p>
    <w:p w14:paraId="5E86A23E" w14:textId="77777777" w:rsidR="00147D1A" w:rsidRDefault="00147D1A" w:rsidP="00147D1A">
      <w:pPr>
        <w:rPr>
          <w:rFonts w:ascii="Times New Roman" w:eastAsia="Times New Roman" w:hAnsi="Times New Roman" w:cs="Times New Roman"/>
          <w:sz w:val="24"/>
          <w:szCs w:val="24"/>
        </w:rPr>
      </w:pPr>
    </w:p>
    <w:p w14:paraId="6C5C6B8A" w14:textId="31126412" w:rsidR="00715D55"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within Google Earth</w:t>
      </w:r>
      <w:r w:rsidR="001249C1">
        <w:rPr>
          <w:rFonts w:ascii="Times New Roman" w:eastAsia="Times New Roman" w:hAnsi="Times New Roman" w:cs="Times New Roman"/>
          <w:sz w:val="24"/>
          <w:szCs w:val="24"/>
        </w:rPr>
        <w:t xml:space="preserve"> (citation??)</w:t>
      </w:r>
      <w:r w:rsidR="006B4A02">
        <w:rPr>
          <w:rFonts w:ascii="Times New Roman" w:eastAsia="Times New Roman" w:hAnsi="Times New Roman" w:cs="Times New Roman"/>
          <w:sz w:val="24"/>
          <w:szCs w:val="24"/>
        </w:rPr>
        <w:t>.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Fourth, we then joined point locations for each sampling site with the spatial polygons so as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proofErr w:type="spellStart"/>
      <w:r w:rsidR="00D8535D">
        <w:rPr>
          <w:rFonts w:ascii="Times New Roman" w:eastAsia="Times New Roman" w:hAnsi="Times New Roman" w:cs="Times New Roman"/>
          <w:sz w:val="24"/>
          <w:szCs w:val="24"/>
        </w:rPr>
        <w:t>I</w:t>
      </w:r>
      <w:r w:rsidR="00D8535D">
        <w:rPr>
          <w:rFonts w:ascii="Times New Roman" w:eastAsia="Times New Roman" w:hAnsi="Times New Roman" w:cs="Times New Roman"/>
          <w:sz w:val="24"/>
          <w:szCs w:val="24"/>
          <w:vertAlign w:val="subscript"/>
        </w:rPr>
        <w:t>j</w:t>
      </w:r>
      <w:proofErr w:type="spellEnd"/>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 xml:space="preserve">sampling locations </w:t>
      </w:r>
      <w:r w:rsidR="00D8535D">
        <w:rPr>
          <w:rFonts w:ascii="Times New Roman" w:eastAsia="Times New Roman" w:hAnsi="Times New Roman" w:cs="Times New Roman"/>
          <w:sz w:val="24"/>
          <w:szCs w:val="24"/>
        </w:rPr>
        <w:t>j, P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sidR="00D8535D">
        <w:rPr>
          <w:rFonts w:ascii="Times New Roman" w:eastAsia="Times New Roman" w:hAnsi="Times New Roman" w:cs="Times New Roman"/>
          <w:sz w:val="24"/>
          <w:szCs w:val="24"/>
        </w:rPr>
        <w:t xml:space="preserve">, A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L 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rPr>
        <w:t xml:space="preserve">, and D is the distance from developed site </w:t>
      </w:r>
      <w:r w:rsidR="00F25311">
        <w:rPr>
          <w:rFonts w:ascii="Times New Roman" w:eastAsia="Times New Roman" w:hAnsi="Times New Roman" w:cs="Times New Roman"/>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equation 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thus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commentRangeStart w:id="4"/>
      <w:commentRangeStart w:id="5"/>
      <w:r>
        <w:rPr>
          <w:rFonts w:ascii="Times New Roman" w:eastAsia="Times New Roman" w:hAnsi="Times New Roman" w:cs="Times New Roman"/>
          <w:sz w:val="24"/>
          <w:szCs w:val="24"/>
        </w:rPr>
        <w:t>Concentrations are reported in mg/L.</w:t>
      </w:r>
      <w:commentRangeEnd w:id="4"/>
      <w:r w:rsidR="00FE671D">
        <w:rPr>
          <w:rStyle w:val="CommentReference"/>
        </w:rPr>
        <w:commentReference w:id="4"/>
      </w:r>
      <w:commentRangeEnd w:id="5"/>
      <w:r w:rsidR="00EF22B5">
        <w:rPr>
          <w:rStyle w:val="CommentReference"/>
        </w:rPr>
        <w:commentReference w:id="5"/>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2E2CE4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samples 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w:t>
      </w:r>
      <w:commentRangeStart w:id="6"/>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6"/>
      <w:r w:rsidR="00FE671D">
        <w:rPr>
          <w:rStyle w:val="CommentReference"/>
        </w:rPr>
        <w:commentReference w:id="6"/>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w:t>
      </w:r>
      <w:r>
        <w:rPr>
          <w:rFonts w:ascii="Times New Roman" w:eastAsia="Times New Roman" w:hAnsi="Times New Roman" w:cs="Times New Roman"/>
          <w:sz w:val="24"/>
          <w:szCs w:val="24"/>
        </w:rPr>
        <w:lastRenderedPageBreak/>
        <w:t xml:space="preserve">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8E225F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w:t>
      </w:r>
      <w:r w:rsidR="004514AB">
        <w:rPr>
          <w:rFonts w:ascii="Times New Roman" w:eastAsia="Times New Roman" w:hAnsi="Times New Roman" w:cs="Times New Roman"/>
          <w:sz w:val="24"/>
          <w:szCs w:val="24"/>
        </w:rPr>
        <w:t>from the upper surface of each rock</w:t>
      </w:r>
      <w:r>
        <w:rPr>
          <w:rFonts w:ascii="Times New Roman" w:eastAsia="Times New Roman" w:hAnsi="Times New Roman" w:cs="Times New Roman"/>
          <w:sz w:val="24"/>
          <w:szCs w:val="24"/>
        </w:rPr>
        <w:t xml:space="preserve">.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3614C46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 xml:space="preserve">and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18743DF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E8665D">
        <w:rPr>
          <w:rFonts w:ascii="Times New Roman" w:eastAsia="Times New Roman" w:hAnsi="Times New Roman" w:cs="Times New Roman"/>
          <w:sz w:val="24"/>
          <w:szCs w:val="24"/>
        </w:rPr>
        <w:t>for 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204ADB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well preserved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Samples that were not well preserved were not counted</w:t>
      </w:r>
      <w:r w:rsidR="00446481">
        <w:rPr>
          <w:rFonts w:ascii="Times New Roman" w:eastAsia="Times New Roman" w:hAnsi="Times New Roman" w:cs="Times New Roman"/>
          <w:sz w:val="24"/>
          <w:szCs w:val="24"/>
        </w:rPr>
        <w:t xml:space="preserve"> so as to prevent erroneous abundances. To create a characteristic invertebrate taxonomic count, we averaged invertebrate counts for each site.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00E3D6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massed.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13DC717"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D05946">
        <w:rPr>
          <w:rFonts w:ascii="Times New Roman" w:eastAsia="Times New Roman" w:hAnsi="Times New Roman" w:cs="Times New Roman"/>
          <w:sz w:val="24"/>
          <w:szCs w:val="24"/>
        </w:rPr>
        <w:t xml:space="preserve">taxonomic groups representing less than 1% of the inter-site </w:t>
      </w:r>
      <w:r w:rsidR="00D05946">
        <w:rPr>
          <w:rFonts w:ascii="Times New Roman" w:eastAsia="Times New Roman" w:hAnsi="Times New Roman" w:cs="Times New Roman"/>
          <w:sz w:val="24"/>
          <w:szCs w:val="24"/>
        </w:rPr>
        <w:lastRenderedPageBreak/>
        <w:t>community were removed from analysis, so as to potentially remove the influence of rare species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Periphyton community compositions were calculated as relative 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B37098">
        <w:rPr>
          <w:rFonts w:ascii="Times New Roman" w:eastAsia="Times New Roman" w:hAnsi="Times New Roman" w:cs="Times New Roman"/>
          <w:sz w:val="24"/>
          <w:szCs w:val="24"/>
        </w:rPr>
        <w:t xml:space="preserve">. This method allowed us to determine if two or three clusters could be used to describe the data, where two clusters consisted of low/moderate PPCP concentrations or IDW population and three </w:t>
      </w:r>
      <w:r w:rsidR="00205279">
        <w:rPr>
          <w:rFonts w:ascii="Times New Roman" w:eastAsia="Times New Roman" w:hAnsi="Times New Roman" w:cs="Times New Roman"/>
          <w:sz w:val="24"/>
          <w:szCs w:val="24"/>
        </w:rPr>
        <w:t xml:space="preserve">clusters </w:t>
      </w:r>
      <w:r w:rsidR="00B37098">
        <w:rPr>
          <w:rFonts w:ascii="Times New Roman" w:eastAsia="Times New Roman" w:hAnsi="Times New Roman" w:cs="Times New Roman"/>
          <w:sz w:val="24"/>
          <w:szCs w:val="24"/>
        </w:rPr>
        <w:t>cons</w:t>
      </w:r>
      <w:r w:rsidR="00205279">
        <w:rPr>
          <w:rFonts w:ascii="Times New Roman" w:eastAsia="Times New Roman" w:hAnsi="Times New Roman" w:cs="Times New Roman"/>
          <w:sz w:val="24"/>
          <w:szCs w:val="24"/>
        </w:rPr>
        <w:t>tituted</w:t>
      </w:r>
      <w:r w:rsidR="00B37098">
        <w:rPr>
          <w:rFonts w:ascii="Times New Roman" w:eastAsia="Times New Roman" w:hAnsi="Times New Roman" w:cs="Times New Roman"/>
          <w:sz w:val="24"/>
          <w:szCs w:val="24"/>
        </w:rPr>
        <w:t xml:space="preserve"> low, moderate, and high PPCP concentrations or IDW population. </w:t>
      </w:r>
      <w:r w:rsidR="00AB7989">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then</w:t>
      </w:r>
      <w:r w:rsidR="00B66C34">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To assess whether differences between groups were 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5A57269C"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suggested visually that sites discriminated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 of variation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Additionally, these four EFAs are also indicative of Green algae (i.e., 18:3ω3 and 18:4ω3) as well as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be related with sewage pollution, we regressed </w:t>
      </w:r>
      <w:proofErr w:type="spellStart"/>
      <w:r w:rsidR="00D8535D">
        <w:rPr>
          <w:rFonts w:ascii="Times New Roman" w:eastAsia="Times New Roman" w:hAnsi="Times New Roman" w:cs="Times New Roman"/>
          <w:sz w:val="24"/>
          <w:szCs w:val="24"/>
        </w:rPr>
        <w:t>filamentous:diatom</w:t>
      </w:r>
      <w:proofErr w:type="spell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w:t>
      </w:r>
      <w:r w:rsidR="00191FD0">
        <w:rPr>
          <w:rFonts w:ascii="Times New Roman" w:eastAsia="Times New Roman" w:hAnsi="Times New Roman" w:cs="Times New Roman"/>
          <w:sz w:val="24"/>
          <w:szCs w:val="24"/>
        </w:rPr>
        <w:lastRenderedPageBreak/>
        <w:t>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66DDC33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Within the littoral zone, detected </w:t>
      </w:r>
      <w:r w:rsidR="00F62B41">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6BC355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F62B41">
        <w:rPr>
          <w:rFonts w:ascii="Times New Roman" w:eastAsia="Times New Roman" w:hAnsi="Times New Roman" w:cs="Times New Roman"/>
          <w:sz w:val="24"/>
          <w:szCs w:val="24"/>
        </w:rPr>
        <w:t xml:space="preserve">at sites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beads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Figure 2),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1F066C08"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(Figure 3).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higher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0088BA3C"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9117EC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5).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56F3F69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EA76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Figure 6)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63D34D5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191FD0">
        <w:rPr>
          <w:rFonts w:ascii="Times New Roman" w:eastAsia="Times New Roman" w:hAnsi="Times New Roman" w:cs="Times New Roman"/>
          <w:sz w:val="24"/>
          <w:szCs w:val="24"/>
        </w:rPr>
        <w:t xml:space="preserve">suggestions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though,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holistic perspective</w:t>
      </w:r>
      <w:r w:rsidR="00205279">
        <w:rPr>
          <w:rFonts w:ascii="Times New Roman" w:eastAsia="Times New Roman" w:hAnsi="Times New Roman" w:cs="Times New Roman"/>
          <w:sz w:val="24"/>
          <w:szCs w:val="24"/>
        </w:rPr>
        <w:t xml:space="preserve"> of ecological consequences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320D218F"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Despite Lake Baikal lacking major human population centers, </w:t>
      </w:r>
      <w:r w:rsidR="00FC5D9D">
        <w:rPr>
          <w:rFonts w:ascii="Times New Roman" w:eastAsia="Times New Roman" w:hAnsi="Times New Roman" w:cs="Times New Roman"/>
          <w:sz w:val="24"/>
          <w:szCs w:val="24"/>
        </w:rPr>
        <w:t xml:space="preserve">melting permafrost </w:t>
      </w:r>
      <w:r w:rsidR="00D53E5C">
        <w:rPr>
          <w:rFonts w:ascii="Times New Roman" w:eastAsia="Times New Roman" w:hAnsi="Times New Roman" w:cs="Times New Roman"/>
          <w:sz w:val="24"/>
          <w:szCs w:val="24"/>
        </w:rPr>
        <w:t xml:space="preserve">within Lake Baikal’s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 </w:t>
      </w:r>
      <w:proofErr w:type="spellStart"/>
      <w:r w:rsidR="00C451C6">
        <w:rPr>
          <w:rFonts w:ascii="Times New Roman" w:eastAsia="Times New Roman" w:hAnsi="Times New Roman" w:cs="Times New Roman"/>
          <w:sz w:val="24"/>
          <w:szCs w:val="24"/>
        </w:rPr>
        <w:t>Callender</w:t>
      </w:r>
      <w:proofErr w:type="spellEnd"/>
      <w:r w:rsidR="00C451C6">
        <w:rPr>
          <w:rFonts w:ascii="Times New Roman" w:eastAsia="Times New Roman" w:hAnsi="Times New Roman" w:cs="Times New Roman"/>
          <w:sz w:val="24"/>
          <w:szCs w:val="24"/>
        </w:rPr>
        <w:t xml:space="preserve"> &amp; </w:t>
      </w:r>
      <w:proofErr w:type="spellStart"/>
      <w:r w:rsidR="00C451C6">
        <w:rPr>
          <w:rFonts w:ascii="Times New Roman" w:eastAsia="Times New Roman" w:hAnsi="Times New Roman" w:cs="Times New Roman"/>
          <w:sz w:val="24"/>
          <w:szCs w:val="24"/>
        </w:rPr>
        <w:t>Granina</w:t>
      </w:r>
      <w:proofErr w:type="spellEnd"/>
      <w:r w:rsidR="00C451C6">
        <w:rPr>
          <w:rFonts w:ascii="Times New Roman" w:eastAsia="Times New Roman" w:hAnsi="Times New Roman" w:cs="Times New Roman"/>
          <w:sz w:val="24"/>
          <w:szCs w:val="24"/>
        </w:rPr>
        <w:t xml:space="preserve"> (1997) demonstrated that up to 70% of Lake Baikal’s phosphorus loading historically comes from geological sources. Melting permafrost, especially in the Southern basin, is predicted to be severe and of high risk for </w:t>
      </w:r>
      <w:r w:rsidR="00645829">
        <w:rPr>
          <w:rFonts w:ascii="Times New Roman" w:eastAsia="Times New Roman" w:hAnsi="Times New Roman" w:cs="Times New Roman"/>
          <w:sz w:val="24"/>
          <w:szCs w:val="24"/>
        </w:rPr>
        <w:t xml:space="preserve">infrastructure </w:t>
      </w:r>
      <w:r w:rsidR="00C451C6">
        <w:rPr>
          <w:rFonts w:ascii="Times New Roman" w:eastAsia="Times New Roman" w:hAnsi="Times New Roman" w:cs="Times New Roman"/>
          <w:sz w:val="24"/>
          <w:szCs w:val="24"/>
        </w:rPr>
        <w:t xml:space="preserve">(see Figure 5 in 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In turn, </w:t>
      </w:r>
      <w:r w:rsidR="00645829">
        <w:rPr>
          <w:rFonts w:ascii="Times New Roman" w:eastAsia="Times New Roman" w:hAnsi="Times New Roman" w:cs="Times New Roman"/>
          <w:sz w:val="24"/>
          <w:szCs w:val="24"/>
        </w:rPr>
        <w:t>the potential for melting permafrost to contribute to localized eutrophication heightens the need for sewage-specific indicators, like PPCPs, such that monitoring efforts can identify sources of nutrient pollution.</w:t>
      </w:r>
    </w:p>
    <w:p w14:paraId="21A6D87B" w14:textId="334EADB2" w:rsidR="00685D80" w:rsidRDefault="00685D80" w:rsidP="00383BCD">
      <w:pPr>
        <w:rPr>
          <w:rFonts w:ascii="Times New Roman" w:eastAsia="Times New Roman" w:hAnsi="Times New Roman" w:cs="Times New Roman"/>
          <w:sz w:val="24"/>
          <w:szCs w:val="24"/>
        </w:rPr>
      </w:pPr>
    </w:p>
    <w:p w14:paraId="16E6AEB6" w14:textId="7D2C8A11" w:rsidR="00E63B3C" w:rsidRDefault="009007E8"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the authors’ knowledge, this study is the first to detect PPCPs within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Our </w:t>
      </w:r>
      <w:r w:rsidR="00BE27F7">
        <w:rPr>
          <w:rFonts w:ascii="Times New Roman" w:eastAsia="Times New Roman" w:hAnsi="Times New Roman" w:cs="Times New Roman"/>
          <w:sz w:val="24"/>
          <w:szCs w:val="24"/>
        </w:rPr>
        <w:t>data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demonstrate that PPCP c</w:t>
      </w:r>
      <w:r w:rsidR="00FE35CB">
        <w:rPr>
          <w:rFonts w:ascii="Times New Roman" w:eastAsia="Times New Roman" w:hAnsi="Times New Roman" w:cs="Times New Roman"/>
          <w:sz w:val="24"/>
          <w:szCs w:val="24"/>
        </w:rPr>
        <w:t xml:space="preserve">oncentrations </w:t>
      </w:r>
      <w:r w:rsidR="00BE27F7">
        <w:rPr>
          <w:rFonts w:ascii="Times New Roman" w:eastAsia="Times New Roman" w:hAnsi="Times New Roman" w:cs="Times New Roman"/>
          <w:sz w:val="24"/>
          <w:szCs w:val="24"/>
        </w:rPr>
        <w:t>are greater in the</w:t>
      </w:r>
      <w:r w:rsidR="00FE35CB">
        <w:rPr>
          <w:rFonts w:ascii="Times New Roman" w:eastAsia="Times New Roman" w:hAnsi="Times New Roman" w:cs="Times New Roman"/>
          <w:sz w:val="24"/>
          <w:szCs w:val="24"/>
        </w:rPr>
        <w:t xml:space="preserve"> nearshore and undetectable offshore</w:t>
      </w:r>
      <w:r w:rsidR="00BE27F7">
        <w:rPr>
          <w:rFonts w:ascii="Times New Roman" w:eastAsia="Times New Roman" w:hAnsi="Times New Roman" w:cs="Times New Roman"/>
          <w:sz w:val="24"/>
          <w:szCs w:val="24"/>
        </w:rPr>
        <w:t>, suggesting that sewage inputs in Baikal indeed 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can be powerful indicators of sewage pollution. </w:t>
      </w:r>
      <w:r w:rsidR="00685D80">
        <w:rPr>
          <w:rFonts w:ascii="Times New Roman" w:eastAsia="Times New Roman" w:hAnsi="Times New Roman" w:cs="Times New Roman"/>
          <w:sz w:val="24"/>
          <w:szCs w:val="24"/>
        </w:rPr>
        <w:t>Whil</w:t>
      </w:r>
      <w:r>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We do not, however, address how the PPCPs themselves may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-Marshal et al., 2013). Although our study does not address effects of PPCPs themselves, our data do demonstrate that PPCPs can concentrate</w:t>
      </w:r>
      <w:r w:rsidR="00874EDD">
        <w:rPr>
          <w:rFonts w:ascii="Times New Roman" w:eastAsia="Times New Roman" w:hAnsi="Times New Roman" w:cs="Times New Roman"/>
          <w:sz w:val="24"/>
          <w:szCs w:val="24"/>
        </w:rPr>
        <w:t xml:space="preserve"> within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10392689"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as agriculture (Steinmetz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which likely promotes </w:t>
      </w:r>
      <w:r w:rsidR="00685D80">
        <w:rPr>
          <w:rFonts w:ascii="Times New Roman" w:eastAsia="Times New Roman" w:hAnsi="Times New Roman" w:cs="Times New Roman"/>
          <w:sz w:val="24"/>
          <w:szCs w:val="24"/>
        </w:rPr>
        <w:lastRenderedPageBreak/>
        <w:t>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Microplastics, though,</w:t>
      </w:r>
      <w:r>
        <w:rPr>
          <w:rFonts w:ascii="Times New Roman" w:eastAsia="Times New Roman" w:hAnsi="Times New Roman" w:cs="Times New Roman"/>
          <w:sz w:val="24"/>
          <w:szCs w:val="24"/>
        </w:rPr>
        <w:t xml:space="preserve"> may be useful in detecting offshore sewag</w:t>
      </w:r>
      <w:r w:rsidR="00685D8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signals</w:t>
      </w:r>
      <w:r w:rsidR="00685D80">
        <w:rPr>
          <w:rFonts w:ascii="Times New Roman" w:eastAsia="Times New Roman" w:hAnsi="Times New Roman" w:cs="Times New Roman"/>
          <w:sz w:val="24"/>
          <w:szCs w:val="24"/>
        </w:rPr>
        <w:t xml:space="preserve"> as well as in 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3A5A905A" w14:textId="222F4801" w:rsidR="007E0747" w:rsidRPr="002D1941"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Pr>
          <w:rFonts w:ascii="Times New Roman" w:eastAsia="Times New Roman" w:hAnsi="Times New Roman" w:cs="Times New Roman"/>
          <w:sz w:val="24"/>
          <w:szCs w:val="24"/>
        </w:rPr>
        <w:t>Ulothrix</w:t>
      </w:r>
      <w:proofErr w:type="spellEnd"/>
      <w:r w:rsidR="007546C9">
        <w:rPr>
          <w:rFonts w:ascii="Times New Roman" w:eastAsia="Times New Roman" w:hAnsi="Times New Roman" w:cs="Times New Roman"/>
          <w:sz w:val="24"/>
          <w:szCs w:val="24"/>
        </w:rPr>
        <w:t xml:space="preserve"> and 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7546C9">
        <w:rPr>
          <w:rFonts w:ascii="Times New Roman" w:eastAsia="Times New Roman" w:hAnsi="Times New Roman" w:cs="Times New Roman"/>
          <w:sz w:val="24"/>
          <w:szCs w:val="24"/>
        </w:rPr>
        <w:t xml:space="preserve">agree 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w:t>
      </w:r>
      <w:r w:rsidR="0091395E">
        <w:rPr>
          <w:rFonts w:ascii="Times New Roman" w:eastAsia="Times New Roman" w:hAnsi="Times New Roman" w:cs="Times New Roman"/>
          <w:sz w:val="24"/>
          <w:szCs w:val="24"/>
        </w:rPr>
        <w:t xml:space="preserve">While community composition altered with increasing sewage indicator concentrations, periphyton </w:t>
      </w:r>
      <w:r w:rsidR="0091395E">
        <w:rPr>
          <w:rFonts w:ascii="Times New Roman" w:eastAsia="Times New Roman" w:hAnsi="Times New Roman" w:cs="Times New Roman"/>
          <w:sz w:val="24"/>
          <w:szCs w:val="24"/>
          <w:highlight w:val="white"/>
        </w:rPr>
        <w:t>δ</w:t>
      </w:r>
      <w:r w:rsidR="0091395E" w:rsidRPr="000E056C">
        <w:rPr>
          <w:rFonts w:ascii="Times New Roman" w:eastAsia="Times New Roman" w:hAnsi="Times New Roman" w:cs="Times New Roman"/>
          <w:sz w:val="24"/>
          <w:szCs w:val="24"/>
          <w:highlight w:val="white"/>
          <w:vertAlign w:val="superscript"/>
        </w:rPr>
        <w:t>15</w:t>
      </w:r>
      <w:r w:rsidR="0091395E">
        <w:rPr>
          <w:rFonts w:ascii="Times New Roman" w:eastAsia="Times New Roman" w:hAnsi="Times New Roman" w:cs="Times New Roman"/>
          <w:sz w:val="24"/>
          <w:szCs w:val="24"/>
          <w:highlight w:val="white"/>
        </w:rPr>
        <w:t xml:space="preserve">N concentrations likely did not change as periphyton’s typically high cell turnover rates likely dampens isotopic patterns (e.g., days; </w:t>
      </w:r>
      <w:r w:rsidR="0091395E">
        <w:rPr>
          <w:rFonts w:ascii="Times New Roman" w:eastAsia="Times New Roman" w:hAnsi="Times New Roman" w:cs="Times New Roman"/>
          <w:sz w:val="24"/>
          <w:szCs w:val="24"/>
          <w:highlight w:val="white"/>
        </w:rPr>
        <w:fldChar w:fldCharType="begin"/>
      </w:r>
      <w:r w:rsidR="0091395E">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91395E">
        <w:rPr>
          <w:rFonts w:ascii="Times New Roman" w:eastAsia="Times New Roman" w:hAnsi="Times New Roman" w:cs="Times New Roman"/>
          <w:sz w:val="24"/>
          <w:szCs w:val="24"/>
          <w:highlight w:val="white"/>
        </w:rPr>
        <w:fldChar w:fldCharType="separate"/>
      </w:r>
      <w:r w:rsidR="0091395E" w:rsidRPr="00C131EF">
        <w:rPr>
          <w:rFonts w:ascii="Times New Roman" w:hAnsi="Times New Roman" w:cs="Times New Roman"/>
          <w:sz w:val="24"/>
          <w:highlight w:val="white"/>
        </w:rPr>
        <w:t>(</w:t>
      </w:r>
      <w:proofErr w:type="spellStart"/>
      <w:r w:rsidR="0091395E" w:rsidRPr="00C131EF">
        <w:rPr>
          <w:rFonts w:ascii="Times New Roman" w:hAnsi="Times New Roman" w:cs="Times New Roman"/>
          <w:sz w:val="24"/>
          <w:highlight w:val="white"/>
        </w:rPr>
        <w:t>Swamikannu</w:t>
      </w:r>
      <w:proofErr w:type="spellEnd"/>
      <w:r w:rsidR="0091395E" w:rsidRPr="00C131EF">
        <w:rPr>
          <w:rFonts w:ascii="Times New Roman" w:hAnsi="Times New Roman" w:cs="Times New Roman"/>
          <w:sz w:val="24"/>
          <w:highlight w:val="white"/>
        </w:rPr>
        <w:t xml:space="preserve"> and Hoagland 1989)</w:t>
      </w:r>
      <w:r w:rsidR="0091395E">
        <w:rPr>
          <w:rFonts w:ascii="Times New Roman" w:eastAsia="Times New Roman" w:hAnsi="Times New Roman" w:cs="Times New Roman"/>
          <w:sz w:val="24"/>
          <w:szCs w:val="24"/>
          <w:highlight w:val="white"/>
        </w:rPr>
        <w:fldChar w:fldCharType="end"/>
      </w:r>
      <w:r w:rsidR="0091395E">
        <w:rPr>
          <w:rFonts w:ascii="Times New Roman" w:eastAsia="Times New Roman" w:hAnsi="Times New Roman" w:cs="Times New Roman"/>
          <w:sz w:val="24"/>
          <w:szCs w:val="24"/>
          <w:highlight w:val="white"/>
        </w:rPr>
        <w:t>)</w:t>
      </w:r>
      <w:r w:rsidR="0091395E">
        <w:rPr>
          <w:rFonts w:ascii="Times New Roman" w:eastAsia="Times New Roman" w:hAnsi="Times New Roman" w:cs="Times New Roman"/>
          <w:sz w:val="24"/>
          <w:szCs w:val="24"/>
        </w:rPr>
        <w:t xml:space="preserve"> Fatty acid analyses, however, suggested that</w:t>
      </w:r>
      <w:r w:rsidR="00030898">
        <w:rPr>
          <w:rFonts w:ascii="Times New Roman" w:eastAsia="Times New Roman" w:hAnsi="Times New Roman" w:cs="Times New Roman"/>
          <w:sz w:val="24"/>
          <w:szCs w:val="24"/>
        </w:rPr>
        <w:t xml:space="preserve"> changing periphyton community composition </w:t>
      </w:r>
      <w:r w:rsidR="007E0747">
        <w:rPr>
          <w:rFonts w:ascii="Times New Roman" w:eastAsia="Times New Roman" w:hAnsi="Times New Roman" w:cs="Times New Roman"/>
          <w:sz w:val="24"/>
          <w:szCs w:val="24"/>
        </w:rPr>
        <w:t>implie</w:t>
      </w:r>
      <w:r w:rsidR="0091395E">
        <w:rPr>
          <w:rFonts w:ascii="Times New Roman" w:eastAsia="Times New Roman" w:hAnsi="Times New Roman" w:cs="Times New Roman"/>
          <w:sz w:val="24"/>
          <w:szCs w:val="24"/>
        </w:rPr>
        <w:t>d</w:t>
      </w:r>
      <w:r w:rsidR="007E0747">
        <w:rPr>
          <w:rFonts w:ascii="Times New Roman" w:eastAsia="Times New Roman" w:hAnsi="Times New Roman" w:cs="Times New Roman"/>
          <w:sz w:val="24"/>
          <w:szCs w:val="24"/>
        </w:rPr>
        <w:t xml:space="preserve"> changing nutritional quality. Periphyton essential fatty acid profiles from sites with higher sewage pollution had higher levels of 18:3ω3 and 18:4ω3 relative to C20:5ω3 and C22:6ω3 fatty acids. </w:t>
      </w:r>
      <w:r w:rsidR="0091395E">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sidR="0091395E">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91395E" w:rsidRPr="0091395E">
        <w:rPr>
          <w:rFonts w:ascii="Times New Roman" w:hAnsi="Times New Roman" w:cs="Times New Roman"/>
          <w:sz w:val="24"/>
        </w:rPr>
        <w:t xml:space="preserve">(Iverson et al. 2004; </w:t>
      </w:r>
      <w:proofErr w:type="spellStart"/>
      <w:r w:rsidR="0091395E" w:rsidRPr="0091395E">
        <w:rPr>
          <w:rFonts w:ascii="Times New Roman" w:hAnsi="Times New Roman" w:cs="Times New Roman"/>
          <w:sz w:val="24"/>
        </w:rPr>
        <w:t>Osipova</w:t>
      </w:r>
      <w:proofErr w:type="spellEnd"/>
      <w:r w:rsidR="0091395E" w:rsidRPr="0091395E">
        <w:rPr>
          <w:rFonts w:ascii="Times New Roman" w:hAnsi="Times New Roman" w:cs="Times New Roman"/>
          <w:sz w:val="24"/>
        </w:rPr>
        <w:t xml:space="preserve">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58B1DE5"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w:t>
      </w:r>
      <w:r>
        <w:rPr>
          <w:rFonts w:ascii="Times New Roman" w:eastAsia="Times New Roman" w:hAnsi="Times New Roman" w:cs="Times New Roman"/>
          <w:sz w:val="24"/>
          <w:szCs w:val="24"/>
        </w:rPr>
        <w:lastRenderedPageBreak/>
        <w:t xml:space="preserve">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(18:3ω3% + 18:4ω3%)/(20:5ω3%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0A1E1089"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w:t>
      </w:r>
      <w:proofErr w:type="spellStart"/>
      <w:r w:rsidR="002D1941">
        <w:rPr>
          <w:rFonts w:ascii="Times New Roman" w:eastAsia="Times New Roman" w:hAnsi="Times New Roman" w:cs="Times New Roman"/>
          <w:sz w:val="24"/>
          <w:szCs w:val="24"/>
        </w:rPr>
        <w:t>macorinvertebrate</w:t>
      </w:r>
      <w:proofErr w:type="spellEnd"/>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proofErr w:type="gramStart"/>
      <w:r w:rsidR="00D37BB9">
        <w:rPr>
          <w:rFonts w:ascii="Times New Roman" w:eastAsia="Times New Roman" w:hAnsi="Times New Roman" w:cs="Times New Roman"/>
          <w:sz w:val="24"/>
          <w:szCs w:val="24"/>
        </w:rPr>
        <w:t xml:space="preserve">Echoing </w:t>
      </w:r>
      <w:r w:rsidR="002D1941">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Timoshkin</w:t>
      </w:r>
      <w:proofErr w:type="spellEnd"/>
      <w:proofErr w:type="gram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he only species less prevalent with sewage indicator signals; this genus, however,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spp., one of the most radiated 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 increased slightly but significantly with increasing IDW population</w:t>
      </w:r>
      <w:r w:rsidR="000F2398">
        <w:rPr>
          <w:rFonts w:ascii="Times New Roman" w:eastAsia="Times New Roman" w:hAnsi="Times New Roman" w:cs="Times New Roman"/>
          <w:sz w:val="24"/>
          <w:szCs w:val="24"/>
          <w:highlight w:val="white"/>
        </w:rPr>
        <w:t>. Unlike periphyton, amphipods’ increasing</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 xml:space="preserve">McIntyre and </w:t>
      </w:r>
      <w:proofErr w:type="spellStart"/>
      <w:r w:rsidR="000F2398" w:rsidRPr="00C131EF">
        <w:rPr>
          <w:rFonts w:ascii="Times New Roman" w:hAnsi="Times New Roman" w:cs="Times New Roman"/>
          <w:sz w:val="24"/>
          <w:highlight w:val="white"/>
        </w:rPr>
        <w:t>Flecker</w:t>
      </w:r>
      <w:proofErr w:type="spellEnd"/>
      <w:r w:rsidR="000F2398" w:rsidRPr="00C131EF">
        <w:rPr>
          <w:rFonts w:ascii="Times New Roman" w:hAnsi="Times New Roman" w:cs="Times New Roman"/>
          <w:sz w:val="24"/>
          <w:highlight w:val="white"/>
        </w:rPr>
        <w:t xml:space="preserve">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w:t>
      </w:r>
      <w:r w:rsidR="000F2398">
        <w:rPr>
          <w:rFonts w:ascii="Times New Roman" w:eastAsia="Times New Roman" w:hAnsi="Times New Roman" w:cs="Times New Roman"/>
          <w:sz w:val="24"/>
          <w:szCs w:val="24"/>
          <w:highlight w:val="white"/>
        </w:rPr>
        <w:t xml:space="preserve">Consequently, amphipods’ increasing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0F2398">
        <w:rPr>
          <w:rFonts w:ascii="Times New Roman" w:eastAsia="Times New Roman" w:hAnsi="Times New Roman" w:cs="Times New Roman"/>
          <w:sz w:val="24"/>
          <w:szCs w:val="24"/>
          <w:highlight w:val="white"/>
        </w:rPr>
        <w:t xml:space="preserve">concentrations likewise suggests that sewage-derived nutrients are being incorporated into the food web. While we did not test amphipod tissue for other sewage indicators, such as PPCPs and microplastics, similar studies have demonstrated the potential for PPCPs to not only bioaccumulate but also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within food webs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17A30B4"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(Figure 6)</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131BD0">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w:t>
      </w:r>
      <w:r w:rsidR="001A726E">
        <w:rPr>
          <w:rFonts w:ascii="Times New Roman" w:eastAsia="Times New Roman" w:hAnsi="Times New Roman" w:cs="Times New Roman"/>
          <w:sz w:val="24"/>
          <w:szCs w:val="24"/>
        </w:rPr>
        <w:lastRenderedPageBreak/>
        <w:t xml:space="preserve">consumers usually accumulate fatty acids from their food source. Yoshii’s (1999) study use of stable isotope data suggested that Baikal’s littoral amphipods likely graze on benthic algae. Because 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a minimum of</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diatom relative abundance could decrease both from increased grazing and lesser efficiency at removing nutrients relative to filamentous taxa. Second, amphipods may indeed consume filamentous algae, and then invest 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0D2B556C"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 xml:space="preserve">nearshore eutrophication throughout the lake’s entirety, despite the pelagic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potentially numerous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Adding to foundations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 imply a net energetic cost for amphipods, as they expend energy either by scavenging explicitly for diatom or by catabolizing 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09BF202C"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future trajectories</w:t>
      </w:r>
      <w:r w:rsidR="00373E7B">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our results under</w:t>
      </w:r>
      <w:r>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Pr>
          <w:rFonts w:ascii="Times New Roman" w:eastAsia="Times New Roman" w:hAnsi="Times New Roman" w:cs="Times New Roman"/>
          <w:sz w:val="24"/>
          <w:szCs w:val="24"/>
        </w:rPr>
        <w:t xml:space="preserve">in detecting sewage pollution. In the case of Baikal,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Pr>
          <w:rFonts w:ascii="Times New Roman" w:eastAsia="Times New Roman" w:hAnsi="Times New Roman" w:cs="Times New Roman"/>
          <w:sz w:val="24"/>
          <w:szCs w:val="24"/>
        </w:rPr>
        <w:fldChar w:fldCharType="separate"/>
      </w:r>
      <w:r>
        <w:rPr>
          <w:rFonts w:ascii="Times New Roman" w:hAnsi="Times New Roman" w:cs="Times New Roman"/>
          <w:sz w:val="24"/>
        </w:rPr>
        <w:t xml:space="preserve">the </w:t>
      </w:r>
      <w:r w:rsidRPr="00833C11">
        <w:rPr>
          <w:rFonts w:ascii="Times New Roman" w:hAnsi="Times New Roman" w:cs="Times New Roman"/>
          <w:sz w:val="24"/>
        </w:rPr>
        <w:t xml:space="preserve">Ministry of Natural Resources and Ecology of the Russian Federation </w:t>
      </w:r>
      <w:r>
        <w:rPr>
          <w:rFonts w:ascii="Times New Roman" w:hAnsi="Times New Roman" w:cs="Times New Roman"/>
          <w:sz w:val="24"/>
        </w:rPr>
        <w:t>(</w:t>
      </w:r>
      <w:r w:rsidRPr="00833C11">
        <w:rPr>
          <w:rFonts w:ascii="Times New Roman" w:hAnsi="Times New Roman" w:cs="Times New Roman"/>
          <w:sz w:val="24"/>
        </w:rPr>
        <w:t>2014)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report was based on pelagic samples and deemed Baikal to be ultra-oligotrophic, while eutrophic hot spots developing throughout the lake suggest localized eutrophication. While pelagic samples may be more representative of the lake’s overall integrity, nearshore sampling aids managers to pinpoint pollution loading before the entire </w:t>
      </w:r>
      <w:r>
        <w:rPr>
          <w:rFonts w:ascii="Times New Roman" w:eastAsia="Times New Roman" w:hAnsi="Times New Roman" w:cs="Times New Roman"/>
          <w:sz w:val="24"/>
          <w:szCs w:val="24"/>
        </w:rPr>
        <w:lastRenderedPageBreak/>
        <w:t>system is affected (</w:t>
      </w:r>
      <w:commentRangeStart w:id="7"/>
      <w:ins w:id="8" w:author="Hampton, Stephanie" w:date="2020-04-27T17:13:00Z">
        <w:r w:rsidR="00191FD0">
          <w:rPr>
            <w:rFonts w:ascii="Times New Roman" w:eastAsia="Times New Roman" w:hAnsi="Times New Roman" w:cs="Times New Roman"/>
            <w:sz w:val="24"/>
            <w:szCs w:val="24"/>
          </w:rPr>
          <w:t xml:space="preserve">Loeb …, </w:t>
        </w:r>
      </w:ins>
      <w:commentRangeEnd w:id="7"/>
      <w:r w:rsidR="00D37BB9">
        <w:rPr>
          <w:rStyle w:val="CommentReference"/>
        </w:rPr>
        <w:commentReference w:id="7"/>
      </w:r>
      <w:r>
        <w:rPr>
          <w:rFonts w:ascii="Times New Roman" w:eastAsia="Times New Roman" w:hAnsi="Times New Roman" w:cs="Times New Roman"/>
          <w:sz w:val="24"/>
          <w:szCs w:val="24"/>
        </w:rPr>
        <w:t>Hampton et al., 2011). Beyond Baikal, several large, deep, oligotrophic lakes have likewise experienced localized sewage pollution with nearshore biological responses, despite the pelagic suggesting oligotrophic states (e.g., Rosenberger et al. 2008; Hampton et al., 2011).</w:t>
      </w:r>
      <w:r w:rsidR="00D37BB9">
        <w:rPr>
          <w:rFonts w:ascii="Times New Roman" w:eastAsia="Times New Roman" w:hAnsi="Times New Roman" w:cs="Times New Roman"/>
          <w:sz w:val="24"/>
          <w:szCs w:val="24"/>
        </w:rPr>
        <w:t xml:space="preserve"> </w:t>
      </w:r>
      <w:r w:rsidR="009F4AEC">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monitoring programs</w:t>
      </w:r>
      <w:r w:rsidR="009F4AEC">
        <w:rPr>
          <w:rFonts w:ascii="Times New Roman" w:eastAsia="Times New Roman" w:hAnsi="Times New Roman" w:cs="Times New Roman"/>
          <w:sz w:val="24"/>
          <w:szCs w:val="24"/>
        </w:rPr>
        <w:t xml:space="preserve"> broadly</w:t>
      </w:r>
      <w:r>
        <w:rPr>
          <w:rFonts w:ascii="Times New Roman" w:eastAsia="Times New Roman" w:hAnsi="Times New Roman" w:cs="Times New Roman"/>
          <w:sz w:val="24"/>
          <w:szCs w:val="24"/>
        </w:rPr>
        <w:t xml:space="preserve"> focus on pelagic sampling</w:t>
      </w:r>
      <w:r w:rsidR="009F4AEC">
        <w:rPr>
          <w:rFonts w:ascii="Times New Roman" w:eastAsia="Times New Roman" w:hAnsi="Times New Roman" w:cs="Times New Roman"/>
          <w:sz w:val="24"/>
          <w:szCs w:val="24"/>
        </w:rPr>
        <w:t xml:space="preserve">, littoral samples may add increased benefit to </w:t>
      </w:r>
      <w:r>
        <w:rPr>
          <w:rFonts w:ascii="Times New Roman" w:eastAsia="Times New Roman" w:hAnsi="Times New Roman" w:cs="Times New Roman"/>
          <w:sz w:val="24"/>
          <w:szCs w:val="24"/>
        </w:rPr>
        <w:t xml:space="preserve">signal trophic status changes before they occur. Because systems may experience low level sewage inputs or even nutrient inputs from multiple sources, incorporating sewage specific indicators, such as PPCPs, may be necessary, especially as lakes have historically been underrepresented in the PPCP literature (Meyer et al., 2019). </w:t>
      </w:r>
      <w:commentRangeStart w:id="9"/>
      <w:commentRangeStart w:id="10"/>
      <w:r>
        <w:rPr>
          <w:rFonts w:ascii="Times New Roman" w:eastAsia="Times New Roman" w:hAnsi="Times New Roman" w:cs="Times New Roman"/>
          <w:sz w:val="24"/>
          <w:szCs w:val="24"/>
        </w:rPr>
        <w:t>Our study contributes to the body of nearshore sampling work by detailing that even when lakeside development may occur in isolated zones, gradients can form within the nearshore area and propagate community and food web responses even when the human disturbance is not adjacent to the ecological communities</w:t>
      </w:r>
      <w:commentRangeEnd w:id="9"/>
      <w:r w:rsidR="00191FD0">
        <w:rPr>
          <w:rStyle w:val="CommentReference"/>
        </w:rPr>
        <w:commentReference w:id="9"/>
      </w:r>
      <w:commentRangeEnd w:id="10"/>
      <w:r w:rsidR="00AF6212">
        <w:rPr>
          <w:rStyle w:val="CommentReference"/>
        </w:rPr>
        <w:commentReference w:id="10"/>
      </w:r>
      <w:r>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748B3F0" w14:textId="77777777" w:rsidR="0091395E" w:rsidRDefault="00A92B32" w:rsidP="0091395E">
      <w:pPr>
        <w:pStyle w:val="Bibliography"/>
      </w:pPr>
      <w:r w:rsidRPr="00A92B32">
        <w:fldChar w:fldCharType="begin"/>
      </w:r>
      <w:r w:rsidRPr="00A92B32">
        <w:instrText xml:space="preserve"> ADDIN ZOTERO_BIBL {"uncited":[],"omitted":[],"custom":[]} CSL_BIBLIOGRAPHY </w:instrText>
      </w:r>
      <w:r w:rsidRPr="00A92B32">
        <w:fldChar w:fldCharType="separate"/>
      </w:r>
      <w:r w:rsidR="0091395E">
        <w:t xml:space="preserve">Anderson, M. J. 2001. A new method for non-parametric multivariate analysis of variance. Austral Ecology </w:t>
      </w:r>
      <w:r w:rsidR="0091395E">
        <w:rPr>
          <w:b/>
          <w:bCs/>
        </w:rPr>
        <w:t>26</w:t>
      </w:r>
      <w:r w:rsidR="0091395E">
        <w:t>: 32–46. doi:10.1111/j.1442-9993.</w:t>
      </w:r>
      <w:proofErr w:type="gramStart"/>
      <w:r w:rsidR="0091395E">
        <w:t>2001.01070.pp</w:t>
      </w:r>
      <w:proofErr w:type="gramEnd"/>
      <w:r w:rsidR="0091395E">
        <w:t>.x</w:t>
      </w:r>
    </w:p>
    <w:p w14:paraId="4B2BD015" w14:textId="77777777" w:rsidR="0091395E" w:rsidRDefault="0091395E" w:rsidP="0091395E">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6ADAA3EC" w14:textId="77777777" w:rsidR="0091395E" w:rsidRDefault="0091395E" w:rsidP="0091395E">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60CF7CF5" w14:textId="77777777" w:rsidR="0091395E" w:rsidRDefault="0091395E" w:rsidP="0091395E">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12F9B652" w14:textId="77777777" w:rsidR="0091395E" w:rsidRDefault="0091395E" w:rsidP="0091395E">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10D4302C" w14:textId="77777777" w:rsidR="0091395E" w:rsidRDefault="0091395E" w:rsidP="0091395E">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3748CD4B" w14:textId="77777777" w:rsidR="0091395E" w:rsidRDefault="0091395E" w:rsidP="0091395E">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7EF890C2" w14:textId="77777777" w:rsidR="0091395E" w:rsidRDefault="0091395E" w:rsidP="0091395E">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t>
      </w:r>
      <w:r>
        <w:lastRenderedPageBreak/>
        <w:t xml:space="preserve">water sources. SCIENCE OF THE TOTAL ENVIRONMENT </w:t>
      </w:r>
      <w:r>
        <w:rPr>
          <w:b/>
          <w:bCs/>
        </w:rPr>
        <w:t>402</w:t>
      </w:r>
      <w:r>
        <w:t xml:space="preserve">: 201–216. </w:t>
      </w:r>
      <w:proofErr w:type="gramStart"/>
      <w:r>
        <w:t>doi:10.1016/j.scitotenv</w:t>
      </w:r>
      <w:proofErr w:type="gramEnd"/>
      <w:r>
        <w:t>.2008.02.021</w:t>
      </w:r>
    </w:p>
    <w:p w14:paraId="20D64C81" w14:textId="77777777" w:rsidR="0091395E" w:rsidRDefault="0091395E" w:rsidP="0091395E">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5841A53D" w14:textId="77777777" w:rsidR="0091395E" w:rsidRDefault="0091395E" w:rsidP="0091395E">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696CEDB9" w14:textId="77777777" w:rsidR="0091395E" w:rsidRDefault="0091395E" w:rsidP="0091395E">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12E8C6E0" w14:textId="77777777" w:rsidR="0091395E" w:rsidRDefault="0091395E" w:rsidP="0091395E">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07222BBD" w14:textId="77777777" w:rsidR="0091395E" w:rsidRDefault="0091395E" w:rsidP="0091395E">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44F49327" w14:textId="77777777" w:rsidR="0091395E" w:rsidRDefault="0091395E" w:rsidP="0091395E">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75BE206C" w14:textId="77777777" w:rsidR="0091395E" w:rsidRDefault="0091395E" w:rsidP="0091395E">
      <w:pPr>
        <w:pStyle w:val="Bibliography"/>
      </w:pPr>
      <w:r>
        <w:t xml:space="preserve">Hollingsworth, R. G., J. W. Armstrong, and E. Campbell. 2002. Caffeine as a repellent for slugs and snails. Nature </w:t>
      </w:r>
      <w:r>
        <w:rPr>
          <w:b/>
          <w:bCs/>
        </w:rPr>
        <w:t>417</w:t>
      </w:r>
      <w:r>
        <w:t>: 915–916. doi:10.1038/417915a</w:t>
      </w:r>
    </w:p>
    <w:p w14:paraId="19EEC699" w14:textId="77777777" w:rsidR="0091395E" w:rsidRDefault="0091395E" w:rsidP="0091395E">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8459CB1" w14:textId="77777777" w:rsidR="0091395E" w:rsidRDefault="0091395E" w:rsidP="0091395E">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21992C96" w14:textId="77777777" w:rsidR="0091395E" w:rsidRDefault="0091395E" w:rsidP="0091395E">
      <w:pPr>
        <w:pStyle w:val="Bibliography"/>
      </w:pPr>
      <w:r>
        <w:lastRenderedPageBreak/>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0C503AC1" w14:textId="77777777" w:rsidR="0091395E" w:rsidRDefault="0091395E" w:rsidP="0091395E">
      <w:pPr>
        <w:pStyle w:val="Bibliography"/>
      </w:pPr>
      <w:proofErr w:type="spellStart"/>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7CEAC3CB" w14:textId="77777777" w:rsidR="0091395E" w:rsidRDefault="0091395E" w:rsidP="0091395E">
      <w:pPr>
        <w:pStyle w:val="Bibliography"/>
      </w:pPr>
      <w:proofErr w:type="spellStart"/>
      <w:r>
        <w:t>Kozhov</w:t>
      </w:r>
      <w:proofErr w:type="spellEnd"/>
      <w:r>
        <w:t>, M. M. 1963. Lake Baikal and its Life, Springer Science &amp; Business Media.</w:t>
      </w:r>
    </w:p>
    <w:p w14:paraId="5566401A" w14:textId="77777777" w:rsidR="0091395E" w:rsidRDefault="0091395E" w:rsidP="0091395E">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4EB5FAF0" w14:textId="77777777" w:rsidR="0091395E" w:rsidRDefault="0091395E" w:rsidP="0091395E">
      <w:pPr>
        <w:pStyle w:val="Bibliography"/>
      </w:pPr>
      <w:proofErr w:type="spellStart"/>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p>
    <w:p w14:paraId="3668ACB1" w14:textId="77777777" w:rsidR="0091395E" w:rsidRDefault="0091395E" w:rsidP="0091395E">
      <w:pPr>
        <w:pStyle w:val="Bibliography"/>
      </w:pPr>
      <w:r>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68B5E488" w14:textId="77777777" w:rsidR="0091395E" w:rsidRDefault="0091395E" w:rsidP="0091395E">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250D1444" w14:textId="77777777" w:rsidR="0091395E" w:rsidRDefault="0091395E" w:rsidP="0091395E">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01CF4CE6" w14:textId="77777777" w:rsidR="0091395E" w:rsidRDefault="0091395E" w:rsidP="0091395E">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08C5BF04" w14:textId="77777777" w:rsidR="0091395E" w:rsidRDefault="0091395E" w:rsidP="0091395E">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xml:space="preserve">: 12961–12973. </w:t>
      </w:r>
      <w:proofErr w:type="gramStart"/>
      <w:r>
        <w:t>doi:10.1021/acs.est</w:t>
      </w:r>
      <w:proofErr w:type="gramEnd"/>
      <w:r>
        <w:t>.9b02966</w:t>
      </w:r>
    </w:p>
    <w:p w14:paraId="253DBD6C" w14:textId="77777777" w:rsidR="0091395E" w:rsidRDefault="0091395E" w:rsidP="0091395E">
      <w:pPr>
        <w:pStyle w:val="Bibliography"/>
      </w:pPr>
      <w:r>
        <w:t>Ministry of Natural Resources and Ecology of the Russian Federation. 2014. On the State of Lake Baikal and Measures for Its Protection in 2013: Government Report.</w:t>
      </w:r>
    </w:p>
    <w:p w14:paraId="4C988ED9" w14:textId="77777777" w:rsidR="0091395E" w:rsidRDefault="0091395E" w:rsidP="0091395E">
      <w:pPr>
        <w:pStyle w:val="Bibliography"/>
      </w:pPr>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13ACF563" w14:textId="77777777" w:rsidR="0091395E" w:rsidRDefault="0091395E" w:rsidP="0091395E">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6D4E8AF6" w14:textId="77777777" w:rsidR="0091395E" w:rsidRDefault="0091395E" w:rsidP="0091395E">
      <w:pPr>
        <w:pStyle w:val="Bibliography"/>
      </w:pPr>
      <w:r>
        <w:t xml:space="preserve">Nichols, D. S., P. D. Nichols, and T. A. McMeekin. 1993. Polyunsaturated fatty acids in Antarctic bacteria. </w:t>
      </w:r>
      <w:proofErr w:type="spellStart"/>
      <w:r>
        <w:t>Antartic</w:t>
      </w:r>
      <w:proofErr w:type="spellEnd"/>
      <w:r>
        <w:t xml:space="preserve"> science </w:t>
      </w:r>
      <w:r>
        <w:rPr>
          <w:b/>
          <w:bCs/>
        </w:rPr>
        <w:t>5</w:t>
      </w:r>
      <w:r>
        <w:t>: 149–160. doi:10.1017/S0954102093000215</w:t>
      </w:r>
    </w:p>
    <w:p w14:paraId="793601D0" w14:textId="77777777" w:rsidR="0091395E" w:rsidRDefault="0091395E" w:rsidP="0091395E">
      <w:pPr>
        <w:pStyle w:val="Bibliography"/>
      </w:pPr>
      <w:r>
        <w:t xml:space="preserve">Oksanen, J., F. G. Blanchet, M. Friendly, and others. 2019. vegan: Community Ecology </w:t>
      </w:r>
      <w:proofErr w:type="gramStart"/>
      <w:r>
        <w:t>Package,.</w:t>
      </w:r>
      <w:proofErr w:type="gramEnd"/>
    </w:p>
    <w:p w14:paraId="27F091E8" w14:textId="77777777" w:rsidR="0091395E" w:rsidRDefault="0091395E" w:rsidP="0091395E">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531A492C" w14:textId="77777777" w:rsidR="0091395E" w:rsidRDefault="0091395E" w:rsidP="0091395E">
      <w:pPr>
        <w:pStyle w:val="Bibliography"/>
      </w:pPr>
      <w:proofErr w:type="spellStart"/>
      <w:r>
        <w:t>Ozersky</w:t>
      </w:r>
      <w:proofErr w:type="spellEnd"/>
      <w:r>
        <w:t xml:space="preserve">, T., E. A. Volkova, N. A. </w:t>
      </w:r>
      <w:proofErr w:type="spellStart"/>
      <w:r>
        <w:t>Bondarenko</w:t>
      </w:r>
      <w:proofErr w:type="spellEnd"/>
      <w:r>
        <w:t xml:space="preserve">, O. A. </w:t>
      </w:r>
      <w:proofErr w:type="spellStart"/>
      <w:r>
        <w:t>Timoshkin</w:t>
      </w:r>
      <w:proofErr w:type="spellEnd"/>
      <w:r>
        <w:t xml:space="preserve">, V. V. </w:t>
      </w:r>
      <w:proofErr w:type="spellStart"/>
      <w:r>
        <w:t>Malnik</w:t>
      </w:r>
      <w:proofErr w:type="spellEnd"/>
      <w:r>
        <w:t xml:space="preserve">, V. M. </w:t>
      </w:r>
      <w:proofErr w:type="spellStart"/>
      <w:r>
        <w:t>Domysheva</w:t>
      </w:r>
      <w:proofErr w:type="spellEnd"/>
      <w:r>
        <w:t xml:space="preserve">, and S. E. Hampton. 2018. Nutrient limitation of benthic algae in Lake Baikal, Russia. Freshwater Science </w:t>
      </w:r>
      <w:r>
        <w:rPr>
          <w:b/>
          <w:bCs/>
        </w:rPr>
        <w:t>37</w:t>
      </w:r>
      <w:r>
        <w:t>: 472–482. doi:10.1086/699408</w:t>
      </w:r>
    </w:p>
    <w:p w14:paraId="3275F94C" w14:textId="77777777" w:rsidR="0091395E" w:rsidRDefault="0091395E" w:rsidP="0091395E">
      <w:pPr>
        <w:pStyle w:val="Bibliography"/>
      </w:pPr>
      <w:r>
        <w:t xml:space="preserve">Post, D. M. 2002. Using Stable Isotopes to Estimate Trophic Position: Models, Methods, and Assumptions. Ecology </w:t>
      </w:r>
      <w:r>
        <w:rPr>
          <w:b/>
          <w:bCs/>
        </w:rPr>
        <w:t>83</w:t>
      </w:r>
      <w:r>
        <w:t>: 703–718. doi:10.1890/0012-9658(2002)083[</w:t>
      </w:r>
      <w:proofErr w:type="gramStart"/>
      <w:r>
        <w:t>0703:USITET</w:t>
      </w:r>
      <w:proofErr w:type="gramEnd"/>
      <w:r>
        <w:t>]2.0.CO;2</w:t>
      </w:r>
    </w:p>
    <w:p w14:paraId="72E9AA0E" w14:textId="77777777" w:rsidR="0091395E" w:rsidRDefault="0091395E" w:rsidP="0091395E">
      <w:pPr>
        <w:pStyle w:val="Bibliography"/>
      </w:pPr>
      <w:r>
        <w:lastRenderedPageBreak/>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092DC5F0" w14:textId="77777777" w:rsidR="0091395E" w:rsidRDefault="0091395E" w:rsidP="0091395E">
      <w:pPr>
        <w:pStyle w:val="Bibliography"/>
      </w:pPr>
      <w:r>
        <w:t xml:space="preserve">R Core Team. 2019. R: A Language and Environment for Statistical </w:t>
      </w:r>
      <w:proofErr w:type="gramStart"/>
      <w:r>
        <w:t>Computing,.</w:t>
      </w:r>
      <w:proofErr w:type="gramEnd"/>
    </w:p>
    <w:p w14:paraId="3C0F3C90" w14:textId="77777777" w:rsidR="0091395E" w:rsidRDefault="0091395E" w:rsidP="0091395E">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2F9338E1" w14:textId="77777777" w:rsidR="0091395E" w:rsidRDefault="0091395E" w:rsidP="0091395E">
      <w:pPr>
        <w:pStyle w:val="Bibliography"/>
      </w:pPr>
      <w:r>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3DF9DE0A" w14:textId="77777777" w:rsidR="0091395E" w:rsidRDefault="0091395E" w:rsidP="0091395E">
      <w:pPr>
        <w:pStyle w:val="Bibliography"/>
      </w:pPr>
      <w:proofErr w:type="spellStart"/>
      <w:r>
        <w:t>Rosi</w:t>
      </w:r>
      <w:proofErr w:type="spellEnd"/>
      <w:r>
        <w:t xml:space="preserve">, E. J., D. W. Kincaid, H. A. Bechtold, T. V. Royer, M. Rojas, and J. J. Kelly. 2013. Pharmaceuticals suppress algal growth and microbial respiration and alter bacterial communities in stream biofilms. Ecological Applications </w:t>
      </w:r>
      <w:r>
        <w:rPr>
          <w:b/>
          <w:bCs/>
        </w:rPr>
        <w:t>23</w:t>
      </w:r>
      <w:r>
        <w:t>: 583–593.</w:t>
      </w:r>
    </w:p>
    <w:p w14:paraId="35C7F85B" w14:textId="77777777" w:rsidR="0091395E" w:rsidRDefault="0091395E" w:rsidP="0091395E">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538F82EA" w14:textId="77777777" w:rsidR="0091395E" w:rsidRDefault="0091395E" w:rsidP="0091395E">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439E2C44" w14:textId="77777777" w:rsidR="0091395E" w:rsidRDefault="0091395E" w:rsidP="0091395E">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2614FDB4" w14:textId="77777777" w:rsidR="0091395E" w:rsidRDefault="0091395E" w:rsidP="0091395E">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0E55A36F" w14:textId="77777777" w:rsidR="0091395E" w:rsidRDefault="0091395E" w:rsidP="0091395E">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p>
    <w:p w14:paraId="066B7FEB" w14:textId="77777777" w:rsidR="0091395E" w:rsidRDefault="0091395E" w:rsidP="0091395E">
      <w:pPr>
        <w:pStyle w:val="Bibliography"/>
      </w:pPr>
      <w:proofErr w:type="spellStart"/>
      <w:r>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6516FC63" w14:textId="77777777" w:rsidR="0091395E" w:rsidRDefault="0091395E" w:rsidP="0091395E">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3DDD4DA3" w14:textId="77777777" w:rsidR="0091395E" w:rsidRDefault="0091395E" w:rsidP="0091395E">
      <w:pPr>
        <w:pStyle w:val="Bibliography"/>
      </w:pPr>
      <w:r>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6DF840BA" w14:textId="77777777" w:rsidR="0091395E" w:rsidRDefault="0091395E" w:rsidP="0091395E">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67D80997" w14:textId="77777777" w:rsidR="0091395E" w:rsidRDefault="0091395E" w:rsidP="0091395E">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65F4E6F4" w14:textId="77777777" w:rsidR="0091395E" w:rsidRDefault="0091395E" w:rsidP="0091395E">
      <w:pPr>
        <w:pStyle w:val="Bibliography"/>
      </w:pPr>
      <w:r>
        <w:t>Wickham, H. 2016. ggplot2: Elegant Graphics for Data Analysis, Springer-Verlag.</w:t>
      </w:r>
    </w:p>
    <w:p w14:paraId="7F4D1D91" w14:textId="77777777" w:rsidR="0091395E" w:rsidRDefault="0091395E" w:rsidP="0091395E">
      <w:pPr>
        <w:pStyle w:val="Bibliography"/>
      </w:pPr>
      <w:r>
        <w:t xml:space="preserve">Wickham, H., R. Francois, L. Henry, and K. Mueller. 2019. </w:t>
      </w:r>
      <w:proofErr w:type="spellStart"/>
      <w:r>
        <w:t>dplyr</w:t>
      </w:r>
      <w:proofErr w:type="spellEnd"/>
      <w:r>
        <w:t xml:space="preserve">: A Grammar of Data </w:t>
      </w:r>
      <w:proofErr w:type="gramStart"/>
      <w:r>
        <w:t>Manipulation,.</w:t>
      </w:r>
      <w:proofErr w:type="gramEnd"/>
    </w:p>
    <w:p w14:paraId="4C743857" w14:textId="77777777" w:rsidR="0091395E" w:rsidRDefault="0091395E" w:rsidP="0091395E">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21A23467" w14:textId="77777777" w:rsidR="0091395E" w:rsidRDefault="0091395E" w:rsidP="0091395E">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66C1223E" w14:textId="77777777" w:rsidR="0091395E" w:rsidRDefault="0091395E" w:rsidP="0091395E">
      <w:pPr>
        <w:pStyle w:val="Bibliography"/>
      </w:pPr>
      <w:r>
        <w:lastRenderedPageBreak/>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1ACD0460" w14:textId="1A4B81A9"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3A45DE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Grey sites are located where a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4E6FBC6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3A7DD57D" w:rsidR="00715D55" w:rsidRDefault="00D8535D">
      <w:pPr>
        <w:rPr>
          <w:rFonts w:ascii="Times New Roman" w:eastAsia="Times New Roman" w:hAnsi="Times New Roman" w:cs="Times New Roman"/>
          <w:sz w:val="24"/>
          <w:szCs w:val="24"/>
        </w:rPr>
      </w:pPr>
      <w:commentRangeStart w:id="11"/>
      <w:r>
        <w:rPr>
          <w:rFonts w:ascii="Times New Roman" w:eastAsia="Times New Roman" w:hAnsi="Times New Roman" w:cs="Times New Roman"/>
          <w:sz w:val="24"/>
          <w:szCs w:val="24"/>
        </w:rPr>
        <w:t xml:space="preserve">Figure </w:t>
      </w:r>
      <w:commentRangeEnd w:id="11"/>
      <w:r w:rsidR="00AF6212">
        <w:rPr>
          <w:rStyle w:val="CommentReference"/>
        </w:rPr>
        <w:commentReference w:id="11"/>
      </w:r>
      <w:r>
        <w:rPr>
          <w:rFonts w:ascii="Times New Roman" w:eastAsia="Times New Roman" w:hAnsi="Times New Roman" w:cs="Times New Roman"/>
          <w:sz w:val="24"/>
          <w:szCs w:val="24"/>
        </w:rPr>
        <w:t>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0DC31575" w:rsidR="00715D55" w:rsidRDefault="00D8535D">
      <w:pPr>
        <w:rPr>
          <w:rFonts w:ascii="Times New Roman" w:eastAsia="Times New Roman" w:hAnsi="Times New Roman" w:cs="Times New Roman"/>
          <w:sz w:val="24"/>
          <w:szCs w:val="24"/>
        </w:rPr>
      </w:pPr>
      <w:commentRangeStart w:id="13"/>
      <w:r>
        <w:rPr>
          <w:rFonts w:ascii="Times New Roman" w:eastAsia="Times New Roman" w:hAnsi="Times New Roman" w:cs="Times New Roman"/>
          <w:sz w:val="24"/>
          <w:szCs w:val="24"/>
        </w:rPr>
        <w:t>Figure 4</w:t>
      </w:r>
      <w:commentRangeEnd w:id="13"/>
      <w:r w:rsidR="000B4975">
        <w:rPr>
          <w:rStyle w:val="CommentReference"/>
        </w:rPr>
        <w:commentReference w:id="13"/>
      </w:r>
      <w:r>
        <w:rPr>
          <w:rFonts w:ascii="Times New Roman" w:eastAsia="Times New Roman" w:hAnsi="Times New Roman" w:cs="Times New Roman"/>
          <w:sz w:val="24"/>
          <w:szCs w:val="24"/>
        </w:rPr>
        <w:t>: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4221AA8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7777777"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68687FEC"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C006AD6" wp14:editId="2FCAD47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3FF00D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endemic filamentous algae.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BA6FBFE"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01E00C4" wp14:editId="09678F45">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3EF364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endemic filamentous algae.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BE27F7" w:rsidRDefault="00BE27F7">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Meyer, Michael Frederick" w:date="2020-04-14T11:22:00Z" w:initials="MMF">
    <w:p w14:paraId="55F8719B" w14:textId="74BE0266" w:rsidR="00BE27F7" w:rsidRDefault="00BE27F7">
      <w:pPr>
        <w:pStyle w:val="CommentText"/>
      </w:pPr>
      <w:r>
        <w:rPr>
          <w:rStyle w:val="CommentReference"/>
        </w:rPr>
        <w:annotationRef/>
      </w:r>
      <w:r>
        <w:t>Find new reference.</w:t>
      </w:r>
    </w:p>
  </w:comment>
  <w:comment w:id="2" w:author="Hampton, Stephanie" w:date="2020-04-27T16:48:00Z" w:initials="HS">
    <w:p w14:paraId="7A8A25CB" w14:textId="0F7C1971" w:rsidR="00BE27F7" w:rsidRDefault="00BE27F7">
      <w:pPr>
        <w:pStyle w:val="CommentText"/>
      </w:pPr>
      <w:r>
        <w:rPr>
          <w:rStyle w:val="CommentReference"/>
        </w:rPr>
        <w:annotationRef/>
      </w:r>
      <w:r>
        <w:t xml:space="preserve">I like this – we could try to be careful with referring to onshore as “developed sites” and the samples as “sampling locations” … I think we sometimes say “sampling sites” and we start mixing up whether we are talking about sites like BG, BK, </w:t>
      </w:r>
      <w:proofErr w:type="spellStart"/>
      <w:r>
        <w:t>etc</w:t>
      </w:r>
      <w:proofErr w:type="spellEnd"/>
      <w:r>
        <w:t xml:space="preserve"> or water sampling sites…</w:t>
      </w:r>
    </w:p>
  </w:comment>
  <w:comment w:id="3" w:author="Meyer, Michael Frederick" w:date="2020-05-02T14:54:00Z" w:initials="MMF">
    <w:p w14:paraId="007AEF5E" w14:textId="08066634" w:rsidR="00BE27F7" w:rsidRDefault="00BE27F7">
      <w:pPr>
        <w:pStyle w:val="CommentText"/>
      </w:pPr>
      <w:r>
        <w:rPr>
          <w:rStyle w:val="CommentReference"/>
        </w:rPr>
        <w:annotationRef/>
      </w:r>
      <w:r>
        <w:t xml:space="preserve">I tried to be cognizant of this during my edits…hopefully I did not miss too many. </w:t>
      </w:r>
    </w:p>
  </w:comment>
  <w:comment w:id="4" w:author="Tedy Ozersky" w:date="2020-03-03T18:51:00Z" w:initials="TO">
    <w:p w14:paraId="52FD0F73" w14:textId="63A75393" w:rsidR="00BE27F7" w:rsidRDefault="00BE27F7">
      <w:pPr>
        <w:pStyle w:val="CommentText"/>
      </w:pPr>
      <w:r>
        <w:rPr>
          <w:rStyle w:val="CommentReference"/>
        </w:rPr>
        <w:annotationRef/>
      </w:r>
      <w:r>
        <w:t>I’ll dig into this.</w:t>
      </w:r>
    </w:p>
  </w:comment>
  <w:comment w:id="5" w:author="Meyer, Michael Frederick" w:date="2020-05-02T15:02:00Z" w:initials="MMF">
    <w:p w14:paraId="6C453822" w14:textId="21DFA535" w:rsidR="00BE27F7" w:rsidRDefault="00BE27F7">
      <w:pPr>
        <w:pStyle w:val="CommentText"/>
      </w:pPr>
      <w:r>
        <w:rPr>
          <w:rStyle w:val="CommentReference"/>
        </w:rPr>
        <w:annotationRef/>
      </w:r>
      <w:r>
        <w:t xml:space="preserve">TO still looking into this. </w:t>
      </w:r>
    </w:p>
  </w:comment>
  <w:comment w:id="6" w:author="Tedy Ozersky" w:date="2020-03-03T18:51:00Z" w:initials="TO">
    <w:p w14:paraId="32AD1FD8" w14:textId="18502826" w:rsidR="00BE27F7" w:rsidRDefault="00BE27F7">
      <w:pPr>
        <w:pStyle w:val="CommentText"/>
      </w:pPr>
      <w:r>
        <w:rPr>
          <w:rStyle w:val="CommentReference"/>
        </w:rPr>
        <w:annotationRef/>
      </w:r>
      <w:r>
        <w:t>Need a bit more detail here.</w:t>
      </w:r>
    </w:p>
  </w:comment>
  <w:comment w:id="7" w:author="Meyer, Michael Frederick" w:date="2020-05-02T17:12:00Z" w:initials="MMF">
    <w:p w14:paraId="440479BD" w14:textId="2858B6E2" w:rsidR="00BE27F7" w:rsidRDefault="00BE27F7">
      <w:pPr>
        <w:pStyle w:val="CommentText"/>
      </w:pPr>
      <w:r>
        <w:rPr>
          <w:rStyle w:val="CommentReference"/>
        </w:rPr>
        <w:annotationRef/>
      </w:r>
      <w:r>
        <w:t xml:space="preserve">I think you mean Loeb (1983) – guessing by the abstract – because I do not have access the to the chapter. The other one would be Loeb 1981, but just basing off the Loeb &amp; Goldman (1983) abstract looks like 1983 may be a better fit. </w:t>
      </w:r>
    </w:p>
  </w:comment>
  <w:comment w:id="9" w:author="Hampton, Stephanie" w:date="2020-04-27T17:14:00Z" w:initials="HS">
    <w:p w14:paraId="46E5290D" w14:textId="65C6DE7F" w:rsidR="00BE27F7" w:rsidRDefault="00BE27F7">
      <w:pPr>
        <w:pStyle w:val="CommentText"/>
      </w:pPr>
      <w:r>
        <w:rPr>
          <w:rStyle w:val="CommentReference"/>
        </w:rPr>
        <w:annotationRef/>
      </w:r>
      <w:r>
        <w:t>Need to stick the landing a little better in last sentence … we can figure it out</w:t>
      </w:r>
    </w:p>
  </w:comment>
  <w:comment w:id="10" w:author="Meyer, Michael Frederick" w:date="2020-05-03T15:14:00Z" w:initials="MMF">
    <w:p w14:paraId="330F0908" w14:textId="3751DFF7" w:rsidR="00AF6212" w:rsidRDefault="00AF6212">
      <w:pPr>
        <w:pStyle w:val="CommentText"/>
      </w:pPr>
      <w:r>
        <w:rPr>
          <w:rStyle w:val="CommentReference"/>
        </w:rPr>
        <w:annotationRef/>
      </w:r>
      <w:r>
        <w:t>Not sure</w:t>
      </w:r>
      <w:proofErr w:type="gramStart"/>
      <w:r>
        <w:t>…..</w:t>
      </w:r>
      <w:proofErr w:type="gramEnd"/>
      <w:r>
        <w:t xml:space="preserve"> yet </w:t>
      </w:r>
      <w:proofErr w:type="gramStart"/>
      <w:r>
        <w:t>…..</w:t>
      </w:r>
      <w:proofErr w:type="gramEnd"/>
      <w:r>
        <w:t xml:space="preserve">how best to stick this landing. But I will keep mulling on this while you look over the </w:t>
      </w:r>
      <w:proofErr w:type="spellStart"/>
      <w:r>
        <w:t>ms.</w:t>
      </w:r>
      <w:proofErr w:type="spellEnd"/>
      <w:r>
        <w:t xml:space="preserve"> </w:t>
      </w:r>
    </w:p>
  </w:comment>
  <w:comment w:id="11" w:author="Meyer, Michael Frederick" w:date="2020-05-03T15:15:00Z" w:initials="MMF">
    <w:p w14:paraId="0DD993C1" w14:textId="64022CB2" w:rsidR="00AF6212" w:rsidRDefault="00AF6212">
      <w:pPr>
        <w:pStyle w:val="CommentText"/>
      </w:pPr>
      <w:r>
        <w:rPr>
          <w:rStyle w:val="CommentReference"/>
        </w:rPr>
        <w:annotationRef/>
      </w:r>
      <w:r>
        <w:t xml:space="preserve">Ted suggested that the two NMDS plots be combined. While it is easy, the formatting is a little tricky, given how I made the plots. </w:t>
      </w:r>
      <w:r>
        <w:t xml:space="preserve">I am working on this. </w:t>
      </w:r>
      <w:bookmarkStart w:id="12" w:name="_GoBack"/>
      <w:bookmarkEnd w:id="12"/>
    </w:p>
  </w:comment>
  <w:comment w:id="13" w:author="Tedy Ozersky" w:date="2020-03-03T18:51:00Z" w:initials="TO">
    <w:p w14:paraId="4E101E99" w14:textId="55D93B20" w:rsidR="00BE27F7" w:rsidRDefault="00BE27F7">
      <w:pPr>
        <w:pStyle w:val="CommentText"/>
      </w:pPr>
      <w:r>
        <w:rPr>
          <w:rStyle w:val="CommentReference"/>
        </w:rPr>
        <w:annotationRef/>
      </w:r>
      <w:r>
        <w:t>combine figs 3+4 into 2-panel fig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55F8719B" w15:done="0"/>
  <w15:commentEx w15:paraId="7A8A25CB" w15:done="0"/>
  <w15:commentEx w15:paraId="007AEF5E" w15:paraIdParent="7A8A25CB" w15:done="0"/>
  <w15:commentEx w15:paraId="52FD0F73" w15:done="0"/>
  <w15:commentEx w15:paraId="6C453822" w15:paraIdParent="52FD0F73" w15:done="0"/>
  <w15:commentEx w15:paraId="32AD1FD8" w15:done="0"/>
  <w15:commentEx w15:paraId="440479BD" w15:done="0"/>
  <w15:commentEx w15:paraId="46E5290D" w15:done="0"/>
  <w15:commentEx w15:paraId="330F0908" w15:paraIdParent="46E5290D" w15:done="0"/>
  <w15:commentEx w15:paraId="0DD993C1" w15:done="0"/>
  <w15:commentEx w15:paraId="4E101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55F8719B" w16cid:durableId="22401B7E"/>
  <w16cid:commentId w16cid:paraId="7A8A25CB" w16cid:durableId="22567121"/>
  <w16cid:commentId w16cid:paraId="007AEF5E" w16cid:durableId="22580842"/>
  <w16cid:commentId w16cid:paraId="52FD0F73" w16cid:durableId="2210D028"/>
  <w16cid:commentId w16cid:paraId="6C453822" w16cid:durableId="225809EE"/>
  <w16cid:commentId w16cid:paraId="32AD1FD8" w16cid:durableId="2210D02C"/>
  <w16cid:commentId w16cid:paraId="440479BD" w16cid:durableId="2258286A"/>
  <w16cid:commentId w16cid:paraId="46E5290D" w16cid:durableId="22567133"/>
  <w16cid:commentId w16cid:paraId="330F0908" w16cid:durableId="22595E68"/>
  <w16cid:commentId w16cid:paraId="0DD993C1" w16cid:durableId="22595E97"/>
  <w16cid:commentId w16cid:paraId="4E101E99" w16cid:durableId="2210D0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None" w15:userId="Hampton, Ste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6CEC"/>
    <w:rsid w:val="00051082"/>
    <w:rsid w:val="000803B9"/>
    <w:rsid w:val="0008134F"/>
    <w:rsid w:val="00090369"/>
    <w:rsid w:val="0009268E"/>
    <w:rsid w:val="00092E59"/>
    <w:rsid w:val="000B4975"/>
    <w:rsid w:val="000B5308"/>
    <w:rsid w:val="000B5B9E"/>
    <w:rsid w:val="000C2C76"/>
    <w:rsid w:val="000D0804"/>
    <w:rsid w:val="000D6577"/>
    <w:rsid w:val="000E056C"/>
    <w:rsid w:val="000F223A"/>
    <w:rsid w:val="000F2398"/>
    <w:rsid w:val="000F601A"/>
    <w:rsid w:val="000F7A09"/>
    <w:rsid w:val="00110977"/>
    <w:rsid w:val="00115FCB"/>
    <w:rsid w:val="00123693"/>
    <w:rsid w:val="001249C1"/>
    <w:rsid w:val="00131BD0"/>
    <w:rsid w:val="00147D1A"/>
    <w:rsid w:val="00150E6F"/>
    <w:rsid w:val="00154ABA"/>
    <w:rsid w:val="001742BF"/>
    <w:rsid w:val="00180C02"/>
    <w:rsid w:val="001910E2"/>
    <w:rsid w:val="00191128"/>
    <w:rsid w:val="00191B6C"/>
    <w:rsid w:val="00191FD0"/>
    <w:rsid w:val="001936D1"/>
    <w:rsid w:val="00195B09"/>
    <w:rsid w:val="00197C8D"/>
    <w:rsid w:val="001A1BBB"/>
    <w:rsid w:val="001A726E"/>
    <w:rsid w:val="001B7B02"/>
    <w:rsid w:val="001C6CA2"/>
    <w:rsid w:val="001D454C"/>
    <w:rsid w:val="001E2084"/>
    <w:rsid w:val="001F0393"/>
    <w:rsid w:val="00205279"/>
    <w:rsid w:val="00222599"/>
    <w:rsid w:val="00222A8A"/>
    <w:rsid w:val="002249CB"/>
    <w:rsid w:val="00225EC8"/>
    <w:rsid w:val="002313BC"/>
    <w:rsid w:val="00232F99"/>
    <w:rsid w:val="00233CA3"/>
    <w:rsid w:val="00236ED5"/>
    <w:rsid w:val="002424DE"/>
    <w:rsid w:val="00250FD8"/>
    <w:rsid w:val="00252F80"/>
    <w:rsid w:val="002703B2"/>
    <w:rsid w:val="002849B1"/>
    <w:rsid w:val="00287F90"/>
    <w:rsid w:val="00292741"/>
    <w:rsid w:val="002A02BE"/>
    <w:rsid w:val="002B00A3"/>
    <w:rsid w:val="002D1941"/>
    <w:rsid w:val="002E06DD"/>
    <w:rsid w:val="002E6D0A"/>
    <w:rsid w:val="00324C64"/>
    <w:rsid w:val="00357863"/>
    <w:rsid w:val="00357C12"/>
    <w:rsid w:val="00363613"/>
    <w:rsid w:val="00370B28"/>
    <w:rsid w:val="00373E7B"/>
    <w:rsid w:val="00375241"/>
    <w:rsid w:val="00381463"/>
    <w:rsid w:val="00383BCD"/>
    <w:rsid w:val="00394A8C"/>
    <w:rsid w:val="003968BB"/>
    <w:rsid w:val="003A3B7A"/>
    <w:rsid w:val="003C75C7"/>
    <w:rsid w:val="004003EB"/>
    <w:rsid w:val="00414172"/>
    <w:rsid w:val="00434F66"/>
    <w:rsid w:val="004361D1"/>
    <w:rsid w:val="00440246"/>
    <w:rsid w:val="0044127F"/>
    <w:rsid w:val="00443249"/>
    <w:rsid w:val="00446481"/>
    <w:rsid w:val="004514AB"/>
    <w:rsid w:val="004528BA"/>
    <w:rsid w:val="0045518D"/>
    <w:rsid w:val="004668F9"/>
    <w:rsid w:val="00467C66"/>
    <w:rsid w:val="00481314"/>
    <w:rsid w:val="00485A2C"/>
    <w:rsid w:val="00491178"/>
    <w:rsid w:val="004943CA"/>
    <w:rsid w:val="0049543D"/>
    <w:rsid w:val="00497A12"/>
    <w:rsid w:val="004A5D54"/>
    <w:rsid w:val="004B3908"/>
    <w:rsid w:val="004B4081"/>
    <w:rsid w:val="004B5E84"/>
    <w:rsid w:val="004B79EC"/>
    <w:rsid w:val="004C1747"/>
    <w:rsid w:val="004D4D41"/>
    <w:rsid w:val="004E481A"/>
    <w:rsid w:val="004F577D"/>
    <w:rsid w:val="005068F3"/>
    <w:rsid w:val="00512766"/>
    <w:rsid w:val="00514479"/>
    <w:rsid w:val="005308B4"/>
    <w:rsid w:val="00532522"/>
    <w:rsid w:val="00536BE1"/>
    <w:rsid w:val="0054796C"/>
    <w:rsid w:val="00555EF1"/>
    <w:rsid w:val="00557916"/>
    <w:rsid w:val="005613D8"/>
    <w:rsid w:val="0056418A"/>
    <w:rsid w:val="00574762"/>
    <w:rsid w:val="005855F7"/>
    <w:rsid w:val="00587BE1"/>
    <w:rsid w:val="00597E12"/>
    <w:rsid w:val="005A573D"/>
    <w:rsid w:val="005A6C99"/>
    <w:rsid w:val="005B362F"/>
    <w:rsid w:val="005C1322"/>
    <w:rsid w:val="005F4343"/>
    <w:rsid w:val="005F618B"/>
    <w:rsid w:val="005F7A18"/>
    <w:rsid w:val="00626543"/>
    <w:rsid w:val="006300F4"/>
    <w:rsid w:val="00641CE6"/>
    <w:rsid w:val="00641D70"/>
    <w:rsid w:val="00645829"/>
    <w:rsid w:val="00650752"/>
    <w:rsid w:val="00651D3A"/>
    <w:rsid w:val="006563E3"/>
    <w:rsid w:val="00672B30"/>
    <w:rsid w:val="00673CE2"/>
    <w:rsid w:val="006752D5"/>
    <w:rsid w:val="00685D80"/>
    <w:rsid w:val="00690E7D"/>
    <w:rsid w:val="006A7A61"/>
    <w:rsid w:val="006B1D2B"/>
    <w:rsid w:val="006B3ABE"/>
    <w:rsid w:val="006B4A02"/>
    <w:rsid w:val="006C6420"/>
    <w:rsid w:val="006D5521"/>
    <w:rsid w:val="006E0A52"/>
    <w:rsid w:val="006E42C8"/>
    <w:rsid w:val="006E5C66"/>
    <w:rsid w:val="006F5F57"/>
    <w:rsid w:val="00715D55"/>
    <w:rsid w:val="007273EE"/>
    <w:rsid w:val="00732999"/>
    <w:rsid w:val="0073707F"/>
    <w:rsid w:val="007546C9"/>
    <w:rsid w:val="00754A6A"/>
    <w:rsid w:val="007722BA"/>
    <w:rsid w:val="00777C14"/>
    <w:rsid w:val="00784575"/>
    <w:rsid w:val="0078508F"/>
    <w:rsid w:val="007911B2"/>
    <w:rsid w:val="00794B9B"/>
    <w:rsid w:val="00795613"/>
    <w:rsid w:val="007A0023"/>
    <w:rsid w:val="007D3AD5"/>
    <w:rsid w:val="007E0747"/>
    <w:rsid w:val="007E0849"/>
    <w:rsid w:val="007E2F25"/>
    <w:rsid w:val="007E6282"/>
    <w:rsid w:val="007F226F"/>
    <w:rsid w:val="0081388E"/>
    <w:rsid w:val="00833288"/>
    <w:rsid w:val="00833C11"/>
    <w:rsid w:val="008363E4"/>
    <w:rsid w:val="00874EDD"/>
    <w:rsid w:val="00877064"/>
    <w:rsid w:val="00885BA6"/>
    <w:rsid w:val="008A299A"/>
    <w:rsid w:val="008A5647"/>
    <w:rsid w:val="008A7669"/>
    <w:rsid w:val="008C64AE"/>
    <w:rsid w:val="008C6721"/>
    <w:rsid w:val="008D6D41"/>
    <w:rsid w:val="008E5D3D"/>
    <w:rsid w:val="008E7730"/>
    <w:rsid w:val="008F41D6"/>
    <w:rsid w:val="009007E8"/>
    <w:rsid w:val="00902608"/>
    <w:rsid w:val="00905270"/>
    <w:rsid w:val="0091395E"/>
    <w:rsid w:val="00920A8F"/>
    <w:rsid w:val="00926704"/>
    <w:rsid w:val="00956343"/>
    <w:rsid w:val="009654BD"/>
    <w:rsid w:val="00965CCB"/>
    <w:rsid w:val="00970A1D"/>
    <w:rsid w:val="009A2585"/>
    <w:rsid w:val="009A6AFC"/>
    <w:rsid w:val="009A7491"/>
    <w:rsid w:val="009B2C39"/>
    <w:rsid w:val="009B7513"/>
    <w:rsid w:val="009D0DDD"/>
    <w:rsid w:val="009D6A53"/>
    <w:rsid w:val="009F0747"/>
    <w:rsid w:val="009F1393"/>
    <w:rsid w:val="009F4AEC"/>
    <w:rsid w:val="009F5671"/>
    <w:rsid w:val="00A011BB"/>
    <w:rsid w:val="00A10D0E"/>
    <w:rsid w:val="00A22275"/>
    <w:rsid w:val="00A454D8"/>
    <w:rsid w:val="00A6440C"/>
    <w:rsid w:val="00A87BAC"/>
    <w:rsid w:val="00A91AE6"/>
    <w:rsid w:val="00A92B32"/>
    <w:rsid w:val="00A9628E"/>
    <w:rsid w:val="00AB7989"/>
    <w:rsid w:val="00AC75E6"/>
    <w:rsid w:val="00AE06B7"/>
    <w:rsid w:val="00AE6372"/>
    <w:rsid w:val="00AF0312"/>
    <w:rsid w:val="00AF6212"/>
    <w:rsid w:val="00B05791"/>
    <w:rsid w:val="00B07246"/>
    <w:rsid w:val="00B11017"/>
    <w:rsid w:val="00B14EA0"/>
    <w:rsid w:val="00B15F86"/>
    <w:rsid w:val="00B2468C"/>
    <w:rsid w:val="00B24F30"/>
    <w:rsid w:val="00B37098"/>
    <w:rsid w:val="00B417BC"/>
    <w:rsid w:val="00B55E36"/>
    <w:rsid w:val="00B63560"/>
    <w:rsid w:val="00B66C34"/>
    <w:rsid w:val="00B70844"/>
    <w:rsid w:val="00B72507"/>
    <w:rsid w:val="00B7339C"/>
    <w:rsid w:val="00B803E2"/>
    <w:rsid w:val="00B9280F"/>
    <w:rsid w:val="00BC1A91"/>
    <w:rsid w:val="00BD3210"/>
    <w:rsid w:val="00BD46C3"/>
    <w:rsid w:val="00BE06D7"/>
    <w:rsid w:val="00BE27F7"/>
    <w:rsid w:val="00BF09EC"/>
    <w:rsid w:val="00C053B8"/>
    <w:rsid w:val="00C131EF"/>
    <w:rsid w:val="00C239E7"/>
    <w:rsid w:val="00C30C70"/>
    <w:rsid w:val="00C33FF9"/>
    <w:rsid w:val="00C34AFE"/>
    <w:rsid w:val="00C34B80"/>
    <w:rsid w:val="00C451C6"/>
    <w:rsid w:val="00C52786"/>
    <w:rsid w:val="00C842B9"/>
    <w:rsid w:val="00CB3C43"/>
    <w:rsid w:val="00CC0FCC"/>
    <w:rsid w:val="00CC139B"/>
    <w:rsid w:val="00CE567A"/>
    <w:rsid w:val="00CF2299"/>
    <w:rsid w:val="00CF3363"/>
    <w:rsid w:val="00D05946"/>
    <w:rsid w:val="00D0773C"/>
    <w:rsid w:val="00D13058"/>
    <w:rsid w:val="00D20ACE"/>
    <w:rsid w:val="00D2684E"/>
    <w:rsid w:val="00D271DE"/>
    <w:rsid w:val="00D37BB9"/>
    <w:rsid w:val="00D438C7"/>
    <w:rsid w:val="00D52D89"/>
    <w:rsid w:val="00D53E5C"/>
    <w:rsid w:val="00D631E0"/>
    <w:rsid w:val="00D63D31"/>
    <w:rsid w:val="00D71D8A"/>
    <w:rsid w:val="00D72E69"/>
    <w:rsid w:val="00D77EA1"/>
    <w:rsid w:val="00D81354"/>
    <w:rsid w:val="00D8535D"/>
    <w:rsid w:val="00D96D3B"/>
    <w:rsid w:val="00DA2137"/>
    <w:rsid w:val="00DC6FEA"/>
    <w:rsid w:val="00DD46CA"/>
    <w:rsid w:val="00DD6A3F"/>
    <w:rsid w:val="00DF77C2"/>
    <w:rsid w:val="00E11A7E"/>
    <w:rsid w:val="00E42EE1"/>
    <w:rsid w:val="00E45EB1"/>
    <w:rsid w:val="00E479B7"/>
    <w:rsid w:val="00E55C6C"/>
    <w:rsid w:val="00E63B3C"/>
    <w:rsid w:val="00E72E55"/>
    <w:rsid w:val="00E8665D"/>
    <w:rsid w:val="00E86FF8"/>
    <w:rsid w:val="00E9349B"/>
    <w:rsid w:val="00EC59E6"/>
    <w:rsid w:val="00ED3EE8"/>
    <w:rsid w:val="00ED7A0F"/>
    <w:rsid w:val="00EE3ABB"/>
    <w:rsid w:val="00EE40C5"/>
    <w:rsid w:val="00EE52D2"/>
    <w:rsid w:val="00EF22B5"/>
    <w:rsid w:val="00EF4024"/>
    <w:rsid w:val="00EF7A40"/>
    <w:rsid w:val="00F01527"/>
    <w:rsid w:val="00F0768F"/>
    <w:rsid w:val="00F25311"/>
    <w:rsid w:val="00F34A1E"/>
    <w:rsid w:val="00F5144C"/>
    <w:rsid w:val="00F536BA"/>
    <w:rsid w:val="00F62B41"/>
    <w:rsid w:val="00F731DF"/>
    <w:rsid w:val="00F95006"/>
    <w:rsid w:val="00F979A0"/>
    <w:rsid w:val="00FA07C4"/>
    <w:rsid w:val="00FC3707"/>
    <w:rsid w:val="00FC5D9D"/>
    <w:rsid w:val="00FC7BD4"/>
    <w:rsid w:val="00FD39D2"/>
    <w:rsid w:val="00FE35CB"/>
    <w:rsid w:val="00FE671D"/>
    <w:rsid w:val="00FF225E"/>
    <w:rsid w:val="00FF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C9FF7-7843-4C89-ACD7-B56C3A28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39</Pages>
  <Words>31241</Words>
  <Characters>178074</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208898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7</cp:revision>
  <cp:lastPrinted>2020-02-10T18:04:00Z</cp:lastPrinted>
  <dcterms:created xsi:type="dcterms:W3CDTF">2020-05-01T18:49:00Z</dcterms:created>
  <dcterms:modified xsi:type="dcterms:W3CDTF">2020-05-03T22:16:00Z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id="9w6cbbE4"/&gt;&lt;style id="http://www.zotero.org/styles/limnology-and-oceanography" hasBibliography="1" bibliographyStyleHasBeenSet="1"/&gt;&lt;prefs&gt;&lt;pref name="fieldType" value="Field"/&gt;&lt;/prefs&gt;&lt;/data&gt;</vt:lpwstr>
  </property>
</Properties>
</file>