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305E185F"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46E1820E" w:rsidR="00715D55" w:rsidRDefault="00D8535D">
      <w:pPr>
        <w:rPr>
          <w:b/>
        </w:rPr>
      </w:pPr>
      <w:r>
        <w:rPr>
          <w:b/>
        </w:rPr>
        <w:lastRenderedPageBreak/>
        <w:t>Abstract (2</w:t>
      </w:r>
      <w:r w:rsidR="0073707F">
        <w:rPr>
          <w:b/>
        </w:rPr>
        <w:t>4</w:t>
      </w:r>
      <w:ins w:id="0" w:author="Meyer, Michael Frederick" w:date="2020-08-26T09:58:00Z">
        <w:r w:rsidR="00464D2B">
          <w:rPr>
            <w:b/>
          </w:rPr>
          <w:t>7</w:t>
        </w:r>
      </w:ins>
      <w:del w:id="1" w:author="Meyer, Michael Frederick" w:date="2020-08-26T09:58:00Z">
        <w:r w:rsidR="009C5FB5" w:rsidDel="00464D2B">
          <w:rPr>
            <w:b/>
          </w:rPr>
          <w:delText>3</w:delText>
        </w:r>
      </w:del>
      <w:r>
        <w:rPr>
          <w:b/>
        </w:rPr>
        <w:t>/250 words)</w:t>
      </w:r>
    </w:p>
    <w:p w14:paraId="6365BCF6" w14:textId="77777777" w:rsidR="00715D55" w:rsidRDefault="00715D55"/>
    <w:p w14:paraId="510F10FE" w14:textId="1C7473A5" w:rsidR="00715D55" w:rsidRDefault="00D438C7">
      <w:bookmarkStart w:id="2" w:name="_Hlk48574389"/>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t>
      </w:r>
      <w:del w:id="3" w:author="Meyer, Michael Frederick" w:date="2020-08-26T09:32:00Z">
        <w:r w:rsidR="00E676C1" w:rsidDel="0049030F">
          <w:rPr>
            <w:rFonts w:ascii="Times New Roman" w:eastAsia="Times New Roman" w:hAnsi="Times New Roman" w:cs="Times New Roman"/>
            <w:sz w:val="24"/>
            <w:szCs w:val="24"/>
            <w:highlight w:val="white"/>
          </w:rPr>
          <w:delText xml:space="preserve">and </w:delText>
        </w:r>
      </w:del>
      <w:ins w:id="4" w:author="Meyer, Michael Frederick" w:date="2020-08-26T09:32:00Z">
        <w:r w:rsidR="0049030F">
          <w:rPr>
            <w:rFonts w:ascii="Times New Roman" w:eastAsia="Times New Roman" w:hAnsi="Times New Roman" w:cs="Times New Roman"/>
            <w:sz w:val="24"/>
            <w:szCs w:val="24"/>
            <w:highlight w:val="white"/>
          </w:rPr>
          <w:t xml:space="preserve">with ensuing </w:t>
        </w:r>
      </w:ins>
      <w:r w:rsidR="0073707F">
        <w:rPr>
          <w:rFonts w:ascii="Times New Roman" w:eastAsia="Times New Roman" w:hAnsi="Times New Roman" w:cs="Times New Roman"/>
          <w:sz w:val="24"/>
          <w:szCs w:val="24"/>
          <w:highlight w:val="white"/>
        </w:rPr>
        <w:t xml:space="preserve">ecological </w:t>
      </w:r>
      <w:r w:rsidR="00E676C1">
        <w:rPr>
          <w:rFonts w:ascii="Times New Roman" w:eastAsia="Times New Roman" w:hAnsi="Times New Roman" w:cs="Times New Roman"/>
          <w:sz w:val="24"/>
          <w:szCs w:val="24"/>
          <w:highlight w:val="white"/>
        </w:rPr>
        <w:t>degradation</w:t>
      </w:r>
      <w:r w:rsidR="00D8535D">
        <w:rPr>
          <w:rFonts w:ascii="Times New Roman" w:eastAsia="Times New Roman" w:hAnsi="Times New Roman" w:cs="Times New Roman"/>
          <w:sz w:val="24"/>
          <w:szCs w:val="24"/>
          <w:highlight w:val="white"/>
        </w:rPr>
        <w:t xml:space="preserve">. Sewage released from lakeside development is a type of high impact disturbance with effects most immediately observed among littoral biota. </w:t>
      </w:r>
      <w:ins w:id="5" w:author="Meyer, Michael Frederick" w:date="2020-07-28T18:27:00Z">
        <w:r w:rsidR="004C08C3">
          <w:rPr>
            <w:rFonts w:ascii="Times New Roman" w:eastAsia="Times New Roman" w:hAnsi="Times New Roman" w:cs="Times New Roman"/>
            <w:sz w:val="24"/>
            <w:szCs w:val="24"/>
            <w:highlight w:val="white"/>
          </w:rPr>
          <w:t xml:space="preserve">For the past decade, </w:t>
        </w:r>
      </w:ins>
      <w:commentRangeStart w:id="6"/>
      <w:r w:rsidR="00D8535D">
        <w:rPr>
          <w:rFonts w:ascii="Times New Roman" w:eastAsia="Times New Roman" w:hAnsi="Times New Roman" w:cs="Times New Roman"/>
          <w:sz w:val="24"/>
          <w:szCs w:val="24"/>
          <w:highlight w:val="white"/>
        </w:rPr>
        <w:t xml:space="preserve">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ins w:id="7" w:author="Meyer, Michael Frederick" w:date="2020-07-28T18:33:00Z">
        <w:r w:rsidR="005D772B">
          <w:rPr>
            <w:rFonts w:ascii="Times New Roman" w:eastAsia="Times New Roman" w:hAnsi="Times New Roman" w:cs="Times New Roman"/>
            <w:sz w:val="24"/>
            <w:szCs w:val="24"/>
            <w:highlight w:val="white"/>
          </w:rPr>
          <w:t>, near which</w:t>
        </w:r>
      </w:ins>
      <w:del w:id="8" w:author="Meyer, Michael Frederick" w:date="2020-07-28T18:33:00Z">
        <w:r w:rsidR="00363613" w:rsidDel="005D772B">
          <w:rPr>
            <w:rFonts w:ascii="Times New Roman" w:eastAsia="Times New Roman" w:hAnsi="Times New Roman" w:cs="Times New Roman"/>
            <w:sz w:val="24"/>
            <w:szCs w:val="24"/>
            <w:highlight w:val="white"/>
          </w:rPr>
          <w:delText>;</w:delText>
        </w:r>
      </w:del>
      <w:r w:rsidR="00363613">
        <w:rPr>
          <w:rFonts w:ascii="Times New Roman" w:eastAsia="Times New Roman" w:hAnsi="Times New Roman" w:cs="Times New Roman"/>
          <w:sz w:val="24"/>
          <w:szCs w:val="24"/>
          <w:highlight w:val="white"/>
        </w:rPr>
        <w:t xml:space="preserve"> increasing filamentous algal abundance </w:t>
      </w:r>
      <w:ins w:id="9" w:author="Meyer, Michael Frederick" w:date="2020-07-28T18:33:00Z">
        <w:r w:rsidR="005D772B">
          <w:rPr>
            <w:rFonts w:ascii="Times New Roman" w:eastAsia="Times New Roman" w:hAnsi="Times New Roman" w:cs="Times New Roman"/>
            <w:sz w:val="24"/>
            <w:szCs w:val="24"/>
            <w:highlight w:val="white"/>
          </w:rPr>
          <w:t xml:space="preserve">has suggested that </w:t>
        </w:r>
      </w:ins>
      <w:del w:id="10" w:author="Meyer, Michael Frederick" w:date="2020-07-28T18:33:00Z">
        <w:r w:rsidR="00363613" w:rsidDel="005D772B">
          <w:rPr>
            <w:rFonts w:ascii="Times New Roman" w:eastAsia="Times New Roman" w:hAnsi="Times New Roman" w:cs="Times New Roman"/>
            <w:sz w:val="24"/>
            <w:szCs w:val="24"/>
            <w:highlight w:val="white"/>
          </w:rPr>
          <w:delText xml:space="preserve">has provided evidence that </w:delText>
        </w:r>
        <w:r w:rsidR="00D8535D" w:rsidDel="005D772B">
          <w:rPr>
            <w:rFonts w:ascii="Times New Roman" w:eastAsia="Times New Roman" w:hAnsi="Times New Roman" w:cs="Times New Roman"/>
            <w:sz w:val="24"/>
            <w:szCs w:val="24"/>
            <w:highlight w:val="white"/>
          </w:rPr>
          <w:delText>nearshore</w:delText>
        </w:r>
      </w:del>
      <w:ins w:id="11" w:author="Meyer, Michael Frederick" w:date="2020-07-28T18:33:00Z">
        <w:r w:rsidR="005D772B">
          <w:rPr>
            <w:rFonts w:ascii="Times New Roman" w:eastAsia="Times New Roman" w:hAnsi="Times New Roman" w:cs="Times New Roman"/>
            <w:sz w:val="24"/>
            <w:szCs w:val="24"/>
            <w:highlight w:val="white"/>
          </w:rPr>
          <w:t xml:space="preserve">littoral </w:t>
        </w:r>
      </w:ins>
      <w:del w:id="12" w:author="Meyer, Michael Frederick" w:date="2020-07-28T18:33:00Z">
        <w:r w:rsidR="00D8535D" w:rsidDel="005D772B">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benthic </w:t>
      </w:r>
      <w:r w:rsidR="00106752">
        <w:rPr>
          <w:rFonts w:ascii="Times New Roman" w:eastAsia="Times New Roman" w:hAnsi="Times New Roman" w:cs="Times New Roman"/>
          <w:sz w:val="24"/>
          <w:szCs w:val="24"/>
          <w:highlight w:val="white"/>
        </w:rPr>
        <w:t xml:space="preserve">communities </w:t>
      </w:r>
      <w:del w:id="13" w:author="Meyer, Michael Frederick" w:date="2020-07-28T18:33:00Z">
        <w:r w:rsidR="00363613" w:rsidDel="005D772B">
          <w:rPr>
            <w:rFonts w:ascii="Times New Roman" w:eastAsia="Times New Roman" w:hAnsi="Times New Roman" w:cs="Times New Roman"/>
            <w:sz w:val="24"/>
            <w:szCs w:val="24"/>
            <w:highlight w:val="white"/>
          </w:rPr>
          <w:delText xml:space="preserve">may </w:delText>
        </w:r>
        <w:r w:rsidR="00D8535D" w:rsidDel="005D772B">
          <w:rPr>
            <w:rFonts w:ascii="Times New Roman" w:eastAsia="Times New Roman" w:hAnsi="Times New Roman" w:cs="Times New Roman"/>
            <w:sz w:val="24"/>
            <w:szCs w:val="24"/>
            <w:highlight w:val="white"/>
          </w:rPr>
          <w:delText>be</w:delText>
        </w:r>
      </w:del>
      <w:ins w:id="14" w:author="Meyer, Michael Frederick" w:date="2020-07-28T18:33:00Z">
        <w:r w:rsidR="005D772B">
          <w:rPr>
            <w:rFonts w:ascii="Times New Roman" w:eastAsia="Times New Roman" w:hAnsi="Times New Roman" w:cs="Times New Roman"/>
            <w:sz w:val="24"/>
            <w:szCs w:val="24"/>
            <w:highlight w:val="white"/>
          </w:rPr>
          <w:t>are</w:t>
        </w:r>
      </w:ins>
      <w:r w:rsidR="00D8535D">
        <w:rPr>
          <w:rFonts w:ascii="Times New Roman" w:eastAsia="Times New Roman" w:hAnsi="Times New Roman" w:cs="Times New Roman"/>
          <w:sz w:val="24"/>
          <w:szCs w:val="24"/>
          <w:highlight w:val="white"/>
        </w:rPr>
        <w:t xml:space="preserve"> responding</w:t>
      </w:r>
      <w:del w:id="15" w:author="Meyer, Michael Frederick" w:date="2020-07-28T18:33:00Z">
        <w:r w:rsidR="00363613" w:rsidDel="005D772B">
          <w:rPr>
            <w:rFonts w:ascii="Times New Roman" w:eastAsia="Times New Roman" w:hAnsi="Times New Roman" w:cs="Times New Roman"/>
            <w:sz w:val="24"/>
            <w:szCs w:val="24"/>
            <w:highlight w:val="white"/>
          </w:rPr>
          <w:delText xml:space="preserve"> to sewage inputs</w:delText>
        </w:r>
      </w:del>
      <w:r w:rsidR="00D8535D">
        <w:rPr>
          <w:rFonts w:ascii="Times New Roman" w:eastAsia="Times New Roman" w:hAnsi="Times New Roman" w:cs="Times New Roman"/>
          <w:sz w:val="24"/>
          <w:szCs w:val="24"/>
          <w:highlight w:val="white"/>
        </w:rPr>
        <w:t xml:space="preserve">. </w:t>
      </w:r>
      <w:commentRangeEnd w:id="6"/>
      <w:r w:rsidR="00E676C1">
        <w:rPr>
          <w:rStyle w:val="CommentReference"/>
        </w:rPr>
        <w:commentReference w:id="6"/>
      </w:r>
      <w:commentRangeStart w:id="16"/>
      <w:r w:rsidR="00D8535D">
        <w:rPr>
          <w:rFonts w:ascii="Times New Roman" w:eastAsia="Times New Roman" w:hAnsi="Times New Roman" w:cs="Times New Roman"/>
          <w:sz w:val="24"/>
          <w:szCs w:val="24"/>
          <w:highlight w:val="white"/>
        </w:rPr>
        <w:t>To</w:t>
      </w:r>
      <w:commentRangeEnd w:id="16"/>
      <w:r w:rsidR="00E676C1">
        <w:rPr>
          <w:rStyle w:val="CommentReference"/>
        </w:rPr>
        <w:commentReference w:id="16"/>
      </w:r>
      <w:r w:rsidR="00D8535D">
        <w:rPr>
          <w:rFonts w:ascii="Times New Roman" w:eastAsia="Times New Roman" w:hAnsi="Times New Roman" w:cs="Times New Roman"/>
          <w:sz w:val="24"/>
          <w:szCs w:val="24"/>
          <w:highlight w:val="white"/>
        </w:rPr>
        <w:t xml:space="preserve"> </w:t>
      </w:r>
      <w:del w:id="17" w:author="Meyer, Michael Frederick" w:date="2020-07-28T18:35:00Z">
        <w:r w:rsidR="00106752" w:rsidDel="005D772B">
          <w:rPr>
            <w:rFonts w:ascii="Times New Roman" w:eastAsia="Times New Roman" w:hAnsi="Times New Roman" w:cs="Times New Roman"/>
            <w:sz w:val="24"/>
            <w:szCs w:val="24"/>
            <w:highlight w:val="white"/>
          </w:rPr>
          <w:delText xml:space="preserve">determine </w:delText>
        </w:r>
      </w:del>
      <w:ins w:id="18" w:author="Meyer, Michael Frederick" w:date="2020-07-28T18:36:00Z">
        <w:r w:rsidR="005D772B">
          <w:rPr>
            <w:rFonts w:ascii="Times New Roman" w:eastAsia="Times New Roman" w:hAnsi="Times New Roman" w:cs="Times New Roman"/>
            <w:sz w:val="24"/>
            <w:szCs w:val="24"/>
            <w:highlight w:val="white"/>
          </w:rPr>
          <w:t>explicitly link</w:t>
        </w:r>
      </w:ins>
      <w:del w:id="19" w:author="Meyer, Michael Frederick" w:date="2020-07-28T18:36:00Z">
        <w:r w:rsidR="00D8535D" w:rsidDel="005D772B">
          <w:rPr>
            <w:rFonts w:ascii="Times New Roman" w:eastAsia="Times New Roman" w:hAnsi="Times New Roman" w:cs="Times New Roman"/>
            <w:sz w:val="24"/>
            <w:szCs w:val="24"/>
            <w:highlight w:val="white"/>
          </w:rPr>
          <w:delText xml:space="preserve">the </w:delText>
        </w:r>
        <w:r w:rsidR="008F41D6" w:rsidDel="005D772B">
          <w:rPr>
            <w:rFonts w:ascii="Times New Roman" w:eastAsia="Times New Roman" w:hAnsi="Times New Roman" w:cs="Times New Roman"/>
            <w:sz w:val="24"/>
            <w:szCs w:val="24"/>
            <w:highlight w:val="white"/>
          </w:rPr>
          <w:delText>presence</w:delText>
        </w:r>
        <w:r w:rsidR="00D8535D" w:rsidDel="005D772B">
          <w:rPr>
            <w:rFonts w:ascii="Times New Roman" w:eastAsia="Times New Roman" w:hAnsi="Times New Roman" w:cs="Times New Roman"/>
            <w:sz w:val="24"/>
            <w:szCs w:val="24"/>
            <w:highlight w:val="white"/>
          </w:rPr>
          <w:delText xml:space="preserve"> and </w:delText>
        </w:r>
        <w:r w:rsidR="001F0393" w:rsidDel="005D772B">
          <w:rPr>
            <w:rFonts w:ascii="Times New Roman" w:eastAsia="Times New Roman" w:hAnsi="Times New Roman" w:cs="Times New Roman"/>
            <w:sz w:val="24"/>
            <w:szCs w:val="24"/>
            <w:highlight w:val="white"/>
          </w:rPr>
          <w:delText>magnitude</w:delText>
        </w:r>
        <w:r w:rsidR="00D8535D" w:rsidDel="005D772B">
          <w:rPr>
            <w:rFonts w:ascii="Times New Roman" w:eastAsia="Times New Roman" w:hAnsi="Times New Roman" w:cs="Times New Roman"/>
            <w:sz w:val="24"/>
            <w:szCs w:val="24"/>
            <w:highlight w:val="white"/>
          </w:rPr>
          <w:delText xml:space="preserve"> of</w:delText>
        </w:r>
      </w:del>
      <w:r w:rsidR="00D8535D">
        <w:rPr>
          <w:rFonts w:ascii="Times New Roman" w:eastAsia="Times New Roman" w:hAnsi="Times New Roman" w:cs="Times New Roman"/>
          <w:sz w:val="24"/>
          <w:szCs w:val="24"/>
          <w:highlight w:val="white"/>
        </w:rPr>
        <w:t xml:space="preserve"> 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w:t>
      </w:r>
      <w:ins w:id="20" w:author="Meyer, Michael Frederick" w:date="2020-08-17T16:47:00Z">
        <w:r w:rsidR="00FB13BF">
          <w:rPr>
            <w:rFonts w:ascii="Times New Roman" w:eastAsia="Times New Roman" w:hAnsi="Times New Roman" w:cs="Times New Roman"/>
            <w:sz w:val="24"/>
            <w:szCs w:val="24"/>
            <w:highlight w:val="white"/>
          </w:rPr>
          <w:t xml:space="preserve"> with biological </w:t>
        </w:r>
      </w:ins>
      <w:ins w:id="21" w:author="Meyer, Michael Frederick" w:date="2020-08-17T16:48:00Z">
        <w:r w:rsidR="00FB13BF">
          <w:rPr>
            <w:rFonts w:ascii="Times New Roman" w:eastAsia="Times New Roman" w:hAnsi="Times New Roman" w:cs="Times New Roman"/>
            <w:sz w:val="24"/>
            <w:szCs w:val="24"/>
            <w:highlight w:val="white"/>
          </w:rPr>
          <w:t>responses</w:t>
        </w:r>
      </w:ins>
      <w:r w:rsidR="00D8535D">
        <w:rPr>
          <w:rFonts w:ascii="Times New Roman" w:eastAsia="Times New Roman" w:hAnsi="Times New Roman" w:cs="Times New Roman"/>
          <w:sz w:val="24"/>
          <w:szCs w:val="24"/>
          <w:highlight w:val="white"/>
        </w:rPr>
        <w:t>, we surveyed a 40-km transect of the southwestern shore for sewage</w:t>
      </w:r>
      <w:ins w:id="22" w:author="Meyer, Michael Frederick" w:date="2020-08-26T09:55:00Z">
        <w:r w:rsidR="00464D2B">
          <w:rPr>
            <w:rFonts w:ascii="Times New Roman" w:eastAsia="Times New Roman" w:hAnsi="Times New Roman" w:cs="Times New Roman"/>
            <w:sz w:val="24"/>
            <w:szCs w:val="24"/>
            <w:highlight w:val="white"/>
          </w:rPr>
          <w:t>-spe</w:t>
        </w:r>
      </w:ins>
      <w:ins w:id="23" w:author="Meyer, Michael Frederick" w:date="2020-08-26T09:56:00Z">
        <w:r w:rsidR="00464D2B">
          <w:rPr>
            <w:rFonts w:ascii="Times New Roman" w:eastAsia="Times New Roman" w:hAnsi="Times New Roman" w:cs="Times New Roman"/>
            <w:sz w:val="24"/>
            <w:szCs w:val="24"/>
            <w:highlight w:val="white"/>
          </w:rPr>
          <w:t>cific</w:t>
        </w:r>
      </w:ins>
      <w:r w:rsidR="00D8535D">
        <w:rPr>
          <w:rFonts w:ascii="Times New Roman" w:eastAsia="Times New Roman" w:hAnsi="Times New Roman" w:cs="Times New Roman"/>
          <w:sz w:val="24"/>
          <w:szCs w:val="24"/>
          <w:highlight w:val="white"/>
        </w:rPr>
        <w:t xml:space="preserv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w:t>
      </w:r>
      <w:del w:id="24" w:author="Meyer, Michael Frederick" w:date="2020-08-26T09:56:00Z">
        <w:r w:rsidR="00D8535D" w:rsidDel="00464D2B">
          <w:rPr>
            <w:rFonts w:ascii="Times New Roman" w:eastAsia="Times New Roman" w:hAnsi="Times New Roman" w:cs="Times New Roman"/>
            <w:sz w:val="24"/>
            <w:szCs w:val="24"/>
            <w:highlight w:val="white"/>
          </w:rPr>
          <w:delText>At all sites</w:delText>
        </w:r>
        <w:r w:rsidR="00E479B7" w:rsidDel="00464D2B">
          <w:rPr>
            <w:rFonts w:ascii="Times New Roman" w:eastAsia="Times New Roman" w:hAnsi="Times New Roman" w:cs="Times New Roman"/>
            <w:sz w:val="24"/>
            <w:szCs w:val="24"/>
            <w:highlight w:val="white"/>
          </w:rPr>
          <w:delText>,</w:delText>
        </w:r>
        <w:r w:rsidR="00D8535D" w:rsidDel="00464D2B">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PPCPs</w:t>
      </w:r>
      <w:ins w:id="25" w:author="Meyer, Michael Frederick" w:date="2020-08-26T09:56:00Z">
        <w:r w:rsidR="00464D2B">
          <w:rPr>
            <w:rFonts w:ascii="Times New Roman" w:eastAsia="Times New Roman" w:hAnsi="Times New Roman" w:cs="Times New Roman"/>
            <w:sz w:val="24"/>
            <w:szCs w:val="24"/>
            <w:highlight w:val="white"/>
          </w:rPr>
          <w:t>,</w:t>
        </w:r>
      </w:ins>
      <w:r w:rsidR="00D8535D">
        <w:rPr>
          <w:rFonts w:ascii="Times New Roman" w:eastAsia="Times New Roman" w:hAnsi="Times New Roman" w:cs="Times New Roman"/>
          <w:sz w:val="24"/>
          <w:szCs w:val="24"/>
          <w:highlight w:val="white"/>
        </w:rPr>
        <w:t xml:space="preserve"> including caffeine (up to 60 ng/L) and acetaminophen (up to 40 ng/L)</w:t>
      </w:r>
      <w:ins w:id="26" w:author="Meyer, Michael Frederick" w:date="2020-08-26T09:56:00Z">
        <w:r w:rsidR="00464D2B">
          <w:rPr>
            <w:rFonts w:ascii="Times New Roman" w:eastAsia="Times New Roman" w:hAnsi="Times New Roman" w:cs="Times New Roman"/>
            <w:sz w:val="24"/>
            <w:szCs w:val="24"/>
            <w:highlight w:val="white"/>
          </w:rPr>
          <w:t>,</w:t>
        </w:r>
      </w:ins>
      <w:r w:rsidR="00D8535D">
        <w:rPr>
          <w:rFonts w:ascii="Times New Roman" w:eastAsia="Times New Roman" w:hAnsi="Times New Roman" w:cs="Times New Roman"/>
          <w:sz w:val="24"/>
          <w:szCs w:val="24"/>
          <w:highlight w:val="white"/>
        </w:rPr>
        <w:t xml:space="preserve"> were detected in the nearshore water</w:t>
      </w:r>
      <w:ins w:id="27" w:author="Meyer, Michael Frederick" w:date="2020-08-26T09:56:00Z">
        <w:r w:rsidR="00464D2B">
          <w:rPr>
            <w:rFonts w:ascii="Times New Roman" w:eastAsia="Times New Roman" w:hAnsi="Times New Roman" w:cs="Times New Roman"/>
            <w:sz w:val="24"/>
            <w:szCs w:val="24"/>
            <w:highlight w:val="white"/>
          </w:rPr>
          <w:t xml:space="preserve"> column</w:t>
        </w:r>
      </w:ins>
      <w:r w:rsidR="00D8535D">
        <w:rPr>
          <w:rFonts w:ascii="Times New Roman" w:eastAsia="Times New Roman" w:hAnsi="Times New Roman" w:cs="Times New Roman"/>
          <w:sz w:val="24"/>
          <w:szCs w:val="24"/>
          <w:highlight w:val="white"/>
        </w:rPr>
        <w:t>,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del w:id="28" w:author="Meyer, Michael Frederick" w:date="2020-08-26T09:57:00Z">
        <w:r w:rsidR="00414172" w:rsidDel="00464D2B">
          <w:rPr>
            <w:rFonts w:ascii="Times New Roman" w:eastAsia="Times New Roman" w:hAnsi="Times New Roman" w:cs="Times New Roman"/>
            <w:sz w:val="24"/>
            <w:szCs w:val="24"/>
            <w:highlight w:val="white"/>
          </w:rPr>
          <w:delText xml:space="preserve">extent </w:delText>
        </w:r>
      </w:del>
      <w:ins w:id="29" w:author="Meyer, Michael Frederick" w:date="2020-08-26T09:57:00Z">
        <w:r w:rsidR="00464D2B">
          <w:rPr>
            <w:rFonts w:ascii="Times New Roman" w:eastAsia="Times New Roman" w:hAnsi="Times New Roman" w:cs="Times New Roman"/>
            <w:sz w:val="24"/>
            <w:szCs w:val="24"/>
            <w:highlight w:val="white"/>
          </w:rPr>
          <w:t xml:space="preserve">extent </w:t>
        </w:r>
      </w:ins>
      <w:r w:rsidR="00414172">
        <w:rPr>
          <w:rFonts w:ascii="Times New Roman" w:eastAsia="Times New Roman" w:hAnsi="Times New Roman" w:cs="Times New Roman"/>
          <w:sz w:val="24"/>
          <w:szCs w:val="24"/>
          <w:highlight w:val="white"/>
        </w:rPr>
        <w:t>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w:t>
      </w:r>
      <w:del w:id="30" w:author="Meyer, Michael Frederick" w:date="2020-07-28T15:30:00Z">
        <w:r w:rsidR="00D8535D" w:rsidDel="007C5810">
          <w:rPr>
            <w:rFonts w:ascii="Times New Roman" w:eastAsia="Times New Roman" w:hAnsi="Times New Roman" w:cs="Times New Roman"/>
            <w:sz w:val="24"/>
            <w:szCs w:val="24"/>
            <w:highlight w:val="white"/>
          </w:rPr>
          <w:delText>structure remained consistent</w:delText>
        </w:r>
      </w:del>
      <w:ins w:id="31" w:author="Meyer, Michael Frederick" w:date="2020-07-28T15:30:00Z">
        <w:r w:rsidR="007C5810">
          <w:rPr>
            <w:rFonts w:ascii="Times New Roman" w:eastAsia="Times New Roman" w:hAnsi="Times New Roman" w:cs="Times New Roman"/>
            <w:sz w:val="24"/>
            <w:szCs w:val="24"/>
            <w:highlight w:val="white"/>
          </w:rPr>
          <w:t>did not restructure</w:t>
        </w:r>
      </w:ins>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w:t>
      </w:r>
      <w:r w:rsidR="00BF3FFC">
        <w:rPr>
          <w:rFonts w:ascii="Times New Roman" w:eastAsia="Times New Roman" w:hAnsi="Times New Roman" w:cs="Times New Roman"/>
          <w:sz w:val="24"/>
          <w:szCs w:val="24"/>
          <w:highlight w:val="white"/>
        </w:rPr>
        <w:t xml:space="preserve">that </w:t>
      </w:r>
      <w:r w:rsidR="002249CB">
        <w:rPr>
          <w:rFonts w:ascii="Times New Roman" w:eastAsia="Times New Roman" w:hAnsi="Times New Roman" w:cs="Times New Roman"/>
          <w:sz w:val="24"/>
          <w:szCs w:val="24"/>
          <w:highlight w:val="white"/>
        </w:rPr>
        <w:t>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 xml:space="preserve">considering growing </w:t>
      </w:r>
      <w:ins w:id="32" w:author="Meyer, Michael Frederick" w:date="2020-08-26T09:58:00Z">
        <w:r w:rsidR="00464D2B">
          <w:rPr>
            <w:rFonts w:ascii="Times New Roman" w:eastAsia="Times New Roman" w:hAnsi="Times New Roman" w:cs="Times New Roman"/>
            <w:sz w:val="24"/>
            <w:szCs w:val="24"/>
            <w:highlight w:val="white"/>
          </w:rPr>
          <w:t xml:space="preserve">how </w:t>
        </w:r>
      </w:ins>
      <w:r w:rsidR="00D8535D">
        <w:rPr>
          <w:rFonts w:ascii="Times New Roman" w:eastAsia="Times New Roman" w:hAnsi="Times New Roman" w:cs="Times New Roman"/>
          <w:sz w:val="24"/>
          <w:szCs w:val="24"/>
          <w:highlight w:val="white"/>
        </w:rPr>
        <w:t>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bookmarkEnd w:id="2"/>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0D02564D"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33" w:author="Meyer, Michael Frederick" w:date="2020-08-11T16:03:00Z">
        <w:r w:rsidR="002B4310" w:rsidDel="002B4310">
          <w:rPr>
            <w:rFonts w:ascii="Times New Roman" w:eastAsia="Times New Roman" w:hAnsi="Times New Roman" w:cs="Times New Roman"/>
            <w:sz w:val="24"/>
            <w:szCs w:val="24"/>
          </w:rPr>
          <w:delText>Nitr</w:delText>
        </w:r>
        <w:r w:rsidDel="002B4310">
          <w:rPr>
            <w:rFonts w:ascii="Times New Roman" w:eastAsia="Times New Roman" w:hAnsi="Times New Roman" w:cs="Times New Roman"/>
            <w:sz w:val="24"/>
            <w:szCs w:val="24"/>
          </w:rPr>
          <w:delText xml:space="preserve"> </w:delText>
        </w:r>
      </w:del>
      <w:ins w:id="34" w:author="Meyer, Michael Frederick" w:date="2020-08-11T16:03:00Z">
        <w:r w:rsidR="002B4310">
          <w:rPr>
            <w:rFonts w:ascii="Times New Roman" w:eastAsia="Times New Roman" w:hAnsi="Times New Roman" w:cs="Times New Roman"/>
            <w:sz w:val="24"/>
            <w:szCs w:val="24"/>
          </w:rPr>
          <w:t xml:space="preserve">Nitrogen and phosphorus </w:t>
        </w:r>
      </w:ins>
      <w:r>
        <w:rPr>
          <w:rFonts w:ascii="Times New Roman" w:eastAsia="Times New Roman" w:hAnsi="Times New Roman" w:cs="Times New Roman"/>
          <w:sz w:val="24"/>
          <w:szCs w:val="24"/>
        </w:rPr>
        <w:t xml:space="preserve">are among the primary pollutants in sewage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w:t>
      </w:r>
      <w:del w:id="35" w:author="Meyer, Michael Frederick" w:date="2020-08-25T13:50:00Z">
        <w:r w:rsidDel="009C5FB5">
          <w:rPr>
            <w:rFonts w:ascii="Times New Roman" w:eastAsia="Times New Roman" w:hAnsi="Times New Roman" w:cs="Times New Roman"/>
            <w:sz w:val="24"/>
            <w:szCs w:val="24"/>
          </w:rPr>
          <w:delText>sewage</w:delText>
        </w:r>
      </w:del>
      <w:ins w:id="36" w:author="Meyer, Michael Frederick" w:date="2020-08-25T13:50:00Z">
        <w:r w:rsidR="009C5FB5">
          <w:rPr>
            <w:rFonts w:ascii="Times New Roman" w:eastAsia="Times New Roman" w:hAnsi="Times New Roman" w:cs="Times New Roman"/>
            <w:sz w:val="24"/>
            <w:szCs w:val="24"/>
          </w:rPr>
          <w:t>wastewater</w:t>
        </w:r>
      </w:ins>
      <w:r>
        <w:rPr>
          <w:rFonts w:ascii="Times New Roman" w:eastAsia="Times New Roman" w:hAnsi="Times New Roman" w:cs="Times New Roman"/>
          <w:sz w:val="24"/>
          <w:szCs w:val="24"/>
        </w:rPr>
        <w:t>, nutrient</w:t>
      </w:r>
      <w:ins w:id="37" w:author="Meyer, Michael Frederick" w:date="2020-08-26T09:58:00Z">
        <w:r w:rsidR="00464D2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38" w:author="Meyer, Michael Frederick" w:date="2020-08-25T13:50:00Z">
        <w:r w:rsidDel="009C5FB5">
          <w:rPr>
            <w:rFonts w:ascii="Times New Roman" w:eastAsia="Times New Roman" w:hAnsi="Times New Roman" w:cs="Times New Roman"/>
            <w:sz w:val="24"/>
            <w:szCs w:val="24"/>
          </w:rPr>
          <w:delText xml:space="preserve">inputs </w:delText>
        </w:r>
      </w:del>
      <w:r>
        <w:rPr>
          <w:rFonts w:ascii="Times New Roman" w:eastAsia="Times New Roman" w:hAnsi="Times New Roman" w:cs="Times New Roman"/>
          <w:sz w:val="24"/>
          <w:szCs w:val="24"/>
        </w:rPr>
        <w:t xml:space="preserve">can originate from </w:t>
      </w:r>
      <w:r w:rsidR="00BF3FFC">
        <w:rPr>
          <w:rFonts w:ascii="Times New Roman" w:eastAsia="Times New Roman" w:hAnsi="Times New Roman" w:cs="Times New Roman"/>
          <w:sz w:val="24"/>
          <w:szCs w:val="24"/>
        </w:rPr>
        <w:t xml:space="preserve">diverse </w:t>
      </w:r>
      <w:r>
        <w:rPr>
          <w:rFonts w:ascii="Times New Roman" w:eastAsia="Times New Roman" w:hAnsi="Times New Roman" w:cs="Times New Roman"/>
          <w:sz w:val="24"/>
          <w:szCs w:val="24"/>
        </w:rPr>
        <w:t xml:space="preserve">anthropogenic and </w:t>
      </w:r>
      <w:r w:rsidR="00BF3FFC">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sources,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Regardless of the </w:t>
      </w:r>
      <w:del w:id="39" w:author="Meyer, Michael Frederick" w:date="2020-08-11T16:03:00Z">
        <w:r w:rsidDel="002B4310">
          <w:rPr>
            <w:rFonts w:ascii="Times New Roman" w:eastAsia="Times New Roman" w:hAnsi="Times New Roman" w:cs="Times New Roman"/>
            <w:sz w:val="24"/>
            <w:szCs w:val="24"/>
          </w:rPr>
          <w:delText xml:space="preserve">nutrients’ </w:delText>
        </w:r>
      </w:del>
      <w:r>
        <w:rPr>
          <w:rFonts w:ascii="Times New Roman" w:eastAsia="Times New Roman" w:hAnsi="Times New Roman" w:cs="Times New Roman"/>
          <w:sz w:val="24"/>
          <w:szCs w:val="24"/>
        </w:rPr>
        <w:t xml:space="preserve">source, biological </w:t>
      </w:r>
      <w:del w:id="40" w:author="Meyer, Michael Frederick" w:date="2020-08-11T16:05:00Z">
        <w:r w:rsidDel="002B4310">
          <w:rPr>
            <w:rFonts w:ascii="Times New Roman" w:eastAsia="Times New Roman" w:hAnsi="Times New Roman" w:cs="Times New Roman"/>
            <w:sz w:val="24"/>
            <w:szCs w:val="24"/>
          </w:rPr>
          <w:delText xml:space="preserve">responses </w:delText>
        </w:r>
      </w:del>
      <w:ins w:id="41" w:author="Meyer, Michael Frederick" w:date="2020-08-11T16:05:00Z">
        <w:r w:rsidR="002B4310">
          <w:rPr>
            <w:rFonts w:ascii="Times New Roman" w:eastAsia="Times New Roman" w:hAnsi="Times New Roman" w:cs="Times New Roman"/>
            <w:sz w:val="24"/>
            <w:szCs w:val="24"/>
          </w:rPr>
          <w:t>processes</w:t>
        </w:r>
      </w:ins>
      <w:ins w:id="42" w:author="Meyer, Michael Frederick" w:date="2020-08-11T16:04:00Z">
        <w:r w:rsidR="002B4310">
          <w:rPr>
            <w:rFonts w:ascii="Times New Roman" w:eastAsia="Times New Roman" w:hAnsi="Times New Roman" w:cs="Times New Roman"/>
            <w:sz w:val="24"/>
            <w:szCs w:val="24"/>
          </w:rPr>
          <w:t xml:space="preserve"> </w:t>
        </w:r>
      </w:ins>
      <w:del w:id="43" w:author="Meyer, Michael Frederick" w:date="2020-08-11T16:04:00Z">
        <w:r w:rsidDel="002B4310">
          <w:rPr>
            <w:rFonts w:ascii="Times New Roman" w:eastAsia="Times New Roman" w:hAnsi="Times New Roman" w:cs="Times New Roman"/>
            <w:sz w:val="24"/>
            <w:szCs w:val="24"/>
          </w:rPr>
          <w:delText xml:space="preserve">to even slight nutrient increases </w:delText>
        </w:r>
      </w:del>
      <w:r>
        <w:rPr>
          <w:rFonts w:ascii="Times New Roman" w:eastAsia="Times New Roman" w:hAnsi="Times New Roman" w:cs="Times New Roman"/>
          <w:sz w:val="24"/>
          <w:szCs w:val="24"/>
        </w:rPr>
        <w:t xml:space="preserve">can further </w:t>
      </w:r>
      <w:del w:id="44" w:author="Meyer, Michael Frederick" w:date="2020-08-11T16:05:00Z">
        <w:r w:rsidDel="002B4310">
          <w:rPr>
            <w:rFonts w:ascii="Times New Roman" w:eastAsia="Times New Roman" w:hAnsi="Times New Roman" w:cs="Times New Roman"/>
            <w:sz w:val="24"/>
            <w:szCs w:val="24"/>
          </w:rPr>
          <w:delText xml:space="preserve">confound </w:delText>
        </w:r>
      </w:del>
      <w:ins w:id="45" w:author="Meyer, Michael Frederick" w:date="2020-08-11T16:05:00Z">
        <w:r w:rsidR="002B4310">
          <w:rPr>
            <w:rFonts w:ascii="Times New Roman" w:eastAsia="Times New Roman" w:hAnsi="Times New Roman" w:cs="Times New Roman"/>
            <w:sz w:val="24"/>
            <w:szCs w:val="24"/>
          </w:rPr>
          <w:t>obfuscate sewage detection</w:t>
        </w:r>
      </w:ins>
      <w:del w:id="46" w:author="Meyer, Michael Frederick" w:date="2020-08-11T16:04:00Z">
        <w:r w:rsidDel="002B4310">
          <w:rPr>
            <w:rFonts w:ascii="Times New Roman" w:eastAsia="Times New Roman" w:hAnsi="Times New Roman" w:cs="Times New Roman"/>
            <w:sz w:val="24"/>
            <w:szCs w:val="24"/>
          </w:rPr>
          <w:delText xml:space="preserve">sewage </w:delText>
        </w:r>
      </w:del>
      <w:del w:id="47" w:author="Meyer, Michael Frederick" w:date="2020-08-11T16:06:00Z">
        <w:r w:rsidDel="002B4310">
          <w:rPr>
            <w:rFonts w:ascii="Times New Roman" w:eastAsia="Times New Roman" w:hAnsi="Times New Roman" w:cs="Times New Roman"/>
            <w:sz w:val="24"/>
            <w:szCs w:val="24"/>
          </w:rPr>
          <w:delText>signals</w:delText>
        </w:r>
      </w:del>
      <w:ins w:id="48" w:author="Meyer, Michael Frederick" w:date="2020-08-10T16:51:00Z">
        <w:r w:rsidR="00612D36">
          <w:rPr>
            <w:rFonts w:ascii="Times New Roman" w:eastAsia="Times New Roman" w:hAnsi="Times New Roman" w:cs="Times New Roman"/>
            <w:sz w:val="24"/>
            <w:szCs w:val="24"/>
          </w:rPr>
          <w:t>, such as</w:t>
        </w:r>
      </w:ins>
      <w:del w:id="49" w:author="Meyer, Michael Frederick" w:date="2020-08-10T16:51:00Z">
        <w:r w:rsidDel="00612D3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50" w:author="Meyer, Michael Frederick" w:date="2020-08-10T16:51:00Z">
        <w:r w:rsidR="00612D36">
          <w:rPr>
            <w:rFonts w:ascii="Times New Roman" w:eastAsia="Times New Roman" w:hAnsi="Times New Roman" w:cs="Times New Roman"/>
            <w:sz w:val="24"/>
            <w:szCs w:val="24"/>
          </w:rPr>
          <w:t>b</w:t>
        </w:r>
      </w:ins>
      <w:del w:id="51" w:author="Meyer, Michael Frederick" w:date="2020-08-10T16:51:00Z">
        <w:r w:rsidDel="00612D36">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enthic primary producers in nearshore water</w:t>
      </w:r>
      <w:ins w:id="52" w:author="Meyer, Michael Frederick" w:date="2020-08-10T16:52:00Z">
        <w:r w:rsidR="00612D36">
          <w:rPr>
            <w:rFonts w:ascii="Times New Roman" w:eastAsia="Times New Roman" w:hAnsi="Times New Roman" w:cs="Times New Roman"/>
            <w:sz w:val="24"/>
            <w:szCs w:val="24"/>
          </w:rPr>
          <w:t xml:space="preserve"> </w:t>
        </w:r>
      </w:ins>
      <w:del w:id="53" w:author="Meyer, Michael Frederick" w:date="2020-08-10T16:52:00Z">
        <w:r w:rsidDel="00612D36">
          <w:rPr>
            <w:rFonts w:ascii="Times New Roman" w:eastAsia="Times New Roman" w:hAnsi="Times New Roman" w:cs="Times New Roman"/>
            <w:sz w:val="24"/>
            <w:szCs w:val="24"/>
          </w:rPr>
          <w:delText xml:space="preserve">, especially those in oligotrophic lakes, </w:delText>
        </w:r>
      </w:del>
      <w:del w:id="54" w:author="Meyer, Michael Frederick" w:date="2020-08-11T16:06:00Z">
        <w:r w:rsidDel="002B4310">
          <w:rPr>
            <w:rFonts w:ascii="Times New Roman" w:eastAsia="Times New Roman" w:hAnsi="Times New Roman" w:cs="Times New Roman"/>
            <w:sz w:val="24"/>
            <w:szCs w:val="24"/>
          </w:rPr>
          <w:delText xml:space="preserve">can </w:delText>
        </w:r>
      </w:del>
      <w:r>
        <w:rPr>
          <w:rFonts w:ascii="Times New Roman" w:eastAsia="Times New Roman" w:hAnsi="Times New Roman" w:cs="Times New Roman"/>
          <w:sz w:val="24"/>
          <w:szCs w:val="24"/>
        </w:rPr>
        <w:t>assimilat</w:t>
      </w:r>
      <w:ins w:id="55" w:author="Meyer, Michael Frederick" w:date="2020-08-11T16:06:00Z">
        <w:r w:rsidR="002B4310">
          <w:rPr>
            <w:rFonts w:ascii="Times New Roman" w:eastAsia="Times New Roman" w:hAnsi="Times New Roman" w:cs="Times New Roman"/>
            <w:sz w:val="24"/>
            <w:szCs w:val="24"/>
          </w:rPr>
          <w:t>ing</w:t>
        </w:r>
      </w:ins>
      <w:del w:id="56" w:author="Meyer, Michael Frederick" w:date="2020-08-11T16:06:00Z">
        <w:r w:rsidDel="002B4310">
          <w:rPr>
            <w:rFonts w:ascii="Times New Roman" w:eastAsia="Times New Roman" w:hAnsi="Times New Roman" w:cs="Times New Roman"/>
            <w:sz w:val="24"/>
            <w:szCs w:val="24"/>
          </w:rPr>
          <w:delText>e</w:delText>
        </w:r>
      </w:del>
      <w:r>
        <w:rPr>
          <w:rFonts w:ascii="Times New Roman" w:eastAsia="Times New Roman" w:hAnsi="Times New Roman" w:cs="Times New Roman"/>
          <w:sz w:val="24"/>
          <w:szCs w:val="24"/>
        </w:rPr>
        <w:t xml:space="preserve"> nutrients </w:t>
      </w:r>
      <w:ins w:id="57" w:author="Meyer, Michael Frederick" w:date="2020-08-26T09:59:00Z">
        <w:r w:rsidR="00464D2B">
          <w:rPr>
            <w:rFonts w:ascii="Times New Roman" w:eastAsia="Times New Roman" w:hAnsi="Times New Roman" w:cs="Times New Roman"/>
            <w:sz w:val="24"/>
            <w:szCs w:val="24"/>
          </w:rPr>
          <w:t xml:space="preserve">so </w:t>
        </w:r>
      </w:ins>
      <w:r>
        <w:rPr>
          <w:rFonts w:ascii="Times New Roman" w:eastAsia="Times New Roman" w:hAnsi="Times New Roman" w:cs="Times New Roman"/>
          <w:sz w:val="24"/>
          <w:szCs w:val="24"/>
        </w:rPr>
        <w:t xml:space="preserve">quickly </w:t>
      </w:r>
      <w:del w:id="58" w:author="Meyer, Michael Frederick" w:date="2020-08-10T16:52:00Z">
        <w:r w:rsidDel="00612D36">
          <w:rPr>
            <w:rFonts w:ascii="Times New Roman" w:eastAsia="Times New Roman" w:hAnsi="Times New Roman" w:cs="Times New Roman"/>
            <w:sz w:val="24"/>
            <w:szCs w:val="24"/>
          </w:rPr>
          <w:delText xml:space="preserve">from the water column </w:delText>
        </w:r>
      </w:del>
      <w:r>
        <w:rPr>
          <w:rFonts w:ascii="Times New Roman" w:eastAsia="Times New Roman" w:hAnsi="Times New Roman" w:cs="Times New Roman"/>
          <w:sz w:val="24"/>
          <w:szCs w:val="24"/>
        </w:rPr>
        <w:t>(e.g., hours)</w:t>
      </w:r>
      <w:del w:id="59" w:author="Meyer, Michael Frederick" w:date="2020-08-26T09:59:00Z">
        <w:r w:rsidDel="00464D2B">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ins w:id="60" w:author="Meyer, Michael Frederick" w:date="2020-08-11T16:09:00Z">
        <w:r w:rsidR="00CF1762">
          <w:rPr>
            <w:rFonts w:ascii="Times New Roman" w:eastAsia="Times New Roman" w:hAnsi="Times New Roman" w:cs="Times New Roman"/>
            <w:sz w:val="24"/>
            <w:szCs w:val="24"/>
          </w:rPr>
          <w:t xml:space="preserve"> </w:t>
        </w:r>
      </w:ins>
      <w:ins w:id="61" w:author="Meyer, Michael Frederick" w:date="2020-08-11T17:05:00Z">
        <w:r w:rsidR="000A1879">
          <w:rPr>
            <w:rFonts w:ascii="Times New Roman" w:eastAsia="Times New Roman" w:hAnsi="Times New Roman" w:cs="Times New Roman"/>
            <w:sz w:val="24"/>
            <w:szCs w:val="24"/>
          </w:rPr>
          <w:t xml:space="preserve">Because nutrients come from numerous non-sewage sources, </w:t>
        </w:r>
      </w:ins>
      <w:ins w:id="62" w:author="Meyer, Michael Frederick" w:date="2020-08-11T17:06:00Z">
        <w:r w:rsidR="001B6B08">
          <w:rPr>
            <w:rFonts w:ascii="Times New Roman" w:eastAsia="Times New Roman" w:hAnsi="Times New Roman" w:cs="Times New Roman"/>
            <w:sz w:val="24"/>
            <w:szCs w:val="24"/>
          </w:rPr>
          <w:t xml:space="preserve">certain </w:t>
        </w:r>
      </w:ins>
      <w:ins w:id="63" w:author="Meyer, Michael Frederick" w:date="2020-08-11T17:05:00Z">
        <w:r w:rsidR="000A1879">
          <w:rPr>
            <w:rFonts w:ascii="Times New Roman" w:eastAsia="Times New Roman" w:hAnsi="Times New Roman" w:cs="Times New Roman"/>
            <w:sz w:val="24"/>
            <w:szCs w:val="24"/>
          </w:rPr>
          <w:t>pollutants and sewage indicators consistently associated with human activity</w:t>
        </w:r>
        <w:r w:rsidR="001B6B08">
          <w:rPr>
            <w:rFonts w:ascii="Times New Roman" w:eastAsia="Times New Roman" w:hAnsi="Times New Roman" w:cs="Times New Roman"/>
            <w:sz w:val="24"/>
            <w:szCs w:val="24"/>
          </w:rPr>
          <w:t xml:space="preserve"> </w:t>
        </w:r>
      </w:ins>
      <w:del w:id="64" w:author="Meyer, Michael Frederick" w:date="2020-08-11T17:05:00Z">
        <w:r w:rsidDel="000A1879">
          <w:rPr>
            <w:rFonts w:ascii="Times New Roman" w:eastAsia="Times New Roman" w:hAnsi="Times New Roman" w:cs="Times New Roman"/>
            <w:sz w:val="24"/>
            <w:szCs w:val="24"/>
          </w:rPr>
          <w:delText xml:space="preserve"> </w:delText>
        </w:r>
      </w:del>
      <w:ins w:id="65" w:author="Meyer, Michael Frederick" w:date="2020-08-11T17:05:00Z">
        <w:r w:rsidR="001B6B08">
          <w:rPr>
            <w:rFonts w:ascii="Times New Roman" w:eastAsia="Times New Roman" w:hAnsi="Times New Roman" w:cs="Times New Roman"/>
            <w:sz w:val="24"/>
            <w:szCs w:val="24"/>
          </w:rPr>
          <w:t>have garnered increasing attention for their usefulness</w:t>
        </w:r>
      </w:ins>
      <w:ins w:id="66" w:author="Meyer, Michael Frederick" w:date="2020-08-26T09:59:00Z">
        <w:r w:rsidR="00464D2B">
          <w:rPr>
            <w:rFonts w:ascii="Times New Roman" w:eastAsia="Times New Roman" w:hAnsi="Times New Roman" w:cs="Times New Roman"/>
            <w:sz w:val="24"/>
            <w:szCs w:val="24"/>
          </w:rPr>
          <w:t xml:space="preserve"> in </w:t>
        </w:r>
      </w:ins>
      <w:ins w:id="67" w:author="Meyer, Michael Frederick" w:date="2020-08-26T10:00:00Z">
        <w:r w:rsidR="00464D2B">
          <w:rPr>
            <w:rFonts w:ascii="Times New Roman" w:eastAsia="Times New Roman" w:hAnsi="Times New Roman" w:cs="Times New Roman"/>
            <w:sz w:val="24"/>
            <w:szCs w:val="24"/>
          </w:rPr>
          <w:t>identifying wastewater input</w:t>
        </w:r>
      </w:ins>
      <w:ins w:id="68" w:author="Meyer, Michael Frederick" w:date="2020-08-11T17:07:00Z">
        <w:r w:rsidR="001B6B08">
          <w:rPr>
            <w:rFonts w:ascii="Times New Roman" w:eastAsia="Times New Roman" w:hAnsi="Times New Roman" w:cs="Times New Roman"/>
            <w:sz w:val="24"/>
            <w:szCs w:val="24"/>
          </w:rPr>
          <w:t>.</w:t>
        </w:r>
      </w:ins>
    </w:p>
    <w:p w14:paraId="2B79569B" w14:textId="77777777" w:rsidR="00FC3707" w:rsidRDefault="00FC3707" w:rsidP="00150E6F">
      <w:pPr>
        <w:rPr>
          <w:rFonts w:ascii="Times New Roman" w:eastAsia="Times New Roman" w:hAnsi="Times New Roman" w:cs="Times New Roman"/>
          <w:sz w:val="24"/>
          <w:szCs w:val="24"/>
        </w:rPr>
      </w:pPr>
    </w:p>
    <w:p w14:paraId="1E62AB8F" w14:textId="09911CAA" w:rsidR="00715D55" w:rsidRDefault="00D8535D" w:rsidP="00197C8D">
      <w:pPr>
        <w:rPr>
          <w:rFonts w:ascii="Times New Roman" w:eastAsia="Times New Roman" w:hAnsi="Times New Roman" w:cs="Times New Roman"/>
          <w:sz w:val="24"/>
          <w:szCs w:val="24"/>
        </w:rPr>
      </w:pPr>
      <w:del w:id="69" w:author="Meyer, Michael Frederick" w:date="2020-08-11T17:05:00Z">
        <w:r w:rsidDel="000A1879">
          <w:rPr>
            <w:rFonts w:ascii="Times New Roman" w:eastAsia="Times New Roman" w:hAnsi="Times New Roman" w:cs="Times New Roman"/>
            <w:sz w:val="24"/>
            <w:szCs w:val="24"/>
          </w:rPr>
          <w:lastRenderedPageBreak/>
          <w:delText xml:space="preserve">Because nutrients </w:delText>
        </w:r>
        <w:r w:rsidR="001249C1" w:rsidDel="000A1879">
          <w:rPr>
            <w:rFonts w:ascii="Times New Roman" w:eastAsia="Times New Roman" w:hAnsi="Times New Roman" w:cs="Times New Roman"/>
            <w:sz w:val="24"/>
            <w:szCs w:val="24"/>
          </w:rPr>
          <w:delText>come</w:delText>
        </w:r>
        <w:r w:rsidR="00440246" w:rsidDel="000A1879">
          <w:rPr>
            <w:rFonts w:ascii="Times New Roman" w:eastAsia="Times New Roman" w:hAnsi="Times New Roman" w:cs="Times New Roman"/>
            <w:sz w:val="24"/>
            <w:szCs w:val="24"/>
          </w:rPr>
          <w:delText xml:space="preserve"> from numerous non-sewage sources</w:delText>
        </w:r>
        <w:r w:rsidDel="000A1879">
          <w:rPr>
            <w:rFonts w:ascii="Times New Roman" w:eastAsia="Times New Roman" w:hAnsi="Times New Roman" w:cs="Times New Roman"/>
            <w:sz w:val="24"/>
            <w:szCs w:val="24"/>
          </w:rPr>
          <w:delText xml:space="preserve">, </w:delText>
        </w:r>
        <w:r w:rsidR="009A6AFC" w:rsidDel="000A1879">
          <w:rPr>
            <w:rFonts w:ascii="Times New Roman" w:eastAsia="Times New Roman" w:hAnsi="Times New Roman" w:cs="Times New Roman"/>
            <w:sz w:val="24"/>
            <w:szCs w:val="24"/>
          </w:rPr>
          <w:delText>pollutants consistently associated with human activity</w:delText>
        </w:r>
        <w:r w:rsidR="009A6AFC" w:rsidDel="001B6B08">
          <w:rPr>
            <w:rFonts w:ascii="Times New Roman" w:eastAsia="Times New Roman" w:hAnsi="Times New Roman" w:cs="Times New Roman"/>
            <w:sz w:val="24"/>
            <w:szCs w:val="24"/>
          </w:rPr>
          <w:delText xml:space="preserve">, such as </w:delText>
        </w:r>
      </w:del>
      <w:bookmarkStart w:id="70" w:name="_Hlk43307809"/>
      <w:ins w:id="71" w:author="Meyer, Michael Frederick" w:date="2020-08-11T17:05:00Z">
        <w:r w:rsidR="001B6B08">
          <w:rPr>
            <w:rFonts w:ascii="Times New Roman" w:eastAsia="Times New Roman" w:hAnsi="Times New Roman" w:cs="Times New Roman"/>
            <w:sz w:val="24"/>
            <w:szCs w:val="24"/>
          </w:rPr>
          <w:t>Am</w:t>
        </w:r>
      </w:ins>
      <w:ins w:id="72" w:author="Meyer, Michael Frederick" w:date="2020-08-11T17:06:00Z">
        <w:r w:rsidR="001B6B08">
          <w:rPr>
            <w:rFonts w:ascii="Times New Roman" w:eastAsia="Times New Roman" w:hAnsi="Times New Roman" w:cs="Times New Roman"/>
            <w:sz w:val="24"/>
            <w:szCs w:val="24"/>
          </w:rPr>
          <w:t xml:space="preserve">ong the </w:t>
        </w:r>
      </w:ins>
      <w:ins w:id="73" w:author="Meyer, Michael Frederick" w:date="2020-08-11T17:07:00Z">
        <w:r w:rsidR="001B6B08">
          <w:rPr>
            <w:rFonts w:ascii="Times New Roman" w:eastAsia="Times New Roman" w:hAnsi="Times New Roman" w:cs="Times New Roman"/>
            <w:sz w:val="24"/>
            <w:szCs w:val="24"/>
          </w:rPr>
          <w:t>diverse</w:t>
        </w:r>
      </w:ins>
      <w:ins w:id="74" w:author="Meyer, Michael Frederick" w:date="2020-08-11T17:06:00Z">
        <w:r w:rsidR="001B6B08">
          <w:rPr>
            <w:rFonts w:ascii="Times New Roman" w:eastAsia="Times New Roman" w:hAnsi="Times New Roman" w:cs="Times New Roman"/>
            <w:sz w:val="24"/>
            <w:szCs w:val="24"/>
          </w:rPr>
          <w:t xml:space="preserve"> co-contaminants in sewage, </w:t>
        </w:r>
      </w:ins>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70"/>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D242CB">
        <w:rPr>
          <w:rFonts w:ascii="Times New Roman" w:eastAsia="Times New Roman" w:hAnsi="Times New Roman" w:cs="Times New Roman"/>
          <w:sz w:val="24"/>
          <w:szCs w:val="24"/>
        </w:rPr>
        <w:instrText xml:space="preserve"> ADDIN ZOTERO_ITEM CSL_CITATION {"citationID":"nLvhlk0d","properties":{"formattedCitation":"(Costanzo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D242CB" w:rsidRPr="00D242CB">
        <w:rPr>
          <w:rFonts w:ascii="Times New Roman" w:hAnsi="Times New Roman" w:cs="Times New Roman"/>
          <w:sz w:val="24"/>
        </w:rPr>
        <w:t>(Costanzo et al. 2001; 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ins w:id="75" w:author="Meyer, Michael Frederick" w:date="2020-08-26T10:00:00Z">
        <w:r w:rsidR="00464D2B">
          <w:rPr>
            <w:rFonts w:ascii="Times New Roman" w:eastAsia="Times New Roman" w:hAnsi="Times New Roman" w:cs="Times New Roman"/>
            <w:sz w:val="24"/>
            <w:szCs w:val="24"/>
          </w:rPr>
          <w:t>,</w:t>
        </w:r>
      </w:ins>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del w:id="76" w:author="Meyer, Michael Frederick" w:date="2020-08-11T17:06:00Z">
        <w:r w:rsidR="009A6AFC" w:rsidDel="001B6B08">
          <w:rPr>
            <w:rFonts w:ascii="Times New Roman" w:eastAsia="Times New Roman" w:hAnsi="Times New Roman" w:cs="Times New Roman"/>
            <w:sz w:val="24"/>
            <w:szCs w:val="24"/>
          </w:rPr>
          <w:delText>,</w:delText>
        </w:r>
      </w:del>
      <w:ins w:id="77" w:author="Meyer, Michael Frederick" w:date="2020-08-11T17:06:00Z">
        <w:r w:rsidR="001B6B08">
          <w:rPr>
            <w:rFonts w:ascii="Times New Roman" w:eastAsia="Times New Roman" w:hAnsi="Times New Roman" w:cs="Times New Roman"/>
            <w:sz w:val="24"/>
            <w:szCs w:val="24"/>
          </w:rPr>
          <w:t xml:space="preserve"> have broadly been applied in </w:t>
        </w:r>
      </w:ins>
      <w:ins w:id="78" w:author="Meyer, Michael Frederick" w:date="2020-08-11T17:07:00Z">
        <w:r w:rsidR="001B6B08">
          <w:rPr>
            <w:rFonts w:ascii="Times New Roman" w:eastAsia="Times New Roman" w:hAnsi="Times New Roman" w:cs="Times New Roman"/>
            <w:sz w:val="24"/>
            <w:szCs w:val="24"/>
          </w:rPr>
          <w:t>indicate wastewater inputs.</w:t>
        </w:r>
      </w:ins>
      <w:del w:id="79" w:author="Meyer, Michael Frederick" w:date="2020-08-11T17:05:00Z">
        <w:r w:rsidR="009A6AFC" w:rsidDel="001B6B08">
          <w:rPr>
            <w:rFonts w:ascii="Times New Roman" w:eastAsia="Times New Roman" w:hAnsi="Times New Roman" w:cs="Times New Roman"/>
            <w:sz w:val="24"/>
            <w:szCs w:val="24"/>
          </w:rPr>
          <w:delText xml:space="preserve"> </w:delText>
        </w:r>
        <w:r w:rsidDel="001B6B08">
          <w:rPr>
            <w:rFonts w:ascii="Times New Roman" w:eastAsia="Times New Roman" w:hAnsi="Times New Roman" w:cs="Times New Roman"/>
            <w:sz w:val="24"/>
            <w:szCs w:val="24"/>
          </w:rPr>
          <w:delText>have garnered increasing attention for their usefulness as sewage indicators</w:delText>
        </w:r>
      </w:del>
      <w:del w:id="80" w:author="Meyer, Michael Frederick" w:date="2020-08-25T16:37:00Z">
        <w:r w:rsidDel="0088780A">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ins w:id="81" w:author="Meyer, Michael Frederick" w:date="2020-08-12T12:07:00Z">
        <w:r w:rsidR="00D216F1">
          <w:rPr>
            <w:rFonts w:ascii="Times New Roman" w:eastAsia="Times New Roman" w:hAnsi="Times New Roman" w:cs="Times New Roman"/>
            <w:sz w:val="24"/>
            <w:szCs w:val="24"/>
          </w:rPr>
          <w:t xml:space="preserve">soil </w:t>
        </w:r>
      </w:ins>
      <w:r w:rsidR="006E42C8">
        <w:rPr>
          <w:rFonts w:ascii="Times New Roman" w:eastAsia="Times New Roman" w:hAnsi="Times New Roman" w:cs="Times New Roman"/>
          <w:sz w:val="24"/>
          <w:szCs w:val="24"/>
        </w:rPr>
        <w:t xml:space="preserve">pore </w:t>
      </w:r>
      <w:ins w:id="82" w:author="Meyer, Michael Frederick" w:date="2020-08-12T12:07:00Z">
        <w:r w:rsidR="00D216F1">
          <w:rPr>
            <w:rFonts w:ascii="Times New Roman" w:eastAsia="Times New Roman" w:hAnsi="Times New Roman" w:cs="Times New Roman"/>
            <w:sz w:val="24"/>
            <w:szCs w:val="24"/>
          </w:rPr>
          <w:t xml:space="preserve">water </w:t>
        </w:r>
      </w:ins>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w:t>
      </w:r>
      <w:ins w:id="83" w:author="Meyer, Michael Frederick" w:date="2020-07-28T15:34:00Z">
        <w:r w:rsidR="007C5810">
          <w:rPr>
            <w:rFonts w:ascii="Times New Roman" w:eastAsia="Times New Roman" w:hAnsi="Times New Roman" w:cs="Times New Roman"/>
            <w:sz w:val="24"/>
            <w:szCs w:val="24"/>
          </w:rPr>
          <w:t xml:space="preserve"> and decrease over space (</w:t>
        </w:r>
        <w:proofErr w:type="spellStart"/>
        <w:r w:rsidR="007C5810">
          <w:rPr>
            <w:rFonts w:ascii="Times New Roman" w:eastAsia="Times New Roman" w:hAnsi="Times New Roman" w:cs="Times New Roman"/>
            <w:sz w:val="24"/>
            <w:szCs w:val="24"/>
          </w:rPr>
          <w:t>Bendz</w:t>
        </w:r>
        <w:proofErr w:type="spellEnd"/>
        <w:r w:rsidR="007C5810">
          <w:rPr>
            <w:rFonts w:ascii="Times New Roman" w:eastAsia="Times New Roman" w:hAnsi="Times New Roman" w:cs="Times New Roman"/>
            <w:sz w:val="24"/>
            <w:szCs w:val="24"/>
          </w:rPr>
          <w:t xml:space="preserve"> et al., 2005)</w:t>
        </w:r>
      </w:ins>
      <w:ins w:id="84" w:author="Meyer, Michael Frederick" w:date="2020-07-28T15:35:00Z">
        <w:r w:rsidR="007C5810">
          <w:rPr>
            <w:rFonts w:ascii="Times New Roman" w:eastAsia="Times New Roman" w:hAnsi="Times New Roman" w:cs="Times New Roman"/>
            <w:sz w:val="24"/>
            <w:szCs w:val="24"/>
          </w:rPr>
          <w:t xml:space="preserve"> </w:t>
        </w:r>
      </w:ins>
      <w:ins w:id="85" w:author="Meyer, Michael Frederick" w:date="2020-07-28T15:34:00Z">
        <w:r w:rsidR="007C5810">
          <w:rPr>
            <w:rFonts w:ascii="Times New Roman" w:eastAsia="Times New Roman" w:hAnsi="Times New Roman" w:cs="Times New Roman"/>
            <w:sz w:val="24"/>
            <w:szCs w:val="24"/>
          </w:rPr>
          <w:t>and time.</w:t>
        </w:r>
      </w:ins>
      <w:ins w:id="86" w:author="Meyer, Michael Frederick" w:date="2020-07-28T15:35:00Z">
        <w:r w:rsidR="007C5810">
          <w:rPr>
            <w:rFonts w:ascii="Times New Roman" w:eastAsia="Times New Roman" w:hAnsi="Times New Roman" w:cs="Times New Roman"/>
            <w:sz w:val="24"/>
            <w:szCs w:val="24"/>
          </w:rPr>
          <w:t xml:space="preserve"> </w:t>
        </w:r>
      </w:ins>
      <w:del w:id="87" w:author="Meyer, Michael Frederick" w:date="2020-07-28T15:35:00Z">
        <w:r w:rsidDel="007C5810">
          <w:rPr>
            <w:rFonts w:ascii="Times New Roman" w:eastAsia="Times New Roman" w:hAnsi="Times New Roman" w:cs="Times New Roman"/>
            <w:sz w:val="24"/>
            <w:szCs w:val="24"/>
          </w:rPr>
          <w:delText xml:space="preserve"> </w:delText>
        </w:r>
      </w:del>
      <w:r w:rsidR="00F0668B">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w:t>
      </w:r>
      <w:del w:id="88" w:author="Meyer, Michael Frederick" w:date="2020-08-11T17:10:00Z">
        <w:r w:rsidR="00E86FF8" w:rsidDel="001B6B08">
          <w:rPr>
            <w:rFonts w:ascii="Times New Roman" w:eastAsia="Times New Roman" w:hAnsi="Times New Roman" w:cs="Times New Roman"/>
            <w:sz w:val="24"/>
            <w:szCs w:val="24"/>
          </w:rPr>
          <w:delText xml:space="preserve">As a result of </w:delText>
        </w:r>
        <w:r w:rsidR="00F0668B" w:rsidDel="001B6B08">
          <w:rPr>
            <w:rFonts w:ascii="Times New Roman" w:eastAsia="Times New Roman" w:hAnsi="Times New Roman" w:cs="Times New Roman"/>
            <w:sz w:val="24"/>
            <w:szCs w:val="24"/>
          </w:rPr>
          <w:delText>their</w:delText>
        </w:r>
        <w:r w:rsidR="00E86FF8" w:rsidDel="001B6B08">
          <w:rPr>
            <w:rFonts w:ascii="Times New Roman" w:eastAsia="Times New Roman" w:hAnsi="Times New Roman" w:cs="Times New Roman"/>
            <w:sz w:val="24"/>
            <w:szCs w:val="24"/>
          </w:rPr>
          <w:delText xml:space="preserve"> consistent association with sewage, co-located</w:delText>
        </w:r>
      </w:del>
      <w:ins w:id="89" w:author="Meyer, Michael Frederick" w:date="2020-08-11T17:10:00Z">
        <w:r w:rsidR="001B6B08">
          <w:rPr>
            <w:rFonts w:ascii="Times New Roman" w:eastAsia="Times New Roman" w:hAnsi="Times New Roman" w:cs="Times New Roman"/>
            <w:sz w:val="24"/>
            <w:szCs w:val="24"/>
          </w:rPr>
          <w:t>Aside from</w:t>
        </w:r>
      </w:ins>
      <w:r w:rsidR="00E86FF8">
        <w:rPr>
          <w:rFonts w:ascii="Times New Roman" w:eastAsia="Times New Roman" w:hAnsi="Times New Roman" w:cs="Times New Roman"/>
          <w:sz w:val="24"/>
          <w:szCs w:val="24"/>
        </w:rPr>
        <w:t xml:space="preserve">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w:t>
      </w:r>
      <w:del w:id="90" w:author="Meyer, Michael Frederick" w:date="2020-08-11T17:10:00Z">
        <w:r w:rsidR="00E86FF8" w:rsidDel="001B6B08">
          <w:rPr>
            <w:rFonts w:ascii="Times New Roman" w:eastAsia="Times New Roman" w:hAnsi="Times New Roman" w:cs="Times New Roman"/>
            <w:sz w:val="24"/>
            <w:szCs w:val="24"/>
          </w:rPr>
          <w:delText xml:space="preserve">can </w:delText>
        </w:r>
        <w:r w:rsidR="00BD0B70" w:rsidDel="001B6B08">
          <w:rPr>
            <w:rFonts w:ascii="Times New Roman" w:eastAsia="Times New Roman" w:hAnsi="Times New Roman" w:cs="Times New Roman"/>
            <w:sz w:val="24"/>
            <w:szCs w:val="24"/>
          </w:rPr>
          <w:delText xml:space="preserve">be used to </w:delText>
        </w:r>
      </w:del>
      <w:r w:rsidR="00BD0B70">
        <w:rPr>
          <w:rFonts w:ascii="Times New Roman" w:eastAsia="Times New Roman" w:hAnsi="Times New Roman" w:cs="Times New Roman"/>
          <w:sz w:val="24"/>
          <w:szCs w:val="24"/>
        </w:rPr>
        <w:t>infer</w:t>
      </w:r>
      <w:ins w:id="91" w:author="Meyer, Michael Frederick" w:date="2020-08-11T17:10:00Z">
        <w:r w:rsidR="001B6B08">
          <w:rPr>
            <w:rFonts w:ascii="Times New Roman" w:eastAsia="Times New Roman" w:hAnsi="Times New Roman" w:cs="Times New Roman"/>
            <w:sz w:val="24"/>
            <w:szCs w:val="24"/>
          </w:rPr>
          <w:t>ring</w:t>
        </w:r>
      </w:ins>
      <w:r w:rsidR="00BD0B70">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w:t>
      </w:r>
      <w:ins w:id="92" w:author="Meyer, Michael Frederick" w:date="2020-08-11T17:10:00Z">
        <w:r w:rsidR="001B6B08">
          <w:rPr>
            <w:rFonts w:ascii="Times New Roman" w:eastAsia="Times New Roman" w:hAnsi="Times New Roman" w:cs="Times New Roman"/>
            <w:sz w:val="24"/>
            <w:szCs w:val="24"/>
          </w:rPr>
          <w:t xml:space="preserve">, they can also </w:t>
        </w:r>
      </w:ins>
      <w:ins w:id="93" w:author="Meyer, Michael Frederick" w:date="2020-08-26T10:38:00Z">
        <w:r w:rsidR="009C371E">
          <w:rPr>
            <w:rFonts w:ascii="Times New Roman" w:eastAsia="Times New Roman" w:hAnsi="Times New Roman" w:cs="Times New Roman"/>
            <w:sz w:val="24"/>
            <w:szCs w:val="24"/>
          </w:rPr>
          <w:t xml:space="preserve">cause </w:t>
        </w:r>
        <w:r w:rsidR="00873BD8">
          <w:rPr>
            <w:rFonts w:ascii="Times New Roman" w:eastAsia="Times New Roman" w:hAnsi="Times New Roman" w:cs="Times New Roman"/>
            <w:sz w:val="24"/>
            <w:szCs w:val="24"/>
          </w:rPr>
          <w:t xml:space="preserve">specific </w:t>
        </w:r>
      </w:ins>
      <w:ins w:id="94" w:author="Meyer, Michael Frederick" w:date="2020-08-11T17:11:00Z">
        <w:r w:rsidR="001B6B08">
          <w:rPr>
            <w:rFonts w:ascii="Times New Roman" w:eastAsia="Times New Roman" w:hAnsi="Times New Roman" w:cs="Times New Roman"/>
            <w:sz w:val="24"/>
            <w:szCs w:val="24"/>
          </w:rPr>
          <w:t>biological responses. Al</w:t>
        </w:r>
      </w:ins>
      <w:ins w:id="95" w:author="Meyer, Michael Frederick" w:date="2020-08-11T17:12:00Z">
        <w:r w:rsidR="001B6B08">
          <w:rPr>
            <w:rFonts w:ascii="Times New Roman" w:eastAsia="Times New Roman" w:hAnsi="Times New Roman" w:cs="Times New Roman"/>
            <w:sz w:val="24"/>
            <w:szCs w:val="24"/>
          </w:rPr>
          <w:t>though concentrations observed in ecosystems tend not to be leth</w:t>
        </w:r>
      </w:ins>
      <w:ins w:id="96" w:author="Meyer, Michael Frederick" w:date="2020-08-11T17:13:00Z">
        <w:r w:rsidR="001B6B08">
          <w:rPr>
            <w:rFonts w:ascii="Times New Roman" w:eastAsia="Times New Roman" w:hAnsi="Times New Roman" w:cs="Times New Roman"/>
            <w:sz w:val="24"/>
            <w:szCs w:val="24"/>
          </w:rPr>
          <w:t xml:space="preserve">al, their presence and concentrations can be associated with disrupting ecological processes, such as </w:t>
        </w:r>
      </w:ins>
      <w:ins w:id="97" w:author="Meyer, Michael Frederick" w:date="2020-08-11T17:14:00Z">
        <w:r w:rsidR="001B6B08">
          <w:rPr>
            <w:rFonts w:ascii="Times New Roman" w:eastAsia="Times New Roman" w:hAnsi="Times New Roman" w:cs="Times New Roman"/>
            <w:sz w:val="24"/>
            <w:szCs w:val="24"/>
          </w:rPr>
          <w:t xml:space="preserve">accelerating dragonfly maturation (Lee et al., 2016) </w:t>
        </w:r>
      </w:ins>
      <w:ins w:id="98" w:author="Meyer, Michael Frederick" w:date="2020-08-11T17:13:00Z">
        <w:r w:rsidR="001B6B08">
          <w:rPr>
            <w:rFonts w:ascii="Times New Roman" w:eastAsia="Times New Roman" w:hAnsi="Times New Roman" w:cs="Times New Roman"/>
            <w:sz w:val="24"/>
            <w:szCs w:val="24"/>
          </w:rPr>
          <w:t>and decreasing primary produc</w:t>
        </w:r>
      </w:ins>
      <w:ins w:id="99" w:author="Meyer, Michael Frederick" w:date="2020-08-11T17:14:00Z">
        <w:r w:rsidR="001B6B08">
          <w:rPr>
            <w:rFonts w:ascii="Times New Roman" w:eastAsia="Times New Roman" w:hAnsi="Times New Roman" w:cs="Times New Roman"/>
            <w:sz w:val="24"/>
            <w:szCs w:val="24"/>
          </w:rPr>
          <w:t>tion in biofilms (</w:t>
        </w:r>
        <w:proofErr w:type="spellStart"/>
        <w:r w:rsidR="001B6B08">
          <w:rPr>
            <w:rFonts w:ascii="Times New Roman" w:eastAsia="Times New Roman" w:hAnsi="Times New Roman" w:cs="Times New Roman"/>
            <w:sz w:val="24"/>
            <w:szCs w:val="24"/>
          </w:rPr>
          <w:t>Rosi</w:t>
        </w:r>
        <w:proofErr w:type="spellEnd"/>
        <w:r w:rsidR="001B6B08">
          <w:rPr>
            <w:rFonts w:ascii="Times New Roman" w:eastAsia="Times New Roman" w:hAnsi="Times New Roman" w:cs="Times New Roman"/>
            <w:sz w:val="24"/>
            <w:szCs w:val="24"/>
          </w:rPr>
          <w:t>-Marshal et al., 2013).</w:t>
        </w:r>
      </w:ins>
      <w:del w:id="100" w:author="Meyer, Michael Frederick" w:date="2020-08-11T17:10:00Z">
        <w:r w:rsidR="00E86FF8" w:rsidDel="001B6B08">
          <w:rPr>
            <w:rFonts w:ascii="Times New Roman" w:eastAsia="Times New Roman" w:hAnsi="Times New Roman" w:cs="Times New Roman"/>
            <w:sz w:val="24"/>
            <w:szCs w:val="24"/>
          </w:rPr>
          <w:delText xml:space="preserve">. </w:delText>
        </w:r>
      </w:del>
    </w:p>
    <w:p w14:paraId="46AD94F0" w14:textId="77777777" w:rsidR="00B55E36" w:rsidRDefault="00B55E36" w:rsidP="00197C8D">
      <w:pPr>
        <w:rPr>
          <w:rFonts w:ascii="Times New Roman" w:eastAsia="Times New Roman" w:hAnsi="Times New Roman" w:cs="Times New Roman"/>
          <w:sz w:val="24"/>
          <w:szCs w:val="24"/>
        </w:rPr>
      </w:pPr>
    </w:p>
    <w:p w14:paraId="4A5C5508" w14:textId="7965F78F" w:rsidR="00715D55" w:rsidRDefault="001A7B89" w:rsidP="00B55E36">
      <w:pPr>
        <w:rPr>
          <w:rFonts w:ascii="Times New Roman" w:eastAsia="Times New Roman" w:hAnsi="Times New Roman" w:cs="Times New Roman"/>
          <w:sz w:val="24"/>
          <w:szCs w:val="24"/>
        </w:rPr>
      </w:pPr>
      <w:ins w:id="101" w:author="Meyer, Michael Frederick" w:date="2020-08-11T17:15:00Z">
        <w:r>
          <w:rPr>
            <w:rFonts w:ascii="Times New Roman" w:eastAsia="Times New Roman" w:hAnsi="Times New Roman" w:cs="Times New Roman"/>
            <w:sz w:val="24"/>
            <w:szCs w:val="24"/>
          </w:rPr>
          <w:t xml:space="preserve">When entering aquatic environments, </w:t>
        </w:r>
      </w:ins>
      <w:del w:id="102" w:author="Meyer, Michael Frederick" w:date="2020-08-11T17:15:00Z">
        <w:r w:rsidR="00BD0B70" w:rsidDel="001A7B89">
          <w:rPr>
            <w:rFonts w:ascii="Times New Roman" w:eastAsia="Times New Roman" w:hAnsi="Times New Roman" w:cs="Times New Roman"/>
            <w:sz w:val="24"/>
            <w:szCs w:val="24"/>
          </w:rPr>
          <w:delText>T</w:delText>
        </w:r>
      </w:del>
      <w:ins w:id="103" w:author="Meyer, Michael Frederick" w:date="2020-08-11T17:15:00Z">
        <w:r>
          <w:rPr>
            <w:rFonts w:ascii="Times New Roman" w:eastAsia="Times New Roman" w:hAnsi="Times New Roman" w:cs="Times New Roman"/>
            <w:sz w:val="24"/>
            <w:szCs w:val="24"/>
          </w:rPr>
          <w:t>t</w:t>
        </w:r>
      </w:ins>
      <w:r w:rsidR="00BD0B70">
        <w:rPr>
          <w:rFonts w:ascii="Times New Roman" w:eastAsia="Times New Roman" w:hAnsi="Times New Roman" w:cs="Times New Roman"/>
          <w:sz w:val="24"/>
          <w:szCs w:val="24"/>
        </w:rPr>
        <w:t xml:space="preserve">he effects of sewage pollution </w:t>
      </w:r>
      <w:r w:rsidR="00DF07BD">
        <w:rPr>
          <w:rFonts w:ascii="Times New Roman" w:eastAsia="Times New Roman" w:hAnsi="Times New Roman" w:cs="Times New Roman"/>
          <w:sz w:val="24"/>
          <w:szCs w:val="24"/>
        </w:rPr>
        <w:t xml:space="preserve">are </w:t>
      </w:r>
      <w:r w:rsidR="00BD0B70">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sidR="00BD0B70">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sidR="00BD0B70">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sidR="00BD0B70">
        <w:rPr>
          <w:rFonts w:ascii="Times New Roman" w:eastAsia="Times New Roman" w:hAnsi="Times New Roman" w:cs="Times New Roman"/>
          <w:sz w:val="24"/>
          <w:szCs w:val="24"/>
        </w:rPr>
        <w:t xml:space="preserve"> where increased nutrients alter algal </w:t>
      </w:r>
      <w:r w:rsidR="007C5810">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sidR="00BD0B70">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and nutritional quality</w:t>
      </w:r>
      <w:del w:id="104" w:author="Meyer, Michael Frederick" w:date="2020-08-25T16:44:00Z">
        <w:r w:rsidR="00D8535D" w:rsidDel="00C93C7A">
          <w:rPr>
            <w:rFonts w:ascii="Times New Roman" w:eastAsia="Times New Roman" w:hAnsi="Times New Roman" w:cs="Times New Roman"/>
            <w:sz w:val="24"/>
            <w:szCs w:val="24"/>
          </w:rPr>
          <w:delText xml:space="preserve"> </w:delText>
        </w:r>
        <w:r w:rsidR="00F07CCB" w:rsidDel="00C93C7A">
          <w:rPr>
            <w:rFonts w:ascii="Times New Roman" w:eastAsia="Times New Roman" w:hAnsi="Times New Roman" w:cs="Times New Roman"/>
            <w:sz w:val="24"/>
            <w:szCs w:val="24"/>
          </w:rPr>
          <w:delText>as well as</w:delText>
        </w:r>
        <w:r w:rsidR="00BD0B70" w:rsidDel="00C93C7A">
          <w:rPr>
            <w:rFonts w:ascii="Times New Roman" w:eastAsia="Times New Roman" w:hAnsi="Times New Roman" w:cs="Times New Roman"/>
            <w:sz w:val="24"/>
            <w:szCs w:val="24"/>
          </w:rPr>
          <w:delText xml:space="preserve"> </w:delText>
        </w:r>
        <w:r w:rsidR="007C5810" w:rsidDel="00C93C7A">
          <w:rPr>
            <w:rFonts w:ascii="Times New Roman" w:eastAsia="Times New Roman" w:hAnsi="Times New Roman" w:cs="Times New Roman"/>
            <w:sz w:val="24"/>
            <w:szCs w:val="24"/>
          </w:rPr>
          <w:delText>trophic structure</w:delText>
        </w:r>
      </w:del>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w:t>
      </w:r>
      <w:del w:id="105" w:author="Meyer, Michael Frederick" w:date="2020-08-26T10:39:00Z">
        <w:r w:rsidR="00D8535D" w:rsidDel="00873BD8">
          <w:rPr>
            <w:rFonts w:ascii="Times New Roman" w:eastAsia="Times New Roman" w:hAnsi="Times New Roman" w:cs="Times New Roman"/>
            <w:sz w:val="24"/>
            <w:szCs w:val="24"/>
          </w:rPr>
          <w:delText xml:space="preserve">frequently </w:delText>
        </w:r>
      </w:del>
      <w:r w:rsidR="00D8535D">
        <w:rPr>
          <w:rFonts w:ascii="Times New Roman" w:eastAsia="Times New Roman" w:hAnsi="Times New Roman" w:cs="Times New Roman"/>
          <w:sz w:val="24"/>
          <w:szCs w:val="24"/>
        </w:rPr>
        <w:t xml:space="preserve">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w:t>
      </w:r>
      <w:r w:rsidR="00DF07BD">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w:t>
      </w:r>
      <w:r w:rsidR="00DF07BD">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Start w:id="106"/>
      <w:del w:id="107" w:author="Meyer, Michael Frederick" w:date="2020-08-10T14:03:00Z">
        <w:r w:rsidR="006B3ABE" w:rsidDel="000A2580">
          <w:rPr>
            <w:rFonts w:ascii="Times New Roman" w:eastAsia="Times New Roman" w:hAnsi="Times New Roman" w:cs="Times New Roman"/>
            <w:sz w:val="24"/>
            <w:szCs w:val="24"/>
          </w:rPr>
          <w:delText>In addition to</w:delText>
        </w:r>
        <w:r w:rsidR="00D8535D" w:rsidDel="000A2580">
          <w:rPr>
            <w:rFonts w:ascii="Times New Roman" w:eastAsia="Times New Roman" w:hAnsi="Times New Roman" w:cs="Times New Roman"/>
            <w:sz w:val="24"/>
            <w:szCs w:val="24"/>
          </w:rPr>
          <w:delText xml:space="preserve"> the physical difficulty </w:delText>
        </w:r>
        <w:r w:rsidR="006B3ABE" w:rsidDel="000A2580">
          <w:rPr>
            <w:rFonts w:ascii="Times New Roman" w:eastAsia="Times New Roman" w:hAnsi="Times New Roman" w:cs="Times New Roman"/>
            <w:sz w:val="24"/>
            <w:szCs w:val="24"/>
          </w:rPr>
          <w:delText xml:space="preserve">grazers may experience in </w:delText>
        </w:r>
        <w:r w:rsidR="00D8535D" w:rsidDel="000A2580">
          <w:rPr>
            <w:rFonts w:ascii="Times New Roman" w:eastAsia="Times New Roman" w:hAnsi="Times New Roman" w:cs="Times New Roman"/>
            <w:sz w:val="24"/>
            <w:szCs w:val="24"/>
          </w:rPr>
          <w:delText>consum</w:delText>
        </w:r>
        <w:r w:rsidR="006B3ABE" w:rsidDel="000A2580">
          <w:rPr>
            <w:rFonts w:ascii="Times New Roman" w:eastAsia="Times New Roman" w:hAnsi="Times New Roman" w:cs="Times New Roman"/>
            <w:sz w:val="24"/>
            <w:szCs w:val="24"/>
          </w:rPr>
          <w:delText>ing</w:delText>
        </w:r>
        <w:r w:rsidR="00D8535D" w:rsidDel="000A2580">
          <w:rPr>
            <w:rFonts w:ascii="Times New Roman" w:eastAsia="Times New Roman" w:hAnsi="Times New Roman" w:cs="Times New Roman"/>
            <w:sz w:val="24"/>
            <w:szCs w:val="24"/>
          </w:rPr>
          <w:delText xml:space="preserve"> filamentous algae</w:delText>
        </w:r>
      </w:del>
      <w:ins w:id="108" w:author="Meyer, Michael Frederick" w:date="2020-08-10T14:06:00Z">
        <w:r w:rsidR="006A6955">
          <w:rPr>
            <w:rFonts w:ascii="Times New Roman" w:eastAsia="Times New Roman" w:hAnsi="Times New Roman" w:cs="Times New Roman"/>
            <w:sz w:val="24"/>
            <w:szCs w:val="24"/>
          </w:rPr>
          <w:t xml:space="preserve">Even though </w:t>
        </w:r>
      </w:ins>
      <w:ins w:id="109" w:author="Meyer, Michael Frederick" w:date="2020-08-10T14:03:00Z">
        <w:r w:rsidR="000A2580">
          <w:rPr>
            <w:rFonts w:ascii="Times New Roman" w:eastAsia="Times New Roman" w:hAnsi="Times New Roman" w:cs="Times New Roman"/>
            <w:sz w:val="24"/>
            <w:szCs w:val="24"/>
          </w:rPr>
          <w:t>it may be physically difficult for grazers to consume filamentous algae</w:t>
        </w:r>
      </w:ins>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110" w:author="Meyer, Michael Frederick" w:date="2020-08-10T14:04:00Z">
        <w:r w:rsidR="00D8535D" w:rsidDel="006A6955">
          <w:rPr>
            <w:rFonts w:ascii="Times New Roman" w:eastAsia="Times New Roman" w:hAnsi="Times New Roman" w:cs="Times New Roman"/>
            <w:sz w:val="24"/>
            <w:szCs w:val="24"/>
          </w:rPr>
          <w:delText xml:space="preserve">there </w:delText>
        </w:r>
        <w:r w:rsidR="006B3ABE" w:rsidDel="006A6955">
          <w:rPr>
            <w:rFonts w:ascii="Times New Roman" w:eastAsia="Times New Roman" w:hAnsi="Times New Roman" w:cs="Times New Roman"/>
            <w:sz w:val="24"/>
            <w:szCs w:val="24"/>
          </w:rPr>
          <w:delText xml:space="preserve">also </w:delText>
        </w:r>
        <w:r w:rsidR="00D8535D" w:rsidDel="006A6955">
          <w:rPr>
            <w:rFonts w:ascii="Times New Roman" w:eastAsia="Times New Roman" w:hAnsi="Times New Roman" w:cs="Times New Roman"/>
            <w:sz w:val="24"/>
            <w:szCs w:val="24"/>
          </w:rPr>
          <w:delText xml:space="preserve">may be </w:delText>
        </w:r>
        <w:r w:rsidR="00BF09EC" w:rsidDel="006A6955">
          <w:rPr>
            <w:rFonts w:ascii="Times New Roman" w:eastAsia="Times New Roman" w:hAnsi="Times New Roman" w:cs="Times New Roman"/>
            <w:sz w:val="24"/>
            <w:szCs w:val="24"/>
          </w:rPr>
          <w:delText>changes</w:delText>
        </w:r>
        <w:r w:rsidR="00D8535D" w:rsidDel="006A6955">
          <w:rPr>
            <w:rFonts w:ascii="Times New Roman" w:eastAsia="Times New Roman" w:hAnsi="Times New Roman" w:cs="Times New Roman"/>
            <w:sz w:val="24"/>
            <w:szCs w:val="24"/>
          </w:rPr>
          <w:delText xml:space="preserve"> in nutritional quality, as filamentous algae</w:delText>
        </w:r>
      </w:del>
      <w:ins w:id="111" w:author="Meyer, Michael Frederick" w:date="2020-08-10T14:04:00Z">
        <w:r w:rsidR="006A6955">
          <w:rPr>
            <w:rFonts w:ascii="Times New Roman" w:eastAsia="Times New Roman" w:hAnsi="Times New Roman" w:cs="Times New Roman"/>
            <w:sz w:val="24"/>
            <w:szCs w:val="24"/>
          </w:rPr>
          <w:t xml:space="preserve"> filamentous algal taxa</w:t>
        </w:r>
      </w:ins>
      <w:r w:rsidR="00D8535D">
        <w:rPr>
          <w:rFonts w:ascii="Times New Roman" w:eastAsia="Times New Roman" w:hAnsi="Times New Roman" w:cs="Times New Roman"/>
          <w:sz w:val="24"/>
          <w:szCs w:val="24"/>
        </w:rPr>
        <w:t xml:space="preserve"> tend to contain</w:t>
      </w:r>
      <w:del w:id="112" w:author="Meyer, Michael Frederick" w:date="2020-08-26T10:41:00Z">
        <w:r w:rsidR="00D8535D" w:rsidDel="00873BD8">
          <w:rPr>
            <w:rFonts w:ascii="Times New Roman" w:eastAsia="Times New Roman" w:hAnsi="Times New Roman" w:cs="Times New Roman"/>
            <w:sz w:val="24"/>
            <w:szCs w:val="24"/>
          </w:rPr>
          <w:delText xml:space="preserve"> a</w:delText>
        </w:r>
      </w:del>
      <w:r w:rsidR="00D8535D">
        <w:rPr>
          <w:rFonts w:ascii="Times New Roman" w:eastAsia="Times New Roman" w:hAnsi="Times New Roman" w:cs="Times New Roman"/>
          <w:sz w:val="24"/>
          <w:szCs w:val="24"/>
        </w:rPr>
        <w:t xml:space="preserve"> </w:t>
      </w:r>
      <w:del w:id="113" w:author="Meyer, Michael Frederick" w:date="2020-08-26T10:41:00Z">
        <w:r w:rsidR="00D8535D" w:rsidDel="00873BD8">
          <w:rPr>
            <w:rFonts w:ascii="Times New Roman" w:eastAsia="Times New Roman" w:hAnsi="Times New Roman" w:cs="Times New Roman"/>
            <w:sz w:val="24"/>
            <w:szCs w:val="24"/>
          </w:rPr>
          <w:delText>differen</w:delText>
        </w:r>
      </w:del>
      <w:ins w:id="114" w:author="Meyer, Michael Frederick" w:date="2020-08-26T10:41:00Z">
        <w:r w:rsidR="00873BD8">
          <w:rPr>
            <w:rFonts w:ascii="Times New Roman" w:eastAsia="Times New Roman" w:hAnsi="Times New Roman" w:cs="Times New Roman"/>
            <w:sz w:val="24"/>
            <w:szCs w:val="24"/>
          </w:rPr>
          <w:t>different</w:t>
        </w:r>
      </w:ins>
      <w:del w:id="115" w:author="Meyer, Michael Frederick" w:date="2020-08-26T10:41:00Z">
        <w:r w:rsidR="00D8535D" w:rsidDel="00873BD8">
          <w:rPr>
            <w:rFonts w:ascii="Times New Roman" w:eastAsia="Times New Roman" w:hAnsi="Times New Roman" w:cs="Times New Roman"/>
            <w:sz w:val="24"/>
            <w:szCs w:val="24"/>
          </w:rPr>
          <w:delText>t mixture of</w:delText>
        </w:r>
      </w:del>
      <w:r w:rsidR="00D8535D">
        <w:rPr>
          <w:rFonts w:ascii="Times New Roman" w:eastAsia="Times New Roman" w:hAnsi="Times New Roman" w:cs="Times New Roman"/>
          <w:sz w:val="24"/>
          <w:szCs w:val="24"/>
        </w:rPr>
        <w:t xml:space="preserve"> essential fatty acid</w:t>
      </w:r>
      <w:del w:id="116" w:author="Meyer, Michael Frederick" w:date="2020-08-26T10:41:00Z">
        <w:r w:rsidR="00D8535D" w:rsidDel="00873BD8">
          <w:rPr>
            <w:rFonts w:ascii="Times New Roman" w:eastAsia="Times New Roman" w:hAnsi="Times New Roman" w:cs="Times New Roman"/>
            <w:sz w:val="24"/>
            <w:szCs w:val="24"/>
          </w:rPr>
          <w:delText>s</w:delText>
        </w:r>
      </w:del>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(EFA</w:t>
      </w:r>
      <w:del w:id="117" w:author="Meyer, Michael Frederick" w:date="2020-08-26T10:41:00Z">
        <w:r w:rsidR="00CB3C43" w:rsidDel="00873BD8">
          <w:rPr>
            <w:rFonts w:ascii="Times New Roman" w:eastAsia="Times New Roman" w:hAnsi="Times New Roman" w:cs="Times New Roman"/>
            <w:sz w:val="24"/>
            <w:szCs w:val="24"/>
          </w:rPr>
          <w:delText>s</w:delText>
        </w:r>
      </w:del>
      <w:r w:rsidR="00CB3C43">
        <w:rPr>
          <w:rFonts w:ascii="Times New Roman" w:eastAsia="Times New Roman" w:hAnsi="Times New Roman" w:cs="Times New Roman"/>
          <w:sz w:val="24"/>
          <w:szCs w:val="24"/>
        </w:rPr>
        <w:t xml:space="preserve">) </w:t>
      </w:r>
      <w:ins w:id="118" w:author="Meyer, Michael Frederick" w:date="2020-08-26T10:41:00Z">
        <w:r w:rsidR="00873BD8">
          <w:rPr>
            <w:rFonts w:ascii="Times New Roman" w:eastAsia="Times New Roman" w:hAnsi="Times New Roman" w:cs="Times New Roman"/>
            <w:sz w:val="24"/>
            <w:szCs w:val="24"/>
          </w:rPr>
          <w:t xml:space="preserve">profiles </w:t>
        </w:r>
      </w:ins>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ins w:id="119" w:author="Meyer, Michael Frederick" w:date="2020-07-28T15:37:00Z">
        <w:r w:rsidR="007C5810">
          <w:rPr>
            <w:rFonts w:ascii="Times New Roman" w:eastAsia="Times New Roman" w:hAnsi="Times New Roman" w:cs="Times New Roman"/>
            <w:sz w:val="24"/>
            <w:szCs w:val="24"/>
          </w:rPr>
          <w:t xml:space="preserve">, </w:t>
        </w:r>
        <w:r w:rsidR="007C5810" w:rsidRPr="007C5810">
          <w:rPr>
            <w:rFonts w:ascii="Times New Roman" w:eastAsia="Times New Roman" w:hAnsi="Times New Roman" w:cs="Times New Roman"/>
            <w:sz w:val="24"/>
            <w:szCs w:val="24"/>
          </w:rPr>
          <w:t>which dominate periphyton communities in unimpacted ecosystems</w:t>
        </w:r>
      </w:ins>
      <w:r w:rsidR="00D8535D">
        <w:rPr>
          <w:rFonts w:ascii="Times New Roman" w:eastAsia="Times New Roman" w:hAnsi="Times New Roman" w:cs="Times New Roman"/>
          <w:sz w:val="24"/>
          <w:szCs w:val="24"/>
        </w:rPr>
        <w:t xml:space="preserve">. </w:t>
      </w:r>
      <w:commentRangeEnd w:id="106"/>
      <w:r w:rsidR="00DF07BD">
        <w:rPr>
          <w:rStyle w:val="CommentReference"/>
        </w:rPr>
        <w:commentReference w:id="106"/>
      </w:r>
      <w:commentRangeStart w:id="120"/>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del w:id="121" w:author="Meyer, Michael Frederick" w:date="2020-08-10T14:05:00Z">
        <w:r w:rsidR="00CB3C43" w:rsidDel="006A6955">
          <w:rPr>
            <w:rFonts w:ascii="Times New Roman" w:eastAsia="Times New Roman" w:hAnsi="Times New Roman" w:cs="Times New Roman"/>
            <w:sz w:val="24"/>
            <w:szCs w:val="24"/>
          </w:rPr>
          <w:delText xml:space="preserve">All EFAs are critical to maintaining cellular membrane fluidity especially in cold environments </w:delText>
        </w:r>
        <w:r w:rsidR="00CB3C43" w:rsidDel="006A6955">
          <w:rPr>
            <w:rFonts w:ascii="Times New Roman" w:eastAsia="Times New Roman" w:hAnsi="Times New Roman" w:cs="Times New Roman"/>
            <w:sz w:val="24"/>
            <w:szCs w:val="24"/>
          </w:rPr>
          <w:fldChar w:fldCharType="begin"/>
        </w:r>
        <w:r w:rsidR="00CB3C43" w:rsidDel="006A6955">
          <w:rPr>
            <w:rFonts w:ascii="Times New Roman" w:eastAsia="Times New Roman" w:hAnsi="Times New Roman" w:cs="Times New Roman"/>
            <w:sz w:val="24"/>
            <w:szCs w:val="24"/>
          </w:rPr>
          <w:del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delInstrText>
        </w:r>
        <w:r w:rsidR="00CB3C43" w:rsidDel="006A6955">
          <w:rPr>
            <w:rFonts w:ascii="Times New Roman" w:eastAsia="Times New Roman" w:hAnsi="Times New Roman" w:cs="Times New Roman"/>
            <w:sz w:val="24"/>
            <w:szCs w:val="24"/>
          </w:rPr>
          <w:fldChar w:fldCharType="separate"/>
        </w:r>
        <w:r w:rsidR="00CB3C43" w:rsidRPr="001A1BBB" w:rsidDel="006A6955">
          <w:rPr>
            <w:rFonts w:ascii="Times New Roman" w:hAnsi="Times New Roman" w:cs="Times New Roman"/>
            <w:sz w:val="24"/>
          </w:rPr>
          <w:delText>(Nichols et al. 1993)</w:delText>
        </w:r>
        <w:r w:rsidR="00CB3C43" w:rsidDel="006A6955">
          <w:rPr>
            <w:rFonts w:ascii="Times New Roman" w:eastAsia="Times New Roman" w:hAnsi="Times New Roman" w:cs="Times New Roman"/>
            <w:sz w:val="24"/>
            <w:szCs w:val="24"/>
          </w:rPr>
          <w:fldChar w:fldCharType="end"/>
        </w:r>
        <w:r w:rsidR="00CB3C43" w:rsidDel="006A6955">
          <w:rPr>
            <w:rFonts w:ascii="Times New Roman" w:eastAsia="Times New Roman" w:hAnsi="Times New Roman" w:cs="Times New Roman"/>
            <w:sz w:val="24"/>
            <w:szCs w:val="24"/>
          </w:rPr>
          <w:delText xml:space="preserve">, yet longer chain EFAs are generally more beneficial. </w:delText>
        </w:r>
      </w:del>
      <w:del w:id="122" w:author="Meyer, Michael Frederick" w:date="2020-08-10T14:07:00Z">
        <w:r w:rsidR="00CB3C43" w:rsidDel="006A6955">
          <w:rPr>
            <w:rFonts w:ascii="Times New Roman" w:eastAsia="Times New Roman" w:hAnsi="Times New Roman" w:cs="Times New Roman"/>
            <w:sz w:val="24"/>
            <w:szCs w:val="24"/>
          </w:rPr>
          <w:delText xml:space="preserve">Additionally, EFAs are largely </w:delText>
        </w:r>
        <w:r w:rsidR="00CB3C43" w:rsidDel="006A6955">
          <w:rPr>
            <w:rFonts w:ascii="Times New Roman" w:eastAsia="Times New Roman" w:hAnsi="Times New Roman" w:cs="Times New Roman"/>
            <w:sz w:val="24"/>
            <w:szCs w:val="24"/>
          </w:rPr>
          <w:lastRenderedPageBreak/>
          <w:delText>synthesized by primary producers, each species of which</w:delText>
        </w:r>
      </w:del>
      <w:ins w:id="123" w:author="Meyer, Michael Frederick" w:date="2020-08-10T14:07:00Z">
        <w:r w:rsidR="006A6955">
          <w:rPr>
            <w:rFonts w:ascii="Times New Roman" w:eastAsia="Times New Roman" w:hAnsi="Times New Roman" w:cs="Times New Roman"/>
            <w:sz w:val="24"/>
            <w:szCs w:val="24"/>
          </w:rPr>
          <w:t>While primary producers</w:t>
        </w:r>
      </w:ins>
      <w:r w:rsidR="00CB3C43">
        <w:rPr>
          <w:rFonts w:ascii="Times New Roman" w:eastAsia="Times New Roman" w:hAnsi="Times New Roman" w:cs="Times New Roman"/>
          <w:sz w:val="24"/>
          <w:szCs w:val="24"/>
        </w:rPr>
        <w:t xml:space="preserve"> usually </w:t>
      </w:r>
      <w:del w:id="124" w:author="Meyer, Michael Frederick" w:date="2020-08-10T14:07:00Z">
        <w:r w:rsidR="00CB3C43" w:rsidDel="006A6955">
          <w:rPr>
            <w:rFonts w:ascii="Times New Roman" w:eastAsia="Times New Roman" w:hAnsi="Times New Roman" w:cs="Times New Roman"/>
            <w:sz w:val="24"/>
            <w:szCs w:val="24"/>
          </w:rPr>
          <w:delText xml:space="preserve">produces </w:delText>
        </w:r>
      </w:del>
      <w:ins w:id="125" w:author="Meyer, Michael Frederick" w:date="2020-08-10T14:07:00Z">
        <w:r w:rsidR="006A6955">
          <w:rPr>
            <w:rFonts w:ascii="Times New Roman" w:eastAsia="Times New Roman" w:hAnsi="Times New Roman" w:cs="Times New Roman"/>
            <w:sz w:val="24"/>
            <w:szCs w:val="24"/>
          </w:rPr>
          <w:t xml:space="preserve">maintain </w:t>
        </w:r>
      </w:ins>
      <w:r w:rsidR="00CB3C43">
        <w:rPr>
          <w:rFonts w:ascii="Times New Roman" w:eastAsia="Times New Roman" w:hAnsi="Times New Roman" w:cs="Times New Roman"/>
          <w:sz w:val="24"/>
          <w:szCs w:val="24"/>
        </w:rPr>
        <w:t xml:space="preserve">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ins w:id="126" w:author="Meyer, Michael Frederick" w:date="2020-08-10T14:07:00Z">
        <w:r w:rsidR="006A6955">
          <w:rPr>
            <w:rFonts w:ascii="Times New Roman" w:eastAsia="Times New Roman" w:hAnsi="Times New Roman" w:cs="Times New Roman"/>
            <w:sz w:val="24"/>
            <w:szCs w:val="24"/>
          </w:rPr>
          <w:t>,</w:t>
        </w:r>
      </w:ins>
      <w:del w:id="127" w:author="Meyer, Michael Frederick" w:date="2020-08-10T14:07:00Z">
        <w:r w:rsidR="00CB3C43" w:rsidDel="006A6955">
          <w:rPr>
            <w:rFonts w:ascii="Times New Roman" w:eastAsia="Times New Roman" w:hAnsi="Times New Roman" w:cs="Times New Roman"/>
            <w:sz w:val="24"/>
            <w:szCs w:val="24"/>
          </w:rPr>
          <w:delText>.</w:delText>
        </w:r>
      </w:del>
      <w:r w:rsidR="00CB3C43">
        <w:rPr>
          <w:rFonts w:ascii="Times New Roman" w:eastAsia="Times New Roman" w:hAnsi="Times New Roman" w:cs="Times New Roman"/>
          <w:sz w:val="24"/>
          <w:szCs w:val="24"/>
        </w:rPr>
        <w:t xml:space="preserve"> </w:t>
      </w:r>
      <w:ins w:id="128" w:author="Meyer, Michael Frederick" w:date="2020-08-10T14:07:00Z">
        <w:r w:rsidR="006A6955">
          <w:rPr>
            <w:rFonts w:ascii="Times New Roman" w:eastAsia="Times New Roman" w:hAnsi="Times New Roman" w:cs="Times New Roman"/>
            <w:sz w:val="24"/>
            <w:szCs w:val="24"/>
          </w:rPr>
          <w:t>c</w:t>
        </w:r>
      </w:ins>
      <w:del w:id="129" w:author="Meyer, Michael Frederick" w:date="2020-08-10T14:07:00Z">
        <w:r w:rsidR="00CB3C43" w:rsidDel="006A6955">
          <w:rPr>
            <w:rFonts w:ascii="Times New Roman" w:eastAsia="Times New Roman" w:hAnsi="Times New Roman" w:cs="Times New Roman"/>
            <w:sz w:val="24"/>
            <w:szCs w:val="24"/>
          </w:rPr>
          <w:delText>C</w:delText>
        </w:r>
      </w:del>
      <w:r w:rsidR="00CB3C43">
        <w:rPr>
          <w:rFonts w:ascii="Times New Roman" w:eastAsia="Times New Roman" w:hAnsi="Times New Roman" w:cs="Times New Roman"/>
          <w:sz w:val="24"/>
          <w:szCs w:val="24"/>
        </w:rPr>
        <w:t>onsumers</w:t>
      </w:r>
      <w:del w:id="130" w:author="Meyer, Michael Frederick" w:date="2020-08-10T14:07:00Z">
        <w:r w:rsidR="00CB3C43" w:rsidDel="006A6955">
          <w:rPr>
            <w:rFonts w:ascii="Times New Roman" w:eastAsia="Times New Roman" w:hAnsi="Times New Roman" w:cs="Times New Roman"/>
            <w:sz w:val="24"/>
            <w:szCs w:val="24"/>
          </w:rPr>
          <w:delText>, however,</w:delText>
        </w:r>
      </w:del>
      <w:r w:rsidR="00CB3C43">
        <w:rPr>
          <w:rFonts w:ascii="Times New Roman" w:eastAsia="Times New Roman" w:hAnsi="Times New Roman" w:cs="Times New Roman"/>
          <w:sz w:val="24"/>
          <w:szCs w:val="24"/>
        </w:rPr>
        <w:t xml:space="preserve">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w:t>
      </w:r>
      <w:del w:id="131" w:author="Meyer, Michael Frederick" w:date="2020-08-26T10:42:00Z">
        <w:r w:rsidR="00CB3C43" w:rsidDel="00873BD8">
          <w:rPr>
            <w:rFonts w:ascii="Times New Roman" w:eastAsia="Times New Roman" w:hAnsi="Times New Roman" w:cs="Times New Roman"/>
            <w:sz w:val="24"/>
            <w:szCs w:val="24"/>
          </w:rPr>
          <w:delText xml:space="preserve">upgrading </w:delText>
        </w:r>
      </w:del>
      <w:ins w:id="132" w:author="Meyer, Michael Frederick" w:date="2020-08-26T10:42:00Z">
        <w:r w:rsidR="00873BD8">
          <w:rPr>
            <w:rFonts w:ascii="Times New Roman" w:eastAsia="Times New Roman" w:hAnsi="Times New Roman" w:cs="Times New Roman"/>
            <w:sz w:val="24"/>
            <w:szCs w:val="24"/>
          </w:rPr>
          <w:t xml:space="preserve">synthesizing higher order </w:t>
        </w:r>
      </w:ins>
      <w:r w:rsidR="00CB3C43">
        <w:rPr>
          <w:rFonts w:ascii="Times New Roman" w:eastAsia="Times New Roman" w:hAnsi="Times New Roman" w:cs="Times New Roman"/>
          <w:sz w:val="24"/>
          <w:szCs w:val="24"/>
        </w:rPr>
        <w:t xml:space="preserve">EFAs </w:t>
      </w:r>
      <w:del w:id="133" w:author="Meyer, Michael Frederick" w:date="2020-08-25T16:46:00Z">
        <w:r w:rsidR="00CB3C43" w:rsidDel="00C93C7A">
          <w:rPr>
            <w:rFonts w:ascii="Times New Roman" w:eastAsia="Times New Roman" w:hAnsi="Times New Roman" w:cs="Times New Roman"/>
            <w:sz w:val="24"/>
            <w:szCs w:val="24"/>
          </w:rPr>
          <w:delText xml:space="preserve">at their own energetic expense </w:delText>
        </w:r>
      </w:del>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w:t>
      </w:r>
      <w:commentRangeEnd w:id="120"/>
      <w:r w:rsidR="00DF07BD">
        <w:rPr>
          <w:rStyle w:val="CommentReference"/>
        </w:rPr>
        <w:commentReference w:id="120"/>
      </w:r>
      <w:r w:rsidR="005B362F">
        <w:rPr>
          <w:rFonts w:ascii="Times New Roman" w:eastAsia="Times New Roman" w:hAnsi="Times New Roman" w:cs="Times New Roman"/>
          <w:sz w:val="24"/>
          <w:szCs w:val="24"/>
        </w:rPr>
        <w:t xml:space="preserve">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change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0486BF70"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E93AB8">
        <w:rPr>
          <w:rFonts w:ascii="Times New Roman" w:eastAsia="Times New Roman" w:hAnsi="Times New Roman" w:cs="Times New Roman"/>
          <w:sz w:val="24"/>
          <w:szCs w:val="24"/>
        </w:rPr>
        <w:instrText xml:space="preserve"> ADDIN ZOTERO_ITEM CSL_CITATION {"citationID":"FUUSsy40","properties":{"formattedCitation":"(Yoshida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E93AB8">
        <w:rPr>
          <w:rFonts w:ascii="Cambria Math" w:eastAsia="Times New Roman" w:hAnsi="Cambria Math" w:cs="Cambria Math"/>
          <w:sz w:val="24"/>
          <w:szCs w:val="24"/>
        </w:rPr>
        <w:instrText>∼</w:instrText>
      </w:r>
      <w:r w:rsidR="00E93AB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E93AB8" w:rsidRPr="00E93AB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littoral</w:t>
      </w:r>
      <w:r w:rsidR="0001150B">
        <w:rPr>
          <w:rFonts w:ascii="Times New Roman" w:eastAsia="Times New Roman" w:hAnsi="Times New Roman" w:cs="Times New Roman"/>
          <w:sz w:val="24"/>
          <w:szCs w:val="24"/>
        </w:rPr>
        <w:t xml:space="preserve"> areas abutting lakeside settlements have </w:t>
      </w:r>
      <w:r w:rsidR="00FA2CB7">
        <w:rPr>
          <w:rFonts w:ascii="Times New Roman" w:eastAsia="Times New Roman" w:hAnsi="Times New Roman" w:cs="Times New Roman"/>
          <w:sz w:val="24"/>
          <w:szCs w:val="24"/>
        </w:rPr>
        <w:t xml:space="preserve">recently </w:t>
      </w:r>
      <w:r w:rsidR="0001150B">
        <w:rPr>
          <w:rFonts w:ascii="Times New Roman" w:eastAsia="Times New Roman" w:hAnsi="Times New Roman" w:cs="Times New Roman"/>
          <w:sz w:val="24"/>
          <w:szCs w:val="24"/>
        </w:rPr>
        <w:t xml:space="preserve">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 xml:space="preserve">Despite </w:t>
      </w:r>
      <w:r w:rsidR="00FA2CB7">
        <w:rPr>
          <w:rFonts w:ascii="Times New Roman" w:eastAsia="Times New Roman" w:hAnsi="Times New Roman" w:cs="Times New Roman"/>
          <w:sz w:val="24"/>
          <w:szCs w:val="24"/>
        </w:rPr>
        <w:t>low levels of</w:t>
      </w:r>
      <w:r w:rsidR="00B55E36">
        <w:rPr>
          <w:rFonts w:ascii="Times New Roman" w:eastAsia="Times New Roman" w:hAnsi="Times New Roman" w:cs="Times New Roman"/>
          <w:sz w:val="24"/>
          <w:szCs w:val="24"/>
        </w:rPr>
        <w:t xml:space="preserve"> human development,</w:t>
      </w:r>
      <w:r w:rsidR="0001150B">
        <w:rPr>
          <w:rFonts w:ascii="Times New Roman" w:eastAsia="Times New Roman" w:hAnsi="Times New Roman" w:cs="Times New Roman"/>
          <w:sz w:val="24"/>
          <w:szCs w:val="24"/>
        </w:rPr>
        <w:t xml:space="preserve"> </w:t>
      </w:r>
      <w:ins w:id="134" w:author="Meyer, Michael Frederick" w:date="2020-08-25T16:50:00Z">
        <w:r w:rsidR="00B126B2">
          <w:rPr>
            <w:rFonts w:ascii="Times New Roman" w:eastAsia="Times New Roman" w:hAnsi="Times New Roman" w:cs="Times New Roman"/>
            <w:sz w:val="24"/>
            <w:szCs w:val="24"/>
          </w:rPr>
          <w:t xml:space="preserve">increased </w:t>
        </w:r>
      </w:ins>
      <w:r w:rsidR="00D77EA1">
        <w:rPr>
          <w:rFonts w:ascii="Times New Roman" w:eastAsia="Times New Roman" w:hAnsi="Times New Roman" w:cs="Times New Roman"/>
          <w:sz w:val="24"/>
          <w:szCs w:val="24"/>
        </w:rPr>
        <w:t xml:space="preserve">filamentous algal </w:t>
      </w:r>
      <w:del w:id="135" w:author="Meyer, Michael Frederick" w:date="2020-08-25T16:50:00Z">
        <w:r w:rsidDel="00B126B2">
          <w:rPr>
            <w:rFonts w:ascii="Times New Roman" w:eastAsia="Times New Roman" w:hAnsi="Times New Roman" w:cs="Times New Roman"/>
            <w:sz w:val="24"/>
            <w:szCs w:val="24"/>
          </w:rPr>
          <w:delText xml:space="preserve">blooms </w:delText>
        </w:r>
      </w:del>
      <w:ins w:id="136" w:author="Meyer, Michael Frederick" w:date="2020-08-25T16:50:00Z">
        <w:r w:rsidR="00B126B2">
          <w:rPr>
            <w:rFonts w:ascii="Times New Roman" w:eastAsia="Times New Roman" w:hAnsi="Times New Roman" w:cs="Times New Roman"/>
            <w:sz w:val="24"/>
            <w:szCs w:val="24"/>
          </w:rPr>
          <w:t xml:space="preserve">abundance </w:t>
        </w:r>
      </w:ins>
      <w:del w:id="137" w:author="Meyer, Michael Frederick" w:date="2020-08-25T16:50:00Z">
        <w:r w:rsidR="005613D8" w:rsidDel="00B126B2">
          <w:rPr>
            <w:rFonts w:ascii="Times New Roman" w:eastAsia="Times New Roman" w:hAnsi="Times New Roman" w:cs="Times New Roman"/>
            <w:sz w:val="24"/>
            <w:szCs w:val="24"/>
          </w:rPr>
          <w:delText xml:space="preserve">have </w:delText>
        </w:r>
        <w:r w:rsidR="00FA2CB7" w:rsidDel="00B126B2">
          <w:rPr>
            <w:rFonts w:ascii="Times New Roman" w:eastAsia="Times New Roman" w:hAnsi="Times New Roman" w:cs="Times New Roman"/>
            <w:sz w:val="24"/>
            <w:szCs w:val="24"/>
          </w:rPr>
          <w:delText xml:space="preserve">begun </w:delText>
        </w:r>
        <w:r w:rsidR="005613D8" w:rsidDel="00B126B2">
          <w:rPr>
            <w:rFonts w:ascii="Times New Roman" w:eastAsia="Times New Roman" w:hAnsi="Times New Roman" w:cs="Times New Roman"/>
            <w:sz w:val="24"/>
            <w:szCs w:val="24"/>
          </w:rPr>
          <w:delText>occurring</w:delText>
        </w:r>
      </w:del>
      <w:ins w:id="138" w:author="Meyer, Michael Frederick" w:date="2020-08-25T16:50:00Z">
        <w:r w:rsidR="00B126B2">
          <w:rPr>
            <w:rFonts w:ascii="Times New Roman" w:eastAsia="Times New Roman" w:hAnsi="Times New Roman" w:cs="Times New Roman"/>
            <w:sz w:val="24"/>
            <w:szCs w:val="24"/>
          </w:rPr>
          <w:t>has been noted</w:t>
        </w:r>
      </w:ins>
      <w:r w:rsidR="005613D8">
        <w:rPr>
          <w:rFonts w:ascii="Times New Roman" w:eastAsia="Times New Roman" w:hAnsi="Times New Roman" w:cs="Times New Roman"/>
          <w:sz w:val="24"/>
          <w:szCs w:val="24"/>
        </w:rPr>
        <w:t xml:space="preserve">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ins w:id="139" w:author="Meyer, Michael Frederick" w:date="2020-08-10T14:10:00Z">
        <w:r w:rsidR="006A6955">
          <w:rPr>
            <w:rFonts w:ascii="Times New Roman" w:eastAsia="Times New Roman" w:hAnsi="Times New Roman" w:cs="Times New Roman"/>
            <w:sz w:val="24"/>
            <w:szCs w:val="24"/>
          </w:rPr>
          <w:t xml:space="preserve">increased </w:t>
        </w:r>
      </w:ins>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ins w:id="140" w:author="Meyer, Michael Frederick" w:date="2020-08-10T14:10:00Z">
        <w:r w:rsidR="006A6955">
          <w:rPr>
            <w:rFonts w:ascii="Times New Roman" w:eastAsia="Times New Roman" w:hAnsi="Times New Roman" w:cs="Times New Roman"/>
            <w:sz w:val="24"/>
            <w:szCs w:val="24"/>
          </w:rPr>
          <w:t xml:space="preserve">abundance </w:t>
        </w:r>
      </w:ins>
      <w:del w:id="141" w:author="Meyer, Michael Frederick" w:date="2020-08-10T14:10:00Z">
        <w:r w:rsidR="005613D8" w:rsidDel="006A6955">
          <w:rPr>
            <w:rFonts w:ascii="Times New Roman" w:eastAsia="Times New Roman" w:hAnsi="Times New Roman" w:cs="Times New Roman"/>
            <w:sz w:val="24"/>
            <w:szCs w:val="24"/>
          </w:rPr>
          <w:delText xml:space="preserve">blooms </w:delText>
        </w:r>
      </w:del>
      <w:r w:rsidR="009B7513">
        <w:rPr>
          <w:rFonts w:ascii="Times New Roman" w:eastAsia="Times New Roman" w:hAnsi="Times New Roman" w:cs="Times New Roman"/>
          <w:sz w:val="24"/>
          <w:szCs w:val="24"/>
        </w:rPr>
        <w:t>historically occur</w:t>
      </w:r>
      <w:ins w:id="142" w:author="Meyer, Michael Frederick" w:date="2020-08-10T14:10:00Z">
        <w:r w:rsidR="006A6955">
          <w:rPr>
            <w:rFonts w:ascii="Times New Roman" w:eastAsia="Times New Roman" w:hAnsi="Times New Roman" w:cs="Times New Roman"/>
            <w:sz w:val="24"/>
            <w:szCs w:val="24"/>
          </w:rPr>
          <w:t>s</w:t>
        </w:r>
      </w:ins>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main driver of nearshore </w:t>
      </w:r>
      <w:r w:rsidR="005F7A18">
        <w:rPr>
          <w:rFonts w:ascii="Times New Roman" w:eastAsia="Times New Roman" w:hAnsi="Times New Roman" w:cs="Times New Roman"/>
          <w:sz w:val="24"/>
          <w:szCs w:val="24"/>
        </w:rPr>
        <w:t>algal blooms</w:t>
      </w:r>
      <w:ins w:id="143" w:author="Meyer, Michael Frederick" w:date="2020-08-10T14:11:00Z">
        <w:r w:rsidR="0011768D">
          <w:rPr>
            <w:rFonts w:ascii="Times New Roman" w:eastAsia="Times New Roman" w:hAnsi="Times New Roman" w:cs="Times New Roman"/>
            <w:sz w:val="24"/>
            <w:szCs w:val="24"/>
          </w:rPr>
          <w:t>.</w:t>
        </w:r>
      </w:ins>
      <w:del w:id="144" w:author="Meyer, Michael Frederick" w:date="2020-08-10T14:11:00Z">
        <w:r w:rsidDel="0011768D">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145" w:author="Meyer, Michael Frederick" w:date="2020-08-10T14:13:00Z">
        <w:r w:rsidDel="0011768D">
          <w:rPr>
            <w:rFonts w:ascii="Times New Roman" w:eastAsia="Times New Roman" w:hAnsi="Times New Roman" w:cs="Times New Roman"/>
            <w:sz w:val="24"/>
            <w:szCs w:val="24"/>
          </w:rPr>
          <w:delText>motivat</w:delText>
        </w:r>
      </w:del>
      <w:del w:id="146" w:author="Meyer, Michael Frederick" w:date="2020-08-10T14:12:00Z">
        <w:r w:rsidDel="0011768D">
          <w:rPr>
            <w:rFonts w:ascii="Times New Roman" w:eastAsia="Times New Roman" w:hAnsi="Times New Roman" w:cs="Times New Roman"/>
            <w:sz w:val="24"/>
            <w:szCs w:val="24"/>
          </w:rPr>
          <w:delText>ing</w:delText>
        </w:r>
      </w:del>
      <w:del w:id="147" w:author="Meyer, Michael Frederick" w:date="2020-08-10T14:13:00Z">
        <w:r w:rsidDel="0011768D">
          <w:rPr>
            <w:rFonts w:ascii="Times New Roman" w:eastAsia="Times New Roman" w:hAnsi="Times New Roman" w:cs="Times New Roman"/>
            <w:sz w:val="24"/>
            <w:szCs w:val="24"/>
          </w:rPr>
          <w:delText xml:space="preserve"> further research that might identify the extent to which sewage is altering nearshore communities.</w:delText>
        </w:r>
      </w:del>
    </w:p>
    <w:p w14:paraId="789E8C41" w14:textId="77777777" w:rsidR="00B55E36" w:rsidRDefault="00B55E36" w:rsidP="00B55E36">
      <w:pPr>
        <w:rPr>
          <w:rFonts w:ascii="Times New Roman" w:eastAsia="Times New Roman" w:hAnsi="Times New Roman" w:cs="Times New Roman"/>
          <w:sz w:val="24"/>
          <w:szCs w:val="24"/>
        </w:rPr>
      </w:pPr>
    </w:p>
    <w:p w14:paraId="2BDB9244" w14:textId="47D1DF7A" w:rsidR="00357863" w:rsidRDefault="00375241" w:rsidP="00B55E36">
      <w:pPr>
        <w:rPr>
          <w:rFonts w:ascii="Times New Roman" w:eastAsia="Times New Roman" w:hAnsi="Times New Roman" w:cs="Times New Roman"/>
          <w:sz w:val="24"/>
          <w:szCs w:val="24"/>
        </w:rPr>
      </w:pPr>
      <w:commentRangeStart w:id="148"/>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del w:id="149" w:author="Meyer, Michael Frederick" w:date="2020-08-10T14:13:00Z">
        <w:r w:rsidDel="0011768D">
          <w:rPr>
            <w:rFonts w:ascii="Times New Roman" w:eastAsia="Times New Roman" w:hAnsi="Times New Roman" w:cs="Times New Roman"/>
            <w:sz w:val="24"/>
            <w:szCs w:val="24"/>
          </w:rPr>
          <w:delText xml:space="preserve">in </w:delText>
        </w:r>
      </w:del>
      <w:ins w:id="150" w:author="Meyer, Michael Frederick" w:date="2020-08-10T14:13:00Z">
        <w:r w:rsidR="0011768D">
          <w:rPr>
            <w:rFonts w:ascii="Times New Roman" w:eastAsia="Times New Roman" w:hAnsi="Times New Roman" w:cs="Times New Roman"/>
            <w:sz w:val="24"/>
            <w:szCs w:val="24"/>
          </w:rPr>
          <w:t xml:space="preserve">that </w:t>
        </w:r>
      </w:ins>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del w:id="151" w:author="Meyer, Michael Frederick" w:date="2020-08-10T14:13:00Z">
        <w:r w:rsidR="00357863" w:rsidDel="0011768D">
          <w:rPr>
            <w:rFonts w:ascii="Times New Roman" w:eastAsia="Times New Roman" w:hAnsi="Times New Roman" w:cs="Times New Roman"/>
            <w:sz w:val="24"/>
            <w:szCs w:val="24"/>
          </w:rPr>
          <w:delText>near lakeside settlements</w:delText>
        </w:r>
        <w:r w:rsidR="00C03D31" w:rsidDel="0011768D">
          <w:rPr>
            <w:rFonts w:ascii="Times New Roman" w:eastAsia="Times New Roman" w:hAnsi="Times New Roman" w:cs="Times New Roman"/>
            <w:sz w:val="24"/>
            <w:szCs w:val="24"/>
          </w:rPr>
          <w:delText xml:space="preserve"> </w:delText>
        </w:r>
      </w:del>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del w:id="152" w:author="Meyer, Michael Frederick" w:date="2020-08-10T14:14:00Z">
        <w:r w:rsidR="00CA6980" w:rsidDel="001F7017">
          <w:rPr>
            <w:rFonts w:ascii="Times New Roman" w:eastAsia="Times New Roman" w:hAnsi="Times New Roman" w:cs="Times New Roman"/>
            <w:sz w:val="24"/>
            <w:szCs w:val="24"/>
          </w:rPr>
          <w:delText>interactions</w:delText>
        </w:r>
        <w:r w:rsidR="00926704" w:rsidDel="001F7017">
          <w:rPr>
            <w:rFonts w:ascii="Times New Roman" w:eastAsia="Times New Roman" w:hAnsi="Times New Roman" w:cs="Times New Roman"/>
            <w:sz w:val="24"/>
            <w:szCs w:val="24"/>
          </w:rPr>
          <w:delText xml:space="preserve"> </w:delText>
        </w:r>
      </w:del>
      <w:ins w:id="153" w:author="Meyer, Michael Frederick" w:date="2020-08-10T14:14:00Z">
        <w:r w:rsidR="001F7017">
          <w:rPr>
            <w:rFonts w:ascii="Times New Roman" w:eastAsia="Times New Roman" w:hAnsi="Times New Roman" w:cs="Times New Roman"/>
            <w:sz w:val="24"/>
            <w:szCs w:val="24"/>
          </w:rPr>
          <w:t xml:space="preserve">structure </w:t>
        </w:r>
      </w:ins>
      <w:r w:rsidR="00926704">
        <w:rPr>
          <w:rFonts w:ascii="Times New Roman" w:eastAsia="Times New Roman" w:hAnsi="Times New Roman" w:cs="Times New Roman"/>
          <w:sz w:val="24"/>
          <w:szCs w:val="24"/>
        </w:rPr>
        <w:t xml:space="preserve">may </w:t>
      </w:r>
      <w:ins w:id="154" w:author="Meyer, Michael Frederick" w:date="2020-08-10T14:14:00Z">
        <w:r w:rsidR="001F7017">
          <w:rPr>
            <w:rFonts w:ascii="Times New Roman" w:eastAsia="Times New Roman" w:hAnsi="Times New Roman" w:cs="Times New Roman"/>
            <w:sz w:val="24"/>
            <w:szCs w:val="24"/>
          </w:rPr>
          <w:t xml:space="preserve">likewise </w:t>
        </w:r>
      </w:ins>
      <w:r w:rsidR="00926704">
        <w:rPr>
          <w:rFonts w:ascii="Times New Roman" w:eastAsia="Times New Roman" w:hAnsi="Times New Roman" w:cs="Times New Roman"/>
          <w:sz w:val="24"/>
          <w:szCs w:val="24"/>
        </w:rPr>
        <w:t xml:space="preserve">be </w:t>
      </w:r>
      <w:del w:id="155" w:author="Meyer, Michael Frederick" w:date="2020-08-10T14:14:00Z">
        <w:r w:rsidR="00926704" w:rsidDel="001F7017">
          <w:rPr>
            <w:rFonts w:ascii="Times New Roman" w:eastAsia="Times New Roman" w:hAnsi="Times New Roman" w:cs="Times New Roman"/>
            <w:sz w:val="24"/>
            <w:szCs w:val="24"/>
          </w:rPr>
          <w:delText xml:space="preserve">changing near </w:delText>
        </w:r>
        <w:r w:rsidR="0078508F" w:rsidDel="001F7017">
          <w:rPr>
            <w:rFonts w:ascii="Times New Roman" w:eastAsia="Times New Roman" w:hAnsi="Times New Roman" w:cs="Times New Roman"/>
            <w:sz w:val="24"/>
            <w:szCs w:val="24"/>
          </w:rPr>
          <w:delText>areas with sewage pollution</w:delText>
        </w:r>
      </w:del>
      <w:ins w:id="156" w:author="Meyer, Michael Frederick" w:date="2020-08-10T14:14:00Z">
        <w:r w:rsidR="001F7017">
          <w:rPr>
            <w:rFonts w:ascii="Times New Roman" w:eastAsia="Times New Roman" w:hAnsi="Times New Roman" w:cs="Times New Roman"/>
            <w:sz w:val="24"/>
            <w:szCs w:val="24"/>
          </w:rPr>
          <w:t>responding</w:t>
        </w:r>
      </w:ins>
      <w:r w:rsidR="00926704">
        <w:rPr>
          <w:rFonts w:ascii="Times New Roman" w:eastAsia="Times New Roman" w:hAnsi="Times New Roman" w:cs="Times New Roman"/>
          <w:sz w:val="24"/>
          <w:szCs w:val="24"/>
        </w:rPr>
        <w:t xml:space="preserve">. </w:t>
      </w:r>
      <w:commentRangeEnd w:id="148"/>
      <w:r w:rsidR="00FA2CB7">
        <w:rPr>
          <w:rStyle w:val="CommentReference"/>
        </w:rPr>
        <w:commentReference w:id="148"/>
      </w:r>
      <w:r w:rsidR="00FA2CB7">
        <w:rPr>
          <w:rFonts w:ascii="Times New Roman" w:eastAsia="Times New Roman" w:hAnsi="Times New Roman" w:cs="Times New Roman"/>
          <w:sz w:val="24"/>
          <w:szCs w:val="24"/>
        </w:rPr>
        <w:t>We had three specific objectives</w:t>
      </w:r>
      <w:r w:rsidR="00357863">
        <w:rPr>
          <w:rFonts w:ascii="Times New Roman" w:eastAsia="Times New Roman" w:hAnsi="Times New Roman" w:cs="Times New Roman"/>
          <w:sz w:val="24"/>
          <w:szCs w:val="24"/>
        </w:rPr>
        <w:t>:</w:t>
      </w:r>
    </w:p>
    <w:p w14:paraId="6A3CCAEE" w14:textId="43229FA4" w:rsidR="00357863" w:rsidRDefault="00357863"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areas of sewage pollution using </w:t>
      </w:r>
      <w:r w:rsidR="00E61E5E">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004E481A">
        <w:rPr>
          <w:rFonts w:ascii="Times New Roman" w:eastAsia="Times New Roman" w:hAnsi="Times New Roman" w:cs="Times New Roman"/>
          <w:sz w:val="24"/>
          <w:szCs w:val="24"/>
        </w:rPr>
        <w:t>indicators,</w:t>
      </w:r>
    </w:p>
    <w:p w14:paraId="1B8FC010" w14:textId="138C0AA1" w:rsidR="00357863" w:rsidRDefault="00C2668C"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benthic periphyton and macroinvertebrate community composition, and</w:t>
      </w:r>
    </w:p>
    <w:p w14:paraId="5E6E3EB8" w14:textId="7AA4B9C7"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how food webs may restructure with increasing sewage</w:t>
      </w:r>
      <w:r w:rsidR="00C2668C">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6355297B"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bookmarkStart w:id="157" w:name="_Hlk48576761"/>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AFD97F5"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ins w:id="158" w:author="Meyer, Michael Frederick" w:date="2020-08-10T14:19:00Z">
        <w:r w:rsidR="001F7017">
          <w:rPr>
            <w:rFonts w:ascii="Times New Roman" w:eastAsia="Times New Roman" w:hAnsi="Times New Roman" w:cs="Times New Roman"/>
            <w:sz w:val="24"/>
            <w:szCs w:val="24"/>
          </w:rPr>
          <w:t>From 19 through 23 August 20</w:t>
        </w:r>
      </w:ins>
      <w:ins w:id="159" w:author="Meyer, Michael Frederick" w:date="2020-08-10T14:20:00Z">
        <w:r w:rsidR="001F7017">
          <w:rPr>
            <w:rFonts w:ascii="Times New Roman" w:eastAsia="Times New Roman" w:hAnsi="Times New Roman" w:cs="Times New Roman"/>
            <w:sz w:val="24"/>
            <w:szCs w:val="24"/>
          </w:rPr>
          <w:t xml:space="preserve">15, </w:t>
        </w:r>
      </w:ins>
      <w:del w:id="160" w:author="Meyer, Michael Frederick" w:date="2020-08-10T14:20:00Z">
        <w:r w:rsidR="00497A12" w:rsidDel="001F7017">
          <w:rPr>
            <w:rFonts w:ascii="Times New Roman" w:eastAsia="Times New Roman" w:hAnsi="Times New Roman" w:cs="Times New Roman"/>
            <w:sz w:val="24"/>
            <w:szCs w:val="24"/>
          </w:rPr>
          <w:delText>W</w:delText>
        </w:r>
      </w:del>
      <w:ins w:id="161" w:author="Meyer, Michael Frederick" w:date="2020-08-10T14:20:00Z">
        <w:r w:rsidR="001F7017">
          <w:rPr>
            <w:rFonts w:ascii="Times New Roman" w:eastAsia="Times New Roman" w:hAnsi="Times New Roman" w:cs="Times New Roman"/>
            <w:sz w:val="24"/>
            <w:szCs w:val="24"/>
          </w:rPr>
          <w:t>w</w:t>
        </w:r>
      </w:ins>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0718B9">
        <w:rPr>
          <w:rFonts w:ascii="Times New Roman" w:eastAsia="Times New Roman" w:hAnsi="Times New Roman" w:cs="Times New Roman"/>
          <w:sz w:val="24"/>
          <w:szCs w:val="24"/>
        </w:rPr>
        <w:t>900 to 1,400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0718B9">
        <w:rPr>
          <w:rFonts w:ascii="Times New Roman" w:eastAsia="Times New Roman" w:hAnsi="Times New Roman" w:cs="Times New Roman"/>
          <w:sz w:val="24"/>
          <w:szCs w:val="24"/>
        </w:rPr>
        <w:t xml:space="preserve">8.9 to 20.75 </w:t>
      </w:r>
      <w:r w:rsidR="0028782C">
        <w:rPr>
          <w:rFonts w:ascii="Times New Roman" w:eastAsia="Times New Roman" w:hAnsi="Times New Roman" w:cs="Times New Roman"/>
          <w:sz w:val="24"/>
          <w:szCs w:val="24"/>
        </w:rPr>
        <w:t>m from shore</w:t>
      </w:r>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725965E9"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w:t>
      </w:r>
      <w:ins w:id="162" w:author="Meyer, Michael Frederick" w:date="2020-08-11T17:17:00Z">
        <w:r w:rsidR="001A7B89">
          <w:rPr>
            <w:rFonts w:ascii="Times New Roman" w:eastAsia="Times New Roman" w:hAnsi="Times New Roman" w:cs="Times New Roman"/>
            <w:sz w:val="24"/>
            <w:szCs w:val="24"/>
          </w:rPr>
          <w:t>adjacent to Baikal’s only surface outflo</w:t>
        </w:r>
      </w:ins>
      <w:ins w:id="163" w:author="Meyer, Michael Frederick" w:date="2020-08-11T17:18:00Z">
        <w:r w:rsidR="001A7B89">
          <w:rPr>
            <w:rFonts w:ascii="Times New Roman" w:eastAsia="Times New Roman" w:hAnsi="Times New Roman" w:cs="Times New Roman"/>
            <w:sz w:val="24"/>
            <w:szCs w:val="24"/>
          </w:rPr>
          <w:t xml:space="preserve">w. </w:t>
        </w:r>
        <w:proofErr w:type="spellStart"/>
        <w:r w:rsidR="001A7B89">
          <w:rPr>
            <w:rFonts w:ascii="Times New Roman" w:eastAsia="Times New Roman" w:hAnsi="Times New Roman" w:cs="Times New Roman"/>
            <w:sz w:val="24"/>
            <w:szCs w:val="24"/>
          </w:rPr>
          <w:t>Listvyanka</w:t>
        </w:r>
        <w:proofErr w:type="spellEnd"/>
        <w:r w:rsidR="001A7B89">
          <w:rPr>
            <w:rFonts w:ascii="Times New Roman" w:eastAsia="Times New Roman" w:hAnsi="Times New Roman" w:cs="Times New Roman"/>
            <w:sz w:val="24"/>
            <w:szCs w:val="24"/>
          </w:rPr>
          <w:t xml:space="preserve"> is </w:t>
        </w:r>
      </w:ins>
      <w:r w:rsidR="00D8535D">
        <w:rPr>
          <w:rFonts w:ascii="Times New Roman" w:eastAsia="Times New Roman" w:hAnsi="Times New Roman" w:cs="Times New Roman"/>
          <w:sz w:val="24"/>
          <w:szCs w:val="24"/>
        </w:rPr>
        <w:t xml:space="preserve">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 xml:space="preserve">has several hotels and tourist camps </w:t>
      </w:r>
      <w:r w:rsidR="00557610">
        <w:rPr>
          <w:rFonts w:ascii="Times New Roman" w:eastAsia="Times New Roman" w:hAnsi="Times New Roman" w:cs="Times New Roman"/>
          <w:sz w:val="24"/>
          <w:szCs w:val="24"/>
        </w:rPr>
        <w:t>(</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bookmarkStart w:id="164" w:name="_Hlk49177464"/>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bookmarkEnd w:id="164"/>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09A90BF0"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ins w:id="165" w:author="Meyer, Michael Frederick" w:date="2020-08-10T14:17:00Z">
        <w:r w:rsidR="001F7017">
          <w:rPr>
            <w:rFonts w:ascii="Times New Roman" w:eastAsia="Times New Roman" w:hAnsi="Times New Roman" w:cs="Times New Roman"/>
            <w:sz w:val="24"/>
            <w:szCs w:val="24"/>
          </w:rPr>
          <w:t xml:space="preserve">spatial </w:t>
        </w:r>
      </w:ins>
      <w:r w:rsidR="00F01527">
        <w:rPr>
          <w:rFonts w:ascii="Times New Roman" w:eastAsia="Times New Roman" w:hAnsi="Times New Roman" w:cs="Times New Roman"/>
          <w:sz w:val="24"/>
          <w:szCs w:val="24"/>
        </w:rPr>
        <w:t xml:space="preserve">position relative to </w:t>
      </w:r>
      <w:del w:id="166" w:author="Meyer, Michael Frederick" w:date="2020-08-10T14:17:00Z">
        <w:r w:rsidR="000D4AC4" w:rsidDel="001F7017">
          <w:rPr>
            <w:rFonts w:ascii="Times New Roman" w:eastAsia="Times New Roman" w:hAnsi="Times New Roman" w:cs="Times New Roman"/>
            <w:sz w:val="24"/>
            <w:szCs w:val="24"/>
          </w:rPr>
          <w:delText xml:space="preserve">both </w:delText>
        </w:r>
      </w:del>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 xml:space="preserve">neighboring </w:t>
      </w:r>
      <w:del w:id="167" w:author="Meyer, Michael Frederick" w:date="2020-08-10T14:18:00Z">
        <w:r w:rsidR="00F01527" w:rsidDel="001F7017">
          <w:rPr>
            <w:rFonts w:ascii="Times New Roman" w:eastAsia="Times New Roman" w:hAnsi="Times New Roman" w:cs="Times New Roman"/>
            <w:sz w:val="24"/>
            <w:szCs w:val="24"/>
          </w:rPr>
          <w:delText xml:space="preserve">lakeside </w:delText>
        </w:r>
      </w:del>
      <w:r w:rsidR="00F01527">
        <w:rPr>
          <w:rFonts w:ascii="Times New Roman" w:eastAsia="Times New Roman" w:hAnsi="Times New Roman" w:cs="Times New Roman"/>
          <w:sz w:val="24"/>
          <w:szCs w:val="24"/>
        </w:rPr>
        <w:t>develo</w:t>
      </w:r>
      <w:r w:rsidR="00147D1A">
        <w:rPr>
          <w:rFonts w:ascii="Times New Roman" w:eastAsia="Times New Roman" w:hAnsi="Times New Roman" w:cs="Times New Roman"/>
          <w:sz w:val="24"/>
          <w:szCs w:val="24"/>
        </w:rPr>
        <w:t>p</w:t>
      </w:r>
      <w:del w:id="168" w:author="Meyer, Michael Frederick" w:date="2020-08-10T14:18:00Z">
        <w:r w:rsidR="00147D1A" w:rsidDel="001F7017">
          <w:rPr>
            <w:rFonts w:ascii="Times New Roman" w:eastAsia="Times New Roman" w:hAnsi="Times New Roman" w:cs="Times New Roman"/>
            <w:sz w:val="24"/>
            <w:szCs w:val="24"/>
          </w:rPr>
          <w:delText>ed</w:delText>
        </w:r>
      </w:del>
      <w:ins w:id="169" w:author="Meyer, Michael Frederick" w:date="2020-08-10T14:18:00Z">
        <w:r w:rsidR="001F7017">
          <w:rPr>
            <w:rFonts w:ascii="Times New Roman" w:eastAsia="Times New Roman" w:hAnsi="Times New Roman" w:cs="Times New Roman"/>
            <w:sz w:val="24"/>
            <w:szCs w:val="24"/>
          </w:rPr>
          <w:t>ments</w:t>
        </w:r>
      </w:ins>
      <w:del w:id="170" w:author="Meyer, Michael Frederick" w:date="2020-08-10T14:18:00Z">
        <w:r w:rsidR="00147D1A" w:rsidDel="001F7017">
          <w:rPr>
            <w:rFonts w:ascii="Times New Roman" w:eastAsia="Times New Roman" w:hAnsi="Times New Roman" w:cs="Times New Roman"/>
            <w:sz w:val="24"/>
            <w:szCs w:val="24"/>
          </w:rPr>
          <w:delText xml:space="preserve"> sites</w:delText>
        </w:r>
      </w:del>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summarize</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w:t>
      </w:r>
      <w:r w:rsidR="00557610">
        <w:rPr>
          <w:rFonts w:ascii="Times New Roman" w:eastAsia="Times New Roman" w:hAnsi="Times New Roman" w:cs="Times New Roman"/>
          <w:sz w:val="24"/>
          <w:szCs w:val="24"/>
        </w:rPr>
        <w:t>groundwater-lake</w:t>
      </w:r>
      <w:r w:rsidR="00BC1A91">
        <w:rPr>
          <w:rFonts w:ascii="Times New Roman" w:eastAsia="Times New Roman" w:hAnsi="Times New Roman" w:cs="Times New Roman"/>
          <w:sz w:val="24"/>
          <w:szCs w:val="24"/>
        </w:rPr>
        <w:t xml:space="preserv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 xml:space="preserve">Acknowledging that nearshore PPCP concentrations were likely positively proportional to a </w:t>
      </w:r>
      <w:r w:rsidR="00250FD8">
        <w:rPr>
          <w:rFonts w:ascii="Times New Roman" w:eastAsia="Times New Roman" w:hAnsi="Times New Roman" w:cs="Times New Roman"/>
          <w:sz w:val="24"/>
          <w:szCs w:val="24"/>
        </w:rPr>
        <w:lastRenderedPageBreak/>
        <w:t>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36F35B92" w:rsidR="00525154" w:rsidRDefault="006E5C66" w:rsidP="00147D1A">
      <w:pPr>
        <w:rPr>
          <w:rFonts w:ascii="Times New Roman" w:eastAsia="Times New Roman" w:hAnsi="Times New Roman" w:cs="Times New Roman"/>
          <w:sz w:val="24"/>
          <w:szCs w:val="24"/>
        </w:rPr>
      </w:pPr>
      <w:bookmarkStart w:id="171" w:name="_Hlk49177484"/>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w:t>
      </w:r>
      <w:r w:rsidR="000718B9">
        <w:rPr>
          <w:rFonts w:ascii="Times New Roman" w:eastAsia="Times New Roman" w:hAnsi="Times New Roman" w:cs="Times New Roman"/>
          <w:sz w:val="24"/>
          <w:szCs w:val="24"/>
        </w:rPr>
        <w:t xml:space="preserve">shapefiles </w:t>
      </w:r>
      <w:r w:rsidR="006B4A02">
        <w:rPr>
          <w:rFonts w:ascii="Times New Roman" w:eastAsia="Times New Roman" w:hAnsi="Times New Roman" w:cs="Times New Roman"/>
          <w:sz w:val="24"/>
          <w:szCs w:val="24"/>
        </w:rPr>
        <w:t xml:space="preserve">were downloaded </w:t>
      </w:r>
      <w:r w:rsidR="001F7017">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73EEE461"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bookmarkEnd w:id="171"/>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0D4E9D4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At both pelagic and littoral sites, water samples were collected for nutrient, chlorophyll, microplastic, and pharmaceutical and personal care product (PPCP) analysis.</w:t>
      </w:r>
      <w:ins w:id="172" w:author="Meyer, Michael Frederick" w:date="2020-08-10T14:23:00Z">
        <w:r w:rsidR="00DA7075">
          <w:rPr>
            <w:rFonts w:ascii="Times New Roman" w:eastAsia="Times New Roman" w:hAnsi="Times New Roman" w:cs="Times New Roman"/>
            <w:sz w:val="24"/>
            <w:szCs w:val="24"/>
          </w:rPr>
          <w:t xml:space="preserve"> </w:t>
        </w:r>
      </w:ins>
      <w:bookmarkStart w:id="173" w:name="_Hlk49436214"/>
      <w:ins w:id="174" w:author="Meyer, Michael Frederick" w:date="2020-08-10T14:24:00Z">
        <w:r w:rsidR="004820BA">
          <w:rPr>
            <w:rFonts w:ascii="Times New Roman" w:eastAsia="Times New Roman" w:hAnsi="Times New Roman" w:cs="Times New Roman"/>
            <w:sz w:val="24"/>
            <w:szCs w:val="24"/>
          </w:rPr>
          <w:t>Samples were collected by hand from 0.75 m depth for each littoral site and with a bucket from aboard the ship for pelagic sites.</w:t>
        </w:r>
      </w:ins>
      <w:ins w:id="175" w:author="Meyer, Michael Frederick" w:date="2020-08-10T14:23:00Z">
        <w:r w:rsidR="00DA7075">
          <w:rPr>
            <w:rFonts w:ascii="Times New Roman" w:eastAsia="Times New Roman" w:hAnsi="Times New Roman" w:cs="Times New Roman"/>
            <w:sz w:val="24"/>
            <w:szCs w:val="24"/>
          </w:rPr>
          <w:t xml:space="preserve"> </w:t>
        </w:r>
      </w:ins>
      <w:del w:id="176" w:author="Meyer, Michael Frederick" w:date="2020-08-10T14:23:00Z">
        <w:r w:rsidDel="00DA7075">
          <w:rPr>
            <w:rFonts w:ascii="Times New Roman" w:eastAsia="Times New Roman" w:hAnsi="Times New Roman" w:cs="Times New Roman"/>
            <w:sz w:val="24"/>
            <w:szCs w:val="24"/>
          </w:rPr>
          <w:delText xml:space="preserve"> </w:delText>
        </w:r>
      </w:del>
      <w:bookmarkEnd w:id="173"/>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w:t>
      </w:r>
      <w:bookmarkStart w:id="177" w:name="_Hlk49177549"/>
      <w:r>
        <w:rPr>
          <w:rFonts w:ascii="Times New Roman" w:eastAsia="Times New Roman" w:hAnsi="Times New Roman" w:cs="Times New Roman"/>
          <w:i/>
          <w:sz w:val="24"/>
          <w:szCs w:val="24"/>
        </w:rPr>
        <w:t>Nutrients</w:t>
      </w:r>
      <w:bookmarkEnd w:id="177"/>
    </w:p>
    <w:p w14:paraId="7B557488" w14:textId="77777777" w:rsidR="00715D55" w:rsidRDefault="00715D55">
      <w:pPr>
        <w:rPr>
          <w:rFonts w:ascii="Times New Roman" w:eastAsia="Times New Roman" w:hAnsi="Times New Roman" w:cs="Times New Roman"/>
          <w:sz w:val="24"/>
          <w:szCs w:val="24"/>
        </w:rPr>
      </w:pPr>
    </w:p>
    <w:p w14:paraId="18647F9E" w14:textId="38D0FA5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w:t>
      </w:r>
      <w:ins w:id="178" w:author="Meyer, Michael Frederick" w:date="2020-07-28T15:42:00Z">
        <w:r w:rsidR="00557610">
          <w:rPr>
            <w:rFonts w:ascii="Times New Roman" w:eastAsia="Times New Roman" w:hAnsi="Times New Roman" w:cs="Times New Roman"/>
            <w:sz w:val="24"/>
            <w:szCs w:val="24"/>
          </w:rPr>
          <w:t>at</w:t>
        </w:r>
      </w:ins>
      <w:ins w:id="179" w:author="Meyer, Michael Frederick" w:date="2020-07-28T15:43:00Z">
        <w:r w:rsidR="00557610">
          <w:rPr>
            <w:rFonts w:ascii="Times New Roman" w:eastAsia="Times New Roman" w:hAnsi="Times New Roman" w:cs="Times New Roman"/>
            <w:sz w:val="24"/>
            <w:szCs w:val="24"/>
          </w:rPr>
          <w:t xml:space="preserve"> a depth of ~0.75 m </w:t>
        </w:r>
      </w:ins>
      <w:r>
        <w:rPr>
          <w:rFonts w:ascii="Times New Roman" w:eastAsia="Times New Roman" w:hAnsi="Times New Roman" w:cs="Times New Roman"/>
          <w:sz w:val="24"/>
          <w:szCs w:val="24"/>
        </w:rPr>
        <w:t xml:space="preserve">in 150 mL glass jars that had been </w:t>
      </w:r>
      <w:ins w:id="180" w:author="Meyer, Michael Frederick" w:date="2020-07-28T15:42:00Z">
        <w:r w:rsidR="00557610">
          <w:rPr>
            <w:rFonts w:ascii="Times New Roman" w:eastAsia="Times New Roman" w:hAnsi="Times New Roman" w:cs="Times New Roman"/>
            <w:sz w:val="24"/>
            <w:szCs w:val="24"/>
          </w:rPr>
          <w:t xml:space="preserve">washed with phosphate-free soap and </w:t>
        </w:r>
      </w:ins>
      <w:r>
        <w:rPr>
          <w:rFonts w:ascii="Times New Roman" w:eastAsia="Times New Roman" w:hAnsi="Times New Roman" w:cs="Times New Roman"/>
          <w:sz w:val="24"/>
          <w:szCs w:val="24"/>
        </w:rPr>
        <w:t xml:space="preserve">rinsed three times with water from the sampling location. </w:t>
      </w:r>
      <w:commentRangeStart w:id="181"/>
      <w:commentRangeStart w:id="182"/>
      <w:commentRangeStart w:id="183"/>
      <w:r>
        <w:rPr>
          <w:rFonts w:ascii="Times New Roman" w:eastAsia="Times New Roman" w:hAnsi="Times New Roman" w:cs="Times New Roman"/>
          <w:sz w:val="24"/>
          <w:szCs w:val="24"/>
        </w:rPr>
        <w:t xml:space="preserve">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commentRangeEnd w:id="181"/>
      <w:r w:rsidR="00EA681C">
        <w:rPr>
          <w:rStyle w:val="CommentReference"/>
        </w:rPr>
        <w:commentReference w:id="181"/>
      </w:r>
      <w:bookmarkStart w:id="184" w:name="_Hlk49436263"/>
      <w:commentRangeEnd w:id="182"/>
      <w:ins w:id="185" w:author="Meyer, Michael Frederick" w:date="2020-08-25T16:51:00Z">
        <w:r w:rsidR="00B126B2">
          <w:rPr>
            <w:rFonts w:ascii="Times New Roman" w:eastAsia="Times New Roman" w:hAnsi="Times New Roman" w:cs="Times New Roman"/>
            <w:sz w:val="24"/>
            <w:szCs w:val="24"/>
          </w:rPr>
          <w:t>Sample</w:t>
        </w:r>
      </w:ins>
      <w:ins w:id="186" w:author="Meyer, Michael Frederick" w:date="2020-08-25T16:52:00Z">
        <w:r w:rsidR="00B126B2">
          <w:rPr>
            <w:rFonts w:ascii="Times New Roman" w:eastAsia="Times New Roman" w:hAnsi="Times New Roman" w:cs="Times New Roman"/>
            <w:sz w:val="24"/>
            <w:szCs w:val="24"/>
          </w:rPr>
          <w:t>s were not filtered prior to freezing, meaning that nitrogen and ammonium concentrations may potentially include intracellular nitrogen</w:t>
        </w:r>
      </w:ins>
      <w:ins w:id="187" w:author="Meyer, Michael Frederick" w:date="2020-08-25T16:53:00Z">
        <w:r w:rsidR="00B126B2">
          <w:rPr>
            <w:rFonts w:ascii="Times New Roman" w:eastAsia="Times New Roman" w:hAnsi="Times New Roman" w:cs="Times New Roman"/>
            <w:sz w:val="24"/>
            <w:szCs w:val="24"/>
          </w:rPr>
          <w:t xml:space="preserve"> and therefore be overestimates of nitrogenous forms in the water column. </w:t>
        </w:r>
      </w:ins>
      <w:r w:rsidR="00557610">
        <w:rPr>
          <w:rStyle w:val="CommentReference"/>
        </w:rPr>
        <w:commentReference w:id="182"/>
      </w:r>
      <w:commentRangeEnd w:id="183"/>
      <w:r w:rsidR="000A6AE5">
        <w:rPr>
          <w:rStyle w:val="CommentReference"/>
        </w:rPr>
        <w:commentReference w:id="183"/>
      </w:r>
      <w:bookmarkEnd w:id="184"/>
    </w:p>
    <w:p w14:paraId="62808DC3" w14:textId="77777777" w:rsidR="00715D55" w:rsidRDefault="00715D55">
      <w:pPr>
        <w:rPr>
          <w:rFonts w:ascii="Times New Roman" w:eastAsia="Times New Roman" w:hAnsi="Times New Roman" w:cs="Times New Roman"/>
          <w:sz w:val="24"/>
          <w:szCs w:val="24"/>
        </w:rPr>
      </w:pPr>
    </w:p>
    <w:p w14:paraId="78CB68F9" w14:textId="75D136B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water sample, nitrate, ammonium, phosphate, and total phosphorus concentrations were measured</w:t>
      </w:r>
      <w:bookmarkStart w:id="188" w:name="_Hlk49177580"/>
      <w:r>
        <w:rPr>
          <w:rFonts w:ascii="Times New Roman" w:eastAsia="Times New Roman" w:hAnsi="Times New Roman" w:cs="Times New Roman"/>
          <w:sz w:val="24"/>
          <w:szCs w:val="24"/>
        </w:rPr>
        <w:t xml:space="preserve">. For ammonium </w:t>
      </w:r>
      <w:r w:rsidR="00B6634A">
        <w:rPr>
          <w:rFonts w:ascii="Times New Roman" w:eastAsia="Times New Roman" w:hAnsi="Times New Roman" w:cs="Times New Roman"/>
          <w:sz w:val="24"/>
          <w:szCs w:val="24"/>
        </w:rPr>
        <w:fldChar w:fldCharType="begin"/>
      </w:r>
      <w:r w:rsidR="0075343E">
        <w:rPr>
          <w:rFonts w:ascii="Times New Roman" w:eastAsia="Times New Roman" w:hAnsi="Times New Roman" w:cs="Times New Roman"/>
          <w:sz w:val="24"/>
          <w:szCs w:val="24"/>
        </w:rPr>
        <w:instrText xml:space="preserve"> ADDIN ZOTERO_ITEM CSL_CITATION {"citationID":"8zD0OVYo","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B6634A">
        <w:rPr>
          <w:rFonts w:ascii="Times New Roman" w:eastAsia="Times New Roman" w:hAnsi="Times New Roman" w:cs="Times New Roman"/>
          <w:sz w:val="24"/>
          <w:szCs w:val="24"/>
        </w:rPr>
        <w:fldChar w:fldCharType="separate"/>
      </w:r>
      <w:r w:rsidR="0075343E" w:rsidRPr="0075343E">
        <w:rPr>
          <w:rFonts w:ascii="Times New Roman" w:hAnsi="Times New Roman" w:cs="Times New Roman"/>
          <w:sz w:val="24"/>
        </w:rPr>
        <w:t>(2016a)</w:t>
      </w:r>
      <w:r w:rsidR="00B6634A">
        <w:rPr>
          <w:rFonts w:ascii="Times New Roman" w:eastAsia="Times New Roman" w:hAnsi="Times New Roman" w:cs="Times New Roman"/>
          <w:sz w:val="24"/>
          <w:szCs w:val="24"/>
        </w:rPr>
        <w:fldChar w:fldCharType="end"/>
      </w:r>
      <w:r w:rsidR="00B663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B13CC">
        <w:rPr>
          <w:rFonts w:ascii="Times New Roman" w:eastAsia="Times New Roman" w:hAnsi="Times New Roman" w:cs="Times New Roman"/>
          <w:sz w:val="24"/>
          <w:szCs w:val="24"/>
        </w:rPr>
        <w:fldChar w:fldCharType="begin"/>
      </w:r>
      <w:r w:rsidR="00D74EE9">
        <w:rPr>
          <w:rFonts w:ascii="Times New Roman" w:eastAsia="Times New Roman" w:hAnsi="Times New Roman" w:cs="Times New Roman"/>
          <w:sz w:val="24"/>
          <w:szCs w:val="24"/>
        </w:rPr>
        <w:instrText xml:space="preserve"> ADDIN ZOTERO_ITEM CSL_CITATION {"citationID":"3TfoTj7N","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B13CC">
        <w:rPr>
          <w:rFonts w:ascii="Times New Roman" w:eastAsia="Times New Roman" w:hAnsi="Times New Roman" w:cs="Times New Roman"/>
          <w:sz w:val="24"/>
          <w:szCs w:val="24"/>
        </w:rPr>
        <w:fldChar w:fldCharType="separate"/>
      </w:r>
      <w:r w:rsidR="00D74EE9" w:rsidRPr="00B6634A">
        <w:rPr>
          <w:rFonts w:ascii="Times New Roman" w:hAnsi="Times New Roman" w:cs="Times New Roman"/>
          <w:sz w:val="24"/>
        </w:rPr>
        <w:t>(2017)</w:t>
      </w:r>
      <w:r w:rsidR="005B13CC">
        <w:rPr>
          <w:rFonts w:ascii="Times New Roman" w:eastAsia="Times New Roman" w:hAnsi="Times New Roman" w:cs="Times New Roman"/>
          <w:sz w:val="24"/>
          <w:szCs w:val="24"/>
        </w:rPr>
        <w:fldChar w:fldCharType="end"/>
      </w:r>
      <w:r w:rsidR="00D74E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Phosphate </w:t>
      </w:r>
      <w:r w:rsidR="00557610">
        <w:rPr>
          <w:rFonts w:ascii="Times New Roman" w:eastAsia="Times New Roman" w:hAnsi="Times New Roman" w:cs="Times New Roman"/>
          <w:sz w:val="24"/>
          <w:szCs w:val="24"/>
        </w:rPr>
        <w:t>and t</w:t>
      </w:r>
      <w:r w:rsidR="006265CB">
        <w:rPr>
          <w:rFonts w:ascii="Times New Roman" w:eastAsia="Times New Roman" w:hAnsi="Times New Roman" w:cs="Times New Roman"/>
          <w:sz w:val="24"/>
          <w:szCs w:val="24"/>
        </w:rPr>
        <w:t xml:space="preserve">otal phosphorus </w:t>
      </w:r>
      <w:r>
        <w:rPr>
          <w:rFonts w:ascii="Times New Roman" w:eastAsia="Times New Roman" w:hAnsi="Times New Roman" w:cs="Times New Roman"/>
          <w:sz w:val="24"/>
          <w:szCs w:val="24"/>
        </w:rPr>
        <w:t>concentration was measured with a spectrophotometer following the addition of persulfate</w:t>
      </w:r>
      <w:r w:rsidR="00B6634A">
        <w:rPr>
          <w:rFonts w:ascii="Times New Roman" w:eastAsia="Times New Roman" w:hAnsi="Times New Roman" w:cs="Times New Roman"/>
          <w:sz w:val="24"/>
          <w:szCs w:val="24"/>
        </w:rPr>
        <w:t xml:space="preserve"> </w:t>
      </w:r>
      <w:r w:rsidR="00F743C8">
        <w:rPr>
          <w:rFonts w:ascii="Times New Roman" w:eastAsia="Times New Roman" w:hAnsi="Times New Roman" w:cs="Times New Roman"/>
          <w:sz w:val="24"/>
          <w:szCs w:val="24"/>
        </w:rPr>
        <w:fldChar w:fldCharType="begin"/>
      </w:r>
      <w:ins w:id="189" w:author="Meyer, Michael Frederick" w:date="2020-08-25T17:09:00Z">
        <w:r w:rsidR="009712DF">
          <w:rPr>
            <w:rFonts w:ascii="Times New Roman" w:eastAsia="Times New Roman" w:hAnsi="Times New Roman" w:cs="Times New Roman"/>
            <w:sz w:val="24"/>
            <w:szCs w:val="24"/>
          </w:rPr>
          <w:instrText xml:space="preserve"> ADDIN ZOTERO_ITEM CSL_CITATION {"citationID":"J6kxX6Dd","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ins>
      <w:del w:id="190" w:author="Meyer, Michael Frederick" w:date="2020-08-25T17:09:00Z">
        <w:r w:rsidR="0075343E" w:rsidDel="009712DF">
          <w:rPr>
            <w:rFonts w:ascii="Times New Roman" w:eastAsia="Times New Roman" w:hAnsi="Times New Roman" w:cs="Times New Roman"/>
            <w:sz w:val="24"/>
            <w:szCs w:val="24"/>
          </w:rPr>
          <w:delInstrText xml:space="preserve"> ADDIN ZOTERO_ITEM CSL_CITATION {"citationID":"J6kxX6Dd","properties":{"formattedCitation":"(2016b)","plainCitation":"(2016b)","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delInstrText>
        </w:r>
      </w:del>
      <w:r w:rsidR="00F743C8">
        <w:rPr>
          <w:rFonts w:ascii="Times New Roman" w:eastAsia="Times New Roman" w:hAnsi="Times New Roman" w:cs="Times New Roman"/>
          <w:sz w:val="24"/>
          <w:szCs w:val="24"/>
        </w:rPr>
        <w:fldChar w:fldCharType="separate"/>
      </w:r>
      <w:r w:rsidR="0075343E" w:rsidRPr="0075343E">
        <w:rPr>
          <w:rFonts w:ascii="Times New Roman" w:hAnsi="Times New Roman" w:cs="Times New Roman"/>
          <w:sz w:val="24"/>
        </w:rPr>
        <w:t>(2016b)</w:t>
      </w:r>
      <w:r w:rsidR="00F74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bookmarkEnd w:id="188"/>
    <w:p w14:paraId="2E871151" w14:textId="77777777" w:rsidR="00715D55" w:rsidRPr="00623BA2" w:rsidRDefault="00715D55">
      <w:pPr>
        <w:rPr>
          <w:rFonts w:ascii="Times New Roman" w:eastAsia="Times New Roman" w:hAnsi="Times New Roman" w:cs="Times New Roman"/>
          <w:sz w:val="24"/>
          <w:szCs w:val="24"/>
        </w:rPr>
      </w:pPr>
    </w:p>
    <w:p w14:paraId="0EB029D2" w14:textId="77777777" w:rsidR="00715D55" w:rsidRPr="00623BA2"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406B4F5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62866EE" w:rsidR="00715D55" w:rsidRDefault="00D8535D">
      <w:pPr>
        <w:rPr>
          <w:rFonts w:ascii="Times New Roman" w:eastAsia="Times New Roman" w:hAnsi="Times New Roman" w:cs="Times New Roman"/>
          <w:sz w:val="24"/>
          <w:szCs w:val="24"/>
        </w:rPr>
      </w:pPr>
      <w:bookmarkStart w:id="191" w:name="_Hlk49177665"/>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bookmarkEnd w:id="191"/>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08315211" w:rsidR="00715D55" w:rsidRDefault="00D8535D">
      <w:pPr>
        <w:rPr>
          <w:rFonts w:ascii="Times New Roman" w:eastAsia="Times New Roman" w:hAnsi="Times New Roman" w:cs="Times New Roman"/>
          <w:sz w:val="24"/>
          <w:szCs w:val="24"/>
        </w:rPr>
      </w:pPr>
      <w:bookmarkStart w:id="192" w:name="_Hlk49177743"/>
      <w:r>
        <w:rPr>
          <w:rFonts w:ascii="Times New Roman" w:eastAsia="Times New Roman" w:hAnsi="Times New Roman" w:cs="Times New Roman"/>
          <w:sz w:val="24"/>
          <w:szCs w:val="24"/>
        </w:rPr>
        <w:t xml:space="preserve">Within 12 h of collection, samples were filtered directly from the amber glass bottle </w:t>
      </w:r>
      <w:bookmarkStart w:id="193" w:name="_Hlk49436365"/>
      <w:r>
        <w:rPr>
          <w:rFonts w:ascii="Times New Roman" w:eastAsia="Times New Roman" w:hAnsi="Times New Roman" w:cs="Times New Roman"/>
          <w:sz w:val="24"/>
          <w:szCs w:val="24"/>
        </w:rPr>
        <w:t xml:space="preserve">using a </w:t>
      </w:r>
      <w:r w:rsidR="00DA7075">
        <w:rPr>
          <w:rFonts w:ascii="Times New Roman" w:eastAsia="Times New Roman" w:hAnsi="Times New Roman" w:cs="Times New Roman"/>
          <w:sz w:val="24"/>
          <w:szCs w:val="24"/>
        </w:rPr>
        <w:t xml:space="preserve">single-stream </w:t>
      </w:r>
      <w:r w:rsidR="00A02873">
        <w:rPr>
          <w:rFonts w:ascii="Times New Roman" w:eastAsia="Times New Roman" w:hAnsi="Times New Roman" w:cs="Times New Roman"/>
          <w:sz w:val="24"/>
          <w:szCs w:val="24"/>
        </w:rPr>
        <w:t>25-</w:t>
      </w:r>
      <w:r>
        <w:rPr>
          <w:rFonts w:ascii="Times New Roman" w:eastAsia="Times New Roman" w:hAnsi="Times New Roman" w:cs="Times New Roman"/>
          <w:sz w:val="24"/>
          <w:szCs w:val="24"/>
        </w:rPr>
        <w:t>mm GF/F SPE cartridge</w:t>
      </w:r>
      <w:r w:rsidR="00DA7075">
        <w:rPr>
          <w:rFonts w:ascii="Times New Roman" w:eastAsia="Times New Roman" w:hAnsi="Times New Roman" w:cs="Times New Roman"/>
          <w:sz w:val="24"/>
          <w:szCs w:val="24"/>
        </w:rPr>
        <w:t xml:space="preserve"> setup</w:t>
      </w:r>
      <w:r>
        <w:rPr>
          <w:rFonts w:ascii="Times New Roman" w:eastAsia="Times New Roman" w:hAnsi="Times New Roman" w:cs="Times New Roman"/>
          <w:sz w:val="24"/>
          <w:szCs w:val="24"/>
        </w:rPr>
        <w:t xml:space="preserve"> </w:t>
      </w:r>
      <w:bookmarkEnd w:id="193"/>
      <w:r>
        <w:rPr>
          <w:rFonts w:ascii="Times New Roman" w:eastAsia="Times New Roman" w:hAnsi="Times New Roman" w:cs="Times New Roman"/>
          <w:sz w:val="24"/>
          <w:szCs w:val="24"/>
        </w:rPr>
        <w:t xml:space="preserve">(Waters Corporation, Milford, MA). Lab personnel wore gloves and face masks to minimize contamination. Prior to filtration, </w:t>
      </w:r>
      <w:r w:rsidR="008A000A">
        <w:rPr>
          <w:rFonts w:ascii="Times New Roman" w:eastAsia="Times New Roman" w:hAnsi="Times New Roman" w:cs="Times New Roman"/>
          <w:sz w:val="24"/>
          <w:szCs w:val="24"/>
        </w:rPr>
        <w:t xml:space="preserve">GF/F filters and </w:t>
      </w:r>
      <w:r>
        <w:rPr>
          <w:rFonts w:ascii="Times New Roman" w:eastAsia="Times New Roman" w:hAnsi="Times New Roman" w:cs="Times New Roman"/>
          <w:sz w:val="24"/>
          <w:szCs w:val="24"/>
        </w:rPr>
        <w:t xml:space="preserve">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bookmarkEnd w:id="192"/>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B7D4F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w:t>
      </w:r>
      <w:del w:id="194" w:author="Meyer, Michael Frederick" w:date="2020-08-10T14:24:00Z">
        <w:r w:rsidDel="004820BA">
          <w:rPr>
            <w:rFonts w:ascii="Times New Roman" w:eastAsia="Times New Roman" w:hAnsi="Times New Roman" w:cs="Times New Roman"/>
            <w:sz w:val="24"/>
            <w:szCs w:val="24"/>
          </w:rPr>
          <w:delText xml:space="preserve">Samples were collected </w:delText>
        </w:r>
        <w:r w:rsidR="00FE671D" w:rsidDel="004820BA">
          <w:rPr>
            <w:rFonts w:ascii="Times New Roman" w:eastAsia="Times New Roman" w:hAnsi="Times New Roman" w:cs="Times New Roman"/>
            <w:sz w:val="24"/>
            <w:szCs w:val="24"/>
          </w:rPr>
          <w:delText xml:space="preserve">by hand from </w:delText>
        </w:r>
        <w:r w:rsidR="00A02873" w:rsidDel="004820BA">
          <w:rPr>
            <w:rFonts w:ascii="Times New Roman" w:eastAsia="Times New Roman" w:hAnsi="Times New Roman" w:cs="Times New Roman"/>
            <w:sz w:val="24"/>
            <w:szCs w:val="24"/>
          </w:rPr>
          <w:delText>0.75 m</w:delText>
        </w:r>
        <w:r w:rsidDel="004820BA">
          <w:rPr>
            <w:rFonts w:ascii="Times New Roman" w:eastAsia="Times New Roman" w:hAnsi="Times New Roman" w:cs="Times New Roman"/>
            <w:sz w:val="24"/>
            <w:szCs w:val="24"/>
          </w:rPr>
          <w:delText xml:space="preserve"> depth for each </w:delText>
        </w:r>
        <w:r w:rsidR="0009268E" w:rsidDel="004820BA">
          <w:rPr>
            <w:rFonts w:ascii="Times New Roman" w:eastAsia="Times New Roman" w:hAnsi="Times New Roman" w:cs="Times New Roman"/>
            <w:sz w:val="24"/>
            <w:szCs w:val="24"/>
          </w:rPr>
          <w:delText xml:space="preserve">littoral </w:delText>
        </w:r>
        <w:r w:rsidDel="004820BA">
          <w:rPr>
            <w:rFonts w:ascii="Times New Roman" w:eastAsia="Times New Roman" w:hAnsi="Times New Roman" w:cs="Times New Roman"/>
            <w:sz w:val="24"/>
            <w:szCs w:val="24"/>
          </w:rPr>
          <w:delText>site</w:delText>
        </w:r>
        <w:r w:rsidR="00F25311" w:rsidDel="004820BA">
          <w:rPr>
            <w:rFonts w:ascii="Times New Roman" w:eastAsia="Times New Roman" w:hAnsi="Times New Roman" w:cs="Times New Roman"/>
            <w:sz w:val="24"/>
            <w:szCs w:val="24"/>
          </w:rPr>
          <w:delText xml:space="preserve"> and with a bucket from aboard the ship for pelagic sites</w:delText>
        </w:r>
        <w:r w:rsidDel="004820BA">
          <w:rPr>
            <w:rFonts w:ascii="Times New Roman" w:eastAsia="Times New Roman" w:hAnsi="Times New Roman" w:cs="Times New Roman"/>
            <w:sz w:val="24"/>
            <w:szCs w:val="24"/>
          </w:rPr>
          <w:delText xml:space="preserve">. </w:delText>
        </w:r>
      </w:del>
    </w:p>
    <w:p w14:paraId="6FDDC73D" w14:textId="77777777" w:rsidR="00715D55" w:rsidRDefault="00715D55">
      <w:pPr>
        <w:rPr>
          <w:rFonts w:ascii="Times New Roman" w:eastAsia="Times New Roman" w:hAnsi="Times New Roman" w:cs="Times New Roman"/>
          <w:sz w:val="24"/>
          <w:szCs w:val="24"/>
        </w:rPr>
      </w:pPr>
    </w:p>
    <w:p w14:paraId="2A315849" w14:textId="056BFE39" w:rsidR="00715D55" w:rsidRDefault="00D8535D">
      <w:pPr>
        <w:rPr>
          <w:rFonts w:ascii="Times New Roman" w:eastAsia="Times New Roman" w:hAnsi="Times New Roman" w:cs="Times New Roman"/>
          <w:sz w:val="24"/>
          <w:szCs w:val="24"/>
        </w:rPr>
      </w:pPr>
      <w:bookmarkStart w:id="195" w:name="_Hlk49177806"/>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5B7D55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557610">
        <w:rPr>
          <w:rFonts w:ascii="Times New Roman" w:eastAsia="Times New Roman" w:hAnsi="Times New Roman" w:cs="Times New Roman"/>
          <w:sz w:val="24"/>
          <w:szCs w:val="24"/>
        </w:rPr>
        <w:t xml:space="preserve"> at approximately 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 per liter.</w:t>
      </w:r>
      <w:bookmarkEnd w:id="195"/>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3BCB938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t>
      </w:r>
      <w:bookmarkStart w:id="196" w:name="_Hlk49177979"/>
      <w:r>
        <w:rPr>
          <w:rFonts w:ascii="Times New Roman" w:eastAsia="Times New Roman" w:hAnsi="Times New Roman" w:cs="Times New Roman"/>
          <w:sz w:val="24"/>
          <w:szCs w:val="24"/>
        </w:rPr>
        <w:t xml:space="preserve">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stored in plastic scintillation vials.</w:t>
      </w:r>
      <w:bookmarkEnd w:id="196"/>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w:t>
      </w:r>
      <w:r w:rsidR="002405CF">
        <w:rPr>
          <w:rFonts w:ascii="Times New Roman" w:eastAsia="Times New Roman" w:hAnsi="Times New Roman" w:cs="Times New Roman"/>
          <w:sz w:val="24"/>
          <w:szCs w:val="24"/>
        </w:rPr>
        <w:t>from all collected rocks</w:t>
      </w:r>
      <w:r>
        <w:rPr>
          <w:rFonts w:ascii="Times New Roman" w:eastAsia="Times New Roman" w:hAnsi="Times New Roman" w:cs="Times New Roman"/>
          <w:sz w:val="24"/>
          <w:szCs w:val="24"/>
        </w:rPr>
        <w:t xml:space="preserve"> </w:t>
      </w:r>
      <w:r w:rsidR="002405CF">
        <w:rPr>
          <w:rFonts w:ascii="Times New Roman" w:eastAsia="Times New Roman" w:hAnsi="Times New Roman" w:cs="Times New Roman"/>
          <w:sz w:val="24"/>
          <w:szCs w:val="24"/>
        </w:rPr>
        <w:t xml:space="preserve">at </w:t>
      </w:r>
      <w:r w:rsidR="00BB6989">
        <w:rPr>
          <w:rFonts w:ascii="Times New Roman" w:eastAsia="Times New Roman" w:hAnsi="Times New Roman" w:cs="Times New Roman"/>
          <w:sz w:val="24"/>
          <w:szCs w:val="24"/>
        </w:rPr>
        <w:t xml:space="preserve">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7A895845" w:rsidR="00715D55" w:rsidRDefault="00D8535D">
      <w:pPr>
        <w:rPr>
          <w:rFonts w:ascii="Times New Roman" w:eastAsia="Times New Roman" w:hAnsi="Times New Roman" w:cs="Times New Roman"/>
          <w:sz w:val="24"/>
          <w:szCs w:val="24"/>
        </w:rPr>
      </w:pPr>
      <w:bookmarkStart w:id="197" w:name="_Hlk49177913"/>
      <w:r>
        <w:rPr>
          <w:rFonts w:ascii="Times New Roman" w:eastAsia="Times New Roman" w:hAnsi="Times New Roman" w:cs="Times New Roman"/>
          <w:sz w:val="24"/>
          <w:szCs w:val="24"/>
        </w:rPr>
        <w:lastRenderedPageBreak/>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4820B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taxonomic group until at least </w:t>
      </w:r>
      <w:r w:rsidR="002211DD">
        <w:rPr>
          <w:rFonts w:ascii="Times New Roman" w:eastAsia="Times New Roman" w:hAnsi="Times New Roman" w:cs="Times New Roman"/>
          <w:sz w:val="24"/>
          <w:szCs w:val="24"/>
        </w:rPr>
        <w:t xml:space="preserve">a total of </w:t>
      </w:r>
      <w:r>
        <w:rPr>
          <w:rFonts w:ascii="Times New Roman" w:eastAsia="Times New Roman" w:hAnsi="Times New Roman" w:cs="Times New Roman"/>
          <w:sz w:val="24"/>
          <w:szCs w:val="24"/>
        </w:rPr>
        <w:t>300 cells were identified.</w:t>
      </w:r>
      <w:r w:rsidR="007D3AD5">
        <w:rPr>
          <w:rFonts w:ascii="Times New Roman" w:eastAsia="Times New Roman" w:hAnsi="Times New Roman" w:cs="Times New Roman"/>
          <w:sz w:val="24"/>
          <w:szCs w:val="24"/>
        </w:rPr>
        <w:t xml:space="preserve"> </w:t>
      </w:r>
      <w:r w:rsidR="004820BA">
        <w:rPr>
          <w:rFonts w:ascii="Times New Roman" w:eastAsia="Times New Roman" w:hAnsi="Times New Roman" w:cs="Times New Roman"/>
          <w:sz w:val="24"/>
          <w:szCs w:val="24"/>
        </w:rPr>
        <w:t xml:space="preserve">For all subsamples, the entire aliquot was counted. </w:t>
      </w:r>
      <w:r w:rsidR="007D3AD5">
        <w:rPr>
          <w:rFonts w:ascii="Times New Roman" w:eastAsia="Times New Roman" w:hAnsi="Times New Roman" w:cs="Times New Roman"/>
          <w:sz w:val="24"/>
          <w:szCs w:val="24"/>
        </w:rPr>
        <w:t xml:space="preserve">In instances where 300 cells were counted prior to completing the aliquot, the entire aliquot was still counted.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bookmarkStart w:id="198" w:name="_Hlk49183488"/>
      <w:proofErr w:type="spellStart"/>
      <w:r>
        <w:rPr>
          <w:rFonts w:ascii="Times New Roman" w:eastAsia="Times New Roman" w:hAnsi="Times New Roman" w:cs="Times New Roman"/>
          <w:sz w:val="24"/>
          <w:szCs w:val="24"/>
        </w:rPr>
        <w:t>Izhboldina</w:t>
      </w:r>
      <w:bookmarkEnd w:id="198"/>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bookmarkEnd w:id="197"/>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684048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t>
      </w:r>
      <w:bookmarkStart w:id="199" w:name="_Hlk49178037"/>
      <w:r>
        <w:rPr>
          <w:rFonts w:ascii="Times New Roman" w:eastAsia="Times New Roman" w:hAnsi="Times New Roman" w:cs="Times New Roman"/>
          <w:sz w:val="24"/>
          <w:szCs w:val="24"/>
        </w:rPr>
        <w:t xml:space="preserve">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bookmarkEnd w:id="199"/>
    </w:p>
    <w:p w14:paraId="721CF454" w14:textId="77777777" w:rsidR="00715D55" w:rsidRDefault="00715D55">
      <w:pPr>
        <w:rPr>
          <w:rFonts w:ascii="Times New Roman" w:eastAsia="Times New Roman" w:hAnsi="Times New Roman" w:cs="Times New Roman"/>
          <w:sz w:val="24"/>
          <w:szCs w:val="24"/>
        </w:rPr>
      </w:pPr>
    </w:p>
    <w:p w14:paraId="5BD629B5" w14:textId="5B30863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23673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6655096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bookmarkStart w:id="200" w:name="_Hlk49183522"/>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bookmarkEnd w:id="200"/>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03F0E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bookmarkStart w:id="201" w:name="_Hlk49178388"/>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bookmarkEnd w:id="201"/>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514116DD" w:rsidR="00715D55" w:rsidRPr="006821CF" w:rsidRDefault="00D8535D" w:rsidP="000718B9">
      <w:pPr>
        <w:rPr>
          <w:rFonts w:ascii="Times New Roman" w:eastAsia="Times New Roman" w:hAnsi="Times New Roman" w:cs="Times New Roman"/>
          <w:color w:val="212121"/>
          <w:sz w:val="24"/>
          <w:szCs w:val="24"/>
        </w:rPr>
      </w:pPr>
      <w:bookmarkStart w:id="202" w:name="_Hlk49178433"/>
      <w:r>
        <w:rPr>
          <w:rFonts w:ascii="Times New Roman" w:eastAsia="Times New Roman" w:hAnsi="Times New Roman" w:cs="Times New Roman"/>
          <w:color w:val="212121"/>
          <w:sz w:val="24"/>
          <w:szCs w:val="24"/>
          <w:highlight w:val="white"/>
        </w:rPr>
        <w:lastRenderedPageBreak/>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w:t>
      </w:r>
      <w:bookmarkStart w:id="203" w:name="_Hlk49183664"/>
      <w:r>
        <w:rPr>
          <w:rFonts w:ascii="Times New Roman" w:eastAsia="Times New Roman" w:hAnsi="Times New Roman" w:cs="Times New Roman"/>
          <w:color w:val="212121"/>
          <w:sz w:val="24"/>
          <w:szCs w:val="24"/>
          <w:highlight w:val="white"/>
        </w:rPr>
        <w:t>against certified reference materials including L-glutamic acid (NIST SRM 8574), low organic soil and sorghum flour (standards B-2153 and B-2159 from Elemental Micro-analysis Ltd., Okehampton, UK) and in-house standards (acetanilide and caffeine).</w:t>
      </w:r>
      <w:bookmarkEnd w:id="203"/>
      <w:del w:id="204" w:author="Meyer, Michael Frederick" w:date="2020-08-17T12:24:00Z">
        <w:r w:rsidDel="00F36B8F">
          <w:rPr>
            <w:rFonts w:ascii="Times New Roman" w:eastAsia="Times New Roman" w:hAnsi="Times New Roman" w:cs="Times New Roman"/>
            <w:color w:val="212121"/>
            <w:sz w:val="24"/>
            <w:szCs w:val="24"/>
            <w:highlight w:val="white"/>
          </w:rPr>
          <w:delText xml:space="preserve"> </w:delText>
        </w:r>
      </w:del>
      <w:r w:rsidR="000718B9" w:rsidRPr="000718B9">
        <w:rPr>
          <w:rFonts w:ascii="Times New Roman" w:eastAsia="Times New Roman" w:hAnsi="Times New Roman" w:cs="Times New Roman"/>
          <w:color w:val="212121"/>
          <w:sz w:val="24"/>
          <w:szCs w:val="24"/>
        </w:rPr>
        <w:t xml:space="preserve"> </w:t>
      </w:r>
      <w:bookmarkStart w:id="205" w:name="_Hlk49437776"/>
      <w:r w:rsidR="000718B9" w:rsidRPr="000718B9">
        <w:rPr>
          <w:rFonts w:ascii="Times New Roman" w:eastAsia="Times New Roman" w:hAnsi="Times New Roman" w:cs="Times New Roman"/>
          <w:color w:val="212121"/>
          <w:sz w:val="24"/>
          <w:szCs w:val="24"/>
        </w:rPr>
        <w:t>Replicate analyses of external standards showed a mean</w:t>
      </w:r>
      <w:r w:rsidR="000718B9">
        <w:rPr>
          <w:rFonts w:ascii="Times New Roman" w:eastAsia="Times New Roman" w:hAnsi="Times New Roman" w:cs="Times New Roman"/>
          <w:color w:val="212121"/>
          <w:sz w:val="24"/>
          <w:szCs w:val="24"/>
        </w:rPr>
        <w:t xml:space="preserve"> </w:t>
      </w:r>
      <w:r w:rsidR="000718B9" w:rsidRPr="000718B9">
        <w:rPr>
          <w:rFonts w:ascii="Times New Roman" w:eastAsia="Times New Roman" w:hAnsi="Times New Roman" w:cs="Times New Roman"/>
          <w:color w:val="212121"/>
          <w:sz w:val="24"/>
          <w:szCs w:val="24"/>
        </w:rPr>
        <w:t>standard deviation of 0.</w:t>
      </w:r>
      <w:r w:rsidR="000718B9">
        <w:rPr>
          <w:rFonts w:ascii="Times New Roman" w:eastAsia="Times New Roman" w:hAnsi="Times New Roman" w:cs="Times New Roman"/>
          <w:color w:val="212121"/>
          <w:sz w:val="24"/>
          <w:szCs w:val="24"/>
        </w:rPr>
        <w:t>06</w:t>
      </w:r>
      <w:r w:rsidR="00F36B8F">
        <w:rPr>
          <w:rFonts w:ascii="Times New Roman" w:eastAsia="Times New Roman" w:hAnsi="Times New Roman" w:cs="Times New Roman"/>
          <w:color w:val="212121"/>
          <w:sz w:val="24"/>
          <w:szCs w:val="24"/>
        </w:rPr>
        <w:t xml:space="preserve"> </w:t>
      </w:r>
      <w:r w:rsidR="00F36B8F" w:rsidRPr="00F36B8F">
        <w:rPr>
          <w:rFonts w:ascii="Times New Roman" w:eastAsia="Times New Roman" w:hAnsi="Times New Roman" w:cs="Times New Roman"/>
          <w:color w:val="212121"/>
          <w:sz w:val="24"/>
          <w:szCs w:val="24"/>
        </w:rPr>
        <w:t>‰</w:t>
      </w:r>
      <w:r w:rsidR="000718B9" w:rsidRPr="000718B9">
        <w:rPr>
          <w:rFonts w:ascii="Times New Roman" w:eastAsia="Times New Roman" w:hAnsi="Times New Roman" w:cs="Times New Roman"/>
          <w:color w:val="212121"/>
          <w:sz w:val="24"/>
          <w:szCs w:val="24"/>
        </w:rPr>
        <w:t xml:space="preserve"> and 0.</w:t>
      </w:r>
      <w:r w:rsidR="000718B9">
        <w:rPr>
          <w:rFonts w:ascii="Times New Roman" w:eastAsia="Times New Roman" w:hAnsi="Times New Roman" w:cs="Times New Roman"/>
          <w:color w:val="212121"/>
          <w:sz w:val="24"/>
          <w:szCs w:val="24"/>
        </w:rPr>
        <w:t>09</w:t>
      </w:r>
      <w:r w:rsidR="00F36B8F">
        <w:rPr>
          <w:rFonts w:ascii="Times New Roman" w:eastAsia="Times New Roman" w:hAnsi="Times New Roman" w:cs="Times New Roman"/>
          <w:color w:val="212121"/>
          <w:sz w:val="24"/>
          <w:szCs w:val="24"/>
        </w:rPr>
        <w:t xml:space="preserve"> </w:t>
      </w:r>
      <w:r w:rsidR="00F36B8F" w:rsidRPr="00F36B8F">
        <w:rPr>
          <w:rFonts w:ascii="Times New Roman" w:eastAsia="Times New Roman" w:hAnsi="Times New Roman" w:cs="Times New Roman"/>
          <w:color w:val="212121"/>
          <w:sz w:val="24"/>
          <w:szCs w:val="24"/>
        </w:rPr>
        <w:t>‰</w:t>
      </w:r>
      <w:r w:rsidR="000718B9" w:rsidRPr="000718B9">
        <w:rPr>
          <w:rFonts w:ascii="Times New Roman" w:eastAsia="Times New Roman" w:hAnsi="Times New Roman" w:cs="Times New Roman"/>
          <w:color w:val="212121"/>
          <w:sz w:val="24"/>
          <w:szCs w:val="24"/>
        </w:rPr>
        <w:t>, for δ13C and δ15N, respectively</w:t>
      </w:r>
      <w:r w:rsidR="00F36B8F">
        <w:rPr>
          <w:rFonts w:ascii="Times New Roman" w:eastAsia="Times New Roman" w:hAnsi="Times New Roman" w:cs="Times New Roman"/>
          <w:color w:val="212121"/>
          <w:sz w:val="24"/>
          <w:szCs w:val="24"/>
        </w:rPr>
        <w:t>.</w:t>
      </w:r>
      <w:bookmarkEnd w:id="205"/>
    </w:p>
    <w:bookmarkEnd w:id="202"/>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bookmarkStart w:id="206" w:name="_Hlk49178547"/>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bookmarkEnd w:id="206"/>
    <w:p w14:paraId="08F84A2B" w14:textId="77777777" w:rsidR="00715D55" w:rsidRDefault="00715D55">
      <w:pPr>
        <w:rPr>
          <w:rFonts w:ascii="Times New Roman" w:eastAsia="Times New Roman" w:hAnsi="Times New Roman" w:cs="Times New Roman"/>
          <w:sz w:val="24"/>
          <w:szCs w:val="24"/>
        </w:rPr>
      </w:pPr>
    </w:p>
    <w:p w14:paraId="384202D4" w14:textId="3E082FF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w:t>
      </w:r>
      <w:bookmarkStart w:id="207" w:name="_Hlk49178618"/>
      <w:r>
        <w:rPr>
          <w:rFonts w:ascii="Times New Roman" w:eastAsia="Times New Roman" w:hAnsi="Times New Roman" w:cs="Times New Roman"/>
          <w:sz w:val="24"/>
          <w:szCs w:val="24"/>
        </w:rPr>
        <w:t xml:space="preserve">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bookmarkEnd w:id="207"/>
    </w:p>
    <w:bookmarkEnd w:id="157"/>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F951D7F"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bookmarkStart w:id="208" w:name="_Hlk49437916"/>
      <w:ins w:id="209" w:author="Meyer, Michael Frederick" w:date="2020-08-10T14:30:00Z">
        <w:r w:rsidR="00236731">
          <w:rPr>
            <w:rFonts w:ascii="Times New Roman" w:eastAsia="Times New Roman" w:hAnsi="Times New Roman" w:cs="Times New Roman"/>
            <w:sz w:val="24"/>
            <w:szCs w:val="24"/>
          </w:rPr>
          <w:t xml:space="preserve">grouped at the </w:t>
        </w:r>
      </w:ins>
      <w:ins w:id="210" w:author="Meyer, Michael Frederick" w:date="2020-08-10T14:31:00Z">
        <w:r w:rsidR="00236731">
          <w:rPr>
            <w:rFonts w:ascii="Times New Roman" w:eastAsia="Times New Roman" w:hAnsi="Times New Roman" w:cs="Times New Roman"/>
            <w:sz w:val="24"/>
            <w:szCs w:val="24"/>
          </w:rPr>
          <w:t xml:space="preserve">genus-level and then </w:t>
        </w:r>
      </w:ins>
      <w:bookmarkEnd w:id="208"/>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proofErr w:type="spellStart"/>
      <w:ins w:id="211" w:author="Meyer, Michael Frederick" w:date="2020-08-11T17:19:00Z">
        <w:r w:rsidR="001A7B89">
          <w:rPr>
            <w:rFonts w:ascii="Times New Roman" w:eastAsia="Times New Roman" w:hAnsi="Times New Roman" w:cs="Times New Roman"/>
            <w:sz w:val="24"/>
            <w:szCs w:val="24"/>
          </w:rPr>
          <w:t>wss</w:t>
        </w:r>
      </w:ins>
      <w:proofErr w:type="spellEnd"/>
      <w:del w:id="212" w:author="Meyer, Michael Frederick" w:date="2020-08-11T17:19:00Z">
        <w:r w:rsidR="00D8535D" w:rsidDel="001A7B89">
          <w:rPr>
            <w:rFonts w:ascii="Times New Roman" w:eastAsia="Times New Roman" w:hAnsi="Times New Roman" w:cs="Times New Roman"/>
            <w:sz w:val="24"/>
            <w:szCs w:val="24"/>
          </w:rPr>
          <w:delText>WSS</w:delText>
        </w:r>
      </w:del>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419AD5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del w:id="213" w:author="Meyer, Michael Frederick" w:date="2020-08-10T14:28:00Z">
        <w:r w:rsidDel="00236731">
          <w:rPr>
            <w:rFonts w:ascii="Times New Roman" w:eastAsia="Times New Roman" w:hAnsi="Times New Roman" w:cs="Times New Roman"/>
            <w:sz w:val="24"/>
            <w:szCs w:val="24"/>
          </w:rPr>
          <w:delText xml:space="preserve">Dryad </w:delText>
        </w:r>
      </w:del>
      <w:ins w:id="214" w:author="Meyer, Michael Frederick" w:date="2020-08-10T14:28:00Z">
        <w:r w:rsidR="00236731">
          <w:rPr>
            <w:rFonts w:ascii="Times New Roman" w:eastAsia="Times New Roman" w:hAnsi="Times New Roman" w:cs="Times New Roman"/>
            <w:sz w:val="24"/>
            <w:szCs w:val="24"/>
          </w:rPr>
          <w:t>Environmental Data Initiative</w:t>
        </w:r>
      </w:ins>
      <w:del w:id="215" w:author="Meyer, Michael Frederick" w:date="2020-08-10T14:28:00Z">
        <w:r w:rsidDel="00236731">
          <w:rPr>
            <w:rFonts w:ascii="Times New Roman" w:eastAsia="Times New Roman" w:hAnsi="Times New Roman" w:cs="Times New Roman"/>
            <w:sz w:val="24"/>
            <w:szCs w:val="24"/>
          </w:rPr>
          <w:delText>data</w:delText>
        </w:r>
      </w:del>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9AAE83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75343E">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75343E">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75343E">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75343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75343E">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75343E">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75343E">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480FD5B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75343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41E16AEE"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w:t>
      </w:r>
      <w:r>
        <w:rPr>
          <w:rFonts w:ascii="Times New Roman" w:eastAsia="Times New Roman" w:hAnsi="Times New Roman" w:cs="Times New Roman"/>
          <w:sz w:val="24"/>
          <w:szCs w:val="24"/>
        </w:rPr>
        <w:lastRenderedPageBreak/>
        <w:t xml:space="preserve">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p = 0.0</w:t>
      </w:r>
      <w:r w:rsidR="0075343E">
        <w:rPr>
          <w:rFonts w:ascii="Times New Roman" w:eastAsia="Times New Roman" w:hAnsi="Times New Roman" w:cs="Times New Roman"/>
          <w:sz w:val="24"/>
          <w:szCs w:val="24"/>
        </w:rPr>
        <w:t>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14999D7"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75343E">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437D80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del w:id="216" w:author="Meyer, Michael Frederick" w:date="2020-08-11T14:39:00Z">
        <w:r w:rsidDel="002405CF">
          <w:rPr>
            <w:rFonts w:ascii="Times New Roman" w:eastAsia="Times New Roman" w:hAnsi="Times New Roman" w:cs="Times New Roman"/>
            <w:sz w:val="24"/>
            <w:szCs w:val="24"/>
          </w:rPr>
          <w:delText>Among grazer</w:delText>
        </w:r>
      </w:del>
      <w:ins w:id="217" w:author="Meyer, Michael Frederick" w:date="2020-08-11T14:39:00Z">
        <w:r w:rsidR="002405CF">
          <w:rPr>
            <w:rFonts w:ascii="Times New Roman" w:eastAsia="Times New Roman" w:hAnsi="Times New Roman" w:cs="Times New Roman"/>
            <w:sz w:val="24"/>
            <w:szCs w:val="24"/>
          </w:rPr>
          <w:t>Among periphyton samples,</w:t>
        </w:r>
      </w:ins>
      <w:r>
        <w:rPr>
          <w:rFonts w:ascii="Times New Roman" w:eastAsia="Times New Roman" w:hAnsi="Times New Roman" w:cs="Times New Roman"/>
          <w:sz w:val="24"/>
          <w:szCs w:val="24"/>
        </w:rPr>
        <w:t xml:space="preserv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w:t>
      </w:r>
      <w:ins w:id="218" w:author="Meyer, Michael Frederick" w:date="2020-08-11T14:39:00Z">
        <w:r w:rsidR="002405CF">
          <w:rPr>
            <w:rFonts w:ascii="Times New Roman" w:eastAsia="Times New Roman" w:hAnsi="Times New Roman" w:cs="Times New Roman"/>
            <w:sz w:val="24"/>
            <w:szCs w:val="24"/>
          </w:rPr>
          <w:t xml:space="preserve">alues ranged from </w:t>
        </w:r>
      </w:ins>
      <w:ins w:id="219" w:author="Meyer, Michael Frederick" w:date="2020-08-17T14:33:00Z">
        <w:r w:rsidR="00B718D2">
          <w:rPr>
            <w:rFonts w:ascii="Times New Roman" w:eastAsia="Times New Roman" w:hAnsi="Times New Roman" w:cs="Times New Roman"/>
            <w:sz w:val="24"/>
            <w:szCs w:val="24"/>
          </w:rPr>
          <w:t>0.77</w:t>
        </w:r>
      </w:ins>
      <w:ins w:id="220" w:author="Meyer, Michael Frederick" w:date="2020-08-11T14:39:00Z">
        <w:r w:rsidR="002405CF">
          <w:rPr>
            <w:rFonts w:ascii="Times New Roman" w:eastAsia="Times New Roman" w:hAnsi="Times New Roman" w:cs="Times New Roman"/>
            <w:sz w:val="24"/>
            <w:szCs w:val="24"/>
          </w:rPr>
          <w:t xml:space="preserve"> to</w:t>
        </w:r>
      </w:ins>
      <w:ins w:id="221" w:author="Meyer, Michael Frederick" w:date="2020-08-17T14:34:00Z">
        <w:r w:rsidR="00966966">
          <w:rPr>
            <w:rFonts w:ascii="Times New Roman" w:eastAsia="Times New Roman" w:hAnsi="Times New Roman" w:cs="Times New Roman"/>
            <w:sz w:val="24"/>
            <w:szCs w:val="24"/>
          </w:rPr>
          <w:t xml:space="preserve"> 3.76</w:t>
        </w:r>
      </w:ins>
      <w:ins w:id="222" w:author="Meyer, Michael Frederick" w:date="2020-08-11T14:39:00Z">
        <w:r w:rsidR="002405CF">
          <w:rPr>
            <w:rFonts w:ascii="Times New Roman" w:eastAsia="Times New Roman" w:hAnsi="Times New Roman" w:cs="Times New Roman"/>
            <w:sz w:val="24"/>
            <w:szCs w:val="24"/>
          </w:rPr>
          <w:t>, w</w:t>
        </w:r>
      </w:ins>
      <w:ins w:id="223" w:author="Meyer, Michael Frederick" w:date="2020-08-11T14:40:00Z">
        <w:r w:rsidR="002405CF">
          <w:rPr>
            <w:rFonts w:ascii="Times New Roman" w:eastAsia="Times New Roman" w:hAnsi="Times New Roman" w:cs="Times New Roman"/>
            <w:sz w:val="24"/>
            <w:szCs w:val="24"/>
          </w:rPr>
          <w:t>hereas amphipod δ</w:t>
        </w:r>
        <w:r w:rsidR="002405CF">
          <w:rPr>
            <w:rFonts w:ascii="Times New Roman" w:eastAsia="Times New Roman" w:hAnsi="Times New Roman" w:cs="Times New Roman"/>
            <w:sz w:val="24"/>
            <w:szCs w:val="24"/>
            <w:vertAlign w:val="superscript"/>
          </w:rPr>
          <w:t>15</w:t>
        </w:r>
        <w:r w:rsidR="002405CF">
          <w:rPr>
            <w:rFonts w:ascii="Times New Roman" w:eastAsia="Times New Roman" w:hAnsi="Times New Roman" w:cs="Times New Roman"/>
            <w:sz w:val="24"/>
            <w:szCs w:val="24"/>
          </w:rPr>
          <w:t xml:space="preserve">N values ranged from </w:t>
        </w:r>
      </w:ins>
      <w:ins w:id="224" w:author="Meyer, Michael Frederick" w:date="2020-08-17T14:34:00Z">
        <w:r w:rsidR="00966966">
          <w:rPr>
            <w:rFonts w:ascii="Times New Roman" w:eastAsia="Times New Roman" w:hAnsi="Times New Roman" w:cs="Times New Roman"/>
            <w:sz w:val="24"/>
            <w:szCs w:val="24"/>
          </w:rPr>
          <w:t xml:space="preserve">6.42 </w:t>
        </w:r>
      </w:ins>
      <w:ins w:id="225" w:author="Meyer, Michael Frederick" w:date="2020-08-17T14:35:00Z">
        <w:r w:rsidR="00966966">
          <w:rPr>
            <w:rFonts w:ascii="Times New Roman" w:eastAsia="Times New Roman" w:hAnsi="Times New Roman" w:cs="Times New Roman"/>
            <w:sz w:val="24"/>
            <w:szCs w:val="24"/>
          </w:rPr>
          <w:t xml:space="preserve">to </w:t>
        </w:r>
      </w:ins>
      <w:ins w:id="226" w:author="Meyer, Michael Frederick" w:date="2020-08-17T14:34:00Z">
        <w:r w:rsidR="00966966">
          <w:rPr>
            <w:rFonts w:ascii="Times New Roman" w:eastAsia="Times New Roman" w:hAnsi="Times New Roman" w:cs="Times New Roman"/>
            <w:sz w:val="24"/>
            <w:szCs w:val="24"/>
          </w:rPr>
          <w:t>7.9</w:t>
        </w:r>
      </w:ins>
      <w:ins w:id="227" w:author="Meyer, Michael Frederick" w:date="2020-08-17T14:35:00Z">
        <w:r w:rsidR="00966966">
          <w:rPr>
            <w:rFonts w:ascii="Times New Roman" w:eastAsia="Times New Roman" w:hAnsi="Times New Roman" w:cs="Times New Roman"/>
            <w:sz w:val="24"/>
            <w:szCs w:val="24"/>
          </w:rPr>
          <w:t>2</w:t>
        </w:r>
      </w:ins>
      <w:ins w:id="228" w:author="Meyer, Michael Frederick" w:date="2020-08-11T14:40:00Z">
        <w:r w:rsidR="002405CF">
          <w:rPr>
            <w:rFonts w:ascii="Times New Roman" w:eastAsia="Times New Roman" w:hAnsi="Times New Roman" w:cs="Times New Roman"/>
            <w:sz w:val="24"/>
            <w:szCs w:val="24"/>
          </w:rPr>
          <w:t>.</w:t>
        </w:r>
      </w:ins>
      <w:del w:id="229" w:author="Meyer, Michael Frederick" w:date="2020-08-11T14:39:00Z">
        <w:r w:rsidDel="002405CF">
          <w:rPr>
            <w:rFonts w:ascii="Times New Roman" w:eastAsia="Times New Roman" w:hAnsi="Times New Roman" w:cs="Times New Roman"/>
            <w:sz w:val="24"/>
            <w:szCs w:val="24"/>
          </w:rPr>
          <w:delText>alues, .</w:delText>
        </w:r>
      </w:del>
    </w:p>
    <w:p w14:paraId="3E4C8FD1" w14:textId="77777777" w:rsidR="00715D55" w:rsidRDefault="00715D55">
      <w:pPr>
        <w:rPr>
          <w:rFonts w:ascii="Times New Roman" w:eastAsia="Times New Roman" w:hAnsi="Times New Roman" w:cs="Times New Roman"/>
          <w:sz w:val="24"/>
          <w:szCs w:val="24"/>
        </w:rPr>
      </w:pPr>
    </w:p>
    <w:p w14:paraId="1A362177" w14:textId="3DD911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1D9CD4B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04D56830"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w:t>
      </w:r>
      <w:del w:id="230" w:author="Meyer, Michael Frederick" w:date="2020-08-17T14:35:00Z">
        <w:r w:rsidR="004668F9" w:rsidDel="00966966">
          <w:rPr>
            <w:rFonts w:ascii="Times New Roman" w:eastAsia="Times New Roman" w:hAnsi="Times New Roman" w:cs="Times New Roman"/>
            <w:sz w:val="24"/>
            <w:szCs w:val="24"/>
          </w:rPr>
          <w:delText xml:space="preserve">Unlike </w:delText>
        </w:r>
      </w:del>
      <w:ins w:id="231" w:author="Meyer, Michael Frederick" w:date="2020-08-17T14:35:00Z">
        <w:r w:rsidR="00966966">
          <w:rPr>
            <w:rFonts w:ascii="Times New Roman" w:eastAsia="Times New Roman" w:hAnsi="Times New Roman" w:cs="Times New Roman"/>
            <w:sz w:val="24"/>
            <w:szCs w:val="24"/>
          </w:rPr>
          <w:t xml:space="preserve">While </w:t>
        </w:r>
      </w:ins>
      <w:r w:rsidR="004668F9">
        <w:rPr>
          <w:rFonts w:ascii="Times New Roman" w:eastAsia="Times New Roman" w:hAnsi="Times New Roman" w:cs="Times New Roman"/>
          <w:sz w:val="24"/>
          <w:szCs w:val="24"/>
        </w:rPr>
        <w:t>previous studies</w:t>
      </w:r>
      <w:ins w:id="232" w:author="Meyer, Michael Frederick" w:date="2020-08-17T14:35:00Z">
        <w:r w:rsidR="00966966">
          <w:rPr>
            <w:rFonts w:ascii="Times New Roman" w:eastAsia="Times New Roman" w:hAnsi="Times New Roman" w:cs="Times New Roman"/>
            <w:sz w:val="24"/>
            <w:szCs w:val="24"/>
          </w:rPr>
          <w:t xml:space="preserve"> have inferred </w:t>
        </w:r>
      </w:ins>
      <w:ins w:id="233" w:author="Meyer, Michael Frederick" w:date="2020-08-17T14:36:00Z">
        <w:r w:rsidR="00966966">
          <w:rPr>
            <w:rFonts w:ascii="Times New Roman" w:eastAsia="Times New Roman" w:hAnsi="Times New Roman" w:cs="Times New Roman"/>
            <w:sz w:val="24"/>
            <w:szCs w:val="24"/>
          </w:rPr>
          <w:t>sewage inputs using fecal indicator bacteria (</w:t>
        </w:r>
        <w:proofErr w:type="spellStart"/>
        <w:r w:rsidR="00966966">
          <w:rPr>
            <w:rFonts w:ascii="Times New Roman" w:eastAsia="Times New Roman" w:hAnsi="Times New Roman" w:cs="Times New Roman"/>
            <w:sz w:val="24"/>
            <w:szCs w:val="24"/>
          </w:rPr>
          <w:t>Timoshkin</w:t>
        </w:r>
        <w:proofErr w:type="spellEnd"/>
        <w:r w:rsidR="00966966">
          <w:rPr>
            <w:rFonts w:ascii="Times New Roman" w:eastAsia="Times New Roman" w:hAnsi="Times New Roman" w:cs="Times New Roman"/>
            <w:sz w:val="24"/>
            <w:szCs w:val="24"/>
          </w:rPr>
          <w:t xml:space="preserve"> et al., 2016)</w:t>
        </w:r>
      </w:ins>
      <w:r w:rsidR="004668F9">
        <w:rPr>
          <w:rFonts w:ascii="Times New Roman" w:eastAsia="Times New Roman" w:hAnsi="Times New Roman" w:cs="Times New Roman"/>
          <w:sz w:val="24"/>
          <w:szCs w:val="24"/>
        </w:rPr>
        <w:t xml:space="preserve">,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w:t>
      </w:r>
      <w:r w:rsidR="00854325">
        <w:rPr>
          <w:rFonts w:ascii="Times New Roman" w:eastAsia="Times New Roman" w:hAnsi="Times New Roman" w:cs="Times New Roman"/>
          <w:sz w:val="24"/>
          <w:szCs w:val="24"/>
        </w:rPr>
        <w:t xml:space="preserve">show </w:t>
      </w:r>
      <w:r w:rsidR="00765F65">
        <w:rPr>
          <w:rFonts w:ascii="Times New Roman" w:eastAsia="Times New Roman" w:hAnsi="Times New Roman" w:cs="Times New Roman"/>
          <w:sz w:val="24"/>
          <w:szCs w:val="24"/>
        </w:rPr>
        <w:t>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15E7E0B"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w:t>
      </w:r>
      <w:ins w:id="234" w:author="Meyer, Michael Frederick" w:date="2020-08-25T16:55:00Z">
        <w:r w:rsidR="00B126B2">
          <w:rPr>
            <w:rFonts w:ascii="Times New Roman" w:eastAsia="Times New Roman" w:hAnsi="Times New Roman" w:cs="Times New Roman"/>
            <w:sz w:val="24"/>
            <w:szCs w:val="24"/>
          </w:rPr>
          <w:t xml:space="preserve"> concentrations</w:t>
        </w:r>
      </w:ins>
      <w:r w:rsidR="00383BCD">
        <w:rPr>
          <w:rFonts w:ascii="Times New Roman" w:eastAsia="Times New Roman" w:hAnsi="Times New Roman" w:cs="Times New Roman"/>
          <w:sz w:val="24"/>
          <w:szCs w:val="24"/>
        </w:rPr>
        <w:t>,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w:t>
      </w:r>
      <w:ins w:id="235" w:author="Meyer, Michael Frederick" w:date="2020-08-25T16:55:00Z">
        <w:r w:rsidR="00B126B2">
          <w:rPr>
            <w:rFonts w:ascii="Times New Roman" w:eastAsia="Times New Roman" w:hAnsi="Times New Roman" w:cs="Times New Roman"/>
            <w:sz w:val="24"/>
            <w:szCs w:val="24"/>
          </w:rPr>
          <w:t xml:space="preserve"> values</w:t>
        </w:r>
      </w:ins>
      <w:r w:rsidR="00383BCD">
        <w:rPr>
          <w:rFonts w:ascii="Times New Roman" w:eastAsia="Times New Roman" w:hAnsi="Times New Roman" w:cs="Times New Roman"/>
          <w:sz w:val="24"/>
          <w:szCs w:val="24"/>
        </w:rPr>
        <w:t>,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ins w:id="236" w:author="Meyer, Michael Frederick" w:date="2020-08-10T14:47:00Z">
        <w:r w:rsidR="00975B4C">
          <w:rPr>
            <w:rFonts w:ascii="Times New Roman" w:eastAsia="Times New Roman" w:hAnsi="Times New Roman" w:cs="Times New Roman"/>
            <w:sz w:val="24"/>
            <w:szCs w:val="24"/>
          </w:rPr>
          <w:t xml:space="preserve">sewage </w:t>
        </w:r>
      </w:ins>
      <w:r w:rsidR="00383BCD">
        <w:rPr>
          <w:rFonts w:ascii="Times New Roman" w:eastAsia="Times New Roman" w:hAnsi="Times New Roman" w:cs="Times New Roman"/>
          <w:sz w:val="24"/>
          <w:szCs w:val="24"/>
        </w:rPr>
        <w:t xml:space="preserve">gradients </w:t>
      </w:r>
      <w:del w:id="237" w:author="Meyer, Michael Frederick" w:date="2020-08-10T14:47:00Z">
        <w:r w:rsidR="00381463" w:rsidDel="00975B4C">
          <w:rPr>
            <w:rFonts w:ascii="Times New Roman" w:eastAsia="Times New Roman" w:hAnsi="Times New Roman" w:cs="Times New Roman"/>
            <w:sz w:val="24"/>
            <w:szCs w:val="24"/>
          </w:rPr>
          <w:delText xml:space="preserve">from </w:delText>
        </w:r>
      </w:del>
      <w:ins w:id="238" w:author="Meyer, Michael Frederick" w:date="2020-08-10T14:47:00Z">
        <w:r w:rsidR="00975B4C">
          <w:rPr>
            <w:rFonts w:ascii="Times New Roman" w:eastAsia="Times New Roman" w:hAnsi="Times New Roman" w:cs="Times New Roman"/>
            <w:sz w:val="24"/>
            <w:szCs w:val="24"/>
          </w:rPr>
          <w:t xml:space="preserve">created by </w:t>
        </w:r>
      </w:ins>
      <w:r w:rsidR="00381463">
        <w:rPr>
          <w:rFonts w:ascii="Times New Roman" w:eastAsia="Times New Roman" w:hAnsi="Times New Roman" w:cs="Times New Roman"/>
          <w:sz w:val="24"/>
          <w:szCs w:val="24"/>
        </w:rPr>
        <w:t>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del w:id="239" w:author="Meyer, Michael Frederick" w:date="2020-08-25T16:55:00Z">
        <w:r w:rsidR="000C2C76" w:rsidDel="00B126B2">
          <w:rPr>
            <w:rFonts w:ascii="Times New Roman" w:eastAsia="Times New Roman" w:hAnsi="Times New Roman" w:cs="Times New Roman"/>
            <w:sz w:val="24"/>
            <w:szCs w:val="24"/>
          </w:rPr>
          <w:delText>, including our study area,</w:delText>
        </w:r>
      </w:del>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micropollutants, such as PPCPs</w:t>
      </w:r>
      <w:ins w:id="240" w:author="Meyer, Michael Frederick" w:date="2020-08-25T16:56:00Z">
        <w:r w:rsidR="00B126B2">
          <w:rPr>
            <w:rFonts w:ascii="Times New Roman" w:eastAsia="Times New Roman" w:hAnsi="Times New Roman" w:cs="Times New Roman"/>
            <w:sz w:val="24"/>
            <w:szCs w:val="24"/>
          </w:rPr>
          <w:t>,</w:t>
        </w:r>
      </w:ins>
      <w:r w:rsidR="00E45EB1">
        <w:rPr>
          <w:rFonts w:ascii="Times New Roman" w:eastAsia="Times New Roman" w:hAnsi="Times New Roman" w:cs="Times New Roman"/>
          <w:sz w:val="24"/>
          <w:szCs w:val="24"/>
        </w:rPr>
        <w:t xml:space="preserve"> and </w:t>
      </w:r>
      <w:ins w:id="241" w:author="Meyer, Michael Frederick" w:date="2020-08-25T17:00:00Z">
        <w:r w:rsidR="00B126B2">
          <w:rPr>
            <w:rFonts w:ascii="Times New Roman" w:eastAsia="Times New Roman" w:hAnsi="Times New Roman" w:cs="Times New Roman"/>
            <w:sz w:val="24"/>
            <w:szCs w:val="24"/>
          </w:rPr>
          <w:t xml:space="preserve">enriched </w:t>
        </w:r>
      </w:ins>
      <w:r w:rsidR="00E45EB1">
        <w:rPr>
          <w:rFonts w:ascii="Times New Roman" w:eastAsia="Times New Roman" w:hAnsi="Times New Roman" w:cs="Times New Roman"/>
          <w:sz w:val="24"/>
          <w:szCs w:val="24"/>
        </w:rPr>
        <w:t>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w:t>
      </w:r>
      <w:ins w:id="242" w:author="Meyer, Michael Frederick" w:date="2020-08-25T17:01:00Z">
        <w:r w:rsidR="00B126B2">
          <w:rPr>
            <w:rFonts w:ascii="Times New Roman" w:eastAsia="Times New Roman" w:hAnsi="Times New Roman" w:cs="Times New Roman"/>
            <w:sz w:val="24"/>
            <w:szCs w:val="24"/>
          </w:rPr>
          <w:t xml:space="preserve">values </w:t>
        </w:r>
      </w:ins>
      <w:r w:rsidR="00E45EB1">
        <w:rPr>
          <w:rFonts w:ascii="Times New Roman" w:eastAsia="Times New Roman" w:hAnsi="Times New Roman" w:cs="Times New Roman"/>
          <w:sz w:val="24"/>
          <w:szCs w:val="24"/>
        </w:rPr>
        <w:t>proved necessary for defining sewage gradients</w:t>
      </w:r>
      <w:r>
        <w:rPr>
          <w:rFonts w:ascii="Times New Roman" w:eastAsia="Times New Roman" w:hAnsi="Times New Roman" w:cs="Times New Roman"/>
          <w:sz w:val="24"/>
          <w:szCs w:val="24"/>
        </w:rPr>
        <w:t>, since nutrients were not correlated with potential sewage inputs</w:t>
      </w:r>
      <w:r w:rsidR="002C1737">
        <w:rPr>
          <w:rFonts w:ascii="Times New Roman" w:eastAsia="Times New Roman" w:hAnsi="Times New Roman" w:cs="Times New Roman"/>
          <w:sz w:val="24"/>
          <w:szCs w:val="24"/>
        </w:rPr>
        <w:t xml:space="preserve">. </w:t>
      </w:r>
      <w:commentRangeStart w:id="243"/>
      <w:del w:id="244" w:author="Meyer, Michael Frederick" w:date="2020-08-10T14:49:00Z">
        <w:r w:rsidR="000E7380" w:rsidDel="00975B4C">
          <w:rPr>
            <w:rFonts w:ascii="Times New Roman" w:eastAsia="Times New Roman" w:hAnsi="Times New Roman" w:cs="Times New Roman"/>
            <w:sz w:val="24"/>
            <w:szCs w:val="24"/>
          </w:rPr>
          <w:delText>Perhaps most significantly for Lake Baikal</w:delText>
        </w:r>
      </w:del>
      <w:ins w:id="245" w:author="Meyer, Michael Frederick" w:date="2020-08-10T14:49:00Z">
        <w:r w:rsidR="00975B4C">
          <w:rPr>
            <w:rFonts w:ascii="Times New Roman" w:eastAsia="Times New Roman" w:hAnsi="Times New Roman" w:cs="Times New Roman"/>
            <w:sz w:val="24"/>
            <w:szCs w:val="24"/>
          </w:rPr>
          <w:t>Beyond sewage</w:t>
        </w:r>
      </w:ins>
      <w:r w:rsidR="000E7380">
        <w:rPr>
          <w:rFonts w:ascii="Times New Roman" w:eastAsia="Times New Roman" w:hAnsi="Times New Roman" w:cs="Times New Roman"/>
          <w:sz w:val="24"/>
          <w:szCs w:val="24"/>
        </w:rPr>
        <w:t>,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del w:id="246" w:author="Meyer, Michael Frederick" w:date="2020-08-10T14:48:00Z">
        <w:r w:rsidR="000E7380" w:rsidDel="00975B4C">
          <w:rPr>
            <w:rFonts w:ascii="Times New Roman" w:eastAsia="Times New Roman" w:hAnsi="Times New Roman" w:cs="Times New Roman"/>
            <w:sz w:val="24"/>
            <w:szCs w:val="24"/>
          </w:rPr>
          <w:delText xml:space="preserve">that of </w:delText>
        </w:r>
      </w:del>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w:t>
      </w:r>
      <w:ins w:id="247" w:author="Meyer, Michael Frederick" w:date="2020-08-10T14:49:00Z">
        <w:r w:rsidR="00975B4C">
          <w:rPr>
            <w:rFonts w:ascii="Times New Roman" w:eastAsia="Times New Roman" w:hAnsi="Times New Roman" w:cs="Times New Roman"/>
            <w:sz w:val="24"/>
            <w:szCs w:val="24"/>
          </w:rPr>
          <w:t xml:space="preserve">, </w:t>
        </w:r>
      </w:ins>
      <w:moveToRangeStart w:id="248" w:author="Meyer, Michael Frederick" w:date="2020-08-10T14:49:00Z" w:name="move47963415"/>
      <w:moveTo w:id="249" w:author="Meyer, Michael Frederick" w:date="2020-08-10T14:49:00Z">
        <w:r w:rsidR="00975B4C">
          <w:rPr>
            <w:rFonts w:ascii="Times New Roman" w:eastAsia="Times New Roman" w:hAnsi="Times New Roman" w:cs="Times New Roman"/>
            <w:sz w:val="24"/>
            <w:szCs w:val="24"/>
          </w:rPr>
          <w:t>agriculture (Powers et al., 2016), atmospheric deposition of nitrogen (Galloway et al., 2004) and phosphorus (Stoddard et al., 2016)</w:t>
        </w:r>
      </w:moveTo>
      <w:moveToRangeEnd w:id="248"/>
      <w:ins w:id="250" w:author="Meyer, Michael Frederick" w:date="2020-08-10T14:50:00Z">
        <w:r w:rsidR="00975B4C">
          <w:rPr>
            <w:rFonts w:ascii="Times New Roman" w:eastAsia="Times New Roman" w:hAnsi="Times New Roman" w:cs="Times New Roman"/>
            <w:sz w:val="24"/>
            <w:szCs w:val="24"/>
          </w:rPr>
          <w:t>, and even changing terrestrial plant communities (Moran et al., 2012)</w:t>
        </w:r>
      </w:ins>
      <w:r w:rsidR="00C451C6">
        <w:rPr>
          <w:rFonts w:ascii="Times New Roman" w:eastAsia="Times New Roman" w:hAnsi="Times New Roman" w:cs="Times New Roman"/>
          <w:sz w:val="24"/>
          <w:szCs w:val="24"/>
        </w:rPr>
        <w:t xml:space="preserve"> have the potential to contribute substantial nutrient loadings.</w:t>
      </w:r>
      <w:r w:rsidR="000E7380">
        <w:rPr>
          <w:rFonts w:ascii="Times New Roman" w:eastAsia="Times New Roman" w:hAnsi="Times New Roman" w:cs="Times New Roman"/>
          <w:sz w:val="24"/>
          <w:szCs w:val="24"/>
        </w:rPr>
        <w:t xml:space="preserve"> </w:t>
      </w:r>
      <w:del w:id="251" w:author="Meyer, Michael Frederick" w:date="2020-08-10T14:50:00Z">
        <w:r w:rsidR="000E7380" w:rsidDel="00975B4C">
          <w:rPr>
            <w:rFonts w:ascii="Times New Roman" w:eastAsia="Times New Roman" w:hAnsi="Times New Roman" w:cs="Times New Roman"/>
            <w:sz w:val="24"/>
            <w:szCs w:val="24"/>
          </w:rPr>
          <w:delText xml:space="preserve">Nutrients also </w:delText>
        </w:r>
        <w:r w:rsidR="00C03D31" w:rsidDel="00975B4C">
          <w:rPr>
            <w:rFonts w:ascii="Times New Roman" w:eastAsia="Times New Roman" w:hAnsi="Times New Roman" w:cs="Times New Roman"/>
            <w:sz w:val="24"/>
            <w:szCs w:val="24"/>
          </w:rPr>
          <w:delText xml:space="preserve">could </w:delText>
        </w:r>
        <w:r w:rsidR="000E7380" w:rsidDel="00975B4C">
          <w:rPr>
            <w:rFonts w:ascii="Times New Roman" w:eastAsia="Times New Roman" w:hAnsi="Times New Roman" w:cs="Times New Roman"/>
            <w:sz w:val="24"/>
            <w:szCs w:val="24"/>
          </w:rPr>
          <w:delText>be contributed by</w:delText>
        </w:r>
      </w:del>
      <w:moveFromRangeStart w:id="252" w:author="Meyer, Michael Frederick" w:date="2020-08-10T14:49:00Z" w:name="move47963415"/>
      <w:moveFrom w:id="253" w:author="Meyer, Michael Frederick" w:date="2020-08-10T14:49:00Z">
        <w:del w:id="254" w:author="Meyer, Michael Frederick" w:date="2020-08-10T14:50:00Z">
          <w:r w:rsidR="000E7380" w:rsidDel="00975B4C">
            <w:rPr>
              <w:rFonts w:ascii="Times New Roman" w:eastAsia="Times New Roman" w:hAnsi="Times New Roman" w:cs="Times New Roman"/>
              <w:sz w:val="24"/>
              <w:szCs w:val="24"/>
            </w:rPr>
            <w:delText xml:space="preserve"> </w:delText>
          </w:r>
          <w:r w:rsidR="00765F65" w:rsidDel="00975B4C">
            <w:rPr>
              <w:rFonts w:ascii="Times New Roman" w:eastAsia="Times New Roman" w:hAnsi="Times New Roman" w:cs="Times New Roman"/>
              <w:sz w:val="24"/>
              <w:szCs w:val="24"/>
            </w:rPr>
            <w:delText>agriculture (Powers et al., 2016), atmospheric deposition of nitrogen (Galloway et al., 2004) and phosphorus (Stoddard et al., 2016)</w:delText>
          </w:r>
        </w:del>
      </w:moveFrom>
      <w:moveFromRangeEnd w:id="252"/>
      <w:del w:id="255" w:author="Meyer, Michael Frederick" w:date="2020-08-10T14:50:00Z">
        <w:r w:rsidR="00765F65" w:rsidDel="00975B4C">
          <w:rPr>
            <w:rFonts w:ascii="Times New Roman" w:eastAsia="Times New Roman" w:hAnsi="Times New Roman" w:cs="Times New Roman"/>
            <w:sz w:val="24"/>
            <w:szCs w:val="24"/>
          </w:rPr>
          <w:delText xml:space="preserve">, as well as changing terrestrial plant communities (Moran et al., 2012). </w:delText>
        </w:r>
        <w:r w:rsidR="000E7380" w:rsidDel="00975B4C">
          <w:rPr>
            <w:rFonts w:ascii="Times New Roman" w:eastAsia="Times New Roman" w:hAnsi="Times New Roman" w:cs="Times New Roman"/>
            <w:sz w:val="24"/>
            <w:szCs w:val="24"/>
          </w:rPr>
          <w:delText xml:space="preserve"> </w:delText>
        </w:r>
      </w:del>
      <w:r w:rsidR="00765F65">
        <w:rPr>
          <w:rFonts w:ascii="Times New Roman" w:eastAsia="Times New Roman" w:hAnsi="Times New Roman" w:cs="Times New Roman"/>
          <w:sz w:val="24"/>
          <w:szCs w:val="24"/>
        </w:rPr>
        <w:t>T</w:t>
      </w:r>
      <w:r w:rsidR="000E7380">
        <w:rPr>
          <w:rFonts w:ascii="Times New Roman" w:eastAsia="Times New Roman" w:hAnsi="Times New Roman" w:cs="Times New Roman"/>
          <w:sz w:val="24"/>
          <w:szCs w:val="24"/>
        </w:rPr>
        <w:t>o the best of our knowledge</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yet major factors 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w:t>
      </w:r>
      <w:ins w:id="256" w:author="Meyer, Michael Frederick" w:date="2020-08-10T14:50:00Z">
        <w:r w:rsidR="00975B4C">
          <w:rPr>
            <w:rFonts w:ascii="Times New Roman" w:eastAsia="Times New Roman" w:hAnsi="Times New Roman" w:cs="Times New Roman"/>
            <w:sz w:val="24"/>
            <w:szCs w:val="24"/>
          </w:rPr>
          <w:t>.</w:t>
        </w:r>
      </w:ins>
      <w:del w:id="257" w:author="Meyer, Michael Frederick" w:date="2020-08-10T14:50:00Z">
        <w:r w:rsidR="00765F65" w:rsidDel="00975B4C">
          <w:rPr>
            <w:rFonts w:ascii="Times New Roman" w:eastAsia="Times New Roman" w:hAnsi="Times New Roman" w:cs="Times New Roman"/>
            <w:sz w:val="24"/>
            <w:szCs w:val="24"/>
          </w:rPr>
          <w:delText xml:space="preserve"> </w:delText>
        </w:r>
        <w:r w:rsidR="000E7380" w:rsidDel="00975B4C">
          <w:rPr>
            <w:rFonts w:ascii="Times New Roman" w:eastAsia="Times New Roman" w:hAnsi="Times New Roman" w:cs="Times New Roman"/>
            <w:sz w:val="24"/>
            <w:szCs w:val="24"/>
          </w:rPr>
          <w:delText>and permafrost melt</w:delText>
        </w:r>
        <w:r w:rsidR="00765F65" w:rsidDel="00975B4C">
          <w:rPr>
            <w:rFonts w:ascii="Times New Roman" w:eastAsia="Times New Roman" w:hAnsi="Times New Roman" w:cs="Times New Roman"/>
            <w:sz w:val="24"/>
            <w:szCs w:val="24"/>
          </w:rPr>
          <w:delText xml:space="preserve"> (</w:delText>
        </w:r>
        <w:r w:rsidR="003D0265" w:rsidDel="00975B4C">
          <w:rPr>
            <w:rFonts w:ascii="Times New Roman" w:eastAsia="Times New Roman" w:hAnsi="Times New Roman" w:cs="Times New Roman"/>
            <w:sz w:val="24"/>
            <w:szCs w:val="24"/>
          </w:rPr>
          <w:delText>Anisimov &amp; Reneva, 2006</w:delText>
        </w:r>
        <w:r w:rsidR="00765F65" w:rsidDel="00975B4C">
          <w:rPr>
            <w:rFonts w:ascii="Times New Roman" w:eastAsia="Times New Roman" w:hAnsi="Times New Roman" w:cs="Times New Roman"/>
            <w:sz w:val="24"/>
            <w:szCs w:val="24"/>
          </w:rPr>
          <w:delText>)</w:delText>
        </w:r>
      </w:del>
      <w:del w:id="258" w:author="Meyer, Michael Frederick" w:date="2020-08-26T10:56:00Z">
        <w:r w:rsidR="000E7380" w:rsidDel="0032570B">
          <w:rPr>
            <w:rFonts w:ascii="Times New Roman" w:eastAsia="Times New Roman" w:hAnsi="Times New Roman" w:cs="Times New Roman"/>
            <w:sz w:val="24"/>
            <w:szCs w:val="24"/>
          </w:rPr>
          <w:delText>.</w:delText>
        </w:r>
      </w:del>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commentRangeEnd w:id="243"/>
      <w:r>
        <w:rPr>
          <w:rStyle w:val="CommentReference"/>
        </w:rPr>
        <w:commentReference w:id="243"/>
      </w:r>
    </w:p>
    <w:p w14:paraId="21A6D87B" w14:textId="334EADB2" w:rsidR="00685D80" w:rsidRDefault="00685D80" w:rsidP="00383BCD">
      <w:pPr>
        <w:rPr>
          <w:rFonts w:ascii="Times New Roman" w:eastAsia="Times New Roman" w:hAnsi="Times New Roman" w:cs="Times New Roman"/>
          <w:sz w:val="24"/>
          <w:szCs w:val="24"/>
        </w:rPr>
      </w:pPr>
    </w:p>
    <w:p w14:paraId="16E6AEB6" w14:textId="2032D36F" w:rsidR="00E63B3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ins w:id="259" w:author="Meyer, Michael Frederick" w:date="2020-08-26T10:56:00Z">
        <w:r w:rsidR="0032570B">
          <w:rPr>
            <w:rFonts w:ascii="Times New Roman" w:eastAsia="Times New Roman" w:hAnsi="Times New Roman" w:cs="Times New Roman"/>
            <w:sz w:val="24"/>
            <w:szCs w:val="24"/>
          </w:rPr>
          <w:t xml:space="preserve">highly </w:t>
        </w:r>
      </w:ins>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E17B5F">
        <w:rPr>
          <w:rFonts w:ascii="Times New Roman" w:eastAsia="Times New Roman" w:hAnsi="Times New Roman" w:cs="Times New Roman"/>
          <w:sz w:val="24"/>
          <w:szCs w:val="24"/>
        </w:rPr>
        <w:t xml:space="preserve">in the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sidR="009007E8">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ins w:id="260" w:author="Meyer, Michael Frederick" w:date="2020-08-26T10:57:00Z">
        <w:r w:rsidR="0032570B">
          <w:rPr>
            <w:rFonts w:ascii="Times New Roman" w:eastAsia="Times New Roman" w:hAnsi="Times New Roman" w:cs="Times New Roman"/>
            <w:sz w:val="24"/>
            <w:szCs w:val="24"/>
          </w:rPr>
          <w:instrText xml:space="preserve"> ADDIN ZOTERO_ITEM CSL_CITATION {"citationID":"ikRZKiXw","properties":{"formattedCitation":"(Kolpin et al. 2002; Focazio et al. 2008; Rosi et al. 2013; Meyer et al. 2019)","plainCitation":"(Kolpin et al. 2002; Focazio et al. 2008; Rosi et al. 2013; Meyer et al. 2019)","noteIndex":0},"citationItems":[{"id":445,"uris":["http://zotero.org/users/2645460/items/P9AG3ITQ"],"uri":["http://zotero.org/users/2645460/items/P9AG3ITQ"],"itemData":{"id":445,"type":"article-journal","container-title":"Environmental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ins>
      <w:del w:id="261" w:author="Meyer, Michael Frederick" w:date="2020-08-26T10:57:00Z">
        <w:r w:rsidR="00685D80" w:rsidDel="0032570B">
          <w:rPr>
            <w:rFonts w:ascii="Times New Roman" w:eastAsia="Times New Roman" w:hAnsi="Times New Roman" w:cs="Times New Roman"/>
            <w:sz w:val="24"/>
            <w:szCs w:val="24"/>
          </w:rPr>
          <w:del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delInstrText>
        </w:r>
      </w:del>
      <w:r w:rsidR="00685D80">
        <w:rPr>
          <w:rFonts w:ascii="Times New Roman" w:eastAsia="Times New Roman" w:hAnsi="Times New Roman" w:cs="Times New Roman"/>
          <w:sz w:val="24"/>
          <w:szCs w:val="24"/>
        </w:rPr>
        <w:fldChar w:fldCharType="separate"/>
      </w:r>
      <w:ins w:id="262" w:author="Meyer, Michael Frederick" w:date="2020-08-26T10:57:00Z">
        <w:r w:rsidR="0032570B" w:rsidRPr="0032570B">
          <w:rPr>
            <w:rFonts w:ascii="Times New Roman" w:hAnsi="Times New Roman" w:cs="Times New Roman"/>
            <w:sz w:val="24"/>
            <w:rPrChange w:id="263" w:author="Meyer, Michael Frederick" w:date="2020-08-26T10:57:00Z">
              <w:rPr/>
            </w:rPrChange>
          </w:rPr>
          <w:t>(Kolpin et al. 2002; Focazio et al. 2008; Rosi et al. 2013; Meyer et al. 2019)</w:t>
        </w:r>
      </w:ins>
      <w:del w:id="264" w:author="Meyer, Michael Frederick" w:date="2020-08-26T10:57:00Z">
        <w:r w:rsidR="00685D80" w:rsidRPr="0032570B" w:rsidDel="0032570B">
          <w:rPr>
            <w:rPrChange w:id="265" w:author="Meyer, Michael Frederick" w:date="2020-08-26T10:57:00Z">
              <w:rPr>
                <w:rFonts w:ascii="Times New Roman" w:hAnsi="Times New Roman" w:cs="Times New Roman"/>
                <w:sz w:val="24"/>
              </w:rPr>
            </w:rPrChange>
          </w:rPr>
          <w:delText>(Kolpin et al. 2002; Focazio et al. 2008; Rosi et al. 2013)</w:delText>
        </w:r>
      </w:del>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w:t>
      </w:r>
      <w:r w:rsidR="00EC3D3F">
        <w:rPr>
          <w:rFonts w:ascii="Times New Roman" w:eastAsia="Times New Roman" w:hAnsi="Times New Roman" w:cs="Times New Roman"/>
          <w:sz w:val="24"/>
          <w:szCs w:val="24"/>
        </w:rPr>
        <w:t>d</w:t>
      </w:r>
      <w:r w:rsidR="00224E1E">
        <w:rPr>
          <w:rFonts w:ascii="Times New Roman" w:eastAsia="Times New Roman" w:hAnsi="Times New Roman" w:cs="Times New Roman"/>
          <w:sz w:val="24"/>
          <w:szCs w:val="24"/>
        </w:rPr>
        <w:t xml:space="preserve"> PPCPs as indicators of sewage, w</w:t>
      </w:r>
      <w:r w:rsidR="00E11A7E">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sidR="00E11A7E">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w:t>
      </w:r>
      <w:r w:rsidR="00F979A0">
        <w:rPr>
          <w:rFonts w:ascii="Times New Roman" w:eastAsia="Times New Roman" w:hAnsi="Times New Roman" w:cs="Times New Roman"/>
          <w:sz w:val="24"/>
          <w:szCs w:val="24"/>
        </w:rPr>
        <w:lastRenderedPageBreak/>
        <w:t xml:space="preserve">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w:t>
      </w:r>
      <w:r w:rsidR="00EC3D3F">
        <w:rPr>
          <w:rFonts w:ascii="Times New Roman" w:eastAsia="Times New Roman" w:hAnsi="Times New Roman" w:cs="Times New Roman"/>
          <w:sz w:val="24"/>
          <w:szCs w:val="24"/>
        </w:rPr>
        <w:t xml:space="preserve">be present </w:t>
      </w:r>
      <w:r w:rsidR="00874EDD">
        <w:rPr>
          <w:rFonts w:ascii="Times New Roman" w:eastAsia="Times New Roman" w:hAnsi="Times New Roman" w:cs="Times New Roman"/>
          <w:sz w:val="24"/>
          <w:szCs w:val="24"/>
        </w:rPr>
        <w:t xml:space="preserve">in Baikal’s nearshore area </w:t>
      </w:r>
      <w:del w:id="266" w:author="Meyer, Michael Frederick" w:date="2020-08-26T10:58:00Z">
        <w:r w:rsidR="00874EDD" w:rsidDel="0032570B">
          <w:rPr>
            <w:rFonts w:ascii="Times New Roman" w:eastAsia="Times New Roman" w:hAnsi="Times New Roman" w:cs="Times New Roman"/>
            <w:sz w:val="24"/>
            <w:szCs w:val="24"/>
          </w:rPr>
          <w:delText xml:space="preserve">to </w:delText>
        </w:r>
      </w:del>
      <w:ins w:id="267" w:author="Meyer, Michael Frederick" w:date="2020-08-26T10:58:00Z">
        <w:r w:rsidR="0032570B">
          <w:rPr>
            <w:rFonts w:ascii="Times New Roman" w:eastAsia="Times New Roman" w:hAnsi="Times New Roman" w:cs="Times New Roman"/>
            <w:sz w:val="24"/>
            <w:szCs w:val="24"/>
          </w:rPr>
          <w:t xml:space="preserve">at </w:t>
        </w:r>
      </w:ins>
      <w:del w:id="268" w:author="Meyer, Michael Frederick" w:date="2020-08-11T17:51:00Z">
        <w:r w:rsidR="00FE35CB" w:rsidDel="00A82CD7">
          <w:rPr>
            <w:rFonts w:ascii="Times New Roman" w:eastAsia="Times New Roman" w:hAnsi="Times New Roman" w:cs="Times New Roman"/>
            <w:sz w:val="24"/>
            <w:szCs w:val="24"/>
          </w:rPr>
          <w:delText xml:space="preserve">ecologically </w:delText>
        </w:r>
      </w:del>
      <w:ins w:id="269" w:author="Meyer, Michael Frederick" w:date="2020-08-11T17:51:00Z">
        <w:r w:rsidR="00A82CD7">
          <w:rPr>
            <w:rFonts w:ascii="Times New Roman" w:eastAsia="Times New Roman" w:hAnsi="Times New Roman" w:cs="Times New Roman"/>
            <w:sz w:val="24"/>
            <w:szCs w:val="24"/>
          </w:rPr>
          <w:t xml:space="preserve">biologically </w:t>
        </w:r>
      </w:ins>
      <w:r w:rsidR="00FE35CB">
        <w:rPr>
          <w:rFonts w:ascii="Times New Roman" w:eastAsia="Times New Roman" w:hAnsi="Times New Roman" w:cs="Times New Roman"/>
          <w:sz w:val="24"/>
          <w:szCs w:val="24"/>
        </w:rPr>
        <w:t>deleterious concentrations</w:t>
      </w:r>
      <w:r w:rsidR="00874EDD">
        <w:rPr>
          <w:rFonts w:ascii="Times New Roman" w:eastAsia="Times New Roman" w:hAnsi="Times New Roman" w:cs="Times New Roman"/>
          <w:sz w:val="24"/>
          <w:szCs w:val="24"/>
        </w:rPr>
        <w:t xml:space="preserve">. </w:t>
      </w:r>
      <w:ins w:id="270" w:author="Meyer, Michael Frederick" w:date="2020-08-11T17:51:00Z">
        <w:r w:rsidR="00A82CD7">
          <w:rPr>
            <w:rFonts w:ascii="Times New Roman" w:eastAsia="Times New Roman" w:hAnsi="Times New Roman" w:cs="Times New Roman"/>
            <w:sz w:val="24"/>
            <w:szCs w:val="24"/>
          </w:rPr>
          <w:t>F</w:t>
        </w:r>
      </w:ins>
      <w:ins w:id="271" w:author="Meyer, Michael Frederick" w:date="2020-08-11T17:52:00Z">
        <w:r w:rsidR="00A82CD7">
          <w:rPr>
            <w:rFonts w:ascii="Times New Roman" w:eastAsia="Times New Roman" w:hAnsi="Times New Roman" w:cs="Times New Roman"/>
            <w:sz w:val="24"/>
            <w:szCs w:val="24"/>
          </w:rPr>
          <w:t xml:space="preserve">or example, </w:t>
        </w:r>
      </w:ins>
      <w:ins w:id="272" w:author="Meyer, Michael Frederick" w:date="2020-08-11T17:56:00Z">
        <w:r w:rsidR="00A82CD7">
          <w:rPr>
            <w:rFonts w:ascii="Times New Roman" w:eastAsia="Times New Roman" w:hAnsi="Times New Roman" w:cs="Times New Roman"/>
            <w:sz w:val="24"/>
            <w:szCs w:val="24"/>
          </w:rPr>
          <w:t xml:space="preserve">chronic exposure to even </w:t>
        </w:r>
      </w:ins>
      <w:ins w:id="273" w:author="Meyer, Michael Frederick" w:date="2020-08-11T17:52:00Z">
        <w:r w:rsidR="00A82CD7">
          <w:rPr>
            <w:rFonts w:ascii="Times New Roman" w:eastAsia="Times New Roman" w:hAnsi="Times New Roman" w:cs="Times New Roman"/>
            <w:sz w:val="24"/>
            <w:szCs w:val="24"/>
          </w:rPr>
          <w:t xml:space="preserve">50 ng/L </w:t>
        </w:r>
      </w:ins>
      <w:ins w:id="274" w:author="Meyer, Michael Frederick" w:date="2020-08-11T17:56:00Z">
        <w:r w:rsidR="00A82CD7">
          <w:rPr>
            <w:rFonts w:ascii="Times New Roman" w:eastAsia="Times New Roman" w:hAnsi="Times New Roman" w:cs="Times New Roman"/>
            <w:sz w:val="24"/>
            <w:szCs w:val="24"/>
          </w:rPr>
          <w:t xml:space="preserve">of caffeine </w:t>
        </w:r>
      </w:ins>
      <w:ins w:id="275" w:author="Meyer, Michael Frederick" w:date="2020-08-11T17:52:00Z">
        <w:r w:rsidR="00A82CD7">
          <w:rPr>
            <w:rFonts w:ascii="Times New Roman" w:eastAsia="Times New Roman" w:hAnsi="Times New Roman" w:cs="Times New Roman"/>
            <w:sz w:val="24"/>
            <w:szCs w:val="24"/>
          </w:rPr>
          <w:t xml:space="preserve">can increase oxidative stress in </w:t>
        </w:r>
      </w:ins>
      <w:ins w:id="276" w:author="Meyer, Michael Frederick" w:date="2020-08-11T17:55:00Z">
        <w:r w:rsidR="00A82CD7">
          <w:rPr>
            <w:rFonts w:ascii="Times New Roman" w:eastAsia="Times New Roman" w:hAnsi="Times New Roman" w:cs="Times New Roman"/>
            <w:sz w:val="24"/>
            <w:szCs w:val="24"/>
          </w:rPr>
          <w:t>mussel</w:t>
        </w:r>
      </w:ins>
      <w:ins w:id="277" w:author="Meyer, Michael Frederick" w:date="2020-08-11T17:56:00Z">
        <w:r w:rsidR="00A82CD7">
          <w:rPr>
            <w:rFonts w:ascii="Times New Roman" w:eastAsia="Times New Roman" w:hAnsi="Times New Roman" w:cs="Times New Roman"/>
            <w:sz w:val="24"/>
            <w:szCs w:val="24"/>
          </w:rPr>
          <w:t xml:space="preserve">s </w:t>
        </w:r>
      </w:ins>
      <w:ins w:id="278" w:author="Meyer, Michael Frederick" w:date="2020-08-11T17:57:00Z">
        <w:r w:rsidR="00A82CD7">
          <w:rPr>
            <w:rFonts w:ascii="Times New Roman" w:eastAsia="Times New Roman" w:hAnsi="Times New Roman" w:cs="Times New Roman"/>
            <w:sz w:val="24"/>
            <w:szCs w:val="24"/>
          </w:rPr>
          <w:fldChar w:fldCharType="begin"/>
        </w:r>
        <w:r w:rsidR="00A82CD7">
          <w:rPr>
            <w:rFonts w:ascii="Times New Roman" w:eastAsia="Times New Roman" w:hAnsi="Times New Roman" w:cs="Times New Roman"/>
            <w:sz w:val="24"/>
            <w:szCs w:val="24"/>
          </w:rPr>
          <w:instrText xml:space="preserve"> ADDIN ZOTERO_ITEM CSL_CITATION {"citationID":"WwZG27Rn","properties":{"formattedCitation":"(del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ins>
      <w:r w:rsidR="00A82CD7">
        <w:rPr>
          <w:rFonts w:ascii="Times New Roman" w:eastAsia="Times New Roman" w:hAnsi="Times New Roman" w:cs="Times New Roman"/>
          <w:sz w:val="24"/>
          <w:szCs w:val="24"/>
        </w:rPr>
        <w:fldChar w:fldCharType="separate"/>
      </w:r>
      <w:ins w:id="279" w:author="Meyer, Michael Frederick" w:date="2020-08-11T17:57:00Z">
        <w:r w:rsidR="00A82CD7" w:rsidRPr="00D242CB">
          <w:rPr>
            <w:rFonts w:ascii="Times New Roman" w:hAnsi="Times New Roman" w:cs="Times New Roman"/>
            <w:sz w:val="24"/>
          </w:rPr>
          <w:t>(del Rey et al. 2011)</w:t>
        </w:r>
        <w:r w:rsidR="00A82CD7">
          <w:rPr>
            <w:rFonts w:ascii="Times New Roman" w:eastAsia="Times New Roman" w:hAnsi="Times New Roman" w:cs="Times New Roman"/>
            <w:sz w:val="24"/>
            <w:szCs w:val="24"/>
          </w:rPr>
          <w:fldChar w:fldCharType="end"/>
        </w:r>
      </w:ins>
      <w:ins w:id="280" w:author="Meyer, Michael Frederick" w:date="2020-08-11T17:55:00Z">
        <w:r w:rsidR="00A82CD7">
          <w:rPr>
            <w:rFonts w:ascii="Times New Roman" w:eastAsia="Times New Roman" w:hAnsi="Times New Roman" w:cs="Times New Roman"/>
            <w:sz w:val="24"/>
            <w:szCs w:val="24"/>
          </w:rPr>
          <w:t xml:space="preserve">. </w:t>
        </w:r>
      </w:ins>
      <w:r w:rsidR="003E20DA">
        <w:rPr>
          <w:rFonts w:ascii="Times New Roman" w:eastAsia="Times New Roman" w:hAnsi="Times New Roman" w:cs="Times New Roman"/>
          <w:sz w:val="24"/>
          <w:szCs w:val="24"/>
        </w:rPr>
        <w:t>Thus</w:t>
      </w:r>
      <w:r w:rsidR="003E64B9">
        <w:rPr>
          <w:rFonts w:ascii="Times New Roman" w:eastAsia="Times New Roman" w:hAnsi="Times New Roman" w:cs="Times New Roman"/>
          <w:sz w:val="24"/>
          <w:szCs w:val="24"/>
        </w:rPr>
        <w:t>,</w:t>
      </w:r>
      <w:r w:rsidR="003E20DA">
        <w:rPr>
          <w:rFonts w:ascii="Times New Roman" w:eastAsia="Times New Roman" w:hAnsi="Times New Roman" w:cs="Times New Roman"/>
          <w:sz w:val="24"/>
          <w:szCs w:val="24"/>
        </w:rPr>
        <w:t xml:space="preserve">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4D58C885"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ins w:id="281" w:author="Meyer, Michael Frederick" w:date="2020-08-10T14:51:00Z">
        <w:r w:rsidR="00975B4C">
          <w:rPr>
            <w:rFonts w:ascii="Times New Roman" w:eastAsia="Times New Roman" w:hAnsi="Times New Roman" w:cs="Times New Roman"/>
            <w:sz w:val="24"/>
            <w:szCs w:val="24"/>
          </w:rPr>
          <w:t xml:space="preserve">concentrations </w:t>
        </w:r>
      </w:ins>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w:t>
      </w:r>
      <w:del w:id="282" w:author="Meyer, Michael Frederick" w:date="2020-08-10T14:51:00Z">
        <w:r w:rsidDel="00975B4C">
          <w:rPr>
            <w:rFonts w:ascii="Times New Roman" w:eastAsia="Times New Roman" w:hAnsi="Times New Roman" w:cs="Times New Roman"/>
            <w:sz w:val="24"/>
            <w:szCs w:val="24"/>
          </w:rPr>
          <w:delText>concentrations</w:delText>
        </w:r>
      </w:del>
      <w:ins w:id="283" w:author="Meyer, Michael Frederick" w:date="2020-08-10T14:51:00Z">
        <w:r w:rsidR="00975B4C">
          <w:rPr>
            <w:rFonts w:ascii="Times New Roman" w:eastAsia="Times New Roman" w:hAnsi="Times New Roman" w:cs="Times New Roman"/>
            <w:sz w:val="24"/>
            <w:szCs w:val="24"/>
          </w:rPr>
          <w:t>values</w:t>
        </w:r>
      </w:ins>
      <w:r>
        <w:rPr>
          <w:rFonts w:ascii="Times New Roman" w:eastAsia="Times New Roman" w:hAnsi="Times New Roman" w:cs="Times New Roman"/>
          <w:sz w:val="24"/>
          <w:szCs w:val="24"/>
        </w:rPr>
        <w:t xml:space="preserve">, microplastics </w:t>
      </w:r>
      <w:del w:id="284" w:author="Meyer, Michael Frederick" w:date="2020-08-11T10:28:00Z">
        <w:r w:rsidDel="00AF3F6E">
          <w:rPr>
            <w:rFonts w:ascii="Times New Roman" w:eastAsia="Times New Roman" w:hAnsi="Times New Roman" w:cs="Times New Roman"/>
            <w:sz w:val="24"/>
            <w:szCs w:val="24"/>
          </w:rPr>
          <w:delText xml:space="preserve">at our sampling sites </w:delText>
        </w:r>
      </w:del>
      <w:r>
        <w:rPr>
          <w:rFonts w:ascii="Times New Roman" w:eastAsia="Times New Roman" w:hAnsi="Times New Roman" w:cs="Times New Roman"/>
          <w:sz w:val="24"/>
          <w:szCs w:val="24"/>
        </w:rPr>
        <w:t>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w:t>
      </w:r>
      <w:del w:id="285" w:author="Meyer, Michael Frederick" w:date="2020-08-11T10:29:00Z">
        <w:r w:rsidR="00FE35CB" w:rsidDel="00AF3F6E">
          <w:rPr>
            <w:rFonts w:ascii="Times New Roman" w:eastAsia="Times New Roman" w:hAnsi="Times New Roman" w:cs="Times New Roman"/>
            <w:sz w:val="24"/>
            <w:szCs w:val="24"/>
          </w:rPr>
          <w:delText xml:space="preserve">carry the caveat that plastics </w:delText>
        </w:r>
      </w:del>
      <w:r w:rsidR="00FE35CB">
        <w:rPr>
          <w:rFonts w:ascii="Times New Roman" w:eastAsia="Times New Roman" w:hAnsi="Times New Roman" w:cs="Times New Roman"/>
          <w:sz w:val="24"/>
          <w:szCs w:val="24"/>
        </w:rPr>
        <w:t>may originate from non-sewage sources, such as agriculture (Steinmetz et al., 2016)</w:t>
      </w:r>
      <w:r w:rsidR="00975B4C">
        <w:rPr>
          <w:rFonts w:ascii="Times New Roman" w:eastAsia="Times New Roman" w:hAnsi="Times New Roman" w:cs="Times New Roman"/>
          <w:sz w:val="24"/>
          <w:szCs w:val="24"/>
        </w:rPr>
        <w:t xml:space="preserve"> or fragmentation of larger plastics from debris (e.g., fishing nets </w:t>
      </w:r>
      <w:r w:rsidR="009712DF">
        <w:rPr>
          <w:rFonts w:ascii="Times New Roman" w:eastAsia="Times New Roman" w:hAnsi="Times New Roman" w:cs="Times New Roman"/>
          <w:sz w:val="24"/>
          <w:szCs w:val="24"/>
        </w:rPr>
        <w:fldChar w:fldCharType="begin"/>
      </w:r>
      <w:r w:rsidR="009712DF">
        <w:rPr>
          <w:rFonts w:ascii="Times New Roman" w:eastAsia="Times New Roman" w:hAnsi="Times New Roman" w:cs="Times New Roman"/>
          <w:sz w:val="24"/>
          <w:szCs w:val="24"/>
        </w:rPr>
        <w:instrText xml:space="preserve"> ADDIN ZOTERO_ITEM CSL_CITATION {"citationID":"HKmaD9se","properties":{"formattedCitation":"(Eerkes-Medrano et al. 2015)","plainCitation":"(Eerkes-Medrano et al. 2015)","dontUpdate":true,"noteIndex":0},"citationItems":[{"id":3903,"uris":["http://zotero.org/users/2645460/items/CS3Y2S7Y"],"uri":["http://zotero.org/users/2645460/items/CS3Y2S7Y"],"itemData":{"id":3903,"type":"article-journal","abstract":"Plastic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9712DF">
        <w:rPr>
          <w:rFonts w:ascii="Times New Roman" w:eastAsia="Times New Roman" w:hAnsi="Times New Roman" w:cs="Times New Roman"/>
          <w:sz w:val="24"/>
          <w:szCs w:val="24"/>
        </w:rPr>
        <w:fldChar w:fldCharType="separate"/>
      </w:r>
      <w:r w:rsidR="009712DF" w:rsidRPr="009712DF">
        <w:rPr>
          <w:rFonts w:ascii="Times New Roman" w:hAnsi="Times New Roman" w:cs="Times New Roman"/>
          <w:sz w:val="24"/>
        </w:rPr>
        <w:t>Eerkes-Medrano et al. 2015)</w:t>
      </w:r>
      <w:r w:rsidR="009712DF">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 xml:space="preserve">. </w:t>
      </w:r>
      <w:ins w:id="286" w:author="Meyer, Michael Frederick" w:date="2020-08-11T10:30:00Z">
        <w:r w:rsidR="00AF3F6E">
          <w:rPr>
            <w:rFonts w:ascii="Times New Roman" w:eastAsia="Times New Roman" w:hAnsi="Times New Roman" w:cs="Times New Roman"/>
            <w:sz w:val="24"/>
            <w:szCs w:val="24"/>
          </w:rPr>
          <w:t xml:space="preserve">Because of their slow degradation time </w:t>
        </w:r>
        <w:r w:rsidR="00AF3F6E">
          <w:rPr>
            <w:rFonts w:ascii="Times New Roman" w:eastAsia="Times New Roman" w:hAnsi="Times New Roman" w:cs="Times New Roman"/>
            <w:sz w:val="24"/>
            <w:szCs w:val="24"/>
          </w:rPr>
          <w:fldChar w:fldCharType="begin"/>
        </w:r>
        <w:r w:rsidR="00AF3F6E">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AF3F6E">
          <w:rPr>
            <w:rFonts w:ascii="Times New Roman" w:eastAsia="Times New Roman" w:hAnsi="Times New Roman" w:cs="Times New Roman"/>
            <w:sz w:val="24"/>
            <w:szCs w:val="24"/>
          </w:rPr>
          <w:fldChar w:fldCharType="separate"/>
        </w:r>
        <w:r w:rsidR="00AF3F6E" w:rsidRPr="00833C11">
          <w:rPr>
            <w:rFonts w:ascii="Times New Roman" w:hAnsi="Times New Roman" w:cs="Times New Roman"/>
            <w:sz w:val="24"/>
          </w:rPr>
          <w:t>(Brandon et al. 2016)</w:t>
        </w:r>
        <w:r w:rsidR="00AF3F6E">
          <w:rPr>
            <w:rFonts w:ascii="Times New Roman" w:eastAsia="Times New Roman" w:hAnsi="Times New Roman" w:cs="Times New Roman"/>
            <w:sz w:val="24"/>
            <w:szCs w:val="24"/>
          </w:rPr>
          <w:fldChar w:fldCharType="end"/>
        </w:r>
      </w:ins>
      <w:del w:id="287" w:author="Meyer, Michael Frederick" w:date="2020-08-11T10:30:00Z">
        <w:r w:rsidDel="00AF3F6E">
          <w:rPr>
            <w:rFonts w:ascii="Times New Roman" w:eastAsia="Times New Roman" w:hAnsi="Times New Roman" w:cs="Times New Roman"/>
            <w:sz w:val="24"/>
            <w:szCs w:val="24"/>
          </w:rPr>
          <w:delText>Unlike PPCPs’</w:delText>
        </w:r>
      </w:del>
      <w:r>
        <w:rPr>
          <w:rFonts w:ascii="Times New Roman" w:eastAsia="Times New Roman" w:hAnsi="Times New Roman" w:cs="Times New Roman"/>
          <w:sz w:val="24"/>
          <w:szCs w:val="24"/>
        </w:rPr>
        <w:t>, microplastics</w:t>
      </w:r>
      <w:ins w:id="288" w:author="Meyer, Michael Frederick" w:date="2020-08-11T10:30:00Z">
        <w:r w:rsidR="00AF3F6E">
          <w:rPr>
            <w:rFonts w:ascii="Times New Roman" w:eastAsia="Times New Roman" w:hAnsi="Times New Roman" w:cs="Times New Roman"/>
            <w:sz w:val="24"/>
            <w:szCs w:val="24"/>
          </w:rPr>
          <w:t xml:space="preserve"> may</w:t>
        </w:r>
      </w:ins>
      <w:r>
        <w:rPr>
          <w:rFonts w:ascii="Times New Roman" w:eastAsia="Times New Roman" w:hAnsi="Times New Roman" w:cs="Times New Roman"/>
          <w:sz w:val="24"/>
          <w:szCs w:val="24"/>
        </w:rPr>
        <w:t xml:space="preserve"> indicate accumulated pollution</w:t>
      </w:r>
      <w:del w:id="289" w:author="Meyer, Michael Frederick" w:date="2020-08-11T10:30:00Z">
        <w:r w:rsidDel="00AF3F6E">
          <w:rPr>
            <w:rFonts w:ascii="Times New Roman" w:eastAsia="Times New Roman" w:hAnsi="Times New Roman" w:cs="Times New Roman"/>
            <w:sz w:val="24"/>
            <w:szCs w:val="24"/>
          </w:rPr>
          <w:delText xml:space="preserve"> because of their slow degradation time </w:delText>
        </w:r>
        <w:r w:rsidDel="00AF3F6E">
          <w:rPr>
            <w:rFonts w:ascii="Times New Roman" w:eastAsia="Times New Roman" w:hAnsi="Times New Roman" w:cs="Times New Roman"/>
            <w:sz w:val="24"/>
            <w:szCs w:val="24"/>
          </w:rPr>
          <w:fldChar w:fldCharType="begin"/>
        </w:r>
        <w:r w:rsidDel="00AF3F6E">
          <w:rPr>
            <w:rFonts w:ascii="Times New Roman" w:eastAsia="Times New Roman" w:hAnsi="Times New Roman" w:cs="Times New Roman"/>
            <w:sz w:val="24"/>
            <w:szCs w:val="24"/>
          </w:rPr>
          <w:del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delInstrText>
        </w:r>
        <w:r w:rsidDel="00AF3F6E">
          <w:rPr>
            <w:rFonts w:ascii="Times New Roman" w:eastAsia="Times New Roman" w:hAnsi="Times New Roman" w:cs="Times New Roman"/>
            <w:sz w:val="24"/>
            <w:szCs w:val="24"/>
          </w:rPr>
          <w:fldChar w:fldCharType="separate"/>
        </w:r>
        <w:r w:rsidRPr="00833C11" w:rsidDel="00AF3F6E">
          <w:rPr>
            <w:rFonts w:ascii="Times New Roman" w:hAnsi="Times New Roman" w:cs="Times New Roman"/>
            <w:sz w:val="24"/>
          </w:rPr>
          <w:delText>(Brandon et al. 2016)</w:delText>
        </w:r>
        <w:r w:rsidDel="00AF3F6E">
          <w:rPr>
            <w:rFonts w:ascii="Times New Roman" w:eastAsia="Times New Roman" w:hAnsi="Times New Roman" w:cs="Times New Roman"/>
            <w:sz w:val="24"/>
            <w:szCs w:val="24"/>
          </w:rPr>
          <w:fldChar w:fldCharType="end"/>
        </w:r>
      </w:del>
      <w:r w:rsidR="00685D80">
        <w:rPr>
          <w:rFonts w:ascii="Times New Roman" w:eastAsia="Times New Roman" w:hAnsi="Times New Roman" w:cs="Times New Roman"/>
          <w:sz w:val="24"/>
          <w:szCs w:val="24"/>
        </w:rPr>
        <w:t xml:space="preserve">, </w:t>
      </w:r>
      <w:del w:id="290" w:author="Meyer, Michael Frederick" w:date="2020-08-11T10:31:00Z">
        <w:r w:rsidR="00685D80" w:rsidDel="00AF3F6E">
          <w:rPr>
            <w:rFonts w:ascii="Times New Roman" w:eastAsia="Times New Roman" w:hAnsi="Times New Roman" w:cs="Times New Roman"/>
            <w:sz w:val="24"/>
            <w:szCs w:val="24"/>
          </w:rPr>
          <w:delText>whic</w:delText>
        </w:r>
      </w:del>
      <w:ins w:id="291" w:author="Meyer, Michael Frederick" w:date="2020-08-11T10:31:00Z">
        <w:r w:rsidR="00AF3F6E">
          <w:rPr>
            <w:rFonts w:ascii="Times New Roman" w:eastAsia="Times New Roman" w:hAnsi="Times New Roman" w:cs="Times New Roman"/>
            <w:sz w:val="24"/>
            <w:szCs w:val="24"/>
          </w:rPr>
          <w:t xml:space="preserve">which would explain why </w:t>
        </w:r>
      </w:ins>
      <w:ins w:id="292" w:author="Meyer, Michael Frederick" w:date="2020-08-11T10:32:00Z">
        <w:r w:rsidR="00AF3F6E">
          <w:rPr>
            <w:rFonts w:ascii="Times New Roman" w:eastAsia="Times New Roman" w:hAnsi="Times New Roman" w:cs="Times New Roman"/>
            <w:sz w:val="24"/>
            <w:szCs w:val="24"/>
          </w:rPr>
          <w:t>nearshore and pelagic concentrations were similar</w:t>
        </w:r>
      </w:ins>
      <w:del w:id="293" w:author="Meyer, Michael Frederick" w:date="2020-08-11T10:31:00Z">
        <w:r w:rsidR="00685D80" w:rsidDel="00AF3F6E">
          <w:rPr>
            <w:rFonts w:ascii="Times New Roman" w:eastAsia="Times New Roman" w:hAnsi="Times New Roman" w:cs="Times New Roman"/>
            <w:sz w:val="24"/>
            <w:szCs w:val="24"/>
          </w:rPr>
          <w:delText>h likely promotes wider distribution from nearshore inputs to the offshore (Hendrickson et al., 2018; Fischer et al., 2016)</w:delText>
        </w:r>
      </w:del>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ins w:id="294" w:author="Meyer, Michael Frederick" w:date="2020-08-11T10:32:00Z">
        <w:r w:rsidR="00AF3F6E">
          <w:rPr>
            <w:rFonts w:ascii="Times New Roman" w:eastAsia="Times New Roman" w:hAnsi="Times New Roman" w:cs="Times New Roman"/>
            <w:sz w:val="24"/>
            <w:szCs w:val="24"/>
          </w:rPr>
          <w:t xml:space="preserve"> concentrations</w:t>
        </w:r>
      </w:ins>
      <w:del w:id="295" w:author="Meyer, Michael Frederick" w:date="2020-08-11T10:32:00Z">
        <w:r w:rsidR="00FE35CB" w:rsidDel="00AF3F6E">
          <w:rPr>
            <w:rFonts w:ascii="Times New Roman" w:eastAsia="Times New Roman" w:hAnsi="Times New Roman" w:cs="Times New Roman"/>
            <w:sz w:val="24"/>
            <w:szCs w:val="24"/>
          </w:rPr>
          <w:delText>s</w:delText>
        </w:r>
      </w:del>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w:t>
      </w:r>
      <w:del w:id="296" w:author="Meyer, Michael Frederick" w:date="2020-08-11T10:33:00Z">
        <w:r w:rsidDel="00AF3F6E">
          <w:rPr>
            <w:rFonts w:ascii="Times New Roman" w:eastAsia="Times New Roman" w:hAnsi="Times New Roman" w:cs="Times New Roman"/>
            <w:sz w:val="24"/>
            <w:szCs w:val="24"/>
          </w:rPr>
          <w:delText>may be</w:delText>
        </w:r>
      </w:del>
      <w:ins w:id="297" w:author="Meyer, Michael Frederick" w:date="2020-08-11T10:33:00Z">
        <w:r w:rsidR="00AF3F6E">
          <w:rPr>
            <w:rFonts w:ascii="Times New Roman" w:eastAsia="Times New Roman" w:hAnsi="Times New Roman" w:cs="Times New Roman"/>
            <w:sz w:val="24"/>
            <w:szCs w:val="24"/>
          </w:rPr>
          <w:t>are</w:t>
        </w:r>
      </w:ins>
      <w:r>
        <w:rPr>
          <w:rFonts w:ascii="Times New Roman" w:eastAsia="Times New Roman" w:hAnsi="Times New Roman" w:cs="Times New Roman"/>
          <w:sz w:val="24"/>
          <w:szCs w:val="24"/>
        </w:rPr>
        <w:t xml:space="preserv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del w:id="298" w:author="Meyer, Michael Frederick" w:date="2020-08-10T15:01:00Z">
        <w:r w:rsidR="003D0265" w:rsidDel="00105FCD">
          <w:rPr>
            <w:rFonts w:ascii="Times New Roman" w:eastAsia="Times New Roman" w:hAnsi="Times New Roman" w:cs="Times New Roman"/>
            <w:sz w:val="24"/>
            <w:szCs w:val="24"/>
          </w:rPr>
          <w:delText>Given that offshore concentrations were comparable to the nearshore, m</w:delText>
        </w:r>
        <w:r w:rsidR="00FE35CB" w:rsidDel="00105FCD">
          <w:rPr>
            <w:rFonts w:ascii="Times New Roman" w:eastAsia="Times New Roman" w:hAnsi="Times New Roman" w:cs="Times New Roman"/>
            <w:sz w:val="24"/>
            <w:szCs w:val="24"/>
          </w:rPr>
          <w:delText>icroplastics</w:delText>
        </w:r>
        <w:r w:rsidDel="00105FCD">
          <w:rPr>
            <w:rFonts w:ascii="Times New Roman" w:eastAsia="Times New Roman" w:hAnsi="Times New Roman" w:cs="Times New Roman"/>
            <w:sz w:val="24"/>
            <w:szCs w:val="24"/>
          </w:rPr>
          <w:delText xml:space="preserve"> may be useful in</w:delText>
        </w:r>
        <w:r w:rsidR="003D0265" w:rsidDel="00105FCD">
          <w:rPr>
            <w:rFonts w:ascii="Times New Roman" w:eastAsia="Times New Roman" w:hAnsi="Times New Roman" w:cs="Times New Roman"/>
            <w:sz w:val="24"/>
            <w:szCs w:val="24"/>
          </w:rPr>
          <w:delText xml:space="preserve"> </w:delText>
        </w:r>
        <w:r w:rsidR="00685D80" w:rsidDel="00105FCD">
          <w:rPr>
            <w:rFonts w:ascii="Times New Roman" w:eastAsia="Times New Roman" w:hAnsi="Times New Roman" w:cs="Times New Roman"/>
            <w:sz w:val="24"/>
            <w:szCs w:val="24"/>
          </w:rPr>
          <w:delText xml:space="preserve">calculating a time-integrated sewage signal. </w:delText>
        </w:r>
        <w:r w:rsidDel="00105FCD">
          <w:rPr>
            <w:rFonts w:ascii="Times New Roman" w:eastAsia="Times New Roman" w:hAnsi="Times New Roman" w:cs="Times New Roman"/>
            <w:sz w:val="24"/>
            <w:szCs w:val="24"/>
          </w:rPr>
          <w:delText>It is worth noting that s</w:delText>
        </w:r>
      </w:del>
      <w:ins w:id="299" w:author="Meyer, Michael Frederick" w:date="2020-08-10T15:01:00Z">
        <w:r w:rsidR="00105FC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w:t>
      </w:r>
      <w:del w:id="300" w:author="Meyer, Michael Frederick" w:date="2020-08-11T10:34:00Z">
        <w:r w:rsidDel="00AF3F6E">
          <w:rPr>
            <w:rFonts w:ascii="Times New Roman" w:eastAsia="Times New Roman" w:hAnsi="Times New Roman" w:cs="Times New Roman"/>
            <w:sz w:val="24"/>
            <w:szCs w:val="24"/>
          </w:rPr>
          <w:delText xml:space="preserve">and elsewhere </w:delText>
        </w:r>
      </w:del>
      <w:r>
        <w:rPr>
          <w:rFonts w:ascii="Times New Roman" w:eastAsia="Times New Roman" w:hAnsi="Times New Roman" w:cs="Times New Roman"/>
          <w:sz w:val="24"/>
          <w:szCs w:val="24"/>
        </w:rPr>
        <w:t xml:space="preserve">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1918EF9"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 xml:space="preserve">annually occurring </w:t>
      </w:r>
      <w:r w:rsidR="000307DE">
        <w:rPr>
          <w:rFonts w:ascii="Times New Roman" w:eastAsia="Times New Roman" w:hAnsi="Times New Roman" w:cs="Times New Roman"/>
          <w:sz w:val="24"/>
          <w:szCs w:val="24"/>
        </w:rPr>
        <w:lastRenderedPageBreak/>
        <w:t>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37F42AD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w:t>
      </w:r>
      <w:ins w:id="301" w:author="Meyer, Michael Frederick" w:date="2020-08-10T16:11:00Z">
        <w:r w:rsidR="00433DB6">
          <w:rPr>
            <w:rFonts w:ascii="Times New Roman" w:eastAsia="Times New Roman" w:hAnsi="Times New Roman" w:cs="Times New Roman"/>
            <w:sz w:val="24"/>
            <w:szCs w:val="24"/>
          </w:rPr>
          <w:t xml:space="preserve">enriched </w:t>
        </w:r>
      </w:ins>
      <w:r>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del w:id="302" w:author="Meyer, Michael Frederick" w:date="2020-08-10T16:11:00Z">
        <w:r w:rsidDel="00433DB6">
          <w:rPr>
            <w:rFonts w:ascii="Times New Roman" w:eastAsia="Times New Roman" w:hAnsi="Times New Roman" w:cs="Times New Roman"/>
            <w:sz w:val="24"/>
            <w:szCs w:val="24"/>
            <w:highlight w:val="white"/>
          </w:rPr>
          <w:delText xml:space="preserve">concentrations </w:delText>
        </w:r>
      </w:del>
      <w:ins w:id="303" w:author="Meyer, Michael Frederick" w:date="2020-08-10T16:11:00Z">
        <w:r w:rsidR="00433DB6">
          <w:rPr>
            <w:rFonts w:ascii="Times New Roman" w:eastAsia="Times New Roman" w:hAnsi="Times New Roman" w:cs="Times New Roman"/>
            <w:sz w:val="24"/>
            <w:szCs w:val="24"/>
            <w:highlight w:val="white"/>
          </w:rPr>
          <w:t xml:space="preserve">values </w:t>
        </w:r>
      </w:ins>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B0098D">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2001)","dontUpdate":true,"noteIndex":0},"citationItems":[{"id":3798,"uris":["http://zotero.org/users/2645460/items/6YQ3JE2Q"],"uri":["http://zotero.org/users/2645460/items/6YQ3JE2Q"],"itemData":{"id":3798,"type":"article-journal","abstract":"We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r w:rsidR="00EC3D3F">
        <w:rPr>
          <w:rFonts w:ascii="Times New Roman" w:hAnsi="Times New Roman" w:cs="Times New Roman"/>
          <w:sz w:val="24"/>
          <w:highlight w:val="white"/>
        </w:rPr>
        <w:t>; Camilleri and Ozersky 2019</w:t>
      </w:r>
      <w:r w:rsidR="001E6425" w:rsidRPr="00094852">
        <w:rPr>
          <w:rFonts w:ascii="Times New Roman" w:hAnsi="Times New Roman" w:cs="Times New Roman"/>
          <w:sz w:val="24"/>
          <w:highlight w:val="white"/>
        </w:rPr>
        <w:t>)</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4A1C07">
        <w:rPr>
          <w:rFonts w:ascii="Times New Roman" w:eastAsia="Times New Roman" w:hAnsi="Times New Roman" w:cs="Times New Roman"/>
          <w:sz w:val="24"/>
          <w:szCs w:val="24"/>
          <w:highlight w:val="white"/>
        </w:rPr>
        <w:t xml:space="preserve">become enhanced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del w:id="304" w:author="Meyer, Michael Frederick" w:date="2020-08-10T16:12:00Z">
        <w:r w:rsidR="00585EED" w:rsidRPr="00094852" w:rsidDel="00433DB6">
          <w:rPr>
            <w:rFonts w:ascii="Times New Roman" w:eastAsia="Times New Roman" w:hAnsi="Times New Roman" w:cs="Times New Roman"/>
            <w:sz w:val="24"/>
            <w:szCs w:val="24"/>
          </w:rPr>
          <w:delText xml:space="preserve">gradients of </w:delText>
        </w:r>
      </w:del>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del w:id="305" w:author="Meyer, Michael Frederick" w:date="2020-07-28T16:05:00Z">
        <w:r w:rsidR="00585EED" w:rsidRPr="00094852" w:rsidDel="00E17B5F">
          <w:rPr>
            <w:rFonts w:ascii="Times New Roman" w:eastAsia="Times New Roman" w:hAnsi="Times New Roman" w:cs="Times New Roman"/>
            <w:sz w:val="24"/>
            <w:szCs w:val="24"/>
          </w:rPr>
          <w:delText xml:space="preserve">concentrations </w:delText>
        </w:r>
      </w:del>
      <w:ins w:id="306" w:author="Meyer, Michael Frederick" w:date="2020-07-28T16:05:00Z">
        <w:r w:rsidR="00E17B5F">
          <w:rPr>
            <w:rFonts w:ascii="Times New Roman" w:eastAsia="Times New Roman" w:hAnsi="Times New Roman" w:cs="Times New Roman"/>
            <w:sz w:val="24"/>
            <w:szCs w:val="24"/>
          </w:rPr>
          <w:t>values</w:t>
        </w:r>
        <w:r w:rsidR="00E17B5F" w:rsidRPr="00094852">
          <w:rPr>
            <w:rFonts w:ascii="Times New Roman" w:eastAsia="Times New Roman" w:hAnsi="Times New Roman" w:cs="Times New Roman"/>
            <w:sz w:val="24"/>
            <w:szCs w:val="24"/>
          </w:rPr>
          <w:t xml:space="preserve"> </w:t>
        </w:r>
      </w:ins>
      <w:r w:rsidR="00585EED" w:rsidRPr="00094852">
        <w:rPr>
          <w:rFonts w:ascii="Times New Roman" w:eastAsia="Times New Roman" w:hAnsi="Times New Roman" w:cs="Times New Roman"/>
          <w:sz w:val="24"/>
          <w:szCs w:val="24"/>
        </w:rPr>
        <w:t xml:space="preserve">tend to be </w:t>
      </w:r>
      <w:del w:id="307" w:author="Meyer, Michael Frederick" w:date="2020-08-10T16:12:00Z">
        <w:r w:rsidR="00585EED" w:rsidRPr="00094852" w:rsidDel="00433DB6">
          <w:rPr>
            <w:rFonts w:ascii="Times New Roman" w:eastAsia="Times New Roman" w:hAnsi="Times New Roman" w:cs="Times New Roman"/>
            <w:sz w:val="24"/>
            <w:szCs w:val="24"/>
          </w:rPr>
          <w:delText xml:space="preserve">highest </w:delText>
        </w:r>
      </w:del>
      <w:ins w:id="308" w:author="Meyer, Michael Frederick" w:date="2020-08-10T16:12:00Z">
        <w:r w:rsidR="00433DB6">
          <w:rPr>
            <w:rFonts w:ascii="Times New Roman" w:eastAsia="Times New Roman" w:hAnsi="Times New Roman" w:cs="Times New Roman"/>
            <w:sz w:val="24"/>
            <w:szCs w:val="24"/>
          </w:rPr>
          <w:t>enriched</w:t>
        </w:r>
        <w:r w:rsidR="00433DB6" w:rsidRPr="00094852">
          <w:rPr>
            <w:rFonts w:ascii="Times New Roman" w:eastAsia="Times New Roman" w:hAnsi="Times New Roman" w:cs="Times New Roman"/>
            <w:sz w:val="24"/>
            <w:szCs w:val="24"/>
          </w:rPr>
          <w:t xml:space="preserve"> </w:t>
        </w:r>
      </w:ins>
      <w:r w:rsidR="00585EED" w:rsidRPr="00094852">
        <w:rPr>
          <w:rFonts w:ascii="Times New Roman" w:eastAsia="Times New Roman" w:hAnsi="Times New Roman" w:cs="Times New Roman"/>
          <w:sz w:val="24"/>
          <w:szCs w:val="24"/>
        </w:rPr>
        <w:t xml:space="preserve">near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commentRangeStart w:id="309"/>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del w:id="310" w:author="Meyer, Michael Frederick" w:date="2020-08-11T10:50:00Z">
        <w:r w:rsidR="00DB467B" w:rsidDel="008A4734">
          <w:rPr>
            <w:rFonts w:ascii="Times New Roman" w:eastAsia="Times New Roman" w:hAnsi="Times New Roman" w:cs="Times New Roman"/>
            <w:sz w:val="24"/>
            <w:szCs w:val="24"/>
            <w:highlight w:val="white"/>
          </w:rPr>
          <w:delText xml:space="preserve">in areas of sewage pollution mirror observations from other aquatic systems </w:delText>
        </w:r>
        <w:r w:rsidR="00DB467B" w:rsidDel="008A4734">
          <w:rPr>
            <w:rFonts w:ascii="Times New Roman" w:eastAsia="Times New Roman" w:hAnsi="Times New Roman" w:cs="Times New Roman"/>
            <w:sz w:val="24"/>
            <w:szCs w:val="24"/>
            <w:highlight w:val="white"/>
          </w:rPr>
          <w:fldChar w:fldCharType="begin"/>
        </w:r>
        <w:r w:rsidR="00DB467B" w:rsidDel="008A4734">
          <w:rPr>
            <w:rFonts w:ascii="Times New Roman" w:eastAsia="Times New Roman" w:hAnsi="Times New Roman" w:cs="Times New Roman"/>
            <w:sz w:val="24"/>
            <w:szCs w:val="24"/>
            <w:highlight w:val="white"/>
          </w:rPr>
          <w:del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delInstrText>
        </w:r>
        <w:r w:rsidR="00DB467B" w:rsidDel="008A4734">
          <w:rPr>
            <w:rFonts w:ascii="Times New Roman" w:eastAsia="Times New Roman" w:hAnsi="Times New Roman" w:cs="Times New Roman"/>
            <w:sz w:val="24"/>
            <w:szCs w:val="24"/>
            <w:highlight w:val="white"/>
          </w:rPr>
          <w:fldChar w:fldCharType="separate"/>
        </w:r>
        <w:r w:rsidR="00DB467B" w:rsidRPr="00094852" w:rsidDel="008A4734">
          <w:rPr>
            <w:rFonts w:ascii="Times New Roman" w:hAnsi="Times New Roman" w:cs="Times New Roman"/>
            <w:sz w:val="24"/>
            <w:highlight w:val="white"/>
          </w:rPr>
          <w:delText>(Rosenberger et al. 2008; Chang et al. 2012)</w:delText>
        </w:r>
        <w:r w:rsidR="00DB467B" w:rsidDel="008A4734">
          <w:rPr>
            <w:rFonts w:ascii="Times New Roman" w:eastAsia="Times New Roman" w:hAnsi="Times New Roman" w:cs="Times New Roman"/>
            <w:sz w:val="24"/>
            <w:szCs w:val="24"/>
            <w:highlight w:val="white"/>
          </w:rPr>
          <w:fldChar w:fldCharType="end"/>
        </w:r>
      </w:del>
      <w:del w:id="311" w:author="Meyer, Michael Frederick" w:date="2020-08-10T16:14:00Z">
        <w:r w:rsidR="00DB467B" w:rsidDel="00433DB6">
          <w:rPr>
            <w:rFonts w:ascii="Times New Roman" w:eastAsia="Times New Roman" w:hAnsi="Times New Roman" w:cs="Times New Roman"/>
            <w:sz w:val="24"/>
            <w:szCs w:val="24"/>
            <w:highlight w:val="white"/>
          </w:rPr>
          <w:delText>,</w:delText>
        </w:r>
      </w:del>
      <w:del w:id="312" w:author="Meyer, Michael Frederick" w:date="2020-08-11T10:50:00Z">
        <w:r w:rsidR="00DB467B" w:rsidDel="008A4734">
          <w:rPr>
            <w:rFonts w:ascii="Times New Roman" w:eastAsia="Times New Roman" w:hAnsi="Times New Roman" w:cs="Times New Roman"/>
            <w:sz w:val="24"/>
            <w:szCs w:val="24"/>
            <w:highlight w:val="white"/>
          </w:rPr>
          <w:delText xml:space="preserve"> which </w:delText>
        </w:r>
      </w:del>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commentRangeEnd w:id="309"/>
      <w:r w:rsidR="005F0ECE">
        <w:rPr>
          <w:rStyle w:val="CommentReference"/>
        </w:rPr>
        <w:commentReference w:id="309"/>
      </w:r>
    </w:p>
    <w:p w14:paraId="7B3E7B77" w14:textId="77777777" w:rsidR="00795293" w:rsidRDefault="00795293" w:rsidP="00685D80">
      <w:pPr>
        <w:rPr>
          <w:rFonts w:ascii="Times New Roman" w:eastAsia="Times New Roman" w:hAnsi="Times New Roman" w:cs="Times New Roman"/>
          <w:sz w:val="24"/>
          <w:szCs w:val="24"/>
        </w:rPr>
      </w:pPr>
    </w:p>
    <w:p w14:paraId="3A5A905A" w14:textId="460506AA" w:rsidR="007E0747" w:rsidRPr="002D1941" w:rsidRDefault="00E17B5F"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stable isotopes, f</w:t>
      </w:r>
      <w:r w:rsidR="0091395E">
        <w:rPr>
          <w:rFonts w:ascii="Times New Roman" w:eastAsia="Times New Roman" w:hAnsi="Times New Roman" w:cs="Times New Roman"/>
          <w:sz w:val="24"/>
          <w:szCs w:val="24"/>
        </w:rPr>
        <w:t>atty acid analyses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sidR="0091395E">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sidR="0091395E">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91395E"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w:t>
      </w:r>
      <w:r>
        <w:rPr>
          <w:rFonts w:ascii="Times New Roman" w:eastAsia="Times New Roman" w:hAnsi="Times New Roman" w:cs="Times New Roman"/>
          <w:sz w:val="24"/>
          <w:szCs w:val="24"/>
          <w:highlight w:val="white"/>
        </w:rPr>
        <w:t xml:space="preserve">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D6C22AD"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w:t>
      </w:r>
      <w:r w:rsidR="00E17B5F">
        <w:rPr>
          <w:rFonts w:ascii="Times New Roman" w:eastAsia="Times New Roman" w:hAnsi="Times New Roman" w:cs="Times New Roman"/>
          <w:sz w:val="24"/>
          <w:szCs w:val="24"/>
        </w:rPr>
        <w:t>often considered to accumulate in organisms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w:t>
      </w:r>
      <w:ins w:id="314" w:author="Meyer, Michael Frederick" w:date="2020-08-26T11:03:00Z">
        <w:r w:rsidR="005B719F">
          <w:rPr>
            <w:rFonts w:ascii="Times New Roman" w:eastAsia="Times New Roman" w:hAnsi="Times New Roman" w:cs="Times New Roman"/>
            <w:sz w:val="24"/>
            <w:szCs w:val="24"/>
          </w:rPr>
          <w:t xml:space="preserve">22:5ω3, </w:t>
        </w:r>
      </w:ins>
      <w:r>
        <w:rPr>
          <w:rFonts w:ascii="Times New Roman" w:eastAsia="Times New Roman" w:hAnsi="Times New Roman" w:cs="Times New Roman"/>
          <w:sz w:val="24"/>
          <w:szCs w:val="24"/>
        </w:rPr>
        <w:t xml:space="preserve">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w:t>
      </w:r>
      <w:r>
        <w:rPr>
          <w:rFonts w:ascii="Times New Roman" w:eastAsia="Times New Roman" w:hAnsi="Times New Roman" w:cs="Times New Roman"/>
          <w:sz w:val="24"/>
          <w:szCs w:val="24"/>
        </w:rPr>
        <w:lastRenderedPageBreak/>
        <w:t xml:space="preserve">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ins w:id="315" w:author="Meyer, Michael Frederick" w:date="2020-08-26T11:02:00Z">
        <w:r w:rsidR="005B719F">
          <w:rPr>
            <w:rFonts w:ascii="Times New Roman" w:eastAsia="Times New Roman" w:hAnsi="Times New Roman" w:cs="Times New Roman"/>
            <w:i/>
            <w:sz w:val="24"/>
            <w:szCs w:val="24"/>
          </w:rPr>
          <w:t xml:space="preserve"> spp.</w:t>
        </w:r>
      </w:ins>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ins w:id="316" w:author="Meyer, Michael Frederick" w:date="2020-08-26T11:03:00Z">
        <w:r w:rsidR="005B719F">
          <w:rPr>
            <w:rFonts w:ascii="Times New Roman" w:eastAsia="Times New Roman" w:hAnsi="Times New Roman" w:cs="Times New Roman"/>
            <w:sz w:val="24"/>
            <w:szCs w:val="24"/>
          </w:rPr>
          <w:t>:</w:t>
        </w:r>
      </w:ins>
      <w:del w:id="317" w:author="Meyer, Michael Frederick" w:date="2020-08-26T11:03:00Z">
        <w:r w:rsidDel="005B719F">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(20:5ω3% + </w:t>
      </w:r>
      <w:ins w:id="318" w:author="Meyer, Michael Frederick" w:date="2020-08-26T11:03:00Z">
        <w:r w:rsidR="005B719F">
          <w:rPr>
            <w:rFonts w:ascii="Times New Roman" w:eastAsia="Times New Roman" w:hAnsi="Times New Roman" w:cs="Times New Roman"/>
            <w:sz w:val="24"/>
            <w:szCs w:val="24"/>
          </w:rPr>
          <w:t xml:space="preserve">22:5ω3% + </w:t>
        </w:r>
      </w:ins>
      <w:r>
        <w:rPr>
          <w:rFonts w:ascii="Times New Roman" w:eastAsia="Times New Roman" w:hAnsi="Times New Roman" w:cs="Times New Roman"/>
          <w:sz w:val="24"/>
          <w:szCs w:val="24"/>
        </w:rPr>
        <w:t xml:space="preserve">22:6ω3%) could therefore function as proxy for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6FC11492" w:rsidR="004B79EC" w:rsidRDefault="00113126"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Our</w:t>
      </w:r>
      <w:r w:rsidR="00C842B9">
        <w:rPr>
          <w:rFonts w:ascii="Times New Roman" w:eastAsia="Times New Roman" w:hAnsi="Times New Roman" w:cs="Times New Roman"/>
          <w:sz w:val="24"/>
          <w:szCs w:val="24"/>
        </w:rPr>
        <w:t xml:space="preserve">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commentRangeStart w:id="319"/>
      <w:r>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commentRangeEnd w:id="319"/>
      <w:r w:rsidR="00E82AB8">
        <w:rPr>
          <w:rStyle w:val="CommentReference"/>
        </w:rPr>
        <w:commentReference w:id="319"/>
      </w:r>
      <w:r w:rsidR="00D8535D">
        <w:rPr>
          <w:rFonts w:ascii="Times New Roman" w:eastAsia="Times New Roman" w:hAnsi="Times New Roman" w:cs="Times New Roman"/>
          <w:sz w:val="24"/>
          <w:szCs w:val="24"/>
        </w:rPr>
        <w:t xml:space="preserve"> </w:t>
      </w:r>
      <w:del w:id="320" w:author="Meyer, Michael Frederick" w:date="2020-08-10T16:27:00Z">
        <w:r w:rsidR="00D8535D" w:rsidDel="00D34995">
          <w:rPr>
            <w:rFonts w:ascii="Times New Roman" w:eastAsia="Times New Roman" w:hAnsi="Times New Roman" w:cs="Times New Roman"/>
            <w:sz w:val="24"/>
            <w:szCs w:val="24"/>
          </w:rPr>
          <w:delText xml:space="preserve">support </w:delText>
        </w:r>
        <w:r w:rsidDel="00D34995">
          <w:rPr>
            <w:rFonts w:ascii="Times New Roman" w:eastAsia="Times New Roman" w:hAnsi="Times New Roman" w:cs="Times New Roman"/>
            <w:sz w:val="24"/>
            <w:szCs w:val="24"/>
          </w:rPr>
          <w:delText>the</w:delText>
        </w:r>
        <w:r w:rsidR="00D8535D" w:rsidDel="00D34995">
          <w:rPr>
            <w:rFonts w:ascii="Times New Roman" w:eastAsia="Times New Roman" w:hAnsi="Times New Roman" w:cs="Times New Roman"/>
            <w:sz w:val="24"/>
            <w:szCs w:val="24"/>
          </w:rPr>
          <w:delText xml:space="preserve"> general conclusion </w:delText>
        </w:r>
        <w:r w:rsidDel="00D34995">
          <w:rPr>
            <w:rFonts w:ascii="Times New Roman" w:eastAsia="Times New Roman" w:hAnsi="Times New Roman" w:cs="Times New Roman"/>
            <w:sz w:val="24"/>
            <w:szCs w:val="24"/>
          </w:rPr>
          <w:delText xml:space="preserve">of Timoshkin et al. (2016) </w:delText>
        </w:r>
        <w:r w:rsidR="00D8535D" w:rsidDel="00D34995">
          <w:rPr>
            <w:rFonts w:ascii="Times New Roman" w:eastAsia="Times New Roman" w:hAnsi="Times New Roman" w:cs="Times New Roman"/>
            <w:sz w:val="24"/>
            <w:szCs w:val="24"/>
          </w:rPr>
          <w:delText>that</w:delText>
        </w:r>
      </w:del>
      <w:ins w:id="321" w:author="Meyer, Michael Frederick" w:date="2020-08-10T16:27:00Z">
        <w:r w:rsidR="00D34995">
          <w:rPr>
            <w:rFonts w:ascii="Times New Roman" w:eastAsia="Times New Roman" w:hAnsi="Times New Roman" w:cs="Times New Roman"/>
            <w:sz w:val="24"/>
            <w:szCs w:val="24"/>
          </w:rPr>
          <w:t xml:space="preserve"> suggest</w:t>
        </w:r>
      </w:ins>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del w:id="322" w:author="Meyer, Michael Frederick" w:date="2020-08-26T11:03:00Z">
        <w:r w:rsidR="00D8535D" w:rsidDel="005B719F">
          <w:rPr>
            <w:rFonts w:ascii="Times New Roman" w:eastAsia="Times New Roman" w:hAnsi="Times New Roman" w:cs="Times New Roman"/>
            <w:sz w:val="24"/>
            <w:szCs w:val="24"/>
          </w:rPr>
          <w:delText>mollusc</w:delText>
        </w:r>
      </w:del>
      <w:ins w:id="323" w:author="Meyer, Michael Frederick" w:date="2020-08-26T11:03:00Z">
        <w:r w:rsidR="005B719F">
          <w:rPr>
            <w:rFonts w:ascii="Times New Roman" w:eastAsia="Times New Roman" w:hAnsi="Times New Roman" w:cs="Times New Roman"/>
            <w:sz w:val="24"/>
            <w:szCs w:val="24"/>
          </w:rPr>
          <w:t>mollusk</w:t>
        </w:r>
      </w:ins>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del w:id="324" w:author="Meyer, Michael Frederick" w:date="2020-08-26T11:04:00Z">
        <w:r w:rsidR="00D8535D" w:rsidDel="005B719F">
          <w:rPr>
            <w:rFonts w:ascii="Times New Roman" w:eastAsia="Times New Roman" w:hAnsi="Times New Roman" w:cs="Times New Roman"/>
            <w:sz w:val="24"/>
            <w:szCs w:val="24"/>
          </w:rPr>
          <w:delText>mollusc</w:delText>
        </w:r>
      </w:del>
      <w:ins w:id="325" w:author="Meyer, Michael Frederick" w:date="2020-08-26T11:04:00Z">
        <w:r w:rsidR="005B719F">
          <w:rPr>
            <w:rFonts w:ascii="Times New Roman" w:eastAsia="Times New Roman" w:hAnsi="Times New Roman" w:cs="Times New Roman"/>
            <w:sz w:val="24"/>
            <w:szCs w:val="24"/>
          </w:rPr>
          <w:t>mollusk</w:t>
        </w:r>
      </w:ins>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del w:id="326" w:author="Meyer, Michael Frederick" w:date="2020-08-26T11:04:00Z">
        <w:r w:rsidR="002D1941" w:rsidDel="005B719F">
          <w:rPr>
            <w:rFonts w:ascii="Times New Roman" w:eastAsia="Times New Roman" w:hAnsi="Times New Roman" w:cs="Times New Roman"/>
            <w:sz w:val="24"/>
            <w:szCs w:val="24"/>
          </w:rPr>
          <w:delText>molluscs</w:delText>
        </w:r>
      </w:del>
      <w:ins w:id="327" w:author="Meyer, Michael Frederick" w:date="2020-08-26T11:04:00Z">
        <w:r w:rsidR="005B719F">
          <w:rPr>
            <w:rFonts w:ascii="Times New Roman" w:eastAsia="Times New Roman" w:hAnsi="Times New Roman" w:cs="Times New Roman"/>
            <w:sz w:val="24"/>
            <w:szCs w:val="24"/>
          </w:rPr>
          <w:t>mollusks</w:t>
        </w:r>
      </w:ins>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ins w:id="328" w:author="Meyer, Michael Frederick" w:date="2020-08-26T11:04:00Z">
        <w:r w:rsidR="005B719F">
          <w:rPr>
            <w:rFonts w:ascii="Times New Roman" w:eastAsia="Times New Roman" w:hAnsi="Times New Roman" w:cs="Times New Roman"/>
            <w:sz w:val="24"/>
            <w:szCs w:val="24"/>
          </w:rPr>
          <w:t>Taakhteev</w:t>
        </w:r>
        <w:proofErr w:type="spellEnd"/>
        <w:r w:rsidR="005B719F">
          <w:rPr>
            <w:rFonts w:ascii="Times New Roman" w:eastAsia="Times New Roman" w:hAnsi="Times New Roman" w:cs="Times New Roman"/>
            <w:sz w:val="24"/>
            <w:szCs w:val="24"/>
          </w:rPr>
          <w:t xml:space="preserve"> </w:t>
        </w:r>
      </w:ins>
      <w:del w:id="329" w:author="Meyer, Michael Frederick" w:date="2020-08-26T11:04:00Z">
        <w:r w:rsidR="000F2398" w:rsidDel="005B719F">
          <w:rPr>
            <w:rFonts w:ascii="Times New Roman" w:eastAsia="Times New Roman" w:hAnsi="Times New Roman" w:cs="Times New Roman"/>
            <w:sz w:val="24"/>
            <w:szCs w:val="24"/>
          </w:rPr>
          <w:delText xml:space="preserve">Tachteev </w:delText>
        </w:r>
      </w:del>
      <w:r w:rsidR="000F2398">
        <w:rPr>
          <w:rFonts w:ascii="Times New Roman" w:eastAsia="Times New Roman" w:hAnsi="Times New Roman" w:cs="Times New Roman"/>
          <w:sz w:val="24"/>
          <w:szCs w:val="24"/>
        </w:rPr>
        <w:t xml:space="preserve">&amp;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del w:id="330" w:author="Meyer, Michael Frederick" w:date="2020-08-26T11:05:00Z">
        <w:r w:rsidR="000F2398" w:rsidDel="005B719F">
          <w:rPr>
            <w:rFonts w:ascii="Times New Roman" w:eastAsia="Times New Roman" w:hAnsi="Times New Roman" w:cs="Times New Roman"/>
            <w:sz w:val="24"/>
            <w:szCs w:val="24"/>
            <w:highlight w:val="white"/>
          </w:rPr>
          <w:delText xml:space="preserve">concentrations </w:delText>
        </w:r>
      </w:del>
      <w:ins w:id="331" w:author="Meyer, Michael Frederick" w:date="2020-08-26T11:05:00Z">
        <w:r w:rsidR="005B719F">
          <w:rPr>
            <w:rFonts w:ascii="Times New Roman" w:eastAsia="Times New Roman" w:hAnsi="Times New Roman" w:cs="Times New Roman"/>
            <w:sz w:val="24"/>
            <w:szCs w:val="24"/>
            <w:highlight w:val="white"/>
          </w:rPr>
          <w:t xml:space="preserve">values </w:t>
        </w:r>
      </w:ins>
      <w:r w:rsidR="000F2398">
        <w:rPr>
          <w:rFonts w:ascii="Times New Roman" w:eastAsia="Times New Roman" w:hAnsi="Times New Roman" w:cs="Times New Roman"/>
          <w:sz w:val="24"/>
          <w:szCs w:val="24"/>
          <w:highlight w:val="white"/>
        </w:rPr>
        <w:t>suggest</w:t>
      </w:r>
      <w:del w:id="332" w:author="Meyer, Michael Frederick" w:date="2020-08-26T11:05:00Z">
        <w:r w:rsidR="000F2398" w:rsidDel="005B719F">
          <w:rPr>
            <w:rFonts w:ascii="Times New Roman" w:eastAsia="Times New Roman" w:hAnsi="Times New Roman" w:cs="Times New Roman"/>
            <w:sz w:val="24"/>
            <w:szCs w:val="24"/>
            <w:highlight w:val="white"/>
          </w:rPr>
          <w:delText>s</w:delText>
        </w:r>
      </w:del>
      <w:r w:rsidR="000F2398">
        <w:rPr>
          <w:rFonts w:ascii="Times New Roman" w:eastAsia="Times New Roman" w:hAnsi="Times New Roman" w:cs="Times New Roman"/>
          <w:sz w:val="24"/>
          <w:szCs w:val="24"/>
          <w:highlight w:val="white"/>
        </w:rPr>
        <w:t xml:space="preserve">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del w:id="333" w:author="Meyer, Michael Frederick" w:date="2020-08-26T11:05:00Z">
        <w:r w:rsidR="004B79EC" w:rsidDel="005B719F">
          <w:rPr>
            <w:rFonts w:ascii="Times New Roman" w:eastAsia="Times New Roman" w:hAnsi="Times New Roman" w:cs="Times New Roman"/>
            <w:sz w:val="24"/>
            <w:szCs w:val="24"/>
            <w:highlight w:val="white"/>
          </w:rPr>
          <w:delText>mollusc</w:delText>
        </w:r>
      </w:del>
      <w:ins w:id="334" w:author="Meyer, Michael Frederick" w:date="2020-08-26T11:05:00Z">
        <w:r w:rsidR="005B719F">
          <w:rPr>
            <w:rFonts w:ascii="Times New Roman" w:eastAsia="Times New Roman" w:hAnsi="Times New Roman" w:cs="Times New Roman"/>
            <w:sz w:val="24"/>
            <w:szCs w:val="24"/>
            <w:highlight w:val="white"/>
          </w:rPr>
          <w:t>mollusk</w:t>
        </w:r>
      </w:ins>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524F3D5"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del w:id="335" w:author="Meyer, Michael Frederick" w:date="2020-08-26T11:05:00Z">
        <w:r w:rsidDel="005B719F">
          <w:rPr>
            <w:rFonts w:ascii="Times New Roman" w:eastAsia="Times New Roman" w:hAnsi="Times New Roman" w:cs="Times New Roman"/>
            <w:sz w:val="24"/>
            <w:szCs w:val="24"/>
            <w:highlight w:val="white"/>
          </w:rPr>
          <w:delText>concentrations</w:delText>
        </w:r>
      </w:del>
      <w:ins w:id="336" w:author="Meyer, Michael Frederick" w:date="2020-08-26T11:05:00Z">
        <w:r w:rsidR="005B719F">
          <w:rPr>
            <w:rFonts w:ascii="Times New Roman" w:eastAsia="Times New Roman" w:hAnsi="Times New Roman" w:cs="Times New Roman"/>
            <w:sz w:val="24"/>
            <w:szCs w:val="24"/>
            <w:highlight w:val="white"/>
          </w:rPr>
          <w:t>values</w:t>
        </w:r>
      </w:ins>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ins w:id="337" w:author="Meyer, Michael Frederick" w:date="2020-08-26T11:06:00Z">
        <w:r w:rsidR="005B719F">
          <w:rPr>
            <w:rFonts w:ascii="Times New Roman" w:eastAsia="Times New Roman" w:hAnsi="Times New Roman" w:cs="Times New Roman"/>
            <w:sz w:val="24"/>
            <w:szCs w:val="24"/>
            <w:highlight w:val="white"/>
          </w:rPr>
          <w:t xml:space="preserve">cumulative </w:t>
        </w:r>
      </w:ins>
      <w:r w:rsidR="00131BD0">
        <w:rPr>
          <w:rFonts w:ascii="Times New Roman" w:eastAsia="Times New Roman" w:hAnsi="Times New Roman" w:cs="Times New Roman"/>
          <w:sz w:val="24"/>
          <w:szCs w:val="24"/>
        </w:rPr>
        <w:t>20:5ω3</w:t>
      </w:r>
      <w:ins w:id="338" w:author="Meyer, Michael Frederick" w:date="2020-08-26T11:06:00Z">
        <w:r w:rsidR="005B719F">
          <w:rPr>
            <w:rFonts w:ascii="Times New Roman" w:eastAsia="Times New Roman" w:hAnsi="Times New Roman" w:cs="Times New Roman"/>
            <w:sz w:val="24"/>
            <w:szCs w:val="24"/>
          </w:rPr>
          <w:t xml:space="preserve">, </w:t>
        </w:r>
      </w:ins>
      <w:del w:id="339" w:author="Meyer, Michael Frederick" w:date="2020-08-26T11:06:00Z">
        <w:r w:rsidR="00131BD0" w:rsidDel="005B719F">
          <w:rPr>
            <w:rFonts w:ascii="Times New Roman" w:eastAsia="Times New Roman" w:hAnsi="Times New Roman" w:cs="Times New Roman"/>
            <w:sz w:val="24"/>
            <w:szCs w:val="24"/>
          </w:rPr>
          <w:delText xml:space="preserve"> and </w:delText>
        </w:r>
      </w:del>
      <w:r w:rsidR="00131BD0">
        <w:rPr>
          <w:rFonts w:ascii="Times New Roman" w:eastAsia="Times New Roman" w:hAnsi="Times New Roman" w:cs="Times New Roman"/>
          <w:sz w:val="24"/>
          <w:szCs w:val="24"/>
        </w:rPr>
        <w:t>22:5ω3</w:t>
      </w:r>
      <w:ins w:id="340" w:author="Meyer, Michael Frederick" w:date="2020-08-26T11:06:00Z">
        <w:r w:rsidR="005B719F">
          <w:rPr>
            <w:rFonts w:ascii="Times New Roman" w:eastAsia="Times New Roman" w:hAnsi="Times New Roman" w:cs="Times New Roman"/>
            <w:sz w:val="24"/>
            <w:szCs w:val="24"/>
          </w:rPr>
          <w:t>, and 22:6ω3</w:t>
        </w:r>
      </w:ins>
      <w:r w:rsidR="00131BD0">
        <w:rPr>
          <w:rFonts w:ascii="Times New Roman" w:eastAsia="Times New Roman" w:hAnsi="Times New Roman" w:cs="Times New Roman"/>
          <w:sz w:val="24"/>
          <w:szCs w:val="24"/>
        </w:rPr>
        <w:t xml:space="preserve"> </w:t>
      </w:r>
      <w:del w:id="341" w:author="Meyer, Michael Frederick" w:date="2020-08-26T11:06:00Z">
        <w:r w:rsidR="00131BD0" w:rsidDel="005B719F">
          <w:rPr>
            <w:rFonts w:ascii="Times New Roman" w:eastAsia="Times New Roman" w:hAnsi="Times New Roman" w:cs="Times New Roman"/>
            <w:sz w:val="24"/>
            <w:szCs w:val="24"/>
          </w:rPr>
          <w:delText>signatures</w:delText>
        </w:r>
        <w:r w:rsidR="004B79EC" w:rsidDel="005B719F">
          <w:rPr>
            <w:rFonts w:ascii="Times New Roman" w:eastAsia="Times New Roman" w:hAnsi="Times New Roman" w:cs="Times New Roman"/>
            <w:sz w:val="24"/>
            <w:szCs w:val="24"/>
          </w:rPr>
          <w:delText xml:space="preserve"> </w:delText>
        </w:r>
      </w:del>
      <w:ins w:id="342" w:author="Meyer, Michael Frederick" w:date="2020-08-26T11:06:00Z">
        <w:r w:rsidR="005B719F">
          <w:rPr>
            <w:rFonts w:ascii="Times New Roman" w:eastAsia="Times New Roman" w:hAnsi="Times New Roman" w:cs="Times New Roman"/>
            <w:sz w:val="24"/>
            <w:szCs w:val="24"/>
          </w:rPr>
          <w:t xml:space="preserve">concentrations </w:t>
        </w:r>
      </w:ins>
      <w:r w:rsidR="004B79EC">
        <w:rPr>
          <w:rFonts w:ascii="Times New Roman" w:eastAsia="Times New Roman" w:hAnsi="Times New Roman" w:cs="Times New Roman"/>
          <w:sz w:val="24"/>
          <w:szCs w:val="24"/>
        </w:rPr>
        <w:t>relative to 18:3ω3 and 18:4ω3</w:t>
      </w:r>
      <w:r w:rsidR="00E17B5F">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w:t>
      </w:r>
      <w:del w:id="343" w:author="Meyer, Michael Frederick" w:date="2020-08-26T11:07:00Z">
        <w:r w:rsidR="001A726E" w:rsidDel="005B719F">
          <w:rPr>
            <w:rFonts w:ascii="Times New Roman" w:eastAsia="Times New Roman" w:hAnsi="Times New Roman" w:cs="Times New Roman"/>
            <w:sz w:val="24"/>
            <w:szCs w:val="24"/>
          </w:rPr>
          <w:delText xml:space="preserve">Yoshii’s (1999) </w:delText>
        </w:r>
      </w:del>
      <w:del w:id="344" w:author="Meyer, Michael Frederick" w:date="2020-08-11T18:19:00Z">
        <w:r w:rsidR="001A726E" w:rsidDel="006C5249">
          <w:rPr>
            <w:rFonts w:ascii="Times New Roman" w:eastAsia="Times New Roman" w:hAnsi="Times New Roman" w:cs="Times New Roman"/>
            <w:sz w:val="24"/>
            <w:szCs w:val="24"/>
          </w:rPr>
          <w:delText>study</w:delText>
        </w:r>
        <w:r w:rsidR="006C5249" w:rsidDel="006C5249">
          <w:rPr>
            <w:rFonts w:ascii="Times New Roman" w:eastAsia="Times New Roman" w:hAnsi="Times New Roman" w:cs="Times New Roman"/>
            <w:sz w:val="24"/>
            <w:szCs w:val="24"/>
          </w:rPr>
          <w:delText xml:space="preserve"> </w:delText>
        </w:r>
        <w:r w:rsidR="001A726E" w:rsidDel="006C5249">
          <w:rPr>
            <w:rFonts w:ascii="Times New Roman" w:eastAsia="Times New Roman" w:hAnsi="Times New Roman" w:cs="Times New Roman"/>
            <w:sz w:val="24"/>
            <w:szCs w:val="24"/>
          </w:rPr>
          <w:delText>use of</w:delText>
        </w:r>
      </w:del>
      <w:del w:id="345" w:author="Meyer, Michael Frederick" w:date="2020-08-26T11:06:00Z">
        <w:r w:rsidR="001A726E" w:rsidDel="005B719F">
          <w:rPr>
            <w:rFonts w:ascii="Times New Roman" w:eastAsia="Times New Roman" w:hAnsi="Times New Roman" w:cs="Times New Roman"/>
            <w:sz w:val="24"/>
            <w:szCs w:val="24"/>
          </w:rPr>
          <w:delText xml:space="preserve"> </w:delText>
        </w:r>
      </w:del>
      <w:del w:id="346" w:author="Meyer, Michael Frederick" w:date="2020-08-26T11:07:00Z">
        <w:r w:rsidR="001A726E" w:rsidDel="005B719F">
          <w:rPr>
            <w:rFonts w:ascii="Times New Roman" w:eastAsia="Times New Roman" w:hAnsi="Times New Roman" w:cs="Times New Roman"/>
            <w:sz w:val="24"/>
            <w:szCs w:val="24"/>
          </w:rPr>
          <w:delText>s</w:delText>
        </w:r>
      </w:del>
      <w:ins w:id="347" w:author="Meyer, Michael Frederick" w:date="2020-08-26T11:07:00Z">
        <w:r w:rsidR="005B719F">
          <w:rPr>
            <w:rFonts w:ascii="Times New Roman" w:eastAsia="Times New Roman" w:hAnsi="Times New Roman" w:cs="Times New Roman"/>
            <w:sz w:val="24"/>
            <w:szCs w:val="24"/>
          </w:rPr>
          <w:t>S</w:t>
        </w:r>
      </w:ins>
      <w:r w:rsidR="001A726E">
        <w:rPr>
          <w:rFonts w:ascii="Times New Roman" w:eastAsia="Times New Roman" w:hAnsi="Times New Roman" w:cs="Times New Roman"/>
          <w:sz w:val="24"/>
          <w:szCs w:val="24"/>
        </w:rPr>
        <w:t>table isotope data suggest</w:t>
      </w:r>
      <w:del w:id="348" w:author="Meyer, Michael Frederick" w:date="2020-08-11T18:19:00Z">
        <w:r w:rsidR="001A726E" w:rsidDel="006C5249">
          <w:rPr>
            <w:rFonts w:ascii="Times New Roman" w:eastAsia="Times New Roman" w:hAnsi="Times New Roman" w:cs="Times New Roman"/>
            <w:sz w:val="24"/>
            <w:szCs w:val="24"/>
          </w:rPr>
          <w:delText>ed</w:delText>
        </w:r>
      </w:del>
      <w:r w:rsidR="001A726E">
        <w:rPr>
          <w:rFonts w:ascii="Times New Roman" w:eastAsia="Times New Roman" w:hAnsi="Times New Roman" w:cs="Times New Roman"/>
          <w:sz w:val="24"/>
          <w:szCs w:val="24"/>
        </w:rPr>
        <w:t xml:space="preserve">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a combination o</w:t>
      </w:r>
      <w:ins w:id="349" w:author="Meyer, Michael Frederick" w:date="2020-08-11T18:19:00Z">
        <w:r w:rsidR="006C5249">
          <w:rPr>
            <w:rFonts w:ascii="Times New Roman" w:eastAsia="Times New Roman" w:hAnsi="Times New Roman" w:cs="Times New Roman"/>
            <w:sz w:val="24"/>
            <w:szCs w:val="24"/>
          </w:rPr>
          <w:t>f</w:t>
        </w:r>
      </w:ins>
      <w:del w:id="350" w:author="Meyer, Michael Frederick" w:date="2020-08-11T18:19:00Z">
        <w:r w:rsidR="00094852" w:rsidDel="006C5249">
          <w:rPr>
            <w:rFonts w:ascii="Times New Roman" w:eastAsia="Times New Roman" w:hAnsi="Times New Roman" w:cs="Times New Roman"/>
            <w:sz w:val="24"/>
            <w:szCs w:val="24"/>
          </w:rPr>
          <w:delText>r</w:delText>
        </w:r>
      </w:del>
      <w:r w:rsidR="00094852">
        <w:rPr>
          <w:rFonts w:ascii="Times New Roman" w:eastAsia="Times New Roman" w:hAnsi="Times New Roman" w:cs="Times New Roman"/>
          <w:sz w:val="24"/>
          <w:szCs w:val="24"/>
        </w:rPr>
        <w:t xml:space="preserve"> grazers and omnivores</w:t>
      </w:r>
      <w:ins w:id="351" w:author="Meyer, Michael Frederick" w:date="2020-08-26T11:07:00Z">
        <w:r w:rsidR="005B719F">
          <w:rPr>
            <w:rFonts w:ascii="Times New Roman" w:eastAsia="Times New Roman" w:hAnsi="Times New Roman" w:cs="Times New Roman"/>
            <w:sz w:val="24"/>
            <w:szCs w:val="24"/>
          </w:rPr>
          <w:t xml:space="preserve"> </w:t>
        </w:r>
        <w:r w:rsidR="005B719F">
          <w:rPr>
            <w:rFonts w:ascii="Times New Roman" w:eastAsia="Times New Roman" w:hAnsi="Times New Roman" w:cs="Times New Roman"/>
            <w:sz w:val="24"/>
            <w:szCs w:val="24"/>
          </w:rPr>
          <w:fldChar w:fldCharType="begin"/>
        </w:r>
        <w:r w:rsidR="005B719F">
          <w:rPr>
            <w:rFonts w:ascii="Times New Roman" w:eastAsia="Times New Roman" w:hAnsi="Times New Roman" w:cs="Times New Roman"/>
            <w:sz w:val="24"/>
            <w:szCs w:val="24"/>
          </w:rPr>
          <w:instrText xml:space="preserve"> ADDIN ZOTERO_ITEM CSL_CITATION {"citationID":"9J9ZUozD","properties":{"formattedCitation":"(Yoshii 1999)","plainCitation":"(Yoshii 1999)","noteIndex":0},"citationItems":[{"id":535,"uris":["http://zotero.org/users/2645460/items/GJ7G4WRF"],"uri":["http://zotero.org/users/2645460/items/GJ7G4WRF"],"itemData":{"id":535,"type":"article-journal","container-title":"Hydrobiologia","page":"145–159","source":"Google Scholar","title":"Stable isotope analyses of benthic organisms in Lake Baikal","volume":"411","author":[{"family":"Yoshii","given":"Koichi"}],"issued":{"date-parts":[["1999"]]}}}],"schema":"https://github.com/citation-style-language/schema/raw/master/csl-citation.json"} </w:instrText>
        </w:r>
      </w:ins>
      <w:r w:rsidR="005B719F">
        <w:rPr>
          <w:rFonts w:ascii="Times New Roman" w:eastAsia="Times New Roman" w:hAnsi="Times New Roman" w:cs="Times New Roman"/>
          <w:sz w:val="24"/>
          <w:szCs w:val="24"/>
        </w:rPr>
        <w:fldChar w:fldCharType="separate"/>
      </w:r>
      <w:ins w:id="352" w:author="Meyer, Michael Frederick" w:date="2020-08-26T11:07:00Z">
        <w:r w:rsidR="005B719F" w:rsidRPr="005B719F">
          <w:rPr>
            <w:rFonts w:ascii="Times New Roman" w:hAnsi="Times New Roman" w:cs="Times New Roman"/>
            <w:sz w:val="24"/>
            <w:rPrChange w:id="353" w:author="Meyer, Michael Frederick" w:date="2020-08-26T11:07:00Z">
              <w:rPr/>
            </w:rPrChange>
          </w:rPr>
          <w:t>(Yoshii 1999)</w:t>
        </w:r>
        <w:r w:rsidR="005B719F">
          <w:rPr>
            <w:rFonts w:ascii="Times New Roman" w:eastAsia="Times New Roman" w:hAnsi="Times New Roman" w:cs="Times New Roman"/>
            <w:sz w:val="24"/>
            <w:szCs w:val="24"/>
          </w:rPr>
          <w:fldChar w:fldCharType="end"/>
        </w:r>
      </w:ins>
      <w:r w:rsidR="00094852">
        <w:rPr>
          <w:rFonts w:ascii="Times New Roman" w:eastAsia="Times New Roman" w:hAnsi="Times New Roman" w:cs="Times New Roman"/>
          <w:sz w:val="24"/>
          <w:szCs w:val="24"/>
        </w:rPr>
        <w:t xml:space="preserve">. </w:t>
      </w:r>
      <w:del w:id="354" w:author="Meyer, Michael Frederick" w:date="2020-08-26T11:07:00Z">
        <w:r w:rsidR="001A726E" w:rsidDel="005B719F">
          <w:rPr>
            <w:rFonts w:ascii="Times New Roman" w:eastAsia="Times New Roman" w:hAnsi="Times New Roman" w:cs="Times New Roman"/>
            <w:sz w:val="24"/>
            <w:szCs w:val="24"/>
          </w:rPr>
          <w:delText xml:space="preserve"> </w:delText>
        </w:r>
      </w:del>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ins w:id="355" w:author="Meyer, Michael Frederick" w:date="2020-08-10T16:28:00Z">
        <w:r w:rsidR="00D34995">
          <w:rPr>
            <w:rFonts w:ascii="Times New Roman" w:eastAsia="Times New Roman" w:hAnsi="Times New Roman" w:cs="Times New Roman"/>
            <w:sz w:val="24"/>
            <w:szCs w:val="24"/>
          </w:rPr>
          <w:t xml:space="preserve">observed </w:t>
        </w:r>
      </w:ins>
      <w:r w:rsidR="001A726E">
        <w:rPr>
          <w:rFonts w:ascii="Times New Roman" w:eastAsia="Times New Roman" w:hAnsi="Times New Roman" w:cs="Times New Roman"/>
          <w:sz w:val="24"/>
          <w:szCs w:val="24"/>
        </w:rPr>
        <w:t>fatty acid profiles in amphipods largely reflect</w:t>
      </w:r>
      <w:ins w:id="356" w:author="Meyer, Michael Frederick" w:date="2020-08-10T16:28:00Z">
        <w:r w:rsidR="00D34995">
          <w:rPr>
            <w:rFonts w:ascii="Times New Roman" w:eastAsia="Times New Roman" w:hAnsi="Times New Roman" w:cs="Times New Roman"/>
            <w:sz w:val="24"/>
            <w:szCs w:val="24"/>
          </w:rPr>
          <w:t>ed</w:t>
        </w:r>
      </w:ins>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lastRenderedPageBreak/>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ins w:id="357" w:author="Meyer, Michael Frederick" w:date="2020-08-10T16:28:00Z">
        <w:r w:rsidR="00D34995">
          <w:rPr>
            <w:rFonts w:ascii="Times New Roman" w:eastAsia="Times New Roman" w:hAnsi="Times New Roman" w:cs="Times New Roman"/>
            <w:sz w:val="24"/>
            <w:szCs w:val="24"/>
          </w:rPr>
          <w:t xml:space="preserve">may </w:t>
        </w:r>
      </w:ins>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1CDCB244"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ins w:id="358" w:author="Meyer, Michael Frederick" w:date="2020-08-10T16:32:00Z">
        <w:r w:rsidR="006D4FBA">
          <w:rPr>
            <w:rFonts w:ascii="Times New Roman" w:eastAsia="Times New Roman" w:hAnsi="Times New Roman" w:cs="Times New Roman"/>
            <w:sz w:val="24"/>
            <w:szCs w:val="24"/>
          </w:rPr>
          <w:t>our study incorporates sewage-s</w:t>
        </w:r>
      </w:ins>
      <w:ins w:id="359" w:author="Meyer, Michael Frederick" w:date="2020-08-10T16:33:00Z">
        <w:r w:rsidR="006D4FBA">
          <w:rPr>
            <w:rFonts w:ascii="Times New Roman" w:eastAsia="Times New Roman" w:hAnsi="Times New Roman" w:cs="Times New Roman"/>
            <w:sz w:val="24"/>
            <w:szCs w:val="24"/>
          </w:rPr>
          <w:t xml:space="preserve">pecific indicators </w:t>
        </w:r>
      </w:ins>
      <w:ins w:id="360" w:author="Meyer, Michael Frederick" w:date="2020-08-12T12:46:00Z">
        <w:r w:rsidR="00DF6425">
          <w:rPr>
            <w:rFonts w:ascii="Times New Roman" w:eastAsia="Times New Roman" w:hAnsi="Times New Roman" w:cs="Times New Roman"/>
            <w:sz w:val="24"/>
            <w:szCs w:val="24"/>
          </w:rPr>
          <w:t>to infer</w:t>
        </w:r>
      </w:ins>
      <w:ins w:id="361" w:author="Meyer, Michael Frederick" w:date="2020-08-10T16:33:00Z">
        <w:r w:rsidR="006D4FBA">
          <w:rPr>
            <w:rFonts w:ascii="Times New Roman" w:eastAsia="Times New Roman" w:hAnsi="Times New Roman" w:cs="Times New Roman"/>
            <w:sz w:val="24"/>
            <w:szCs w:val="24"/>
          </w:rPr>
          <w:t xml:space="preserve"> </w:t>
        </w:r>
      </w:ins>
      <w:del w:id="362" w:author="Meyer, Michael Frederick" w:date="2020-08-10T16:32:00Z">
        <w:r w:rsidR="00DA2137" w:rsidDel="006D4FBA">
          <w:rPr>
            <w:rFonts w:ascii="Times New Roman" w:eastAsia="Times New Roman" w:hAnsi="Times New Roman" w:cs="Times New Roman"/>
            <w:sz w:val="24"/>
            <w:szCs w:val="24"/>
          </w:rPr>
          <w:delText>o</w:delText>
        </w:r>
        <w:r w:rsidR="00D8535D" w:rsidDel="006D4FBA">
          <w:rPr>
            <w:rFonts w:ascii="Times New Roman" w:eastAsia="Times New Roman" w:hAnsi="Times New Roman" w:cs="Times New Roman"/>
            <w:sz w:val="24"/>
            <w:szCs w:val="24"/>
          </w:rPr>
          <w:delText xml:space="preserve">ur results corroborate previous studies by </w:delText>
        </w:r>
        <w:r w:rsidR="00154ABA" w:rsidDel="006D4FBA">
          <w:rPr>
            <w:rFonts w:ascii="Times New Roman" w:eastAsia="Times New Roman" w:hAnsi="Times New Roman" w:cs="Times New Roman"/>
            <w:sz w:val="24"/>
            <w:szCs w:val="24"/>
          </w:rPr>
          <w:delText>show</w:delText>
        </w:r>
        <w:r w:rsidR="00DA2137" w:rsidDel="006D4FBA">
          <w:rPr>
            <w:rFonts w:ascii="Times New Roman" w:eastAsia="Times New Roman" w:hAnsi="Times New Roman" w:cs="Times New Roman"/>
            <w:sz w:val="24"/>
            <w:szCs w:val="24"/>
          </w:rPr>
          <w:delText xml:space="preserve">ing </w:delText>
        </w:r>
      </w:del>
      <w:commentRangeStart w:id="363"/>
      <w:r w:rsidR="00DA2137">
        <w:rPr>
          <w:rFonts w:ascii="Times New Roman" w:eastAsia="Times New Roman" w:hAnsi="Times New Roman" w:cs="Times New Roman"/>
          <w:sz w:val="24"/>
          <w:szCs w:val="24"/>
        </w:rPr>
        <w:t>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commentRangeEnd w:id="363"/>
      <w:r w:rsidR="0059652C">
        <w:rPr>
          <w:rStyle w:val="CommentReference"/>
        </w:rPr>
        <w:commentReference w:id="363"/>
      </w:r>
      <w:r w:rsidR="00AB2601">
        <w:rPr>
          <w:rFonts w:ascii="Times New Roman" w:eastAsia="Times New Roman" w:hAnsi="Times New Roman" w:cs="Times New Roman"/>
          <w:sz w:val="24"/>
          <w:szCs w:val="24"/>
        </w:rPr>
        <w:t>Like</w:t>
      </w:r>
      <w:r w:rsidR="00DA2137">
        <w:rPr>
          <w:rFonts w:ascii="Times New Roman" w:eastAsia="Times New Roman" w:hAnsi="Times New Roman" w:cs="Times New Roman"/>
          <w:sz w:val="24"/>
          <w:szCs w:val="24"/>
        </w:rPr>
        <w:t xml:space="preserve">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del w:id="364" w:author="Meyer, Michael Frederick" w:date="2020-08-26T11:11:00Z">
        <w:r w:rsidR="00DA2137" w:rsidDel="005B719F">
          <w:rPr>
            <w:rFonts w:ascii="Times New Roman" w:eastAsia="Times New Roman" w:hAnsi="Times New Roman" w:cs="Times New Roman"/>
            <w:sz w:val="24"/>
            <w:szCs w:val="24"/>
          </w:rPr>
          <w:delText xml:space="preserve">study </w:delText>
        </w:r>
      </w:del>
      <w:ins w:id="365" w:author="Meyer, Michael Frederick" w:date="2020-08-26T11:11:00Z">
        <w:r w:rsidR="005B719F">
          <w:rPr>
            <w:rFonts w:ascii="Times New Roman" w:eastAsia="Times New Roman" w:hAnsi="Times New Roman" w:cs="Times New Roman"/>
            <w:sz w:val="24"/>
            <w:szCs w:val="24"/>
          </w:rPr>
          <w:t xml:space="preserve">approach </w:t>
        </w:r>
      </w:ins>
      <w:r w:rsidR="00DA2137">
        <w:rPr>
          <w:rFonts w:ascii="Times New Roman" w:eastAsia="Times New Roman" w:hAnsi="Times New Roman" w:cs="Times New Roman"/>
          <w:sz w:val="24"/>
          <w:szCs w:val="24"/>
        </w:rPr>
        <w:t xml:space="preserve">pairs co-located measurements of sewage pollution (i.e., PPCPs) with </w:t>
      </w:r>
      <w:ins w:id="366" w:author="Meyer, Michael Frederick" w:date="2020-08-26T11:12:00Z">
        <w:r w:rsidR="005B719F">
          <w:rPr>
            <w:rFonts w:ascii="Times New Roman" w:eastAsia="Times New Roman" w:hAnsi="Times New Roman" w:cs="Times New Roman"/>
            <w:sz w:val="24"/>
            <w:szCs w:val="24"/>
          </w:rPr>
          <w:t xml:space="preserve">community abundance data (i.e., periphyton and macroinvertebrate counts) and nuanced </w:t>
        </w:r>
      </w:ins>
      <w:r w:rsidR="00DA2137">
        <w:rPr>
          <w:rFonts w:ascii="Times New Roman" w:eastAsia="Times New Roman" w:hAnsi="Times New Roman" w:cs="Times New Roman"/>
          <w:sz w:val="24"/>
          <w:szCs w:val="24"/>
        </w:rPr>
        <w:t xml:space="preserve">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commentRangeStart w:id="367"/>
      <w:del w:id="368" w:author="Meyer, Michael Frederick" w:date="2020-08-11T10:53:00Z">
        <w:r w:rsidR="00373E7B" w:rsidDel="00CC1B62">
          <w:rPr>
            <w:rFonts w:ascii="Times New Roman" w:eastAsia="Times New Roman" w:hAnsi="Times New Roman" w:cs="Times New Roman"/>
            <w:sz w:val="24"/>
            <w:szCs w:val="24"/>
          </w:rPr>
          <w:delText xml:space="preserve">In general, </w:delText>
        </w:r>
      </w:del>
      <w:del w:id="369" w:author="Meyer, Michael Frederick" w:date="2020-08-10T16:34:00Z">
        <w:r w:rsidR="00373E7B" w:rsidDel="006D4FBA">
          <w:rPr>
            <w:rFonts w:ascii="Times New Roman" w:eastAsia="Times New Roman" w:hAnsi="Times New Roman" w:cs="Times New Roman"/>
            <w:sz w:val="24"/>
            <w:szCs w:val="24"/>
          </w:rPr>
          <w:delText xml:space="preserve">our results suggest that </w:delText>
        </w:r>
      </w:del>
      <w:del w:id="370" w:author="Meyer, Michael Frederick" w:date="2020-08-11T10:53:00Z">
        <w:r w:rsidR="00373E7B" w:rsidDel="00CC1B62">
          <w:rPr>
            <w:rFonts w:ascii="Times New Roman" w:eastAsia="Times New Roman" w:hAnsi="Times New Roman" w:cs="Times New Roman"/>
            <w:sz w:val="24"/>
            <w:szCs w:val="24"/>
          </w:rPr>
          <w:delText>w</w:delText>
        </w:r>
      </w:del>
      <w:ins w:id="371" w:author="Meyer, Michael Frederick" w:date="2020-08-11T10:53:00Z">
        <w:r w:rsidR="00CC1B62">
          <w:rPr>
            <w:rFonts w:ascii="Times New Roman" w:eastAsia="Times New Roman" w:hAnsi="Times New Roman" w:cs="Times New Roman"/>
            <w:sz w:val="24"/>
            <w:szCs w:val="24"/>
          </w:rPr>
          <w:t>W</w:t>
        </w:r>
      </w:ins>
      <w:r w:rsidR="00DA2137">
        <w:rPr>
          <w:rFonts w:ascii="Times New Roman" w:eastAsia="Times New Roman" w:hAnsi="Times New Roman" w:cs="Times New Roman"/>
          <w:sz w:val="24"/>
          <w:szCs w:val="24"/>
        </w:rPr>
        <w:t xml:space="preserve">hile sewage pollution may lead to changing </w:t>
      </w:r>
      <w:del w:id="372" w:author="Meyer, Michael Frederick" w:date="2020-08-10T16:34:00Z">
        <w:r w:rsidR="00DA2137" w:rsidDel="006D4FBA">
          <w:rPr>
            <w:rFonts w:ascii="Times New Roman" w:eastAsia="Times New Roman" w:hAnsi="Times New Roman" w:cs="Times New Roman"/>
            <w:sz w:val="24"/>
            <w:szCs w:val="24"/>
          </w:rPr>
          <w:delText xml:space="preserve">standing </w:delText>
        </w:r>
      </w:del>
      <w:r w:rsidR="00DA2137">
        <w:rPr>
          <w:rFonts w:ascii="Times New Roman" w:eastAsia="Times New Roman" w:hAnsi="Times New Roman" w:cs="Times New Roman"/>
          <w:sz w:val="24"/>
          <w:szCs w:val="24"/>
        </w:rPr>
        <w:t xml:space="preserve">resources for macroinvertebrate grazers, Baikal’s amphipods appear to be compensating either </w:t>
      </w:r>
      <w:ins w:id="373" w:author="Meyer, Michael Frederick" w:date="2020-07-28T16:12:00Z">
        <w:r w:rsidR="00AB2601">
          <w:rPr>
            <w:rFonts w:ascii="Times New Roman" w:eastAsia="Times New Roman" w:hAnsi="Times New Roman" w:cs="Times New Roman"/>
            <w:sz w:val="24"/>
            <w:szCs w:val="24"/>
          </w:rPr>
          <w:t xml:space="preserve">(1) </w:t>
        </w:r>
      </w:ins>
      <w:r w:rsidR="00DA2137">
        <w:rPr>
          <w:rFonts w:ascii="Times New Roman" w:eastAsia="Times New Roman" w:hAnsi="Times New Roman" w:cs="Times New Roman"/>
          <w:sz w:val="24"/>
          <w:szCs w:val="24"/>
        </w:rPr>
        <w:t xml:space="preserve">by selectively grazing on diatoms or </w:t>
      </w:r>
      <w:ins w:id="374" w:author="Meyer, Michael Frederick" w:date="2020-07-28T16:12:00Z">
        <w:r w:rsidR="00AB2601">
          <w:rPr>
            <w:rFonts w:ascii="Times New Roman" w:eastAsia="Times New Roman" w:hAnsi="Times New Roman" w:cs="Times New Roman"/>
            <w:sz w:val="24"/>
            <w:szCs w:val="24"/>
          </w:rPr>
          <w:t xml:space="preserve">(2) </w:t>
        </w:r>
      </w:ins>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del w:id="375" w:author="Meyer, Michael Frederick" w:date="2020-08-10T16:36:00Z">
        <w:r w:rsidR="006D1C9C" w:rsidDel="006D4FBA">
          <w:rPr>
            <w:rFonts w:ascii="Times New Roman" w:eastAsia="Times New Roman" w:hAnsi="Times New Roman" w:cs="Times New Roman"/>
            <w:sz w:val="24"/>
            <w:szCs w:val="24"/>
          </w:rPr>
          <w:delText xml:space="preserve">the </w:delText>
        </w:r>
      </w:del>
      <w:ins w:id="376" w:author="Meyer, Michael Frederick" w:date="2020-08-10T16:36:00Z">
        <w:r w:rsidR="006D4FBA">
          <w:rPr>
            <w:rFonts w:ascii="Times New Roman" w:eastAsia="Times New Roman" w:hAnsi="Times New Roman" w:cs="Times New Roman"/>
            <w:sz w:val="24"/>
            <w:szCs w:val="24"/>
          </w:rPr>
          <w:t xml:space="preserve">certain essential </w:t>
        </w:r>
      </w:ins>
      <w:r w:rsidR="00373E7B">
        <w:rPr>
          <w:rFonts w:ascii="Times New Roman" w:eastAsia="Times New Roman" w:hAnsi="Times New Roman" w:cs="Times New Roman"/>
          <w:sz w:val="24"/>
          <w:szCs w:val="24"/>
        </w:rPr>
        <w:t>fatty acids</w:t>
      </w:r>
      <w:del w:id="377" w:author="Meyer, Michael Frederick" w:date="2020-08-10T16:36:00Z">
        <w:r w:rsidR="00373E7B" w:rsidDel="006D4FBA">
          <w:rPr>
            <w:rFonts w:ascii="Times New Roman" w:eastAsia="Times New Roman" w:hAnsi="Times New Roman" w:cs="Times New Roman"/>
            <w:sz w:val="24"/>
            <w:szCs w:val="24"/>
          </w:rPr>
          <w:delText xml:space="preserve"> necessary to survive in Baikal’s cold temperatures</w:delText>
        </w:r>
      </w:del>
      <w:r w:rsidR="00373E7B">
        <w:rPr>
          <w:rFonts w:ascii="Times New Roman" w:eastAsia="Times New Roman" w:hAnsi="Times New Roman" w:cs="Times New Roman"/>
          <w:sz w:val="24"/>
          <w:szCs w:val="24"/>
        </w:rPr>
        <w:t>.</w:t>
      </w:r>
      <w:commentRangeEnd w:id="367"/>
      <w:r w:rsidR="0059652C">
        <w:rPr>
          <w:rStyle w:val="CommentReference"/>
        </w:rPr>
        <w:commentReference w:id="367"/>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52A8019C"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E93AB8">
        <w:rPr>
          <w:rFonts w:ascii="Times New Roman" w:eastAsia="Times New Roman" w:hAnsi="Times New Roman" w:cs="Times New Roman"/>
          <w:sz w:val="24"/>
          <w:szCs w:val="24"/>
        </w:rPr>
        <w:instrText xml:space="preserve"> ADDIN ZOTERO_ITEM CSL_CITATION {"citationID":"qtjYTrqp","properties":{"formattedCitation":"(Yoshida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E93AB8">
        <w:rPr>
          <w:rFonts w:ascii="Cambria Math" w:eastAsia="Times New Roman" w:hAnsi="Cambria Math" w:cs="Cambria Math"/>
          <w:sz w:val="24"/>
          <w:szCs w:val="24"/>
        </w:rPr>
        <w:instrText>∼</w:instrText>
      </w:r>
      <w:r w:rsidR="00E93AB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E93AB8" w:rsidRPr="00E93AB8">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AB2601">
        <w:rPr>
          <w:rFonts w:ascii="Times New Roman" w:eastAsia="Times New Roman" w:hAnsi="Times New Roman" w:cs="Times New Roman"/>
          <w:sz w:val="24"/>
          <w:szCs w:val="24"/>
        </w:rPr>
        <w:t xml:space="preserve">hot spots of </w:t>
      </w:r>
      <w:r w:rsidR="00FF225E">
        <w:rPr>
          <w:rFonts w:ascii="Times New Roman" w:eastAsia="Times New Roman" w:hAnsi="Times New Roman" w:cs="Times New Roman"/>
          <w:sz w:val="24"/>
          <w:szCs w:val="24"/>
        </w:rPr>
        <w:t>eutrophic</w:t>
      </w:r>
      <w:r w:rsidR="00AB2601">
        <w:rPr>
          <w:rFonts w:ascii="Times New Roman" w:eastAsia="Times New Roman" w:hAnsi="Times New Roman" w:cs="Times New Roman"/>
          <w:sz w:val="24"/>
          <w:szCs w:val="24"/>
        </w:rPr>
        <w:t>ation</w:t>
      </w:r>
      <w:r w:rsidR="00FF225E">
        <w:rPr>
          <w:rFonts w:ascii="Times New Roman" w:eastAsia="Times New Roman" w:hAnsi="Times New Roman" w:cs="Times New Roman"/>
          <w:sz w:val="24"/>
          <w:szCs w:val="24"/>
        </w:rPr>
        <w:t xml:space="preserve">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developing throughout the lake suggest localized eutrophication</w:t>
      </w:r>
      <w:r w:rsidR="004A728E">
        <w:rPr>
          <w:rFonts w:ascii="Times New Roman" w:eastAsia="Times New Roman" w:hAnsi="Times New Roman" w:cs="Times New Roman"/>
          <w:sz w:val="24"/>
          <w:szCs w:val="24"/>
        </w:rPr>
        <w:t xml:space="preserve"> (</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 xml:space="preserve">Rosenberger et al. 2008; Hampton et al., </w:t>
      </w:r>
      <w:r w:rsidR="00FF225E">
        <w:rPr>
          <w:rFonts w:ascii="Times New Roman" w:eastAsia="Times New Roman" w:hAnsi="Times New Roman" w:cs="Times New Roman"/>
          <w:sz w:val="24"/>
          <w:szCs w:val="24"/>
        </w:rPr>
        <w:lastRenderedPageBreak/>
        <w:t>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del w:id="378" w:author="Meyer, Michael Frederick" w:date="2020-08-11T11:07:00Z">
        <w:r w:rsidR="00060EB5" w:rsidDel="00F34ED2">
          <w:rPr>
            <w:rFonts w:ascii="Times New Roman" w:eastAsia="Times New Roman" w:hAnsi="Times New Roman" w:cs="Times New Roman"/>
            <w:sz w:val="24"/>
            <w:szCs w:val="24"/>
          </w:rPr>
          <w:delText xml:space="preserve">be </w:delText>
        </w:r>
      </w:del>
      <w:ins w:id="379" w:author="Meyer, Michael Frederick" w:date="2020-08-11T11:07:00Z">
        <w:r w:rsidR="00F34ED2">
          <w:rPr>
            <w:rFonts w:ascii="Times New Roman" w:eastAsia="Times New Roman" w:hAnsi="Times New Roman" w:cs="Times New Roman"/>
            <w:sz w:val="24"/>
            <w:szCs w:val="24"/>
          </w:rPr>
          <w:t>involve complex socio</w:t>
        </w:r>
      </w:ins>
      <w:ins w:id="380" w:author="Meyer, Michael Frederick" w:date="2020-08-11T11:08:00Z">
        <w:r w:rsidR="00F34ED2">
          <w:rPr>
            <w:rFonts w:ascii="Times New Roman" w:eastAsia="Times New Roman" w:hAnsi="Times New Roman" w:cs="Times New Roman"/>
            <w:sz w:val="24"/>
            <w:szCs w:val="24"/>
          </w:rPr>
          <w:t>-economic factors</w:t>
        </w:r>
      </w:ins>
      <w:ins w:id="381" w:author="Meyer, Michael Frederick" w:date="2020-08-11T11:07:00Z">
        <w:r w:rsidR="00F34ED2">
          <w:rPr>
            <w:rFonts w:ascii="Times New Roman" w:eastAsia="Times New Roman" w:hAnsi="Times New Roman" w:cs="Times New Roman"/>
            <w:sz w:val="24"/>
            <w:szCs w:val="24"/>
          </w:rPr>
          <w:t xml:space="preserve"> </w:t>
        </w:r>
      </w:ins>
      <w:del w:id="382" w:author="Meyer, Michael Frederick" w:date="2020-08-11T11:08:00Z">
        <w:r w:rsidR="00060EB5" w:rsidDel="00F34ED2">
          <w:rPr>
            <w:rFonts w:ascii="Times New Roman" w:eastAsia="Times New Roman" w:hAnsi="Times New Roman" w:cs="Times New Roman"/>
            <w:sz w:val="24"/>
            <w:szCs w:val="24"/>
          </w:rPr>
          <w:delText xml:space="preserve">complicated </w:delText>
        </w:r>
      </w:del>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ins w:id="383" w:author="Meyer, Michael Frederick" w:date="2020-08-11T11:08:00Z">
        <w:r w:rsidR="00F34ED2">
          <w:rPr>
            <w:rFonts w:ascii="Times New Roman" w:eastAsia="Times New Roman" w:hAnsi="Times New Roman" w:cs="Times New Roman"/>
            <w:sz w:val="24"/>
            <w:szCs w:val="24"/>
          </w:rPr>
          <w:t xml:space="preserve">, </w:t>
        </w:r>
      </w:ins>
      <w:ins w:id="384" w:author="Meyer, Michael Frederick" w:date="2020-08-11T11:26:00Z">
        <w:r w:rsidR="00F059BD">
          <w:rPr>
            <w:rFonts w:ascii="Times New Roman" w:eastAsia="Times New Roman" w:hAnsi="Times New Roman" w:cs="Times New Roman"/>
            <w:sz w:val="24"/>
            <w:szCs w:val="24"/>
          </w:rPr>
          <w:t>require system-specific information</w:t>
        </w:r>
      </w:ins>
      <w:ins w:id="385" w:author="Meyer, Michael Frederick" w:date="2020-08-11T11:27:00Z">
        <w:r w:rsidR="00F059BD">
          <w:rPr>
            <w:rFonts w:ascii="Times New Roman" w:eastAsia="Times New Roman" w:hAnsi="Times New Roman" w:cs="Times New Roman"/>
            <w:sz w:val="24"/>
            <w:szCs w:val="24"/>
          </w:rPr>
          <w:t xml:space="preserve"> </w:t>
        </w:r>
      </w:ins>
      <w:ins w:id="386" w:author="Meyer, Michael Frederick" w:date="2020-08-11T11:26:00Z">
        <w:r w:rsidR="00F059BD">
          <w:rPr>
            <w:rFonts w:ascii="Times New Roman" w:eastAsia="Times New Roman" w:hAnsi="Times New Roman" w:cs="Times New Roman"/>
            <w:sz w:val="24"/>
            <w:szCs w:val="24"/>
          </w:rPr>
          <w:fldChar w:fldCharType="begin"/>
        </w:r>
        <w:r w:rsidR="00F059BD">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F059BD">
          <w:rPr>
            <w:rFonts w:ascii="Times New Roman" w:eastAsia="Times New Roman" w:hAnsi="Times New Roman" w:cs="Times New Roman"/>
            <w:sz w:val="24"/>
            <w:szCs w:val="24"/>
          </w:rPr>
          <w:fldChar w:fldCharType="separate"/>
        </w:r>
        <w:r w:rsidR="00F059BD" w:rsidRPr="00E97A2F">
          <w:rPr>
            <w:rFonts w:ascii="Times New Roman" w:hAnsi="Times New Roman" w:cs="Times New Roman"/>
            <w:sz w:val="24"/>
          </w:rPr>
          <w:t>(Jeppesen et al. 2005)</w:t>
        </w:r>
        <w:r w:rsidR="00F059BD">
          <w:rPr>
            <w:rFonts w:ascii="Times New Roman" w:eastAsia="Times New Roman" w:hAnsi="Times New Roman" w:cs="Times New Roman"/>
            <w:sz w:val="24"/>
            <w:szCs w:val="24"/>
          </w:rPr>
          <w:fldChar w:fldCharType="end"/>
        </w:r>
        <w:r w:rsidR="00F059BD">
          <w:rPr>
            <w:rFonts w:ascii="Times New Roman" w:eastAsia="Times New Roman" w:hAnsi="Times New Roman" w:cs="Times New Roman"/>
            <w:sz w:val="24"/>
            <w:szCs w:val="24"/>
          </w:rPr>
          <w:t xml:space="preserve">, and </w:t>
        </w:r>
      </w:ins>
      <w:ins w:id="387" w:author="Meyer, Michael Frederick" w:date="2020-08-11T11:11:00Z">
        <w:r w:rsidR="00F34ED2">
          <w:rPr>
            <w:rFonts w:ascii="Times New Roman" w:eastAsia="Times New Roman" w:hAnsi="Times New Roman" w:cs="Times New Roman"/>
            <w:sz w:val="24"/>
            <w:szCs w:val="24"/>
          </w:rPr>
          <w:t xml:space="preserve">necessitate long-term strategies </w:t>
        </w:r>
      </w:ins>
      <w:ins w:id="388" w:author="Meyer, Michael Frederick" w:date="2020-08-11T11:19:00Z">
        <w:r w:rsidR="00B0098D">
          <w:rPr>
            <w:rFonts w:ascii="Times New Roman" w:eastAsia="Times New Roman" w:hAnsi="Times New Roman" w:cs="Times New Roman"/>
            <w:sz w:val="24"/>
            <w:szCs w:val="24"/>
          </w:rPr>
          <w:fldChar w:fldCharType="begin"/>
        </w:r>
        <w:r w:rsidR="00B0098D">
          <w:rPr>
            <w:rFonts w:ascii="Times New Roman" w:eastAsia="Times New Roman" w:hAnsi="Times New Roman" w:cs="Times New Roman"/>
            <w:sz w:val="24"/>
            <w:szCs w:val="24"/>
          </w:rPr>
          <w:instrText xml:space="preserve"> ADDIN ZOTERO_ITEM CSL_CITATION {"citationID":"MkgCC02Q","properties":{"formattedCitation":"(Tong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ins>
      <w:r w:rsidR="00B0098D">
        <w:rPr>
          <w:rFonts w:ascii="Times New Roman" w:eastAsia="Times New Roman" w:hAnsi="Times New Roman" w:cs="Times New Roman"/>
          <w:sz w:val="24"/>
          <w:szCs w:val="24"/>
        </w:rPr>
        <w:fldChar w:fldCharType="separate"/>
      </w:r>
      <w:ins w:id="389" w:author="Meyer, Michael Frederick" w:date="2020-08-11T11:19:00Z">
        <w:r w:rsidR="00B0098D" w:rsidRPr="00F059BD">
          <w:rPr>
            <w:rFonts w:ascii="Times New Roman" w:hAnsi="Times New Roman" w:cs="Times New Roman"/>
            <w:sz w:val="24"/>
          </w:rPr>
          <w:t>(Tong et al. 2020)</w:t>
        </w:r>
        <w:r w:rsidR="00B0098D">
          <w:rPr>
            <w:rFonts w:ascii="Times New Roman" w:eastAsia="Times New Roman" w:hAnsi="Times New Roman" w:cs="Times New Roman"/>
            <w:sz w:val="24"/>
            <w:szCs w:val="24"/>
          </w:rPr>
          <w:fldChar w:fldCharType="end"/>
        </w:r>
      </w:ins>
      <w:del w:id="390" w:author="Meyer, Michael Frederick" w:date="2020-08-11T11:11:00Z">
        <w:r w:rsidR="00060EB5" w:rsidDel="00F34ED2">
          <w:rPr>
            <w:rFonts w:ascii="Times New Roman" w:eastAsia="Times New Roman" w:hAnsi="Times New Roman" w:cs="Times New Roman"/>
            <w:sz w:val="24"/>
            <w:szCs w:val="24"/>
          </w:rPr>
          <w:delText xml:space="preserve"> and highly idiosyncratic </w:delText>
        </w:r>
      </w:del>
      <w:del w:id="391" w:author="Meyer, Michael Frederick" w:date="2020-08-11T11:26:00Z">
        <w:r w:rsidR="00E97A2F" w:rsidDel="00F059BD">
          <w:rPr>
            <w:rFonts w:ascii="Times New Roman" w:eastAsia="Times New Roman" w:hAnsi="Times New Roman" w:cs="Times New Roman"/>
            <w:sz w:val="24"/>
            <w:szCs w:val="24"/>
          </w:rPr>
          <w:fldChar w:fldCharType="begin"/>
        </w:r>
        <w:r w:rsidR="00E97A2F" w:rsidDel="00F059BD">
          <w:rPr>
            <w:rFonts w:ascii="Times New Roman" w:eastAsia="Times New Roman" w:hAnsi="Times New Roman" w:cs="Times New Roman"/>
            <w:sz w:val="24"/>
            <w:szCs w:val="24"/>
          </w:rPr>
          <w:del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delInstrText>
        </w:r>
        <w:r w:rsidR="00E97A2F" w:rsidDel="00F059BD">
          <w:rPr>
            <w:rFonts w:ascii="Times New Roman" w:eastAsia="Times New Roman" w:hAnsi="Times New Roman" w:cs="Times New Roman"/>
            <w:sz w:val="24"/>
            <w:szCs w:val="24"/>
          </w:rPr>
          <w:fldChar w:fldCharType="separate"/>
        </w:r>
        <w:r w:rsidR="00E97A2F" w:rsidRPr="00E97A2F" w:rsidDel="00F059BD">
          <w:rPr>
            <w:rFonts w:ascii="Times New Roman" w:hAnsi="Times New Roman" w:cs="Times New Roman"/>
            <w:sz w:val="24"/>
          </w:rPr>
          <w:delText>(Jeppesen et al. 2005)</w:delText>
        </w:r>
        <w:r w:rsidR="00E97A2F" w:rsidDel="00F059BD">
          <w:rPr>
            <w:rFonts w:ascii="Times New Roman" w:eastAsia="Times New Roman" w:hAnsi="Times New Roman" w:cs="Times New Roman"/>
            <w:sz w:val="24"/>
            <w:szCs w:val="24"/>
          </w:rPr>
          <w:fldChar w:fldCharType="end"/>
        </w:r>
      </w:del>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w:t>
      </w:r>
      <w:r w:rsidR="00AB2601">
        <w:rPr>
          <w:rFonts w:ascii="Times New Roman" w:eastAsia="Times New Roman" w:hAnsi="Times New Roman" w:cs="Times New Roman"/>
          <w:sz w:val="24"/>
          <w:szCs w:val="24"/>
        </w:rPr>
        <w:t>sewage pollution can be confounded with nutrients from other sources</w:t>
      </w:r>
      <w:r w:rsidR="00FF225E">
        <w:rPr>
          <w:rFonts w:ascii="Times New Roman" w:eastAsia="Times New Roman" w:hAnsi="Times New Roman" w:cs="Times New Roman"/>
          <w:sz w:val="24"/>
          <w:szCs w:val="24"/>
        </w:rPr>
        <w:t>, incorporating sewage</w:t>
      </w:r>
      <w:ins w:id="392" w:author="Meyer, Michael Frederick" w:date="2020-08-26T11:13:00Z">
        <w:r w:rsidR="00EE7D76">
          <w:rPr>
            <w:rFonts w:ascii="Times New Roman" w:eastAsia="Times New Roman" w:hAnsi="Times New Roman" w:cs="Times New Roman"/>
            <w:sz w:val="24"/>
            <w:szCs w:val="24"/>
          </w:rPr>
          <w:t>-</w:t>
        </w:r>
      </w:ins>
      <w:del w:id="393" w:author="Meyer, Michael Frederick" w:date="2020-08-26T11:13:00Z">
        <w:r w:rsidR="00FF225E" w:rsidDel="00EE7D76">
          <w:rPr>
            <w:rFonts w:ascii="Times New Roman" w:eastAsia="Times New Roman" w:hAnsi="Times New Roman" w:cs="Times New Roman"/>
            <w:sz w:val="24"/>
            <w:szCs w:val="24"/>
          </w:rPr>
          <w:delText xml:space="preserve"> </w:delText>
        </w:r>
      </w:del>
      <w:r w:rsidR="00FF225E">
        <w:rPr>
          <w:rFonts w:ascii="Times New Roman" w:eastAsia="Times New Roman" w:hAnsi="Times New Roman" w:cs="Times New Roman"/>
          <w:sz w:val="24"/>
          <w:szCs w:val="24"/>
        </w:rPr>
        <w:t>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r w:rsidR="008B16F2">
        <w:rPr>
          <w:rFonts w:ascii="Times New Roman" w:eastAsia="Times New Roman" w:hAnsi="Times New Roman" w:cs="Times New Roman"/>
          <w:sz w:val="24"/>
          <w:szCs w:val="24"/>
        </w:rPr>
        <w:t xml:space="preserve">PPCP sampling has the </w:t>
      </w:r>
      <w:r w:rsidR="00AB2601">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ins w:id="394" w:author="Meyer, Michael Frederick" w:date="2020-08-12T12:48:00Z">
        <w:r w:rsidR="00DF6425">
          <w:rPr>
            <w:rFonts w:ascii="Times New Roman" w:eastAsia="Times New Roman" w:hAnsi="Times New Roman" w:cs="Times New Roman"/>
            <w:sz w:val="24"/>
            <w:szCs w:val="24"/>
          </w:rPr>
          <w:t xml:space="preserve">potential </w:t>
        </w:r>
      </w:ins>
      <w:r w:rsidR="008B16F2">
        <w:rPr>
          <w:rFonts w:ascii="Times New Roman" w:eastAsia="Times New Roman" w:hAnsi="Times New Roman" w:cs="Times New Roman"/>
          <w:sz w:val="24"/>
          <w:szCs w:val="24"/>
        </w:rPr>
        <w:t>sewage</w:t>
      </w:r>
      <w:del w:id="395" w:author="Meyer, Michael Frederick" w:date="2020-08-12T12:48:00Z">
        <w:r w:rsidR="008B16F2" w:rsidDel="00DF6425">
          <w:rPr>
            <w:rFonts w:ascii="Times New Roman" w:eastAsia="Times New Roman" w:hAnsi="Times New Roman" w:cs="Times New Roman"/>
            <w:sz w:val="24"/>
            <w:szCs w:val="24"/>
          </w:rPr>
          <w:delText xml:space="preserve">-associated </w:delText>
        </w:r>
        <w:r w:rsidR="00155633" w:rsidDel="00DF6425">
          <w:rPr>
            <w:rFonts w:ascii="Times New Roman" w:eastAsia="Times New Roman" w:hAnsi="Times New Roman" w:cs="Times New Roman"/>
            <w:sz w:val="24"/>
            <w:szCs w:val="24"/>
          </w:rPr>
          <w:delText>nutrient</w:delText>
        </w:r>
      </w:del>
      <w:ins w:id="396" w:author="Meyer, Michael Frederick" w:date="2020-08-12T12:48:00Z">
        <w:r w:rsidR="00DF6425">
          <w:rPr>
            <w:rFonts w:ascii="Times New Roman" w:eastAsia="Times New Roman" w:hAnsi="Times New Roman" w:cs="Times New Roman"/>
            <w:sz w:val="24"/>
            <w:szCs w:val="24"/>
          </w:rPr>
          <w:t xml:space="preserve"> inputs</w:t>
        </w:r>
      </w:ins>
      <w:del w:id="397" w:author="Meyer, Michael Frederick" w:date="2020-08-12T12:48:00Z">
        <w:r w:rsidR="00155633" w:rsidDel="00DF6425">
          <w:rPr>
            <w:rFonts w:ascii="Times New Roman" w:eastAsia="Times New Roman" w:hAnsi="Times New Roman" w:cs="Times New Roman"/>
            <w:sz w:val="24"/>
            <w:szCs w:val="24"/>
          </w:rPr>
          <w:delText xml:space="preserve"> </w:delText>
        </w:r>
        <w:r w:rsidR="008B16F2" w:rsidDel="00DF6425">
          <w:rPr>
            <w:rFonts w:ascii="Times New Roman" w:eastAsia="Times New Roman" w:hAnsi="Times New Roman" w:cs="Times New Roman"/>
            <w:sz w:val="24"/>
            <w:szCs w:val="24"/>
          </w:rPr>
          <w:delText>pollution</w:delText>
        </w:r>
      </w:del>
      <w:r w:rsidR="008B16F2">
        <w:rPr>
          <w:rFonts w:ascii="Times New Roman" w:eastAsia="Times New Roman" w:hAnsi="Times New Roman" w:cs="Times New Roman"/>
          <w:sz w:val="24"/>
          <w:szCs w:val="24"/>
        </w:rPr>
        <w:t xml:space="preserve">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del w:id="398" w:author="Meyer, Michael Frederick" w:date="2020-08-12T12:48:00Z">
        <w:r w:rsidR="008B16F2" w:rsidDel="00DF6425">
          <w:rPr>
            <w:rFonts w:ascii="Times New Roman" w:eastAsia="Times New Roman" w:hAnsi="Times New Roman" w:cs="Times New Roman"/>
            <w:sz w:val="24"/>
            <w:szCs w:val="24"/>
          </w:rPr>
          <w:delText xml:space="preserve"> along </w:delText>
        </w:r>
        <w:r w:rsidR="003952A3" w:rsidDel="00DF6425">
          <w:rPr>
            <w:rFonts w:ascii="Times New Roman" w:eastAsia="Times New Roman" w:hAnsi="Times New Roman" w:cs="Times New Roman"/>
            <w:sz w:val="24"/>
            <w:szCs w:val="24"/>
          </w:rPr>
          <w:delText>a</w:delText>
        </w:r>
        <w:r w:rsidR="008B16F2" w:rsidDel="00DF6425">
          <w:rPr>
            <w:rFonts w:ascii="Times New Roman" w:eastAsia="Times New Roman" w:hAnsi="Times New Roman" w:cs="Times New Roman"/>
            <w:sz w:val="24"/>
            <w:szCs w:val="24"/>
          </w:rPr>
          <w:delText xml:space="preserve"> shoreline</w:delText>
        </w:r>
      </w:del>
      <w:r w:rsidR="003952A3">
        <w:rPr>
          <w:rFonts w:ascii="Times New Roman" w:eastAsia="Times New Roman" w:hAnsi="Times New Roman" w:cs="Times New Roman"/>
          <w:sz w:val="24"/>
          <w:szCs w:val="24"/>
        </w:rPr>
        <w:t xml:space="preserve">. </w:t>
      </w:r>
      <w:commentRangeStart w:id="399"/>
      <w:r w:rsidR="00155633">
        <w:rPr>
          <w:rFonts w:ascii="Times New Roman" w:eastAsia="Times New Roman" w:hAnsi="Times New Roman" w:cs="Times New Roman"/>
          <w:sz w:val="24"/>
          <w:szCs w:val="24"/>
        </w:rPr>
        <w:t xml:space="preserve">When </w:t>
      </w:r>
      <w:ins w:id="400" w:author="Meyer, Michael Frederick" w:date="2020-08-12T12:49:00Z">
        <w:r w:rsidR="00DF6425">
          <w:rPr>
            <w:rFonts w:ascii="Times New Roman" w:eastAsia="Times New Roman" w:hAnsi="Times New Roman" w:cs="Times New Roman"/>
            <w:sz w:val="24"/>
            <w:szCs w:val="24"/>
          </w:rPr>
          <w:t xml:space="preserve">PPCP data are </w:t>
        </w:r>
      </w:ins>
      <w:r w:rsidR="00155633">
        <w:rPr>
          <w:rFonts w:ascii="Times New Roman" w:eastAsia="Times New Roman" w:hAnsi="Times New Roman" w:cs="Times New Roman"/>
          <w:sz w:val="24"/>
          <w:szCs w:val="24"/>
        </w:rPr>
        <w:t>paired with co-located</w:t>
      </w:r>
      <w:del w:id="401" w:author="Meyer, Michael Frederick" w:date="2020-08-12T12:47:00Z">
        <w:r w:rsidR="00155633" w:rsidDel="00DF6425">
          <w:rPr>
            <w:rFonts w:ascii="Times New Roman" w:eastAsia="Times New Roman" w:hAnsi="Times New Roman" w:cs="Times New Roman"/>
            <w:sz w:val="24"/>
            <w:szCs w:val="24"/>
          </w:rPr>
          <w:delText>,</w:delText>
        </w:r>
      </w:del>
      <w:r w:rsidR="00155633">
        <w:rPr>
          <w:rFonts w:ascii="Times New Roman" w:eastAsia="Times New Roman" w:hAnsi="Times New Roman" w:cs="Times New Roman"/>
          <w:sz w:val="24"/>
          <w:szCs w:val="24"/>
        </w:rPr>
        <w:t xml:space="preserve"> </w:t>
      </w:r>
      <w:del w:id="402" w:author="Meyer, Michael Frederick" w:date="2020-08-11T11:16:00Z">
        <w:r w:rsidR="00155633" w:rsidDel="00B0098D">
          <w:rPr>
            <w:rFonts w:ascii="Times New Roman" w:eastAsia="Times New Roman" w:hAnsi="Times New Roman" w:cs="Times New Roman"/>
            <w:sz w:val="24"/>
            <w:szCs w:val="24"/>
          </w:rPr>
          <w:delText xml:space="preserve">nearshore </w:delText>
        </w:r>
      </w:del>
      <w:ins w:id="403" w:author="Meyer, Michael Frederick" w:date="2020-08-12T12:50:00Z">
        <w:r w:rsidR="00DF6425">
          <w:rPr>
            <w:rFonts w:ascii="Times New Roman" w:eastAsia="Times New Roman" w:hAnsi="Times New Roman" w:cs="Times New Roman"/>
            <w:sz w:val="24"/>
            <w:szCs w:val="24"/>
          </w:rPr>
          <w:t xml:space="preserve"> benthic </w:t>
        </w:r>
      </w:ins>
      <w:r w:rsidR="00155633">
        <w:rPr>
          <w:rFonts w:ascii="Times New Roman" w:eastAsia="Times New Roman" w:hAnsi="Times New Roman" w:cs="Times New Roman"/>
          <w:sz w:val="24"/>
          <w:szCs w:val="24"/>
        </w:rPr>
        <w:t xml:space="preserve">community </w:t>
      </w:r>
      <w:ins w:id="404" w:author="Meyer, Michael Frederick" w:date="2020-08-17T14:38:00Z">
        <w:r w:rsidR="00966966">
          <w:rPr>
            <w:rFonts w:ascii="Times New Roman" w:eastAsia="Times New Roman" w:hAnsi="Times New Roman" w:cs="Times New Roman"/>
            <w:sz w:val="24"/>
            <w:szCs w:val="24"/>
          </w:rPr>
          <w:t xml:space="preserve">composition and </w:t>
        </w:r>
        <w:proofErr w:type="spellStart"/>
        <w:r w:rsidR="00966966">
          <w:rPr>
            <w:rFonts w:ascii="Times New Roman" w:eastAsia="Times New Roman" w:hAnsi="Times New Roman" w:cs="Times New Roman"/>
            <w:sz w:val="24"/>
            <w:szCs w:val="24"/>
          </w:rPr>
          <w:t>foodweb</w:t>
        </w:r>
        <w:proofErr w:type="spellEnd"/>
        <w:r w:rsidR="00966966">
          <w:rPr>
            <w:rFonts w:ascii="Times New Roman" w:eastAsia="Times New Roman" w:hAnsi="Times New Roman" w:cs="Times New Roman"/>
            <w:sz w:val="24"/>
            <w:szCs w:val="24"/>
          </w:rPr>
          <w:t xml:space="preserve"> </w:t>
        </w:r>
      </w:ins>
      <w:r w:rsidR="00155633">
        <w:rPr>
          <w:rFonts w:ascii="Times New Roman" w:eastAsia="Times New Roman" w:hAnsi="Times New Roman" w:cs="Times New Roman"/>
          <w:sz w:val="24"/>
          <w:szCs w:val="24"/>
        </w:rPr>
        <w:t xml:space="preserve">data, managers can </w:t>
      </w:r>
      <w:del w:id="405" w:author="Meyer, Michael Frederick" w:date="2020-08-17T14:39:00Z">
        <w:r w:rsidR="00155633" w:rsidDel="00966966">
          <w:rPr>
            <w:rFonts w:ascii="Times New Roman" w:eastAsia="Times New Roman" w:hAnsi="Times New Roman" w:cs="Times New Roman"/>
            <w:sz w:val="24"/>
            <w:szCs w:val="24"/>
          </w:rPr>
          <w:delText xml:space="preserve">be better informed in how their system is responding </w:delText>
        </w:r>
        <w:r w:rsidR="00947C9E" w:rsidDel="00966966">
          <w:rPr>
            <w:rFonts w:ascii="Times New Roman" w:eastAsia="Times New Roman" w:hAnsi="Times New Roman" w:cs="Times New Roman"/>
            <w:sz w:val="24"/>
            <w:szCs w:val="24"/>
          </w:rPr>
          <w:delText xml:space="preserve">and </w:delText>
        </w:r>
      </w:del>
      <w:ins w:id="406" w:author="Meyer, Michael Frederick" w:date="2020-08-25T17:12:00Z">
        <w:r w:rsidR="008A5804">
          <w:rPr>
            <w:rFonts w:ascii="Times New Roman" w:eastAsia="Times New Roman" w:hAnsi="Times New Roman" w:cs="Times New Roman"/>
            <w:sz w:val="24"/>
            <w:szCs w:val="24"/>
          </w:rPr>
          <w:t>t</w:t>
        </w:r>
      </w:ins>
      <w:ins w:id="407" w:author="Meyer, Michael Frederick" w:date="2020-08-17T14:39:00Z">
        <w:r w:rsidR="00966966">
          <w:rPr>
            <w:rFonts w:ascii="Times New Roman" w:eastAsia="Times New Roman" w:hAnsi="Times New Roman" w:cs="Times New Roman"/>
            <w:sz w:val="24"/>
            <w:szCs w:val="24"/>
          </w:rPr>
          <w:t xml:space="preserve">ake system-specific </w:t>
        </w:r>
      </w:ins>
      <w:del w:id="408" w:author="Meyer, Michael Frederick" w:date="2020-08-17T14:39:00Z">
        <w:r w:rsidR="00947C9E" w:rsidDel="00966966">
          <w:rPr>
            <w:rFonts w:ascii="Times New Roman" w:eastAsia="Times New Roman" w:hAnsi="Times New Roman" w:cs="Times New Roman"/>
            <w:sz w:val="24"/>
            <w:szCs w:val="24"/>
          </w:rPr>
          <w:delText>take</w:delText>
        </w:r>
        <w:r w:rsidR="00155633" w:rsidDel="00966966">
          <w:rPr>
            <w:rFonts w:ascii="Times New Roman" w:eastAsia="Times New Roman" w:hAnsi="Times New Roman" w:cs="Times New Roman"/>
            <w:sz w:val="24"/>
            <w:szCs w:val="24"/>
          </w:rPr>
          <w:delText xml:space="preserve"> appropriate </w:delText>
        </w:r>
      </w:del>
      <w:r w:rsidR="00155633">
        <w:rPr>
          <w:rFonts w:ascii="Times New Roman" w:eastAsia="Times New Roman" w:hAnsi="Times New Roman" w:cs="Times New Roman"/>
          <w:sz w:val="24"/>
          <w:szCs w:val="24"/>
        </w:rPr>
        <w:t>action</w:t>
      </w:r>
      <w:ins w:id="409" w:author="Meyer, Michael Frederick" w:date="2020-08-17T14:39:00Z">
        <w:r w:rsidR="00966966">
          <w:rPr>
            <w:rFonts w:ascii="Times New Roman" w:eastAsia="Times New Roman" w:hAnsi="Times New Roman" w:cs="Times New Roman"/>
            <w:sz w:val="24"/>
            <w:szCs w:val="24"/>
          </w:rPr>
          <w:t>s to mitigate ecological consequences</w:t>
        </w:r>
      </w:ins>
      <w:r w:rsidR="00155633">
        <w:rPr>
          <w:rFonts w:ascii="Times New Roman" w:eastAsia="Times New Roman" w:hAnsi="Times New Roman" w:cs="Times New Roman"/>
          <w:sz w:val="24"/>
          <w:szCs w:val="24"/>
        </w:rPr>
        <w:t xml:space="preserve"> before</w:t>
      </w:r>
      <w:del w:id="410" w:author="Meyer, Michael Frederick" w:date="2020-08-25T17:12:00Z">
        <w:r w:rsidR="00155633" w:rsidDel="008A5804">
          <w:rPr>
            <w:rFonts w:ascii="Times New Roman" w:eastAsia="Times New Roman" w:hAnsi="Times New Roman" w:cs="Times New Roman"/>
            <w:sz w:val="24"/>
            <w:szCs w:val="24"/>
          </w:rPr>
          <w:delText xml:space="preserve"> </w:delText>
        </w:r>
      </w:del>
      <w:del w:id="411" w:author="Meyer, Michael Frederick" w:date="2020-08-17T14:40:00Z">
        <w:r w:rsidR="00155633" w:rsidDel="00966966">
          <w:rPr>
            <w:rFonts w:ascii="Times New Roman" w:eastAsia="Times New Roman" w:hAnsi="Times New Roman" w:cs="Times New Roman"/>
            <w:sz w:val="24"/>
            <w:szCs w:val="24"/>
          </w:rPr>
          <w:delText>changes are detected offshore</w:delText>
        </w:r>
      </w:del>
      <w:ins w:id="412" w:author="Meyer, Michael Frederick" w:date="2020-08-17T14:40:00Z">
        <w:r w:rsidR="00966966">
          <w:rPr>
            <w:rFonts w:ascii="Times New Roman" w:eastAsia="Times New Roman" w:hAnsi="Times New Roman" w:cs="Times New Roman"/>
            <w:sz w:val="24"/>
            <w:szCs w:val="24"/>
          </w:rPr>
          <w:t xml:space="preserve"> </w:t>
        </w:r>
      </w:ins>
      <w:ins w:id="413" w:author="Meyer, Michael Frederick" w:date="2020-08-17T14:41:00Z">
        <w:r w:rsidR="00966966">
          <w:rPr>
            <w:rFonts w:ascii="Times New Roman" w:eastAsia="Times New Roman" w:hAnsi="Times New Roman" w:cs="Times New Roman"/>
            <w:sz w:val="24"/>
            <w:szCs w:val="24"/>
          </w:rPr>
          <w:t xml:space="preserve">sewage concentrations are detected </w:t>
        </w:r>
      </w:ins>
      <w:ins w:id="414" w:author="Meyer, Michael Frederick" w:date="2020-08-25T17:12:00Z">
        <w:r w:rsidR="008A5804">
          <w:rPr>
            <w:rFonts w:ascii="Times New Roman" w:eastAsia="Times New Roman" w:hAnsi="Times New Roman" w:cs="Times New Roman"/>
            <w:sz w:val="24"/>
            <w:szCs w:val="24"/>
          </w:rPr>
          <w:t>throughout the lake</w:t>
        </w:r>
      </w:ins>
      <w:r w:rsidR="00155633">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w:t>
      </w:r>
      <w:commentRangeEnd w:id="399"/>
      <w:r w:rsidR="0059652C">
        <w:rPr>
          <w:rStyle w:val="CommentReference"/>
        </w:rPr>
        <w:commentReference w:id="399"/>
      </w:r>
      <w:ins w:id="415" w:author="Meyer, Michael Frederick" w:date="2020-08-25T17:13:00Z">
        <w:r w:rsidR="008A5804">
          <w:rPr>
            <w:rFonts w:ascii="Times New Roman" w:eastAsia="Times New Roman" w:hAnsi="Times New Roman" w:cs="Times New Roman"/>
            <w:sz w:val="24"/>
            <w:szCs w:val="24"/>
          </w:rPr>
          <w:t>These p</w:t>
        </w:r>
      </w:ins>
      <w:ins w:id="416" w:author="Meyer, Michael Frederick" w:date="2020-08-11T11:28:00Z">
        <w:r w:rsidR="00F059BD">
          <w:rPr>
            <w:rFonts w:ascii="Times New Roman" w:eastAsia="Times New Roman" w:hAnsi="Times New Roman" w:cs="Times New Roman"/>
            <w:sz w:val="24"/>
            <w:szCs w:val="24"/>
          </w:rPr>
          <w:t xml:space="preserve">aired PPCP-biological </w:t>
        </w:r>
      </w:ins>
      <w:ins w:id="417" w:author="Meyer, Michael Frederick" w:date="2020-08-12T12:52:00Z">
        <w:r w:rsidR="00DF6425">
          <w:rPr>
            <w:rFonts w:ascii="Times New Roman" w:eastAsia="Times New Roman" w:hAnsi="Times New Roman" w:cs="Times New Roman"/>
            <w:sz w:val="24"/>
            <w:szCs w:val="24"/>
          </w:rPr>
          <w:t xml:space="preserve">samples </w:t>
        </w:r>
      </w:ins>
      <w:ins w:id="418" w:author="Meyer, Michael Frederick" w:date="2020-08-11T11:28:00Z">
        <w:r w:rsidR="00F059BD">
          <w:rPr>
            <w:rFonts w:ascii="Times New Roman" w:eastAsia="Times New Roman" w:hAnsi="Times New Roman" w:cs="Times New Roman"/>
            <w:sz w:val="24"/>
            <w:szCs w:val="24"/>
          </w:rPr>
          <w:t>across</w:t>
        </w:r>
      </w:ins>
      <w:ins w:id="419" w:author="Meyer, Michael Frederick" w:date="2020-08-11T11:29:00Z">
        <w:r w:rsidR="00F059BD">
          <w:rPr>
            <w:rFonts w:ascii="Times New Roman" w:eastAsia="Times New Roman" w:hAnsi="Times New Roman" w:cs="Times New Roman"/>
            <w:sz w:val="24"/>
            <w:szCs w:val="24"/>
          </w:rPr>
          <w:t xml:space="preserve"> spatial and temporal scales </w:t>
        </w:r>
      </w:ins>
      <w:ins w:id="420" w:author="Meyer, Michael Frederick" w:date="2020-08-25T17:13:00Z">
        <w:r w:rsidR="008A5804">
          <w:rPr>
            <w:rFonts w:ascii="Times New Roman" w:eastAsia="Times New Roman" w:hAnsi="Times New Roman" w:cs="Times New Roman"/>
            <w:sz w:val="24"/>
            <w:szCs w:val="24"/>
          </w:rPr>
          <w:t xml:space="preserve">have potential to </w:t>
        </w:r>
      </w:ins>
      <w:ins w:id="421" w:author="Meyer, Michael Frederick" w:date="2020-08-11T11:29:00Z">
        <w:r w:rsidR="00F059BD">
          <w:rPr>
            <w:rFonts w:ascii="Times New Roman" w:eastAsia="Times New Roman" w:hAnsi="Times New Roman" w:cs="Times New Roman"/>
            <w:sz w:val="24"/>
            <w:szCs w:val="24"/>
          </w:rPr>
          <w:t xml:space="preserve">offer </w:t>
        </w:r>
      </w:ins>
      <w:ins w:id="422" w:author="Meyer, Michael Frederick" w:date="2020-08-12T12:53:00Z">
        <w:r w:rsidR="00DF6425">
          <w:rPr>
            <w:rFonts w:ascii="Times New Roman" w:eastAsia="Times New Roman" w:hAnsi="Times New Roman" w:cs="Times New Roman"/>
            <w:sz w:val="24"/>
            <w:szCs w:val="24"/>
          </w:rPr>
          <w:t xml:space="preserve">a synoptic view </w:t>
        </w:r>
        <w:r w:rsidR="00360757">
          <w:rPr>
            <w:rFonts w:ascii="Times New Roman" w:eastAsia="Times New Roman" w:hAnsi="Times New Roman" w:cs="Times New Roman"/>
            <w:sz w:val="24"/>
            <w:szCs w:val="24"/>
          </w:rPr>
          <w:t xml:space="preserve">of the impacts of </w:t>
        </w:r>
      </w:ins>
      <w:ins w:id="423" w:author="Meyer, Michael Frederick" w:date="2020-08-11T11:30:00Z">
        <w:r w:rsidR="00F059BD">
          <w:rPr>
            <w:rFonts w:ascii="Times New Roman" w:eastAsia="Times New Roman" w:hAnsi="Times New Roman" w:cs="Times New Roman"/>
            <w:sz w:val="24"/>
            <w:szCs w:val="24"/>
          </w:rPr>
          <w:t>sewage pollution</w:t>
        </w:r>
      </w:ins>
      <w:ins w:id="424" w:author="Meyer, Michael Frederick" w:date="2020-08-11T11:32:00Z">
        <w:r w:rsidR="00F059BD">
          <w:rPr>
            <w:rFonts w:ascii="Times New Roman" w:eastAsia="Times New Roman" w:hAnsi="Times New Roman" w:cs="Times New Roman"/>
            <w:sz w:val="24"/>
            <w:szCs w:val="24"/>
          </w:rPr>
          <w:t xml:space="preserve">, enabling </w:t>
        </w:r>
      </w:ins>
      <w:ins w:id="425" w:author="Meyer, Michael Frederick" w:date="2020-08-11T11:30:00Z">
        <w:r w:rsidR="00F059BD">
          <w:rPr>
            <w:rFonts w:ascii="Times New Roman" w:eastAsia="Times New Roman" w:hAnsi="Times New Roman" w:cs="Times New Roman"/>
            <w:sz w:val="24"/>
            <w:szCs w:val="24"/>
          </w:rPr>
          <w:t xml:space="preserve">regional and </w:t>
        </w:r>
      </w:ins>
      <w:ins w:id="426" w:author="Meyer, Michael Frederick" w:date="2020-08-11T11:31:00Z">
        <w:r w:rsidR="00F059BD">
          <w:rPr>
            <w:rFonts w:ascii="Times New Roman" w:eastAsia="Times New Roman" w:hAnsi="Times New Roman" w:cs="Times New Roman"/>
            <w:sz w:val="24"/>
            <w:szCs w:val="24"/>
          </w:rPr>
          <w:t>local</w:t>
        </w:r>
      </w:ins>
      <w:ins w:id="427" w:author="Meyer, Michael Frederick" w:date="2020-08-11T11:33:00Z">
        <w:r w:rsidR="00F059BD">
          <w:rPr>
            <w:rFonts w:ascii="Times New Roman" w:eastAsia="Times New Roman" w:hAnsi="Times New Roman" w:cs="Times New Roman"/>
            <w:sz w:val="24"/>
            <w:szCs w:val="24"/>
          </w:rPr>
          <w:t xml:space="preserve"> monitoring to coordinate </w:t>
        </w:r>
      </w:ins>
      <w:ins w:id="428" w:author="Meyer, Michael Frederick" w:date="2020-08-11T11:31:00Z">
        <w:r w:rsidR="00F059BD">
          <w:rPr>
            <w:rFonts w:ascii="Times New Roman" w:eastAsia="Times New Roman" w:hAnsi="Times New Roman" w:cs="Times New Roman"/>
            <w:sz w:val="24"/>
            <w:szCs w:val="24"/>
          </w:rPr>
          <w:t xml:space="preserve">mitigation strategies. </w:t>
        </w:r>
      </w:ins>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5DDB856" w14:textId="7F7D31C1" w:rsidR="005B719F" w:rsidRDefault="00A92B32" w:rsidP="00EE7D76">
      <w:pPr>
        <w:pStyle w:val="Bibliography"/>
        <w:rPr>
          <w:rFonts w:ascii="Times New Roman" w:hAnsi="Times New Roman" w:cs="Times New Roman"/>
          <w:sz w:val="24"/>
          <w:szCs w:val="24"/>
        </w:rPr>
      </w:pPr>
      <w:r w:rsidRPr="00A92B32">
        <w:fldChar w:fldCharType="begin"/>
      </w:r>
      <w:r w:rsidR="009712DF">
        <w:instrText xml:space="preserve"> ADDIN ZOTERO_BIBL {"uncited":[],"omitted":[],"custom":[]} CSL_BIBLIOGRAPHY </w:instrText>
      </w:r>
      <w:r w:rsidRPr="00A92B32">
        <w:fldChar w:fldCharType="separate"/>
      </w:r>
      <w:r w:rsidR="005B719F">
        <w:rPr>
          <w:rFonts w:ascii="Times New Roman" w:hAnsi="Times New Roman" w:cs="Times New Roman"/>
          <w:sz w:val="24"/>
          <w:szCs w:val="24"/>
        </w:rPr>
        <w:t xml:space="preserve">Anderson, M. J. 2001. A new method for non-parametric multivariate analysis of variance. Austral Ecology </w:t>
      </w:r>
      <w:r w:rsidR="005B719F">
        <w:rPr>
          <w:rFonts w:ascii="Times New Roman" w:hAnsi="Times New Roman" w:cs="Times New Roman"/>
          <w:b/>
          <w:bCs/>
          <w:sz w:val="24"/>
          <w:szCs w:val="24"/>
        </w:rPr>
        <w:t>26</w:t>
      </w:r>
      <w:r w:rsidR="005B719F">
        <w:rPr>
          <w:rFonts w:ascii="Times New Roman" w:hAnsi="Times New Roman" w:cs="Times New Roman"/>
          <w:sz w:val="24"/>
          <w:szCs w:val="24"/>
        </w:rPr>
        <w:t>: 32–46. doi:10.1111/j.1442-9993.2001.01070.pp.x</w:t>
      </w:r>
    </w:p>
    <w:p w14:paraId="25F55D0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Andersson, E., and A.-K. Brunberg. 2006. Inorganic nutrient acquisition in a shallow clearwater lake – dominance of benthic microbiota. Aquatic Sciences </w:t>
      </w:r>
      <w:r>
        <w:rPr>
          <w:rFonts w:ascii="Times New Roman" w:hAnsi="Times New Roman" w:cs="Times New Roman"/>
          <w:b/>
          <w:bCs/>
          <w:sz w:val="24"/>
          <w:szCs w:val="24"/>
        </w:rPr>
        <w:t>68</w:t>
      </w:r>
      <w:r>
        <w:rPr>
          <w:rFonts w:ascii="Times New Roman" w:hAnsi="Times New Roman" w:cs="Times New Roman"/>
          <w:sz w:val="24"/>
          <w:szCs w:val="24"/>
        </w:rPr>
        <w:t>: 172–180. doi:10.1007/s00027-006-0805-x</w:t>
      </w:r>
    </w:p>
    <w:p w14:paraId="50FEF90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Barnes, D. K. A., F. Galgani, R. C. Thompson, and M. Barlaz. 2009. Accumulation and fragmentation of plastic debris in global environments. Philos Trans R Soc Lond B Biol Sci </w:t>
      </w:r>
      <w:r>
        <w:rPr>
          <w:rFonts w:ascii="Times New Roman" w:hAnsi="Times New Roman" w:cs="Times New Roman"/>
          <w:b/>
          <w:bCs/>
          <w:sz w:val="24"/>
          <w:szCs w:val="24"/>
        </w:rPr>
        <w:t>364</w:t>
      </w:r>
      <w:r>
        <w:rPr>
          <w:rFonts w:ascii="Times New Roman" w:hAnsi="Times New Roman" w:cs="Times New Roman"/>
          <w:sz w:val="24"/>
          <w:szCs w:val="24"/>
        </w:rPr>
        <w:t>: 1985–1998. doi:10.1098/rstb.2008.0205</w:t>
      </w:r>
    </w:p>
    <w:p w14:paraId="60A4B52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Brandon, J. A., A. Freibott, and L. M. Sala. 2020. Patterns of suspended and salp-ingested microplastic debris in the North Pacific investigated with epifluorescence microscopy. Limnology and Oceanography Letters </w:t>
      </w:r>
      <w:r>
        <w:rPr>
          <w:rFonts w:ascii="Times New Roman" w:hAnsi="Times New Roman" w:cs="Times New Roman"/>
          <w:b/>
          <w:bCs/>
          <w:sz w:val="24"/>
          <w:szCs w:val="24"/>
        </w:rPr>
        <w:t>5</w:t>
      </w:r>
      <w:r>
        <w:rPr>
          <w:rFonts w:ascii="Times New Roman" w:hAnsi="Times New Roman" w:cs="Times New Roman"/>
          <w:sz w:val="24"/>
          <w:szCs w:val="24"/>
        </w:rPr>
        <w:t>: 46–53. doi:10.1002/lol2.10127</w:t>
      </w:r>
    </w:p>
    <w:p w14:paraId="29C63558"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Brandon, J., M. Goldstein, and M. D. Ohman. 2016. Long-term aging and degradation of microplastic particles: Comparing in situ oceanic and experimental weathering patterns. Marine Pollution Bulletin </w:t>
      </w:r>
      <w:r>
        <w:rPr>
          <w:rFonts w:ascii="Times New Roman" w:hAnsi="Times New Roman" w:cs="Times New Roman"/>
          <w:b/>
          <w:bCs/>
          <w:sz w:val="24"/>
          <w:szCs w:val="24"/>
        </w:rPr>
        <w:t>110</w:t>
      </w:r>
      <w:r>
        <w:rPr>
          <w:rFonts w:ascii="Times New Roman" w:hAnsi="Times New Roman" w:cs="Times New Roman"/>
          <w:sz w:val="24"/>
          <w:szCs w:val="24"/>
        </w:rPr>
        <w:t>: 299–308. doi:10.1016/j.marpolbul.2016.06.048</w:t>
      </w:r>
    </w:p>
    <w:p w14:paraId="33F92FD6"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Camilleri, A. C., and T. Ozersky. 2019. Large variation in periphyton δ13C and δ15N values in the upper Great Lakes: Correlates and implications. Journal of Great Lakes Research </w:t>
      </w:r>
      <w:r>
        <w:rPr>
          <w:rFonts w:ascii="Times New Roman" w:hAnsi="Times New Roman" w:cs="Times New Roman"/>
          <w:b/>
          <w:bCs/>
          <w:sz w:val="24"/>
          <w:szCs w:val="24"/>
        </w:rPr>
        <w:t>45</w:t>
      </w:r>
      <w:r>
        <w:rPr>
          <w:rFonts w:ascii="Times New Roman" w:hAnsi="Times New Roman" w:cs="Times New Roman"/>
          <w:sz w:val="24"/>
          <w:szCs w:val="24"/>
        </w:rPr>
        <w:t>: 986–990. doi:10.1016/j.jglr.2019.06.003</w:t>
      </w:r>
    </w:p>
    <w:p w14:paraId="79ACE76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Carpenter, S. R., D. Ludwig, and W. A. Brock. 1999. Management of Eutrophication for Lakes Subject to Potentially Irreversible Change. Ecological Applications </w:t>
      </w:r>
      <w:r>
        <w:rPr>
          <w:rFonts w:ascii="Times New Roman" w:hAnsi="Times New Roman" w:cs="Times New Roman"/>
          <w:b/>
          <w:bCs/>
          <w:sz w:val="24"/>
          <w:szCs w:val="24"/>
        </w:rPr>
        <w:t>9</w:t>
      </w:r>
      <w:r>
        <w:rPr>
          <w:rFonts w:ascii="Times New Roman" w:hAnsi="Times New Roman" w:cs="Times New Roman"/>
          <w:sz w:val="24"/>
          <w:szCs w:val="24"/>
        </w:rPr>
        <w:t>: 751–771. doi:10.2307/2641327</w:t>
      </w:r>
    </w:p>
    <w:p w14:paraId="793733C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Castell, J. D., E. J. Kennedy, S. M. C. Robinson, G. J. Parsons, T. J. Blair, and E. Gonzalez-Duran. 2004. Effect of dietary lipids on fatty acid composition and metabolism in </w:t>
      </w:r>
      <w:r>
        <w:rPr>
          <w:rFonts w:ascii="Times New Roman" w:hAnsi="Times New Roman" w:cs="Times New Roman"/>
          <w:sz w:val="24"/>
          <w:szCs w:val="24"/>
        </w:rPr>
        <w:lastRenderedPageBreak/>
        <w:t xml:space="preserve">juvenile green sea urchins (Strongylocentrotus droebachiensis). Aquaculture </w:t>
      </w:r>
      <w:r>
        <w:rPr>
          <w:rFonts w:ascii="Times New Roman" w:hAnsi="Times New Roman" w:cs="Times New Roman"/>
          <w:b/>
          <w:bCs/>
          <w:sz w:val="24"/>
          <w:szCs w:val="24"/>
        </w:rPr>
        <w:t>242</w:t>
      </w:r>
      <w:r>
        <w:rPr>
          <w:rFonts w:ascii="Times New Roman" w:hAnsi="Times New Roman" w:cs="Times New Roman"/>
          <w:sz w:val="24"/>
          <w:szCs w:val="24"/>
        </w:rPr>
        <w:t>: 417–435. doi:10.1016/j.aquaculture.2003.11.003</w:t>
      </w:r>
    </w:p>
    <w:p w14:paraId="55C9A0B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Chang, H.-Y., S.-H. Wu, K.-T. Shao, and others. 2012. Longitudinal variation in food sources and their use by aquatic fauna along a subtropical river in Taiwan. Freshwater Biology </w:t>
      </w:r>
      <w:r>
        <w:rPr>
          <w:rFonts w:ascii="Times New Roman" w:hAnsi="Times New Roman" w:cs="Times New Roman"/>
          <w:b/>
          <w:bCs/>
          <w:sz w:val="24"/>
          <w:szCs w:val="24"/>
        </w:rPr>
        <w:t>57</w:t>
      </w:r>
      <w:r>
        <w:rPr>
          <w:rFonts w:ascii="Times New Roman" w:hAnsi="Times New Roman" w:cs="Times New Roman"/>
          <w:sz w:val="24"/>
          <w:szCs w:val="24"/>
        </w:rPr>
        <w:t>: 1839–1853. doi:10.1111/j.1365-2427.2012.02843.x</w:t>
      </w:r>
    </w:p>
    <w:p w14:paraId="3327ADC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Cole, M. L., I. Valiela, K. D. Kroeger, and others. 2004. Assessment of a delta15N isotopic method to indicate anthropogenic eutrophication in aquatic ecosystems. J. Environ. Qual. </w:t>
      </w:r>
      <w:r>
        <w:rPr>
          <w:rFonts w:ascii="Times New Roman" w:hAnsi="Times New Roman" w:cs="Times New Roman"/>
          <w:b/>
          <w:bCs/>
          <w:sz w:val="24"/>
          <w:szCs w:val="24"/>
        </w:rPr>
        <w:t>33</w:t>
      </w:r>
      <w:r>
        <w:rPr>
          <w:rFonts w:ascii="Times New Roman" w:hAnsi="Times New Roman" w:cs="Times New Roman"/>
          <w:sz w:val="24"/>
          <w:szCs w:val="24"/>
        </w:rPr>
        <w:t>: 124–132. doi:10.2134/jeq2004.1240</w:t>
      </w:r>
    </w:p>
    <w:p w14:paraId="14436E16"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Costanzo, S. D., M. J. O’Donohue, W. C. Dennison, N. R. Loneragan, and M. Thomas. 2001. A New Approach for Detecting and Mapping Sewage Impacts. Marine Pollution Bulletin </w:t>
      </w:r>
      <w:r>
        <w:rPr>
          <w:rFonts w:ascii="Times New Roman" w:hAnsi="Times New Roman" w:cs="Times New Roman"/>
          <w:b/>
          <w:bCs/>
          <w:sz w:val="24"/>
          <w:szCs w:val="24"/>
        </w:rPr>
        <w:t>42</w:t>
      </w:r>
      <w:r>
        <w:rPr>
          <w:rFonts w:ascii="Times New Roman" w:hAnsi="Times New Roman" w:cs="Times New Roman"/>
          <w:sz w:val="24"/>
          <w:szCs w:val="24"/>
        </w:rPr>
        <w:t>: 149–156. doi:10.1016/S0025-326X(00)00125-9</w:t>
      </w:r>
    </w:p>
    <w:p w14:paraId="79E308F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Craine, J. M., A. J. Elmore, L. Wang, and others. 2018. Isotopic evidence for oligotrophication of terrestrial ecosystems. Nature Ecology &amp; Evolution </w:t>
      </w:r>
      <w:r>
        <w:rPr>
          <w:rFonts w:ascii="Times New Roman" w:hAnsi="Times New Roman" w:cs="Times New Roman"/>
          <w:b/>
          <w:bCs/>
          <w:sz w:val="24"/>
          <w:szCs w:val="24"/>
        </w:rPr>
        <w:t>2</w:t>
      </w:r>
      <w:r>
        <w:rPr>
          <w:rFonts w:ascii="Times New Roman" w:hAnsi="Times New Roman" w:cs="Times New Roman"/>
          <w:sz w:val="24"/>
          <w:szCs w:val="24"/>
        </w:rPr>
        <w:t>: 1735–1744. doi:10.1038/s41559-018-0694-0</w:t>
      </w:r>
    </w:p>
    <w:p w14:paraId="15DB2CA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Dalsgaard, J., M. St. John, G. Kattner, D. Müller-Navarra, and W. Hagen. 2003. Fatty acid trophic markers in the pelagic marine environment, p. 225–340. </w:t>
      </w:r>
      <w:r>
        <w:rPr>
          <w:rFonts w:ascii="Times New Roman" w:hAnsi="Times New Roman" w:cs="Times New Roman"/>
          <w:i/>
          <w:iCs/>
          <w:sz w:val="24"/>
          <w:szCs w:val="24"/>
        </w:rPr>
        <w:t>In</w:t>
      </w:r>
      <w:r>
        <w:rPr>
          <w:rFonts w:ascii="Times New Roman" w:hAnsi="Times New Roman" w:cs="Times New Roman"/>
          <w:sz w:val="24"/>
          <w:szCs w:val="24"/>
        </w:rPr>
        <w:t xml:space="preserve"> Advances in Marine Biology. Elsevier.</w:t>
      </w:r>
    </w:p>
    <w:p w14:paraId="144C6BD1"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Desvilettes, Ch., G. Bourdier, and J. Ch. Breton. 1997. On the occurrence of a possible bioconversion of linolenic acid into docosahexaenoic acid by the copepod </w:t>
      </w:r>
      <w:r>
        <w:rPr>
          <w:rFonts w:ascii="Times New Roman" w:hAnsi="Times New Roman" w:cs="Times New Roman"/>
          <w:i/>
          <w:iCs/>
          <w:sz w:val="24"/>
          <w:szCs w:val="24"/>
        </w:rPr>
        <w:t>Eucyclops serrulatus</w:t>
      </w:r>
      <w:r>
        <w:rPr>
          <w:rFonts w:ascii="Times New Roman" w:hAnsi="Times New Roman" w:cs="Times New Roman"/>
          <w:sz w:val="24"/>
          <w:szCs w:val="24"/>
        </w:rPr>
        <w:t xml:space="preserve"> fed on microalgae. J Plankton Res </w:t>
      </w:r>
      <w:r>
        <w:rPr>
          <w:rFonts w:ascii="Times New Roman" w:hAnsi="Times New Roman" w:cs="Times New Roman"/>
          <w:b/>
          <w:bCs/>
          <w:sz w:val="24"/>
          <w:szCs w:val="24"/>
        </w:rPr>
        <w:t>19</w:t>
      </w:r>
      <w:r>
        <w:rPr>
          <w:rFonts w:ascii="Times New Roman" w:hAnsi="Times New Roman" w:cs="Times New Roman"/>
          <w:sz w:val="24"/>
          <w:szCs w:val="24"/>
        </w:rPr>
        <w:t>: 273–278. doi:10.1093/plankt/19.2.273</w:t>
      </w:r>
    </w:p>
    <w:p w14:paraId="52D0FB67"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Eerkes-Medrano, D., R. C. Thompson, and D. C. Aldridge. 2015. Microplastics in freshwater systems: A review of the emerging threats, identification of knowledge gaps and </w:t>
      </w:r>
      <w:r>
        <w:rPr>
          <w:rFonts w:ascii="Times New Roman" w:hAnsi="Times New Roman" w:cs="Times New Roman"/>
          <w:sz w:val="24"/>
          <w:szCs w:val="24"/>
        </w:rPr>
        <w:lastRenderedPageBreak/>
        <w:t xml:space="preserve">prioritisation of research needs. Water Research </w:t>
      </w:r>
      <w:r>
        <w:rPr>
          <w:rFonts w:ascii="Times New Roman" w:hAnsi="Times New Roman" w:cs="Times New Roman"/>
          <w:b/>
          <w:bCs/>
          <w:sz w:val="24"/>
          <w:szCs w:val="24"/>
        </w:rPr>
        <w:t>75</w:t>
      </w:r>
      <w:r>
        <w:rPr>
          <w:rFonts w:ascii="Times New Roman" w:hAnsi="Times New Roman" w:cs="Times New Roman"/>
          <w:sz w:val="24"/>
          <w:szCs w:val="24"/>
        </w:rPr>
        <w:t>: 63–82. doi:10.1016/j.watres.2015.02.012</w:t>
      </w:r>
    </w:p>
    <w:p w14:paraId="36498D63"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rFonts w:ascii="Times New Roman" w:hAnsi="Times New Roman" w:cs="Times New Roman"/>
          <w:b/>
          <w:bCs/>
          <w:sz w:val="24"/>
          <w:szCs w:val="24"/>
        </w:rPr>
        <w:t>402</w:t>
      </w:r>
      <w:r>
        <w:rPr>
          <w:rFonts w:ascii="Times New Roman" w:hAnsi="Times New Roman" w:cs="Times New Roman"/>
          <w:sz w:val="24"/>
          <w:szCs w:val="24"/>
        </w:rPr>
        <w:t>: 201–216. doi:10.1016/j.scitotenv.2008.02.021</w:t>
      </w:r>
    </w:p>
    <w:p w14:paraId="3EC1E92E"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Free, C. M., O. P. Jensen, S. A. Mason, M. Eriksen, N. J. Williamson, and B. Boldgiv. 2014. High-levels of microplastic pollution in a large, remote, mountain lake. Marine Pollution Bulletin </w:t>
      </w:r>
      <w:r>
        <w:rPr>
          <w:rFonts w:ascii="Times New Roman" w:hAnsi="Times New Roman" w:cs="Times New Roman"/>
          <w:b/>
          <w:bCs/>
          <w:sz w:val="24"/>
          <w:szCs w:val="24"/>
        </w:rPr>
        <w:t>85</w:t>
      </w:r>
      <w:r>
        <w:rPr>
          <w:rFonts w:ascii="Times New Roman" w:hAnsi="Times New Roman" w:cs="Times New Roman"/>
          <w:sz w:val="24"/>
          <w:szCs w:val="24"/>
        </w:rPr>
        <w:t>: 156–163. doi:10.1016/j.marpolbul.2014.06.001</w:t>
      </w:r>
    </w:p>
    <w:p w14:paraId="301B57D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Galloway, A. W. E., and M. Winder. 2015. Partitioning the Relative Importance of Phylogeny and Environmental Conditions on Phytoplankton Fatty Acids. PLOS ONE </w:t>
      </w:r>
      <w:r>
        <w:rPr>
          <w:rFonts w:ascii="Times New Roman" w:hAnsi="Times New Roman" w:cs="Times New Roman"/>
          <w:b/>
          <w:bCs/>
          <w:sz w:val="24"/>
          <w:szCs w:val="24"/>
        </w:rPr>
        <w:t>10</w:t>
      </w:r>
      <w:r>
        <w:rPr>
          <w:rFonts w:ascii="Times New Roman" w:hAnsi="Times New Roman" w:cs="Times New Roman"/>
          <w:sz w:val="24"/>
          <w:szCs w:val="24"/>
        </w:rPr>
        <w:t>: e0130053. doi:10.1371/journal.pone.0130053</w:t>
      </w:r>
    </w:p>
    <w:p w14:paraId="24067E1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Gartner, A., P. Lavery, and A. J. Smit. 2002. Use of delta N-15 signatures of different functional forms of macroalgae and filter-feeders to reveal temporal and spatial patterns in sewage dispersal. Mar. Ecol.-Prog. Ser. </w:t>
      </w:r>
      <w:r>
        <w:rPr>
          <w:rFonts w:ascii="Times New Roman" w:hAnsi="Times New Roman" w:cs="Times New Roman"/>
          <w:b/>
          <w:bCs/>
          <w:sz w:val="24"/>
          <w:szCs w:val="24"/>
        </w:rPr>
        <w:t>235</w:t>
      </w:r>
      <w:r>
        <w:rPr>
          <w:rFonts w:ascii="Times New Roman" w:hAnsi="Times New Roman" w:cs="Times New Roman"/>
          <w:sz w:val="24"/>
          <w:szCs w:val="24"/>
        </w:rPr>
        <w:t>: 63–73. doi:10.3354/meps235063</w:t>
      </w:r>
    </w:p>
    <w:p w14:paraId="281F48A4"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Green, D. S. 2016. Effects of microplastics on European flat oysters, Ostrea edulis and their associated benthic communities. Environmental Pollution </w:t>
      </w:r>
      <w:r>
        <w:rPr>
          <w:rFonts w:ascii="Times New Roman" w:hAnsi="Times New Roman" w:cs="Times New Roman"/>
          <w:b/>
          <w:bCs/>
          <w:sz w:val="24"/>
          <w:szCs w:val="24"/>
        </w:rPr>
        <w:t>216</w:t>
      </w:r>
      <w:r>
        <w:rPr>
          <w:rFonts w:ascii="Times New Roman" w:hAnsi="Times New Roman" w:cs="Times New Roman"/>
          <w:sz w:val="24"/>
          <w:szCs w:val="24"/>
        </w:rPr>
        <w:t>: 95–103. doi:10.1016/j.envpol.2016.05.043</w:t>
      </w:r>
    </w:p>
    <w:p w14:paraId="533275B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Guzzo, M. M., G. D. Haffner, S. Sorge, S. A. Rush, and A. T. Fisk. 2011. Spatial and temporal variabilities of δ13C and δ15N within lower trophic levels of a large lake: implications for estimating trophic relationships of consumers. Hydrobiologia </w:t>
      </w:r>
      <w:r>
        <w:rPr>
          <w:rFonts w:ascii="Times New Roman" w:hAnsi="Times New Roman" w:cs="Times New Roman"/>
          <w:b/>
          <w:bCs/>
          <w:sz w:val="24"/>
          <w:szCs w:val="24"/>
        </w:rPr>
        <w:t>675</w:t>
      </w:r>
      <w:r>
        <w:rPr>
          <w:rFonts w:ascii="Times New Roman" w:hAnsi="Times New Roman" w:cs="Times New Roman"/>
          <w:sz w:val="24"/>
          <w:szCs w:val="24"/>
        </w:rPr>
        <w:t>: 41–53. doi:10.1007/s10750-011-0794-1</w:t>
      </w:r>
    </w:p>
    <w:p w14:paraId="51DB123F"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 xml:space="preserve">Hadwen, W. L., and S. E. Bunn. 2005. Food web responses to low-level nutrient and^ 1^ 5N-tracer additions in the littoral zone of an oligotrophic dune lake. Limnology and Oceanography </w:t>
      </w:r>
      <w:r>
        <w:rPr>
          <w:rFonts w:ascii="Times New Roman" w:hAnsi="Times New Roman" w:cs="Times New Roman"/>
          <w:b/>
          <w:bCs/>
          <w:sz w:val="24"/>
          <w:szCs w:val="24"/>
        </w:rPr>
        <w:t>50</w:t>
      </w:r>
      <w:r>
        <w:rPr>
          <w:rFonts w:ascii="Times New Roman" w:hAnsi="Times New Roman" w:cs="Times New Roman"/>
          <w:sz w:val="24"/>
          <w:szCs w:val="24"/>
        </w:rPr>
        <w:t>: 1096.</w:t>
      </w:r>
    </w:p>
    <w:p w14:paraId="5C57E52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Hampton, S. E., S. C. Fradkin, P. R. Leavitt, and E. E. Rosenberger. 2011. Disproportionate importance of nearshore habitat for the food web of a deep oligotrophic lake. Marine and Freshwater Research </w:t>
      </w:r>
      <w:r>
        <w:rPr>
          <w:rFonts w:ascii="Times New Roman" w:hAnsi="Times New Roman" w:cs="Times New Roman"/>
          <w:b/>
          <w:bCs/>
          <w:sz w:val="24"/>
          <w:szCs w:val="24"/>
        </w:rPr>
        <w:t>62</w:t>
      </w:r>
      <w:r>
        <w:rPr>
          <w:rFonts w:ascii="Times New Roman" w:hAnsi="Times New Roman" w:cs="Times New Roman"/>
          <w:sz w:val="24"/>
          <w:szCs w:val="24"/>
        </w:rPr>
        <w:t>: 350. doi:10.1071/MF10229</w:t>
      </w:r>
    </w:p>
    <w:p w14:paraId="32FE38EC"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Hampton, S. E., S. McGowan, T. Ozersky, and others. 2018. Recent ecological change in ancient lakes. Limnology and Oceanography </w:t>
      </w:r>
      <w:r>
        <w:rPr>
          <w:rFonts w:ascii="Times New Roman" w:hAnsi="Times New Roman" w:cs="Times New Roman"/>
          <w:b/>
          <w:bCs/>
          <w:sz w:val="24"/>
          <w:szCs w:val="24"/>
        </w:rPr>
        <w:t>63</w:t>
      </w:r>
      <w:r>
        <w:rPr>
          <w:rFonts w:ascii="Times New Roman" w:hAnsi="Times New Roman" w:cs="Times New Roman"/>
          <w:sz w:val="24"/>
          <w:szCs w:val="24"/>
        </w:rPr>
        <w:t>: 2277–2304. doi:10.1002/lno.10938</w:t>
      </w:r>
    </w:p>
    <w:p w14:paraId="5DDA7AF7"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Hiltunen, M., M. Honkanen, S. Taipale, U. Strandberg, and P. Kankaala. 2017. Trophic upgrading via the microbial food web may link terrestrial dissolved organic matter to Daphnia. J Plankton Res </w:t>
      </w:r>
      <w:r>
        <w:rPr>
          <w:rFonts w:ascii="Times New Roman" w:hAnsi="Times New Roman" w:cs="Times New Roman"/>
          <w:b/>
          <w:bCs/>
          <w:sz w:val="24"/>
          <w:szCs w:val="24"/>
        </w:rPr>
        <w:t>39</w:t>
      </w:r>
      <w:r>
        <w:rPr>
          <w:rFonts w:ascii="Times New Roman" w:hAnsi="Times New Roman" w:cs="Times New Roman"/>
          <w:sz w:val="24"/>
          <w:szCs w:val="24"/>
        </w:rPr>
        <w:t>: 861–869. doi:10.1093/plankt/fbx050</w:t>
      </w:r>
    </w:p>
    <w:p w14:paraId="21AC4FA4"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Hollingsworth, R. G., J. W. Armstrong, and E. Campbell. 2002. Caffeine as a repellent for slugs and snails. Nature </w:t>
      </w:r>
      <w:r>
        <w:rPr>
          <w:rFonts w:ascii="Times New Roman" w:hAnsi="Times New Roman" w:cs="Times New Roman"/>
          <w:b/>
          <w:bCs/>
          <w:sz w:val="24"/>
          <w:szCs w:val="24"/>
        </w:rPr>
        <w:t>417</w:t>
      </w:r>
      <w:r>
        <w:rPr>
          <w:rFonts w:ascii="Times New Roman" w:hAnsi="Times New Roman" w:cs="Times New Roman"/>
          <w:sz w:val="24"/>
          <w:szCs w:val="24"/>
        </w:rPr>
        <w:t>: 915–916. doi:10.1038/417915a</w:t>
      </w:r>
    </w:p>
    <w:p w14:paraId="6A780E5B"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Interfax-Tourism. 2018. Байкал с января по август 2018 года посетили 1,2 миллиона туристов (1.2 million tourists vistied Baikal from January through August 2018). Interfax-Tourism, October 25</w:t>
      </w:r>
    </w:p>
    <w:p w14:paraId="1ACBB9B7"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Iverson, S. J., C. Field, W. D. Bowen, and W. Blanchard. 2004. Quantitative Fatty Acid Signature Analysis: A New Method of Estimating Predator Diets. Ecological Monographs </w:t>
      </w:r>
      <w:r>
        <w:rPr>
          <w:rFonts w:ascii="Times New Roman" w:hAnsi="Times New Roman" w:cs="Times New Roman"/>
          <w:b/>
          <w:bCs/>
          <w:sz w:val="24"/>
          <w:szCs w:val="24"/>
        </w:rPr>
        <w:t>74</w:t>
      </w:r>
      <w:r>
        <w:rPr>
          <w:rFonts w:ascii="Times New Roman" w:hAnsi="Times New Roman" w:cs="Times New Roman"/>
          <w:sz w:val="24"/>
          <w:szCs w:val="24"/>
        </w:rPr>
        <w:t>: 211–235. doi:10.1890/02-4105</w:t>
      </w:r>
    </w:p>
    <w:p w14:paraId="14A0503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Jacoby, J. M., D. D. Bouchard, and C. R. Patmont. 1991. Response of Periphyton to Nutrient Enrichment in Lake Chelan, WA. Lake and Reservoir Management </w:t>
      </w:r>
      <w:r>
        <w:rPr>
          <w:rFonts w:ascii="Times New Roman" w:hAnsi="Times New Roman" w:cs="Times New Roman"/>
          <w:b/>
          <w:bCs/>
          <w:sz w:val="24"/>
          <w:szCs w:val="24"/>
        </w:rPr>
        <w:t>7</w:t>
      </w:r>
      <w:r>
        <w:rPr>
          <w:rFonts w:ascii="Times New Roman" w:hAnsi="Times New Roman" w:cs="Times New Roman"/>
          <w:sz w:val="24"/>
          <w:szCs w:val="24"/>
        </w:rPr>
        <w:t>: 33–43. doi:10.1080/07438149109354252</w:t>
      </w:r>
    </w:p>
    <w:p w14:paraId="6532F4D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 xml:space="preserve">Jeppesen, E., M. Søndergaard, J. P. Jensen, and others. 2005. Lake responses to reduced nutrient loading – an analysis of contemporary long-term data from 35 case studies. Freshwater Biology </w:t>
      </w:r>
      <w:r>
        <w:rPr>
          <w:rFonts w:ascii="Times New Roman" w:hAnsi="Times New Roman" w:cs="Times New Roman"/>
          <w:b/>
          <w:bCs/>
          <w:sz w:val="24"/>
          <w:szCs w:val="24"/>
        </w:rPr>
        <w:t>50</w:t>
      </w:r>
      <w:r>
        <w:rPr>
          <w:rFonts w:ascii="Times New Roman" w:hAnsi="Times New Roman" w:cs="Times New Roman"/>
          <w:sz w:val="24"/>
          <w:szCs w:val="24"/>
        </w:rPr>
        <w:t>: 1747–1771. doi:10.1111/j.1365-2427.2005.01415.x</w:t>
      </w:r>
    </w:p>
    <w:p w14:paraId="6EE7131F"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Kelly, J. R., and R. E. Scheibling. 2012. Fatty acids as dietary tracers in benthic food webs. Marine Ecology Progress Series </w:t>
      </w:r>
      <w:r>
        <w:rPr>
          <w:rFonts w:ascii="Times New Roman" w:hAnsi="Times New Roman" w:cs="Times New Roman"/>
          <w:b/>
          <w:bCs/>
          <w:sz w:val="24"/>
          <w:szCs w:val="24"/>
        </w:rPr>
        <w:t>446</w:t>
      </w:r>
      <w:r>
        <w:rPr>
          <w:rFonts w:ascii="Times New Roman" w:hAnsi="Times New Roman" w:cs="Times New Roman"/>
          <w:sz w:val="24"/>
          <w:szCs w:val="24"/>
        </w:rPr>
        <w:t>: 1–22. doi:10.3354/meps09559</w:t>
      </w:r>
    </w:p>
    <w:p w14:paraId="31D58F9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Klein Breteler, W. C. M., N. Schogt, M. Baas, S. Schouten, and G. W. Kraay. 1999. Trophic upgrading of food quality by protozoans enhancing copepod growth: role of essential lipids. Marine Biology </w:t>
      </w:r>
      <w:r>
        <w:rPr>
          <w:rFonts w:ascii="Times New Roman" w:hAnsi="Times New Roman" w:cs="Times New Roman"/>
          <w:b/>
          <w:bCs/>
          <w:sz w:val="24"/>
          <w:szCs w:val="24"/>
        </w:rPr>
        <w:t>135</w:t>
      </w:r>
      <w:r>
        <w:rPr>
          <w:rFonts w:ascii="Times New Roman" w:hAnsi="Times New Roman" w:cs="Times New Roman"/>
          <w:sz w:val="24"/>
          <w:szCs w:val="24"/>
        </w:rPr>
        <w:t>: 191–198. doi:10.1007/s002270050616</w:t>
      </w:r>
    </w:p>
    <w:p w14:paraId="68F33D8B"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Klein, S., E. Worch, and T. P. Knepper. 2015. Occurrence and Spatial Distribution of Microplastics in River Shore Sediments of the Rhine-Main Area in Germany. Environ. Sci. Technol. </w:t>
      </w:r>
      <w:r>
        <w:rPr>
          <w:rFonts w:ascii="Times New Roman" w:hAnsi="Times New Roman" w:cs="Times New Roman"/>
          <w:b/>
          <w:bCs/>
          <w:sz w:val="24"/>
          <w:szCs w:val="24"/>
        </w:rPr>
        <w:t>49</w:t>
      </w:r>
      <w:r>
        <w:rPr>
          <w:rFonts w:ascii="Times New Roman" w:hAnsi="Times New Roman" w:cs="Times New Roman"/>
          <w:sz w:val="24"/>
          <w:szCs w:val="24"/>
        </w:rPr>
        <w:t>: 6070–6076. doi:10.1021/acs.est.5b00492</w:t>
      </w:r>
    </w:p>
    <w:p w14:paraId="568CF096"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Kolpin, D. W., E. T. Furlong, M. T. Meyer, E. M. Thurman, S. D. Zaugg, L. B. Barber, and H. T. Buxton. 2002. Pharmaceuticals, Hormones, and Other Organic Wastewater Contaminants in U.S. Streams, 1999−2000: A National Reconnaissance. Environmental Science &amp; Technology </w:t>
      </w:r>
      <w:r>
        <w:rPr>
          <w:rFonts w:ascii="Times New Roman" w:hAnsi="Times New Roman" w:cs="Times New Roman"/>
          <w:b/>
          <w:bCs/>
          <w:sz w:val="24"/>
          <w:szCs w:val="24"/>
        </w:rPr>
        <w:t>36</w:t>
      </w:r>
      <w:r>
        <w:rPr>
          <w:rFonts w:ascii="Times New Roman" w:hAnsi="Times New Roman" w:cs="Times New Roman"/>
          <w:sz w:val="24"/>
          <w:szCs w:val="24"/>
        </w:rPr>
        <w:t>: 1202–1211. doi:10.1021/es011055j</w:t>
      </w:r>
    </w:p>
    <w:p w14:paraId="77F68454"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Kozhov, M. M. 1963. Lake Baikal and its Life, Springer Science &amp; Business Media.</w:t>
      </w:r>
    </w:p>
    <w:p w14:paraId="473F828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Kozhova, O. M., and L. R. Izmest’eva. 1998. Lake Baikal: Evolution and Biodiversity, Backhuys Publishers.</w:t>
      </w:r>
    </w:p>
    <w:p w14:paraId="6A8034C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Kravtsova, L. S., L. A. Izhboldina, I. V. Khanaev, and others. 2014. Nearshore benthic blooms of filamentous green algae in Lake Baikal. Journal of Great Lakes Research </w:t>
      </w:r>
      <w:r>
        <w:rPr>
          <w:rFonts w:ascii="Times New Roman" w:hAnsi="Times New Roman" w:cs="Times New Roman"/>
          <w:b/>
          <w:bCs/>
          <w:sz w:val="24"/>
          <w:szCs w:val="24"/>
        </w:rPr>
        <w:t>40</w:t>
      </w:r>
      <w:r>
        <w:rPr>
          <w:rFonts w:ascii="Times New Roman" w:hAnsi="Times New Roman" w:cs="Times New Roman"/>
          <w:sz w:val="24"/>
          <w:szCs w:val="24"/>
        </w:rPr>
        <w:t>: 441–448. doi:10.1016/j.jglr.2014.02.019</w:t>
      </w:r>
    </w:p>
    <w:p w14:paraId="5374F900"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 xml:space="preserve">Lambert, D., A. Cattaneo, and R. Carignan. 2008. Periphyton as an early indicator of perturbation in recreational lakes. Can. J. Fish. Aquat. Sci. </w:t>
      </w:r>
      <w:r>
        <w:rPr>
          <w:rFonts w:ascii="Times New Roman" w:hAnsi="Times New Roman" w:cs="Times New Roman"/>
          <w:b/>
          <w:bCs/>
          <w:sz w:val="24"/>
          <w:szCs w:val="24"/>
        </w:rPr>
        <w:t>65</w:t>
      </w:r>
      <w:r>
        <w:rPr>
          <w:rFonts w:ascii="Times New Roman" w:hAnsi="Times New Roman" w:cs="Times New Roman"/>
          <w:sz w:val="24"/>
          <w:szCs w:val="24"/>
        </w:rPr>
        <w:t>: 258–265. doi:10.1139/f07-168</w:t>
      </w:r>
    </w:p>
    <w:p w14:paraId="49815EE0"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Legendre, P., and L. Legendre. 2012. Numerical Ecology, 3rd ed. Elsevier.</w:t>
      </w:r>
    </w:p>
    <w:p w14:paraId="0321841B"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Li, J., C. Green, A. Reynolds, H. Shi, and J. M. Rotchell. 2018. Microplastics in mussels sampled from coastal waters and supermarkets in the United Kingdom. Environmental Pollution </w:t>
      </w:r>
      <w:r>
        <w:rPr>
          <w:rFonts w:ascii="Times New Roman" w:hAnsi="Times New Roman" w:cs="Times New Roman"/>
          <w:b/>
          <w:bCs/>
          <w:sz w:val="24"/>
          <w:szCs w:val="24"/>
        </w:rPr>
        <w:t>241</w:t>
      </w:r>
      <w:r>
        <w:rPr>
          <w:rFonts w:ascii="Times New Roman" w:hAnsi="Times New Roman" w:cs="Times New Roman"/>
          <w:sz w:val="24"/>
          <w:szCs w:val="24"/>
        </w:rPr>
        <w:t>: 35–44. doi:10.1016/j.envpol.2018.05.038</w:t>
      </w:r>
    </w:p>
    <w:p w14:paraId="37D5B34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Lowe, R. L., and R. D. Hunter. 1988. Effect of Grazing by Physa integra on Periphyton Community Structure. Journal of the North American Benthological Society </w:t>
      </w:r>
      <w:r>
        <w:rPr>
          <w:rFonts w:ascii="Times New Roman" w:hAnsi="Times New Roman" w:cs="Times New Roman"/>
          <w:b/>
          <w:bCs/>
          <w:sz w:val="24"/>
          <w:szCs w:val="24"/>
        </w:rPr>
        <w:t>7</w:t>
      </w:r>
      <w:r>
        <w:rPr>
          <w:rFonts w:ascii="Times New Roman" w:hAnsi="Times New Roman" w:cs="Times New Roman"/>
          <w:sz w:val="24"/>
          <w:szCs w:val="24"/>
        </w:rPr>
        <w:t>: 29–36. doi:10.2307/1467828</w:t>
      </w:r>
    </w:p>
    <w:p w14:paraId="1C4BC93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Mazzella, L., and G. F. Russo. 1989. Grazing effect of two Gibbula species (Mollusca, Archaeogastropoda) on the epiphytic community of Posidonia oceanica leaves.</w:t>
      </w:r>
    </w:p>
    <w:p w14:paraId="22724D3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McIntyre, P. B., and A. S. Flecker. 2006. Rapid turnover of tissue nitrogen of primary consumers in tropical freshwaters. Oecologia </w:t>
      </w:r>
      <w:r>
        <w:rPr>
          <w:rFonts w:ascii="Times New Roman" w:hAnsi="Times New Roman" w:cs="Times New Roman"/>
          <w:b/>
          <w:bCs/>
          <w:sz w:val="24"/>
          <w:szCs w:val="24"/>
        </w:rPr>
        <w:t>148</w:t>
      </w:r>
      <w:r>
        <w:rPr>
          <w:rFonts w:ascii="Times New Roman" w:hAnsi="Times New Roman" w:cs="Times New Roman"/>
          <w:sz w:val="24"/>
          <w:szCs w:val="24"/>
        </w:rPr>
        <w:t>: 12–21. doi:10.1007/s00442-005-0354-3</w:t>
      </w:r>
    </w:p>
    <w:p w14:paraId="16083C53"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Meyer, M. F., S. M. Powers, and S. E. Hampton. 2019. An Evidence Synthesis of Pharmaceuticals and Personal Care Products (PPCPs) in the Environment: Imbalances among Compounds, Sewage Treatment Techniques, and Ecosystem Types. Environ. Sci. Technol. </w:t>
      </w:r>
      <w:r>
        <w:rPr>
          <w:rFonts w:ascii="Times New Roman" w:hAnsi="Times New Roman" w:cs="Times New Roman"/>
          <w:b/>
          <w:bCs/>
          <w:sz w:val="24"/>
          <w:szCs w:val="24"/>
        </w:rPr>
        <w:t>53</w:t>
      </w:r>
      <w:r>
        <w:rPr>
          <w:rFonts w:ascii="Times New Roman" w:hAnsi="Times New Roman" w:cs="Times New Roman"/>
          <w:sz w:val="24"/>
          <w:szCs w:val="24"/>
        </w:rPr>
        <w:t>: 12961–12973. doi:10.1021/acs.est.9b02966</w:t>
      </w:r>
    </w:p>
    <w:p w14:paraId="54FF08BA"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Moore, M. V., S. E. Hampton, L. R. Izmest’eva, E. A. Silow, E. V. Peshkova, and B. K. Pavlov. 2009. Climate Change and the World’s “Sacred Sea”-Lake Baikal, Siberia. Bioscience </w:t>
      </w:r>
      <w:r>
        <w:rPr>
          <w:rFonts w:ascii="Times New Roman" w:hAnsi="Times New Roman" w:cs="Times New Roman"/>
          <w:b/>
          <w:bCs/>
          <w:sz w:val="24"/>
          <w:szCs w:val="24"/>
        </w:rPr>
        <w:t>59</w:t>
      </w:r>
      <w:r>
        <w:rPr>
          <w:rFonts w:ascii="Times New Roman" w:hAnsi="Times New Roman" w:cs="Times New Roman"/>
          <w:sz w:val="24"/>
          <w:szCs w:val="24"/>
        </w:rPr>
        <w:t>: 405–417. doi:10.1525/bio.2009.59.5.8</w:t>
      </w:r>
    </w:p>
    <w:p w14:paraId="56FEB9D6"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O’Donnell, D. R., P. Wilburn, E. A. Silow, L. Y. Yampolsky, and E. Litchman. 2017. Nitrogen and phosphorus colimitation of phytoplankton in Lake Baikal: Insights from a spatial </w:t>
      </w:r>
      <w:r>
        <w:rPr>
          <w:rFonts w:ascii="Times New Roman" w:hAnsi="Times New Roman" w:cs="Times New Roman"/>
          <w:sz w:val="24"/>
          <w:szCs w:val="24"/>
        </w:rPr>
        <w:lastRenderedPageBreak/>
        <w:t xml:space="preserve">survey and nutrient enrichment experiments. Limnology and Oceanography </w:t>
      </w:r>
      <w:r>
        <w:rPr>
          <w:rFonts w:ascii="Times New Roman" w:hAnsi="Times New Roman" w:cs="Times New Roman"/>
          <w:b/>
          <w:bCs/>
          <w:sz w:val="24"/>
          <w:szCs w:val="24"/>
        </w:rPr>
        <w:t>62</w:t>
      </w:r>
      <w:r>
        <w:rPr>
          <w:rFonts w:ascii="Times New Roman" w:hAnsi="Times New Roman" w:cs="Times New Roman"/>
          <w:sz w:val="24"/>
          <w:szCs w:val="24"/>
        </w:rPr>
        <w:t>: 1383–1392. doi:10.1002/lno.10505</w:t>
      </w:r>
    </w:p>
    <w:p w14:paraId="052C20A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Oksanen, J., F. G. Blanchet, M. Friendly, and others. 2019. vegan: Community Ecology Package,.</w:t>
      </w:r>
    </w:p>
    <w:p w14:paraId="08EDA5AD"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Osipova, S., L. Dudareva, N. Bondarenko, A. Nasarova, N. Sokolova, L. Obolkina, O. Glyzina, and O. Timoshkin. 2009. Temporal variation in fatty acid composition of Ulothrix zonata (Chlorophyta) from ice and benthic communities of Lake Baikal. Phycologia </w:t>
      </w:r>
      <w:r>
        <w:rPr>
          <w:rFonts w:ascii="Times New Roman" w:hAnsi="Times New Roman" w:cs="Times New Roman"/>
          <w:b/>
          <w:bCs/>
          <w:sz w:val="24"/>
          <w:szCs w:val="24"/>
        </w:rPr>
        <w:t>48</w:t>
      </w:r>
      <w:r>
        <w:rPr>
          <w:rFonts w:ascii="Times New Roman" w:hAnsi="Times New Roman" w:cs="Times New Roman"/>
          <w:sz w:val="24"/>
          <w:szCs w:val="24"/>
        </w:rPr>
        <w:t>: 130–135.</w:t>
      </w:r>
    </w:p>
    <w:p w14:paraId="1FF98CC1"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Ozersky, T., E. A. Volkova, N. A. Bondarenko, O. A. Timoshkin, V. V. Malnik, V. M. Domysheva, and S. E. Hampton. 2018. Nutrient limitation of benthic algae in Lake Baikal, Russia. Freshwater Science </w:t>
      </w:r>
      <w:r>
        <w:rPr>
          <w:rFonts w:ascii="Times New Roman" w:hAnsi="Times New Roman" w:cs="Times New Roman"/>
          <w:b/>
          <w:bCs/>
          <w:sz w:val="24"/>
          <w:szCs w:val="24"/>
        </w:rPr>
        <w:t>37</w:t>
      </w:r>
      <w:r>
        <w:rPr>
          <w:rFonts w:ascii="Times New Roman" w:hAnsi="Times New Roman" w:cs="Times New Roman"/>
          <w:sz w:val="24"/>
          <w:szCs w:val="24"/>
        </w:rPr>
        <w:t>: 472–482. doi:10.1086/699408</w:t>
      </w:r>
    </w:p>
    <w:p w14:paraId="439996B7"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rFonts w:ascii="Times New Roman" w:hAnsi="Times New Roman" w:cs="Times New Roman"/>
          <w:b/>
          <w:bCs/>
          <w:sz w:val="24"/>
          <w:szCs w:val="24"/>
        </w:rPr>
        <w:t>58</w:t>
      </w:r>
      <w:r>
        <w:rPr>
          <w:rFonts w:ascii="Times New Roman" w:hAnsi="Times New Roman" w:cs="Times New Roman"/>
          <w:sz w:val="24"/>
          <w:szCs w:val="24"/>
        </w:rPr>
        <w:t>: 1144–1151. doi:10.1016/j.marpolbul.2009.04.004</w:t>
      </w:r>
    </w:p>
    <w:p w14:paraId="7637B2B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R Core Team. 2019. R: A Language and Environment for Statistical Computing,.</w:t>
      </w:r>
    </w:p>
    <w:p w14:paraId="51CFCDDA"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del Rey, Z. R., E. F. Granek, and B. A. Buckley. 2011. Expression of HSP70 in Mytilus californianus following exposure to caffeine. Ecotoxicology </w:t>
      </w:r>
      <w:r>
        <w:rPr>
          <w:rFonts w:ascii="Times New Roman" w:hAnsi="Times New Roman" w:cs="Times New Roman"/>
          <w:b/>
          <w:bCs/>
          <w:sz w:val="24"/>
          <w:szCs w:val="24"/>
        </w:rPr>
        <w:t>20</w:t>
      </w:r>
      <w:r>
        <w:rPr>
          <w:rFonts w:ascii="Times New Roman" w:hAnsi="Times New Roman" w:cs="Times New Roman"/>
          <w:sz w:val="24"/>
          <w:szCs w:val="24"/>
        </w:rPr>
        <w:t>: 855–861. doi:10.1007/s10646-011-0649-6</w:t>
      </w:r>
    </w:p>
    <w:p w14:paraId="2C190707"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Risk, M. J., B. E. Lapointe, O. A. Sherwood, and B. J. Bedford. 2009. The use of δ15N in assessing sewage stress on coral reefs. Marine Pollution Bulletin </w:t>
      </w:r>
      <w:r>
        <w:rPr>
          <w:rFonts w:ascii="Times New Roman" w:hAnsi="Times New Roman" w:cs="Times New Roman"/>
          <w:b/>
          <w:bCs/>
          <w:sz w:val="24"/>
          <w:szCs w:val="24"/>
        </w:rPr>
        <w:t>58</w:t>
      </w:r>
      <w:r>
        <w:rPr>
          <w:rFonts w:ascii="Times New Roman" w:hAnsi="Times New Roman" w:cs="Times New Roman"/>
          <w:sz w:val="24"/>
          <w:szCs w:val="24"/>
        </w:rPr>
        <w:t>: 793–802. doi:10.1016/j.marpolbul.2009.02.008</w:t>
      </w:r>
    </w:p>
    <w:p w14:paraId="572F616C"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 xml:space="preserve">Romera-Castillo, C., M. Pinto, T. M. Langer, X. A. Álvarez-Salgado, and G. J. Herndl. 2018. Dissolved organic carbon leaching from plastics stimulates microbial activity in the ocean. Nat Commun </w:t>
      </w:r>
      <w:r>
        <w:rPr>
          <w:rFonts w:ascii="Times New Roman" w:hAnsi="Times New Roman" w:cs="Times New Roman"/>
          <w:b/>
          <w:bCs/>
          <w:sz w:val="24"/>
          <w:szCs w:val="24"/>
        </w:rPr>
        <w:t>9</w:t>
      </w:r>
      <w:r>
        <w:rPr>
          <w:rFonts w:ascii="Times New Roman" w:hAnsi="Times New Roman" w:cs="Times New Roman"/>
          <w:sz w:val="24"/>
          <w:szCs w:val="24"/>
        </w:rPr>
        <w:t>: 1–7. doi:10.1038/s41467-018-03798-5</w:t>
      </w:r>
    </w:p>
    <w:p w14:paraId="4FB949D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Rosenberger, E. E., S. E. Hampton, S. C. Fradkin, and B. P. Kennedy. 2008. Effects of shoreline development on the nearshore environment in large deep oligotrophic lakes. Freshwater Biology </w:t>
      </w:r>
      <w:r>
        <w:rPr>
          <w:rFonts w:ascii="Times New Roman" w:hAnsi="Times New Roman" w:cs="Times New Roman"/>
          <w:b/>
          <w:bCs/>
          <w:sz w:val="24"/>
          <w:szCs w:val="24"/>
        </w:rPr>
        <w:t>53</w:t>
      </w:r>
      <w:r>
        <w:rPr>
          <w:rFonts w:ascii="Times New Roman" w:hAnsi="Times New Roman" w:cs="Times New Roman"/>
          <w:sz w:val="24"/>
          <w:szCs w:val="24"/>
        </w:rPr>
        <w:t>: 1673–1691. doi:10.1111/j.1365-2427.2008.01990.x</w:t>
      </w:r>
    </w:p>
    <w:p w14:paraId="1251D21C"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Rosi, E. J., D. W. Kincaid, H. A. Bechtold, T. V. Royer, M. Rojas, and J. J. Kelly. 2013. Pharmaceuticals suppress algal growth and microbial respiration and alter bacterial communities in stream biofilms. Ecological Applications </w:t>
      </w:r>
      <w:r>
        <w:rPr>
          <w:rFonts w:ascii="Times New Roman" w:hAnsi="Times New Roman" w:cs="Times New Roman"/>
          <w:b/>
          <w:bCs/>
          <w:sz w:val="24"/>
          <w:szCs w:val="24"/>
        </w:rPr>
        <w:t>23</w:t>
      </w:r>
      <w:r>
        <w:rPr>
          <w:rFonts w:ascii="Times New Roman" w:hAnsi="Times New Roman" w:cs="Times New Roman"/>
          <w:sz w:val="24"/>
          <w:szCs w:val="24"/>
        </w:rPr>
        <w:t>: 583–593.</w:t>
      </w:r>
    </w:p>
    <w:p w14:paraId="67F64753"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Rosi-Marshall, E. J., and T. V. Royer. 2012. Pharmaceutical Compounds and Ecosystem Function: An Emerging Research Challenge for Aquatic Ecologists. Ecosystems </w:t>
      </w:r>
      <w:r>
        <w:rPr>
          <w:rFonts w:ascii="Times New Roman" w:hAnsi="Times New Roman" w:cs="Times New Roman"/>
          <w:b/>
          <w:bCs/>
          <w:sz w:val="24"/>
          <w:szCs w:val="24"/>
        </w:rPr>
        <w:t>15</w:t>
      </w:r>
      <w:r>
        <w:rPr>
          <w:rFonts w:ascii="Times New Roman" w:hAnsi="Times New Roman" w:cs="Times New Roman"/>
          <w:sz w:val="24"/>
          <w:szCs w:val="24"/>
        </w:rPr>
        <w:t>: 867–880. doi:10.1007/s10021-012-9553-z</w:t>
      </w:r>
    </w:p>
    <w:p w14:paraId="6E1B1C1B"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Sargent, J. R., and S. Falk-Petersen. 1988. The lipid biochemistry of calanoid copepods. Hydrobiologia </w:t>
      </w:r>
      <w:r>
        <w:rPr>
          <w:rFonts w:ascii="Times New Roman" w:hAnsi="Times New Roman" w:cs="Times New Roman"/>
          <w:b/>
          <w:bCs/>
          <w:sz w:val="24"/>
          <w:szCs w:val="24"/>
        </w:rPr>
        <w:t>167–168</w:t>
      </w:r>
      <w:r>
        <w:rPr>
          <w:rFonts w:ascii="Times New Roman" w:hAnsi="Times New Roman" w:cs="Times New Roman"/>
          <w:sz w:val="24"/>
          <w:szCs w:val="24"/>
        </w:rPr>
        <w:t>: 101–114. doi:10.1007/BF00026297</w:t>
      </w:r>
    </w:p>
    <w:p w14:paraId="211239A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Savage, C., and R. Elmgren. 2004. MACROALGAL (FUCUS VESICULOSUS) δ15N VALUES TRACE DECREASE IN SEWAGE INFLUENCE. Ecological Applications </w:t>
      </w:r>
      <w:r>
        <w:rPr>
          <w:rFonts w:ascii="Times New Roman" w:hAnsi="Times New Roman" w:cs="Times New Roman"/>
          <w:b/>
          <w:bCs/>
          <w:sz w:val="24"/>
          <w:szCs w:val="24"/>
        </w:rPr>
        <w:t>14</w:t>
      </w:r>
      <w:r>
        <w:rPr>
          <w:rFonts w:ascii="Times New Roman" w:hAnsi="Times New Roman" w:cs="Times New Roman"/>
          <w:sz w:val="24"/>
          <w:szCs w:val="24"/>
        </w:rPr>
        <w:t>: 517–526. doi:10.1890/02-5396</w:t>
      </w:r>
    </w:p>
    <w:p w14:paraId="533AD9FE"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Smith, V. H., G. D. Tilman, and J. C. Nekola. 1999. Eutrophication: impacts of excess nutrient inputs on freshwater, marine, and terrestrial ecosystems. Environmental Pollution </w:t>
      </w:r>
      <w:r>
        <w:rPr>
          <w:rFonts w:ascii="Times New Roman" w:hAnsi="Times New Roman" w:cs="Times New Roman"/>
          <w:b/>
          <w:bCs/>
          <w:sz w:val="24"/>
          <w:szCs w:val="24"/>
        </w:rPr>
        <w:t>100</w:t>
      </w:r>
      <w:r>
        <w:rPr>
          <w:rFonts w:ascii="Times New Roman" w:hAnsi="Times New Roman" w:cs="Times New Roman"/>
          <w:sz w:val="24"/>
          <w:szCs w:val="24"/>
        </w:rPr>
        <w:t>: 179–196. doi:10.1016/S0269-7491(99)00091-3</w:t>
      </w:r>
    </w:p>
    <w:p w14:paraId="13C9B7B3"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Swamikannu, X., and K. D. Hoagland. 1989. Effects of Snail Grazing on the Diversity and Structure of a Periphyton Community in a Eutrophic Pond. Can. J. Fish. Aquat. Sci. </w:t>
      </w:r>
      <w:r>
        <w:rPr>
          <w:rFonts w:ascii="Times New Roman" w:hAnsi="Times New Roman" w:cs="Times New Roman"/>
          <w:b/>
          <w:bCs/>
          <w:sz w:val="24"/>
          <w:szCs w:val="24"/>
        </w:rPr>
        <w:t>46</w:t>
      </w:r>
      <w:r>
        <w:rPr>
          <w:rFonts w:ascii="Times New Roman" w:hAnsi="Times New Roman" w:cs="Times New Roman"/>
          <w:sz w:val="24"/>
          <w:szCs w:val="24"/>
        </w:rPr>
        <w:t>: 1698–1704. doi:10.1139/f89-215</w:t>
      </w:r>
    </w:p>
    <w:p w14:paraId="3C98FA03"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 xml:space="preserve">Taipale, S., U. Strandberg, E. Peltomaa, A. W. E. Galloway, A. Ojala, and M. T. Brett. 2013. Fatty acid composition as biomarkers of freshwater microalgae: analysis of 37 strains of microalgae in 22 genera and in seven classes. Aquatic Microbial Ecology </w:t>
      </w:r>
      <w:r>
        <w:rPr>
          <w:rFonts w:ascii="Times New Roman" w:hAnsi="Times New Roman" w:cs="Times New Roman"/>
          <w:b/>
          <w:bCs/>
          <w:sz w:val="24"/>
          <w:szCs w:val="24"/>
        </w:rPr>
        <w:t>71</w:t>
      </w:r>
      <w:r>
        <w:rPr>
          <w:rFonts w:ascii="Times New Roman" w:hAnsi="Times New Roman" w:cs="Times New Roman"/>
          <w:sz w:val="24"/>
          <w:szCs w:val="24"/>
        </w:rPr>
        <w:t>: 165–178. doi:10.3354/ame01671</w:t>
      </w:r>
    </w:p>
    <w:p w14:paraId="53BC1078"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Timoshkin, O. A., M. V. Moore, N. N. Kulikova, and others. 2018. Groundwater contamination by sewage causes benthic algal outbreaks in the littoral zone of Lake Baikal (East Siberia). Journal of Great Lakes Research. doi:10.1016/j.jglr.2018.01.008</w:t>
      </w:r>
    </w:p>
    <w:p w14:paraId="70D09B17"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Timoshkin, O. A., D. P. Samsonov, M. Yamamuro, and others. 2016. Rapid ecological change in the coastal zone of Lake Baikal (East Siberia): Is the site of the world’s greatest freshwater biodiversity in danger? Journal of Great Lakes Research </w:t>
      </w:r>
      <w:r>
        <w:rPr>
          <w:rFonts w:ascii="Times New Roman" w:hAnsi="Times New Roman" w:cs="Times New Roman"/>
          <w:b/>
          <w:bCs/>
          <w:sz w:val="24"/>
          <w:szCs w:val="24"/>
        </w:rPr>
        <w:t>42</w:t>
      </w:r>
      <w:r>
        <w:rPr>
          <w:rFonts w:ascii="Times New Roman" w:hAnsi="Times New Roman" w:cs="Times New Roman"/>
          <w:sz w:val="24"/>
          <w:szCs w:val="24"/>
        </w:rPr>
        <w:t>: 487–497. doi:10.1016/j.jglr.2016.02.011</w:t>
      </w:r>
    </w:p>
    <w:p w14:paraId="0DDAB6D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Tong, Y., M. Wang, J. Peñuelas, and others. 2020. Improvement in municipal wastewater treatment alters lake nitrogen to phosphorus ratios in populated regions. Proc Natl Acad Sci USA </w:t>
      </w:r>
      <w:r>
        <w:rPr>
          <w:rFonts w:ascii="Times New Roman" w:hAnsi="Times New Roman" w:cs="Times New Roman"/>
          <w:b/>
          <w:bCs/>
          <w:sz w:val="24"/>
          <w:szCs w:val="24"/>
        </w:rPr>
        <w:t>117</w:t>
      </w:r>
      <w:r>
        <w:rPr>
          <w:rFonts w:ascii="Times New Roman" w:hAnsi="Times New Roman" w:cs="Times New Roman"/>
          <w:sz w:val="24"/>
          <w:szCs w:val="24"/>
        </w:rPr>
        <w:t>: 11566–11572. doi:10.1073/pnas.1920759117</w:t>
      </w:r>
    </w:p>
    <w:p w14:paraId="1AA54F1E"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Veloza, A. J., F.-L. E. Chu, and K. W. Tang. 2006. Trophic modification of essential fatty acids by heterotrophic protists and its effects on the fatty acid composition of the copepod Acartia tonsa. Marine Biology </w:t>
      </w:r>
      <w:r>
        <w:rPr>
          <w:rFonts w:ascii="Times New Roman" w:hAnsi="Times New Roman" w:cs="Times New Roman"/>
          <w:b/>
          <w:bCs/>
          <w:sz w:val="24"/>
          <w:szCs w:val="24"/>
        </w:rPr>
        <w:t>148</w:t>
      </w:r>
      <w:r>
        <w:rPr>
          <w:rFonts w:ascii="Times New Roman" w:hAnsi="Times New Roman" w:cs="Times New Roman"/>
          <w:sz w:val="24"/>
          <w:szCs w:val="24"/>
        </w:rPr>
        <w:t>: 779–788. doi:10.1007/s00227-005-0123-1</w:t>
      </w:r>
    </w:p>
    <w:p w14:paraId="52D8F2C9"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Volkova, E. A., N. A. Bondarenko, and O. A. Timoshkin. 2018. Morphotaxonomy, distribution and abundance of </w:t>
      </w:r>
      <w:r>
        <w:rPr>
          <w:rFonts w:ascii="Times New Roman" w:hAnsi="Times New Roman" w:cs="Times New Roman"/>
          <w:i/>
          <w:iCs/>
          <w:sz w:val="24"/>
          <w:szCs w:val="24"/>
        </w:rPr>
        <w:t>Spirogyra</w:t>
      </w:r>
      <w:r>
        <w:rPr>
          <w:rFonts w:ascii="Times New Roman" w:hAnsi="Times New Roman" w:cs="Times New Roman"/>
          <w:sz w:val="24"/>
          <w:szCs w:val="24"/>
        </w:rPr>
        <w:t xml:space="preserve"> (Zygnematophyceae, Charophyta) in Lake Baikal, East Siberia. Phycologia </w:t>
      </w:r>
      <w:r>
        <w:rPr>
          <w:rFonts w:ascii="Times New Roman" w:hAnsi="Times New Roman" w:cs="Times New Roman"/>
          <w:b/>
          <w:bCs/>
          <w:sz w:val="24"/>
          <w:szCs w:val="24"/>
        </w:rPr>
        <w:t>57</w:t>
      </w:r>
      <w:r>
        <w:rPr>
          <w:rFonts w:ascii="Times New Roman" w:hAnsi="Times New Roman" w:cs="Times New Roman"/>
          <w:sz w:val="24"/>
          <w:szCs w:val="24"/>
        </w:rPr>
        <w:t>: 298–308. doi:10.2216/17-69.1</w:t>
      </w:r>
    </w:p>
    <w:p w14:paraId="67E6EE6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Wang, W., and J. Wang. 2018. Investigation of microplastics in aquatic environments: An overview of the methods used, from field sampling to laboratory analysis. TrAC Trends in Analytical Chemistry </w:t>
      </w:r>
      <w:r>
        <w:rPr>
          <w:rFonts w:ascii="Times New Roman" w:hAnsi="Times New Roman" w:cs="Times New Roman"/>
          <w:b/>
          <w:bCs/>
          <w:sz w:val="24"/>
          <w:szCs w:val="24"/>
        </w:rPr>
        <w:t>108</w:t>
      </w:r>
      <w:r>
        <w:rPr>
          <w:rFonts w:ascii="Times New Roman" w:hAnsi="Times New Roman" w:cs="Times New Roman"/>
          <w:sz w:val="24"/>
          <w:szCs w:val="24"/>
        </w:rPr>
        <w:t>: 195–202. doi:10.1016/j.trac.2018.08.026</w:t>
      </w:r>
    </w:p>
    <w:p w14:paraId="21548FAE"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 xml:space="preserve">Wayland, M., and K. A. Hobson. 2001. Stable carbon, nitrogen, and sulfur isotope ratios in riparian food webs on rivers receiving sewage and pulp-mill effluents. Can. J. Zool. </w:t>
      </w:r>
      <w:r>
        <w:rPr>
          <w:rFonts w:ascii="Times New Roman" w:hAnsi="Times New Roman" w:cs="Times New Roman"/>
          <w:b/>
          <w:bCs/>
          <w:sz w:val="24"/>
          <w:szCs w:val="24"/>
        </w:rPr>
        <w:t>79</w:t>
      </w:r>
      <w:r>
        <w:rPr>
          <w:rFonts w:ascii="Times New Roman" w:hAnsi="Times New Roman" w:cs="Times New Roman"/>
          <w:sz w:val="24"/>
          <w:szCs w:val="24"/>
        </w:rPr>
        <w:t>: 5–15. doi:10.1139/z00-169</w:t>
      </w:r>
    </w:p>
    <w:p w14:paraId="4418CAC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Wickham, H. 2016. ggplot2: Elegant Graphics for Data Analysis, Springer-Verlag.</w:t>
      </w:r>
    </w:p>
    <w:p w14:paraId="0627C920"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Wickham, H., R. Francois, L. Henry, and K. Mueller. 2019. dplyr: A Grammar of Data Manipulation,.</w:t>
      </w:r>
    </w:p>
    <w:p w14:paraId="3F5B972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Wickham, H., and L. Henry. 2019. tidyr: Easily Tidy Data with ‘spread()’ and ‘gather()’ Functions,.</w:t>
      </w:r>
    </w:p>
    <w:p w14:paraId="37C1CA4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Yang, Y., W. Song, H. Lin, W. Wang, L. Du, and W. Xing. 2018. Antibiotics and antibiotic resistance genes in global lakes: A review and meta-analysis. Environment International </w:t>
      </w:r>
      <w:r>
        <w:rPr>
          <w:rFonts w:ascii="Times New Roman" w:hAnsi="Times New Roman" w:cs="Times New Roman"/>
          <w:b/>
          <w:bCs/>
          <w:sz w:val="24"/>
          <w:szCs w:val="24"/>
        </w:rPr>
        <w:t>116</w:t>
      </w:r>
      <w:r>
        <w:rPr>
          <w:rFonts w:ascii="Times New Roman" w:hAnsi="Times New Roman" w:cs="Times New Roman"/>
          <w:sz w:val="24"/>
          <w:szCs w:val="24"/>
        </w:rPr>
        <w:t>: 60–73. doi:10.1016/j.envint.2018.04.011</w:t>
      </w:r>
    </w:p>
    <w:p w14:paraId="2079878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Yang, Y.-Y., G. S. Toor, P. C. Wilson, and C. F. Williams. 2016. Septic systems as hot-spots of pollutants in the environment: Fate and mass balance of micropollutants in septic drainfields. Science of The Total Environment </w:t>
      </w:r>
      <w:r>
        <w:rPr>
          <w:rFonts w:ascii="Times New Roman" w:hAnsi="Times New Roman" w:cs="Times New Roman"/>
          <w:b/>
          <w:bCs/>
          <w:sz w:val="24"/>
          <w:szCs w:val="24"/>
        </w:rPr>
        <w:t>566–567</w:t>
      </w:r>
      <w:r>
        <w:rPr>
          <w:rFonts w:ascii="Times New Roman" w:hAnsi="Times New Roman" w:cs="Times New Roman"/>
          <w:sz w:val="24"/>
          <w:szCs w:val="24"/>
        </w:rPr>
        <w:t>: 1535–1544. doi:10.1016/j.scitotenv.2016.06.043</w:t>
      </w:r>
    </w:p>
    <w:p w14:paraId="7150B39C"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York, J. K., G. Tomasky, I. Valiela, and D. J. Repeta. 2007. Stable isotopic detection of ammonium and nitrate assimilation by phytoplankton in the Waquoit Bay estuarine system. Limnology and Oceanography </w:t>
      </w:r>
      <w:r>
        <w:rPr>
          <w:rFonts w:ascii="Times New Roman" w:hAnsi="Times New Roman" w:cs="Times New Roman"/>
          <w:b/>
          <w:bCs/>
          <w:sz w:val="24"/>
          <w:szCs w:val="24"/>
        </w:rPr>
        <w:t>52</w:t>
      </w:r>
      <w:r>
        <w:rPr>
          <w:rFonts w:ascii="Times New Roman" w:hAnsi="Times New Roman" w:cs="Times New Roman"/>
          <w:sz w:val="24"/>
          <w:szCs w:val="24"/>
        </w:rPr>
        <w:t>: 144–155. doi:10.4319/lo.2007.52.1.0144</w:t>
      </w:r>
    </w:p>
    <w:p w14:paraId="40074DA6"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Yoshida, T., T. Sekino, M. Genkai-Kato, and others. 2003. Seasonal dynamics of primary production in the pelagic zone of southern Lake Baikal. Limnology </w:t>
      </w:r>
      <w:r>
        <w:rPr>
          <w:rFonts w:ascii="Times New Roman" w:hAnsi="Times New Roman" w:cs="Times New Roman"/>
          <w:b/>
          <w:bCs/>
          <w:sz w:val="24"/>
          <w:szCs w:val="24"/>
        </w:rPr>
        <w:t>4</w:t>
      </w:r>
      <w:r>
        <w:rPr>
          <w:rFonts w:ascii="Times New Roman" w:hAnsi="Times New Roman" w:cs="Times New Roman"/>
          <w:sz w:val="24"/>
          <w:szCs w:val="24"/>
        </w:rPr>
        <w:t>: 53–62. doi:10.1007/s10201-002-0089-3</w:t>
      </w:r>
    </w:p>
    <w:p w14:paraId="733ABB62"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 xml:space="preserve">Yoshii, K. 1999. Stable isotope analyses of benthic organisms in Lake Baikal. Hydrobiologia </w:t>
      </w:r>
      <w:r>
        <w:rPr>
          <w:rFonts w:ascii="Times New Roman" w:hAnsi="Times New Roman" w:cs="Times New Roman"/>
          <w:b/>
          <w:bCs/>
          <w:sz w:val="24"/>
          <w:szCs w:val="24"/>
        </w:rPr>
        <w:t>411</w:t>
      </w:r>
      <w:r>
        <w:rPr>
          <w:rFonts w:ascii="Times New Roman" w:hAnsi="Times New Roman" w:cs="Times New Roman"/>
          <w:sz w:val="24"/>
          <w:szCs w:val="24"/>
        </w:rPr>
        <w:t>: 145–159.</w:t>
      </w:r>
    </w:p>
    <w:p w14:paraId="2F3395E4"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lastRenderedPageBreak/>
        <w:t>2016a. Methods for determination of nitrogen-containing matters (with corrections) (Методы определения азотсодержащих веществ (с Поправками)).</w:t>
      </w:r>
    </w:p>
    <w:p w14:paraId="690A05E5"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2016b. Methods for determination of phosphorus-containing matters (with corrections) (Методы определения фосфорсодержащих веществ).</w:t>
      </w:r>
    </w:p>
    <w:p w14:paraId="409119A1" w14:textId="77777777" w:rsidR="005B719F" w:rsidRDefault="005B719F" w:rsidP="00EE7D76">
      <w:pPr>
        <w:pStyle w:val="Bibliography"/>
        <w:rPr>
          <w:rFonts w:ascii="Times New Roman" w:hAnsi="Times New Roman" w:cs="Times New Roman"/>
          <w:sz w:val="24"/>
          <w:szCs w:val="24"/>
        </w:rPr>
      </w:pPr>
      <w:r>
        <w:rPr>
          <w:rFonts w:ascii="Times New Roman" w:hAnsi="Times New Roman" w:cs="Times New Roman"/>
          <w:sz w:val="24"/>
          <w:szCs w:val="24"/>
        </w:rP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7665959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rsidP="006D4D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4A6B01FB"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4A12B888" w:rsidR="00715D55" w:rsidRDefault="00715D55">
      <w:pPr>
        <w:rPr>
          <w:rFonts w:ascii="Times New Roman" w:eastAsia="Times New Roman" w:hAnsi="Times New Roman" w:cs="Times New Roman"/>
          <w:sz w:val="24"/>
          <w:szCs w:val="24"/>
        </w:rPr>
      </w:pPr>
    </w:p>
    <w:p w14:paraId="2E33AD73" w14:textId="5112B654" w:rsidR="00715D55" w:rsidRDefault="009168F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E98D14" wp14:editId="5BE3C7E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5622DC3" w14:textId="3F56173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0">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7DC0B621" w14:textId="4E3CCDEF" w:rsidR="00AB4F3A" w:rsidRDefault="00AB4F3A"/>
    <w:p w14:paraId="0FD26B82" w14:textId="23F6B6F4" w:rsidR="00AB4F3A" w:rsidRDefault="00AB4F3A">
      <w:pPr>
        <w:sectPr w:rsidR="00AB4F3A" w:rsidSect="00AB4F3A">
          <w:pgSz w:w="12240" w:h="15840"/>
          <w:pgMar w:top="1440" w:right="1440" w:bottom="1440" w:left="1440" w:header="720" w:footer="720" w:gutter="0"/>
          <w:lnNumType w:countBy="1" w:restart="continuous"/>
          <w:pgNumType w:start="1"/>
          <w:cols w:space="720"/>
          <w:docGrid w:linePitch="299"/>
        </w:sectPr>
      </w:pPr>
      <w:r>
        <w:br w:type="page"/>
      </w:r>
    </w:p>
    <w:tbl>
      <w:tblPr>
        <w:tblStyle w:val="TableGrid"/>
        <w:tblW w:w="0" w:type="auto"/>
        <w:tblLook w:val="04A0" w:firstRow="1" w:lastRow="0" w:firstColumn="1" w:lastColumn="0" w:noHBand="0" w:noVBand="1"/>
      </w:tblPr>
      <w:tblGrid>
        <w:gridCol w:w="498"/>
        <w:gridCol w:w="583"/>
        <w:gridCol w:w="571"/>
        <w:gridCol w:w="584"/>
        <w:gridCol w:w="662"/>
        <w:gridCol w:w="1070"/>
        <w:gridCol w:w="926"/>
        <w:gridCol w:w="666"/>
        <w:gridCol w:w="733"/>
        <w:gridCol w:w="719"/>
        <w:gridCol w:w="719"/>
        <w:gridCol w:w="801"/>
        <w:gridCol w:w="818"/>
      </w:tblGrid>
      <w:tr w:rsidR="002A7EC8" w14:paraId="0BE0F0BB" w14:textId="77777777" w:rsidTr="001B6B08">
        <w:tc>
          <w:tcPr>
            <w:tcW w:w="11962" w:type="dxa"/>
            <w:gridSpan w:val="13"/>
            <w:vAlign w:val="bottom"/>
          </w:tcPr>
          <w:p w14:paraId="7D5047D7" w14:textId="15909DBB" w:rsidR="002A7EC8" w:rsidRPr="00AB4F3A" w:rsidRDefault="002A7EC8" w:rsidP="00AB4F3A">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2A7EC8" w14:paraId="23C8C625" w14:textId="77777777" w:rsidTr="002A7EC8">
        <w:tc>
          <w:tcPr>
            <w:tcW w:w="729" w:type="dxa"/>
            <w:vAlign w:val="bottom"/>
          </w:tcPr>
          <w:p w14:paraId="44B0A538" w14:textId="5F1BAA64" w:rsidR="002A7EC8" w:rsidRPr="00AB4F3A" w:rsidRDefault="002A7EC8" w:rsidP="00AB4F3A">
            <w:pPr>
              <w:rPr>
                <w:sz w:val="16"/>
                <w:szCs w:val="16"/>
              </w:rPr>
            </w:pPr>
            <w:r w:rsidRPr="00AB4F3A">
              <w:rPr>
                <w:rFonts w:ascii="Calibri" w:hAnsi="Calibri" w:cs="Calibri"/>
                <w:color w:val="000000"/>
                <w:sz w:val="16"/>
                <w:szCs w:val="16"/>
              </w:rPr>
              <w:t>Site</w:t>
            </w:r>
          </w:p>
        </w:tc>
        <w:tc>
          <w:tcPr>
            <w:tcW w:w="663" w:type="dxa"/>
            <w:vAlign w:val="bottom"/>
          </w:tcPr>
          <w:p w14:paraId="47BF2E5C" w14:textId="62566651" w:rsidR="002A7EC8" w:rsidRPr="00AB4F3A" w:rsidRDefault="002A7EC8" w:rsidP="00AB4F3A">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0C62512C" w14:textId="3208DAF4" w:rsidR="002A7EC8" w:rsidRPr="00AB4F3A" w:rsidRDefault="002A7EC8" w:rsidP="00AB4F3A">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32D0BEFB" w14:textId="65275E1F" w:rsidR="002A7EC8" w:rsidRPr="00AB4F3A" w:rsidRDefault="002A7EC8" w:rsidP="00AB4F3A">
            <w:pPr>
              <w:rPr>
                <w:sz w:val="16"/>
                <w:szCs w:val="16"/>
              </w:rPr>
            </w:pPr>
            <w:r>
              <w:rPr>
                <w:rFonts w:ascii="Calibri" w:hAnsi="Calibri" w:cs="Calibri"/>
                <w:color w:val="000000"/>
                <w:sz w:val="16"/>
                <w:szCs w:val="16"/>
              </w:rPr>
              <w:t>TP (mg/L)</w:t>
            </w:r>
          </w:p>
        </w:tc>
        <w:tc>
          <w:tcPr>
            <w:tcW w:w="756" w:type="dxa"/>
            <w:vAlign w:val="bottom"/>
          </w:tcPr>
          <w:p w14:paraId="0D3B6D4B" w14:textId="0F9F1DB5" w:rsidR="002A7EC8" w:rsidRPr="00AB4F3A" w:rsidRDefault="002A7EC8" w:rsidP="00AB4F3A">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4A11F537"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BDC7C03" w14:textId="482302FF" w:rsidR="002A7EC8" w:rsidRPr="00AB4F3A" w:rsidRDefault="002A7EC8" w:rsidP="00AB4F3A">
            <w:pPr>
              <w:rPr>
                <w:sz w:val="16"/>
                <w:szCs w:val="16"/>
              </w:rPr>
            </w:pPr>
            <w:r>
              <w:rPr>
                <w:rFonts w:ascii="Calibri" w:hAnsi="Calibri" w:cs="Calibri"/>
                <w:color w:val="000000"/>
                <w:sz w:val="16"/>
                <w:szCs w:val="16"/>
              </w:rPr>
              <w:t>(ng/L)</w:t>
            </w:r>
          </w:p>
        </w:tc>
        <w:tc>
          <w:tcPr>
            <w:tcW w:w="1076" w:type="dxa"/>
            <w:vAlign w:val="bottom"/>
          </w:tcPr>
          <w:p w14:paraId="4B7F9EB4"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148E478C" w14:textId="40D293F6" w:rsidR="002A7EC8" w:rsidRPr="00AB4F3A" w:rsidRDefault="002A7EC8" w:rsidP="00AB4F3A">
            <w:pPr>
              <w:rPr>
                <w:sz w:val="16"/>
                <w:szCs w:val="16"/>
              </w:rPr>
            </w:pPr>
            <w:r>
              <w:rPr>
                <w:rFonts w:ascii="Calibri" w:hAnsi="Calibri" w:cs="Calibri"/>
                <w:color w:val="000000"/>
                <w:sz w:val="16"/>
                <w:szCs w:val="16"/>
              </w:rPr>
              <w:t>(ng/L)</w:t>
            </w:r>
          </w:p>
        </w:tc>
        <w:tc>
          <w:tcPr>
            <w:tcW w:w="761" w:type="dxa"/>
            <w:vAlign w:val="bottom"/>
          </w:tcPr>
          <w:p w14:paraId="60416AA1"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315B9223" w14:textId="6E869788" w:rsidR="002A7EC8" w:rsidRPr="00AB4F3A" w:rsidRDefault="002A7EC8" w:rsidP="00AB4F3A">
            <w:pPr>
              <w:rPr>
                <w:sz w:val="16"/>
                <w:szCs w:val="16"/>
              </w:rPr>
            </w:pPr>
            <w:r>
              <w:rPr>
                <w:rFonts w:ascii="Calibri" w:hAnsi="Calibri" w:cs="Calibri"/>
                <w:color w:val="000000"/>
                <w:sz w:val="16"/>
                <w:szCs w:val="16"/>
              </w:rPr>
              <w:t>(ng/L)</w:t>
            </w:r>
          </w:p>
        </w:tc>
        <w:tc>
          <w:tcPr>
            <w:tcW w:w="1142" w:type="dxa"/>
            <w:vAlign w:val="bottom"/>
          </w:tcPr>
          <w:p w14:paraId="69703934" w14:textId="0FA38912" w:rsidR="002A7EC8" w:rsidRPr="00AB4F3A" w:rsidRDefault="002A7EC8" w:rsidP="00AB4F3A">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114F7D66" w14:textId="47C650B5" w:rsidR="002A7EC8" w:rsidRPr="00AB4F3A" w:rsidRDefault="002A7EC8" w:rsidP="00AB4F3A">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18A6F0C" w14:textId="6662DEB2" w:rsidR="002A7EC8" w:rsidRPr="00AB4F3A" w:rsidRDefault="002A7EC8" w:rsidP="00AB4F3A">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26D2F3A8" w14:textId="1B8A865A" w:rsidR="002A7EC8" w:rsidRPr="00AB4F3A" w:rsidRDefault="002A7EC8" w:rsidP="00AB4F3A">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05DA34C6" w14:textId="13E78785" w:rsidR="002A7EC8" w:rsidRPr="00AB4F3A" w:rsidRDefault="002A7EC8" w:rsidP="00AB4F3A">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2A7EC8" w14:paraId="6E0EB903" w14:textId="77777777" w:rsidTr="002A7EC8">
        <w:tc>
          <w:tcPr>
            <w:tcW w:w="729" w:type="dxa"/>
            <w:vAlign w:val="bottom"/>
          </w:tcPr>
          <w:p w14:paraId="686642CB" w14:textId="7F54EE3E" w:rsidR="002A7EC8" w:rsidRPr="00AB4F3A" w:rsidRDefault="002A7EC8" w:rsidP="00AB4F3A">
            <w:pPr>
              <w:rPr>
                <w:sz w:val="16"/>
                <w:szCs w:val="16"/>
              </w:rPr>
            </w:pPr>
            <w:r w:rsidRPr="00AB4F3A">
              <w:rPr>
                <w:rFonts w:ascii="Calibri" w:hAnsi="Calibri" w:cs="Calibri"/>
                <w:color w:val="000000"/>
                <w:sz w:val="16"/>
                <w:szCs w:val="16"/>
              </w:rPr>
              <w:t>BK-1</w:t>
            </w:r>
          </w:p>
        </w:tc>
        <w:tc>
          <w:tcPr>
            <w:tcW w:w="663" w:type="dxa"/>
            <w:vAlign w:val="bottom"/>
          </w:tcPr>
          <w:p w14:paraId="361D5F48" w14:textId="7844B70F" w:rsidR="002A7EC8" w:rsidRPr="00AB4F3A" w:rsidRDefault="002A7EC8" w:rsidP="00AB4F3A">
            <w:pPr>
              <w:rPr>
                <w:sz w:val="16"/>
                <w:szCs w:val="16"/>
              </w:rPr>
            </w:pPr>
            <w:r w:rsidRPr="00AB4F3A">
              <w:rPr>
                <w:rFonts w:ascii="Calibri" w:hAnsi="Calibri" w:cs="Calibri"/>
                <w:color w:val="000000"/>
                <w:sz w:val="16"/>
                <w:szCs w:val="16"/>
              </w:rPr>
              <w:t>0.003</w:t>
            </w:r>
          </w:p>
        </w:tc>
        <w:tc>
          <w:tcPr>
            <w:tcW w:w="651" w:type="dxa"/>
            <w:vAlign w:val="bottom"/>
          </w:tcPr>
          <w:p w14:paraId="1FDD1876" w14:textId="7F2FA212"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00002F67" w14:textId="616994D5" w:rsidR="002A7EC8" w:rsidRPr="00AB4F3A" w:rsidRDefault="002A7EC8" w:rsidP="00AB4F3A">
            <w:pPr>
              <w:rPr>
                <w:sz w:val="16"/>
                <w:szCs w:val="16"/>
              </w:rPr>
            </w:pPr>
            <w:r w:rsidRPr="00AB4F3A">
              <w:rPr>
                <w:rFonts w:ascii="Calibri" w:hAnsi="Calibri" w:cs="Calibri"/>
                <w:color w:val="000000"/>
                <w:sz w:val="16"/>
                <w:szCs w:val="16"/>
              </w:rPr>
              <w:t>0.054</w:t>
            </w:r>
          </w:p>
        </w:tc>
        <w:tc>
          <w:tcPr>
            <w:tcW w:w="756" w:type="dxa"/>
            <w:vAlign w:val="bottom"/>
          </w:tcPr>
          <w:p w14:paraId="22272F4D" w14:textId="2A7F98CE" w:rsidR="002A7EC8" w:rsidRPr="00AB4F3A" w:rsidRDefault="002A7EC8" w:rsidP="00AB4F3A">
            <w:pPr>
              <w:rPr>
                <w:sz w:val="16"/>
                <w:szCs w:val="16"/>
              </w:rPr>
            </w:pPr>
            <w:r w:rsidRPr="00AB4F3A">
              <w:rPr>
                <w:rFonts w:ascii="Calibri" w:hAnsi="Calibri" w:cs="Calibri"/>
                <w:color w:val="000000"/>
                <w:sz w:val="16"/>
                <w:szCs w:val="16"/>
              </w:rPr>
              <w:t>0.011</w:t>
            </w:r>
          </w:p>
        </w:tc>
        <w:tc>
          <w:tcPr>
            <w:tcW w:w="1251" w:type="dxa"/>
            <w:vAlign w:val="bottom"/>
          </w:tcPr>
          <w:p w14:paraId="544E6F3F" w14:textId="7C15E01D"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00E9615" w14:textId="6E43AB19"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2AA0876F" w14:textId="3507D3F2"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995AB8E" w14:textId="1BA2C427"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4DE31A10" w14:textId="4E4BC8EF" w:rsidR="002A7EC8" w:rsidRPr="00AB4F3A" w:rsidRDefault="002A7EC8" w:rsidP="00AB4F3A">
            <w:pPr>
              <w:rPr>
                <w:sz w:val="16"/>
                <w:szCs w:val="16"/>
              </w:rPr>
            </w:pPr>
            <w:r w:rsidRPr="00AB4F3A">
              <w:rPr>
                <w:rFonts w:ascii="Calibri" w:hAnsi="Calibri" w:cs="Calibri"/>
                <w:color w:val="000000"/>
                <w:sz w:val="16"/>
                <w:szCs w:val="16"/>
              </w:rPr>
              <w:t>0.000833</w:t>
            </w:r>
          </w:p>
        </w:tc>
        <w:tc>
          <w:tcPr>
            <w:tcW w:w="1114" w:type="dxa"/>
            <w:vAlign w:val="bottom"/>
          </w:tcPr>
          <w:p w14:paraId="1C6BA97D" w14:textId="4C685E9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951D36F" w14:textId="5B0120DE" w:rsidR="002A7EC8" w:rsidRPr="00AB4F3A" w:rsidRDefault="002A7EC8" w:rsidP="00AB4F3A">
            <w:pPr>
              <w:rPr>
                <w:sz w:val="16"/>
                <w:szCs w:val="16"/>
              </w:rPr>
            </w:pPr>
            <w:r w:rsidRPr="00AB4F3A">
              <w:rPr>
                <w:rFonts w:ascii="Calibri" w:hAnsi="Calibri" w:cs="Calibri"/>
                <w:color w:val="000000"/>
                <w:sz w:val="16"/>
                <w:szCs w:val="16"/>
              </w:rPr>
              <w:t>2304.039</w:t>
            </w:r>
          </w:p>
        </w:tc>
        <w:tc>
          <w:tcPr>
            <w:tcW w:w="1067" w:type="dxa"/>
            <w:vAlign w:val="bottom"/>
          </w:tcPr>
          <w:p w14:paraId="03293DEB" w14:textId="5556BAF7"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5BB969C5" w14:textId="77777777" w:rsidTr="002A7EC8">
        <w:tc>
          <w:tcPr>
            <w:tcW w:w="729" w:type="dxa"/>
            <w:vAlign w:val="bottom"/>
          </w:tcPr>
          <w:p w14:paraId="45DCA4EC" w14:textId="7B4F7928" w:rsidR="002A7EC8" w:rsidRPr="00AB4F3A" w:rsidRDefault="002A7EC8" w:rsidP="00AB4F3A">
            <w:pPr>
              <w:rPr>
                <w:sz w:val="16"/>
                <w:szCs w:val="16"/>
              </w:rPr>
            </w:pPr>
            <w:r w:rsidRPr="00AB4F3A">
              <w:rPr>
                <w:rFonts w:ascii="Calibri" w:hAnsi="Calibri" w:cs="Calibri"/>
                <w:color w:val="000000"/>
                <w:sz w:val="16"/>
                <w:szCs w:val="16"/>
              </w:rPr>
              <w:t>BK-2</w:t>
            </w:r>
          </w:p>
        </w:tc>
        <w:tc>
          <w:tcPr>
            <w:tcW w:w="663" w:type="dxa"/>
            <w:vAlign w:val="bottom"/>
          </w:tcPr>
          <w:p w14:paraId="3CAFBCE3" w14:textId="32E7F529" w:rsidR="002A7EC8" w:rsidRPr="00AB4F3A" w:rsidRDefault="002A7EC8" w:rsidP="00AB4F3A">
            <w:pPr>
              <w:rPr>
                <w:sz w:val="16"/>
                <w:szCs w:val="16"/>
              </w:rPr>
            </w:pPr>
            <w:r w:rsidRPr="00AB4F3A">
              <w:rPr>
                <w:rFonts w:ascii="Calibri" w:hAnsi="Calibri" w:cs="Calibri"/>
                <w:color w:val="000000"/>
                <w:sz w:val="16"/>
                <w:szCs w:val="16"/>
              </w:rPr>
              <w:t>0.003</w:t>
            </w:r>
          </w:p>
        </w:tc>
        <w:tc>
          <w:tcPr>
            <w:tcW w:w="651" w:type="dxa"/>
            <w:vAlign w:val="bottom"/>
          </w:tcPr>
          <w:p w14:paraId="3CEE316C" w14:textId="07B4E2AA"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18EAD7B9" w14:textId="41685326" w:rsidR="002A7EC8" w:rsidRPr="00AB4F3A" w:rsidRDefault="002A7EC8" w:rsidP="00AB4F3A">
            <w:pPr>
              <w:rPr>
                <w:sz w:val="16"/>
                <w:szCs w:val="16"/>
              </w:rPr>
            </w:pPr>
            <w:r w:rsidRPr="00AB4F3A">
              <w:rPr>
                <w:rFonts w:ascii="Calibri" w:hAnsi="Calibri" w:cs="Calibri"/>
                <w:color w:val="000000"/>
                <w:sz w:val="16"/>
                <w:szCs w:val="16"/>
              </w:rPr>
              <w:t>0.052</w:t>
            </w:r>
          </w:p>
        </w:tc>
        <w:tc>
          <w:tcPr>
            <w:tcW w:w="756" w:type="dxa"/>
            <w:vAlign w:val="bottom"/>
          </w:tcPr>
          <w:p w14:paraId="0462A5BC" w14:textId="5A4AA5E8" w:rsidR="002A7EC8" w:rsidRPr="00AB4F3A" w:rsidRDefault="002A7EC8" w:rsidP="00AB4F3A">
            <w:pPr>
              <w:rPr>
                <w:sz w:val="16"/>
                <w:szCs w:val="16"/>
              </w:rPr>
            </w:pPr>
            <w:r w:rsidRPr="00AB4F3A">
              <w:rPr>
                <w:rFonts w:ascii="Calibri" w:hAnsi="Calibri" w:cs="Calibri"/>
                <w:color w:val="000000"/>
                <w:sz w:val="16"/>
                <w:szCs w:val="16"/>
              </w:rPr>
              <w:t>0.007</w:t>
            </w:r>
          </w:p>
        </w:tc>
        <w:tc>
          <w:tcPr>
            <w:tcW w:w="1251" w:type="dxa"/>
            <w:vAlign w:val="bottom"/>
          </w:tcPr>
          <w:p w14:paraId="577CC263" w14:textId="7CCB8B98"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83A266E" w14:textId="27B75004"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19E13B55" w14:textId="3E855E6E"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5858E37F" w14:textId="7B387F8D" w:rsidR="002A7EC8" w:rsidRPr="00AB4F3A" w:rsidRDefault="002A7EC8" w:rsidP="00AB4F3A">
            <w:pPr>
              <w:rPr>
                <w:sz w:val="16"/>
                <w:szCs w:val="16"/>
              </w:rPr>
            </w:pPr>
            <w:r w:rsidRPr="00AB4F3A">
              <w:rPr>
                <w:rFonts w:ascii="Calibri" w:hAnsi="Calibri" w:cs="Calibri"/>
                <w:color w:val="000000"/>
                <w:sz w:val="16"/>
                <w:szCs w:val="16"/>
              </w:rPr>
              <w:t>0.000952</w:t>
            </w:r>
          </w:p>
        </w:tc>
        <w:tc>
          <w:tcPr>
            <w:tcW w:w="1114" w:type="dxa"/>
            <w:vAlign w:val="bottom"/>
          </w:tcPr>
          <w:p w14:paraId="651C7658" w14:textId="4182404E"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0FF50DCD" w14:textId="3CE9C262"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471F204E" w14:textId="6ED2FF78" w:rsidR="002A7EC8" w:rsidRPr="00AB4F3A" w:rsidRDefault="002A7EC8" w:rsidP="00AB4F3A">
            <w:pPr>
              <w:rPr>
                <w:sz w:val="16"/>
                <w:szCs w:val="16"/>
              </w:rPr>
            </w:pPr>
            <w:r w:rsidRPr="00AB4F3A">
              <w:rPr>
                <w:rFonts w:ascii="Calibri" w:hAnsi="Calibri" w:cs="Calibri"/>
                <w:color w:val="000000"/>
                <w:sz w:val="16"/>
                <w:szCs w:val="16"/>
              </w:rPr>
              <w:t>1891.558</w:t>
            </w:r>
          </w:p>
        </w:tc>
        <w:tc>
          <w:tcPr>
            <w:tcW w:w="1067" w:type="dxa"/>
            <w:vAlign w:val="bottom"/>
          </w:tcPr>
          <w:p w14:paraId="102717F8" w14:textId="2F9F7E94"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2CF1C924" w14:textId="77777777" w:rsidTr="002A7EC8">
        <w:tc>
          <w:tcPr>
            <w:tcW w:w="729" w:type="dxa"/>
            <w:vAlign w:val="bottom"/>
          </w:tcPr>
          <w:p w14:paraId="731B8A66" w14:textId="14C7C178" w:rsidR="002A7EC8" w:rsidRPr="00AB4F3A" w:rsidRDefault="002A7EC8" w:rsidP="00AB4F3A">
            <w:pPr>
              <w:rPr>
                <w:sz w:val="16"/>
                <w:szCs w:val="16"/>
              </w:rPr>
            </w:pPr>
            <w:r w:rsidRPr="00AB4F3A">
              <w:rPr>
                <w:rFonts w:ascii="Calibri" w:hAnsi="Calibri" w:cs="Calibri"/>
                <w:color w:val="000000"/>
                <w:sz w:val="16"/>
                <w:szCs w:val="16"/>
              </w:rPr>
              <w:t>BK-3</w:t>
            </w:r>
          </w:p>
        </w:tc>
        <w:tc>
          <w:tcPr>
            <w:tcW w:w="663" w:type="dxa"/>
            <w:vAlign w:val="bottom"/>
          </w:tcPr>
          <w:p w14:paraId="0299511C" w14:textId="4E55D9EE" w:rsidR="002A7EC8" w:rsidRPr="00AB4F3A" w:rsidRDefault="002A7EC8" w:rsidP="00AB4F3A">
            <w:pPr>
              <w:rPr>
                <w:sz w:val="16"/>
                <w:szCs w:val="16"/>
              </w:rPr>
            </w:pPr>
            <w:r w:rsidRPr="00AB4F3A">
              <w:rPr>
                <w:rFonts w:ascii="Calibri" w:hAnsi="Calibri" w:cs="Calibri"/>
                <w:color w:val="000000"/>
                <w:sz w:val="16"/>
                <w:szCs w:val="16"/>
              </w:rPr>
              <w:t>0.068</w:t>
            </w:r>
          </w:p>
        </w:tc>
        <w:tc>
          <w:tcPr>
            <w:tcW w:w="651" w:type="dxa"/>
            <w:vAlign w:val="bottom"/>
          </w:tcPr>
          <w:p w14:paraId="4EC961EF" w14:textId="4E966849"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1EBEE199" w14:textId="7B2B96C7" w:rsidR="002A7EC8" w:rsidRPr="00AB4F3A" w:rsidRDefault="002A7EC8" w:rsidP="00AB4F3A">
            <w:pPr>
              <w:rPr>
                <w:sz w:val="16"/>
                <w:szCs w:val="16"/>
              </w:rPr>
            </w:pPr>
            <w:r w:rsidRPr="00AB4F3A">
              <w:rPr>
                <w:rFonts w:ascii="Calibri" w:hAnsi="Calibri" w:cs="Calibri"/>
                <w:color w:val="000000"/>
                <w:sz w:val="16"/>
                <w:szCs w:val="16"/>
              </w:rPr>
              <w:t>0.045</w:t>
            </w:r>
          </w:p>
        </w:tc>
        <w:tc>
          <w:tcPr>
            <w:tcW w:w="756" w:type="dxa"/>
            <w:vAlign w:val="bottom"/>
          </w:tcPr>
          <w:p w14:paraId="1BE177E9" w14:textId="52443D76" w:rsidR="002A7EC8" w:rsidRPr="00AB4F3A" w:rsidRDefault="002A7EC8" w:rsidP="00AB4F3A">
            <w:pPr>
              <w:rPr>
                <w:sz w:val="16"/>
                <w:szCs w:val="16"/>
              </w:rPr>
            </w:pPr>
            <w:r w:rsidRPr="00AB4F3A">
              <w:rPr>
                <w:rFonts w:ascii="Calibri" w:hAnsi="Calibri" w:cs="Calibri"/>
                <w:color w:val="000000"/>
                <w:sz w:val="16"/>
                <w:szCs w:val="16"/>
              </w:rPr>
              <w:t>0.003</w:t>
            </w:r>
          </w:p>
        </w:tc>
        <w:tc>
          <w:tcPr>
            <w:tcW w:w="1251" w:type="dxa"/>
            <w:vAlign w:val="bottom"/>
          </w:tcPr>
          <w:p w14:paraId="33C1EA81" w14:textId="1EF6CABC"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14E2DEE" w14:textId="7CCC533A"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1F44DFDA" w14:textId="45A1DC78"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D15379C" w14:textId="58371395" w:rsidR="002A7EC8" w:rsidRPr="00AB4F3A" w:rsidRDefault="002A7EC8" w:rsidP="00AB4F3A">
            <w:pPr>
              <w:rPr>
                <w:sz w:val="16"/>
                <w:szCs w:val="16"/>
              </w:rPr>
            </w:pPr>
            <w:r w:rsidRPr="00AB4F3A">
              <w:rPr>
                <w:rFonts w:ascii="Calibri" w:hAnsi="Calibri" w:cs="Calibri"/>
                <w:color w:val="000000"/>
                <w:sz w:val="16"/>
                <w:szCs w:val="16"/>
              </w:rPr>
              <w:t>0.003095</w:t>
            </w:r>
          </w:p>
        </w:tc>
        <w:tc>
          <w:tcPr>
            <w:tcW w:w="1114" w:type="dxa"/>
            <w:vAlign w:val="bottom"/>
          </w:tcPr>
          <w:p w14:paraId="32035D00" w14:textId="53F71A5D"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46139042" w14:textId="49BB367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779203D9" w14:textId="2E24E3B9" w:rsidR="002A7EC8" w:rsidRPr="00AB4F3A" w:rsidRDefault="002A7EC8" w:rsidP="00AB4F3A">
            <w:pPr>
              <w:rPr>
                <w:sz w:val="16"/>
                <w:szCs w:val="16"/>
              </w:rPr>
            </w:pPr>
            <w:r w:rsidRPr="00AB4F3A">
              <w:rPr>
                <w:rFonts w:ascii="Calibri" w:hAnsi="Calibri" w:cs="Calibri"/>
                <w:color w:val="000000"/>
                <w:sz w:val="16"/>
                <w:szCs w:val="16"/>
              </w:rPr>
              <w:t>1231.234</w:t>
            </w:r>
          </w:p>
        </w:tc>
        <w:tc>
          <w:tcPr>
            <w:tcW w:w="1067" w:type="dxa"/>
            <w:vAlign w:val="bottom"/>
          </w:tcPr>
          <w:p w14:paraId="37AA8DCC" w14:textId="5840F30B"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75453C7D" w14:textId="77777777" w:rsidTr="002A7EC8">
        <w:tc>
          <w:tcPr>
            <w:tcW w:w="729" w:type="dxa"/>
            <w:vAlign w:val="bottom"/>
          </w:tcPr>
          <w:p w14:paraId="52BE347B" w14:textId="4EB8C7BC" w:rsidR="002A7EC8" w:rsidRPr="00AB4F3A" w:rsidRDefault="002A7EC8" w:rsidP="00AB4F3A">
            <w:pPr>
              <w:rPr>
                <w:sz w:val="16"/>
                <w:szCs w:val="16"/>
              </w:rPr>
            </w:pPr>
            <w:r w:rsidRPr="00AB4F3A">
              <w:rPr>
                <w:rFonts w:ascii="Calibri" w:hAnsi="Calibri" w:cs="Calibri"/>
                <w:color w:val="000000"/>
                <w:sz w:val="16"/>
                <w:szCs w:val="16"/>
              </w:rPr>
              <w:t>BGO-1</w:t>
            </w:r>
          </w:p>
        </w:tc>
        <w:tc>
          <w:tcPr>
            <w:tcW w:w="663" w:type="dxa"/>
            <w:vAlign w:val="bottom"/>
          </w:tcPr>
          <w:p w14:paraId="65F03AAF" w14:textId="21D34FDD" w:rsidR="002A7EC8" w:rsidRPr="00AB4F3A" w:rsidRDefault="002A7EC8" w:rsidP="00AB4F3A">
            <w:pPr>
              <w:rPr>
                <w:sz w:val="16"/>
                <w:szCs w:val="16"/>
              </w:rPr>
            </w:pPr>
            <w:r w:rsidRPr="00AB4F3A">
              <w:rPr>
                <w:rFonts w:ascii="Calibri" w:hAnsi="Calibri" w:cs="Calibri"/>
                <w:color w:val="000000"/>
                <w:sz w:val="16"/>
                <w:szCs w:val="16"/>
              </w:rPr>
              <w:t>0.0145</w:t>
            </w:r>
          </w:p>
        </w:tc>
        <w:tc>
          <w:tcPr>
            <w:tcW w:w="651" w:type="dxa"/>
            <w:vAlign w:val="bottom"/>
          </w:tcPr>
          <w:p w14:paraId="4C0829E9" w14:textId="42AB9F96"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703C9D6B" w14:textId="4D161036" w:rsidR="002A7EC8" w:rsidRPr="00AB4F3A" w:rsidRDefault="002A7EC8" w:rsidP="00AB4F3A">
            <w:pPr>
              <w:rPr>
                <w:sz w:val="16"/>
                <w:szCs w:val="16"/>
              </w:rPr>
            </w:pPr>
            <w:r w:rsidRPr="00AB4F3A">
              <w:rPr>
                <w:rFonts w:ascii="Calibri" w:hAnsi="Calibri" w:cs="Calibri"/>
                <w:color w:val="000000"/>
                <w:sz w:val="16"/>
                <w:szCs w:val="16"/>
              </w:rPr>
              <w:t>0.044</w:t>
            </w:r>
          </w:p>
        </w:tc>
        <w:tc>
          <w:tcPr>
            <w:tcW w:w="756" w:type="dxa"/>
            <w:vAlign w:val="bottom"/>
          </w:tcPr>
          <w:p w14:paraId="6070008A" w14:textId="6278D5D6"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43D192E9" w14:textId="50B05400" w:rsidR="002A7EC8" w:rsidRPr="00AB4F3A" w:rsidRDefault="002A7EC8" w:rsidP="00AB4F3A">
            <w:pPr>
              <w:rPr>
                <w:sz w:val="16"/>
                <w:szCs w:val="16"/>
              </w:rPr>
            </w:pPr>
            <w:r w:rsidRPr="00AB4F3A">
              <w:rPr>
                <w:rFonts w:ascii="Calibri" w:hAnsi="Calibri" w:cs="Calibri"/>
                <w:color w:val="000000"/>
                <w:sz w:val="16"/>
                <w:szCs w:val="16"/>
              </w:rPr>
              <w:t>0.002</w:t>
            </w:r>
          </w:p>
        </w:tc>
        <w:tc>
          <w:tcPr>
            <w:tcW w:w="1076" w:type="dxa"/>
            <w:vAlign w:val="bottom"/>
          </w:tcPr>
          <w:p w14:paraId="59FDDA3F" w14:textId="17935500"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7AAA8869" w14:textId="0A30A20B"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67745401" w14:textId="546610DF"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74C79AAE" w14:textId="6AA226AE"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2885E9C4" w14:textId="69B2E216"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3465D50D" w14:textId="0E985005" w:rsidR="002A7EC8" w:rsidRPr="00AB4F3A" w:rsidRDefault="002A7EC8" w:rsidP="00AB4F3A">
            <w:pPr>
              <w:rPr>
                <w:sz w:val="16"/>
                <w:szCs w:val="16"/>
              </w:rPr>
            </w:pPr>
            <w:r w:rsidRPr="00AB4F3A">
              <w:rPr>
                <w:rFonts w:ascii="Calibri" w:hAnsi="Calibri" w:cs="Calibri"/>
                <w:color w:val="000000"/>
                <w:sz w:val="16"/>
                <w:szCs w:val="16"/>
              </w:rPr>
              <w:t>838.5385</w:t>
            </w:r>
          </w:p>
        </w:tc>
        <w:tc>
          <w:tcPr>
            <w:tcW w:w="1067" w:type="dxa"/>
            <w:vAlign w:val="bottom"/>
          </w:tcPr>
          <w:p w14:paraId="41AB2D30" w14:textId="0442841F"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0D00D993" w14:textId="77777777" w:rsidTr="002A7EC8">
        <w:tc>
          <w:tcPr>
            <w:tcW w:w="729" w:type="dxa"/>
            <w:vAlign w:val="bottom"/>
          </w:tcPr>
          <w:p w14:paraId="7C2E74A7" w14:textId="06D34480" w:rsidR="002A7EC8" w:rsidRPr="00AB4F3A" w:rsidRDefault="002A7EC8" w:rsidP="00AB4F3A">
            <w:pPr>
              <w:rPr>
                <w:sz w:val="16"/>
                <w:szCs w:val="16"/>
              </w:rPr>
            </w:pPr>
            <w:r w:rsidRPr="00AB4F3A">
              <w:rPr>
                <w:rFonts w:ascii="Calibri" w:hAnsi="Calibri" w:cs="Calibri"/>
                <w:color w:val="000000"/>
                <w:sz w:val="16"/>
                <w:szCs w:val="16"/>
              </w:rPr>
              <w:t>BGO-2</w:t>
            </w:r>
          </w:p>
        </w:tc>
        <w:tc>
          <w:tcPr>
            <w:tcW w:w="663" w:type="dxa"/>
            <w:vAlign w:val="bottom"/>
          </w:tcPr>
          <w:p w14:paraId="1D3E2494" w14:textId="71F78E8E"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40E099E" w14:textId="4124D64C"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5993FA04" w14:textId="3D3DED10" w:rsidR="002A7EC8" w:rsidRPr="00AB4F3A" w:rsidRDefault="002A7EC8" w:rsidP="00AB4F3A">
            <w:pPr>
              <w:rPr>
                <w:sz w:val="16"/>
                <w:szCs w:val="16"/>
              </w:rPr>
            </w:pPr>
            <w:r w:rsidRPr="00AB4F3A">
              <w:rPr>
                <w:rFonts w:ascii="Calibri" w:hAnsi="Calibri" w:cs="Calibri"/>
                <w:color w:val="000000"/>
                <w:sz w:val="16"/>
                <w:szCs w:val="16"/>
              </w:rPr>
              <w:t>0.0385</w:t>
            </w:r>
          </w:p>
        </w:tc>
        <w:tc>
          <w:tcPr>
            <w:tcW w:w="756" w:type="dxa"/>
            <w:vAlign w:val="bottom"/>
          </w:tcPr>
          <w:p w14:paraId="1CEB62F7" w14:textId="0BBC5549"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0D406CB5" w14:textId="53207629"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7B972076" w14:textId="1F61D5EB"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6FC53E5C" w14:textId="075855BE"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C37AE78" w14:textId="7A5CE8D1"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4F2CD9AE" w14:textId="595C999A"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06A7C8DF" w14:textId="507D9691"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DD1D2A0" w14:textId="7D06088C" w:rsidR="002A7EC8" w:rsidRPr="00AB4F3A" w:rsidRDefault="002A7EC8" w:rsidP="00AB4F3A">
            <w:pPr>
              <w:rPr>
                <w:sz w:val="16"/>
                <w:szCs w:val="16"/>
              </w:rPr>
            </w:pPr>
            <w:r w:rsidRPr="00AB4F3A">
              <w:rPr>
                <w:rFonts w:ascii="Calibri" w:hAnsi="Calibri" w:cs="Calibri"/>
                <w:color w:val="000000"/>
                <w:sz w:val="16"/>
                <w:szCs w:val="16"/>
              </w:rPr>
              <w:t>611.91</w:t>
            </w:r>
          </w:p>
        </w:tc>
        <w:tc>
          <w:tcPr>
            <w:tcW w:w="1067" w:type="dxa"/>
            <w:vAlign w:val="bottom"/>
          </w:tcPr>
          <w:p w14:paraId="258A2622" w14:textId="6B82D4D3"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628A44CD" w14:textId="77777777" w:rsidTr="002A7EC8">
        <w:tc>
          <w:tcPr>
            <w:tcW w:w="729" w:type="dxa"/>
            <w:vAlign w:val="bottom"/>
          </w:tcPr>
          <w:p w14:paraId="74A79379" w14:textId="152B8722" w:rsidR="002A7EC8" w:rsidRPr="00AB4F3A" w:rsidRDefault="002A7EC8" w:rsidP="00AB4F3A">
            <w:pPr>
              <w:rPr>
                <w:sz w:val="16"/>
                <w:szCs w:val="16"/>
              </w:rPr>
            </w:pPr>
            <w:r w:rsidRPr="00AB4F3A">
              <w:rPr>
                <w:rFonts w:ascii="Calibri" w:hAnsi="Calibri" w:cs="Calibri"/>
                <w:color w:val="000000"/>
                <w:sz w:val="16"/>
                <w:szCs w:val="16"/>
              </w:rPr>
              <w:t>BGO-3</w:t>
            </w:r>
          </w:p>
        </w:tc>
        <w:tc>
          <w:tcPr>
            <w:tcW w:w="663" w:type="dxa"/>
            <w:vAlign w:val="bottom"/>
          </w:tcPr>
          <w:p w14:paraId="5BD17633" w14:textId="41EBED28"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0DB07C70" w14:textId="12F5EE27"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46A29C78" w14:textId="7FBE00BE" w:rsidR="002A7EC8" w:rsidRPr="00AB4F3A" w:rsidRDefault="002A7EC8" w:rsidP="00AB4F3A">
            <w:pPr>
              <w:rPr>
                <w:sz w:val="16"/>
                <w:szCs w:val="16"/>
              </w:rPr>
            </w:pPr>
            <w:r w:rsidRPr="00AB4F3A">
              <w:rPr>
                <w:rFonts w:ascii="Calibri" w:hAnsi="Calibri" w:cs="Calibri"/>
                <w:color w:val="000000"/>
                <w:sz w:val="16"/>
                <w:szCs w:val="16"/>
              </w:rPr>
              <w:t>0.044</w:t>
            </w:r>
          </w:p>
        </w:tc>
        <w:tc>
          <w:tcPr>
            <w:tcW w:w="756" w:type="dxa"/>
            <w:vAlign w:val="bottom"/>
          </w:tcPr>
          <w:p w14:paraId="675981E1" w14:textId="372F6A2B" w:rsidR="002A7EC8" w:rsidRPr="00AB4F3A" w:rsidRDefault="002A7EC8" w:rsidP="00AB4F3A">
            <w:pPr>
              <w:rPr>
                <w:sz w:val="16"/>
                <w:szCs w:val="16"/>
              </w:rPr>
            </w:pPr>
            <w:r w:rsidRPr="00AB4F3A">
              <w:rPr>
                <w:rFonts w:ascii="Calibri" w:hAnsi="Calibri" w:cs="Calibri"/>
                <w:color w:val="000000"/>
                <w:sz w:val="16"/>
                <w:szCs w:val="16"/>
              </w:rPr>
              <w:t>0.005</w:t>
            </w:r>
          </w:p>
        </w:tc>
        <w:tc>
          <w:tcPr>
            <w:tcW w:w="1251" w:type="dxa"/>
            <w:vAlign w:val="bottom"/>
          </w:tcPr>
          <w:p w14:paraId="6FD89038" w14:textId="3108B1E3" w:rsidR="002A7EC8" w:rsidRPr="00AB4F3A" w:rsidRDefault="002A7EC8" w:rsidP="00AB4F3A">
            <w:pPr>
              <w:rPr>
                <w:sz w:val="16"/>
                <w:szCs w:val="16"/>
              </w:rPr>
            </w:pPr>
            <w:r w:rsidRPr="00AB4F3A">
              <w:rPr>
                <w:rFonts w:ascii="Calibri" w:hAnsi="Calibri" w:cs="Calibri"/>
                <w:color w:val="000000"/>
                <w:sz w:val="16"/>
                <w:szCs w:val="16"/>
              </w:rPr>
              <w:t>0.003</w:t>
            </w:r>
          </w:p>
        </w:tc>
        <w:tc>
          <w:tcPr>
            <w:tcW w:w="1076" w:type="dxa"/>
            <w:vAlign w:val="bottom"/>
          </w:tcPr>
          <w:p w14:paraId="62219B5E" w14:textId="359D2922"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3E525C0F" w14:textId="693FC4C2"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F644819" w14:textId="25B8EE3F"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152EAD4B" w14:textId="4298A5AD"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3ABAD14A" w14:textId="7518BFED"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2BFBE2D2" w14:textId="5187DE62" w:rsidR="002A7EC8" w:rsidRPr="00AB4F3A" w:rsidRDefault="002A7EC8" w:rsidP="00AB4F3A">
            <w:pPr>
              <w:rPr>
                <w:sz w:val="16"/>
                <w:szCs w:val="16"/>
              </w:rPr>
            </w:pPr>
            <w:r w:rsidRPr="00AB4F3A">
              <w:rPr>
                <w:rFonts w:ascii="Calibri" w:hAnsi="Calibri" w:cs="Calibri"/>
                <w:color w:val="000000"/>
                <w:sz w:val="16"/>
                <w:szCs w:val="16"/>
              </w:rPr>
              <w:t>624.455</w:t>
            </w:r>
          </w:p>
        </w:tc>
        <w:tc>
          <w:tcPr>
            <w:tcW w:w="1067" w:type="dxa"/>
            <w:vAlign w:val="bottom"/>
          </w:tcPr>
          <w:p w14:paraId="79394B15" w14:textId="646B3608"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335A95EC" w14:textId="77777777" w:rsidTr="002A7EC8">
        <w:tc>
          <w:tcPr>
            <w:tcW w:w="729" w:type="dxa"/>
            <w:vAlign w:val="bottom"/>
          </w:tcPr>
          <w:p w14:paraId="6D7E5A04" w14:textId="0004C859" w:rsidR="002A7EC8" w:rsidRPr="00AB4F3A" w:rsidRDefault="002A7EC8" w:rsidP="00AB4F3A">
            <w:pPr>
              <w:rPr>
                <w:sz w:val="16"/>
                <w:szCs w:val="16"/>
              </w:rPr>
            </w:pPr>
            <w:r w:rsidRPr="00AB4F3A">
              <w:rPr>
                <w:rFonts w:ascii="Calibri" w:hAnsi="Calibri" w:cs="Calibri"/>
                <w:color w:val="000000"/>
                <w:sz w:val="16"/>
                <w:szCs w:val="16"/>
              </w:rPr>
              <w:t>OS-1</w:t>
            </w:r>
          </w:p>
        </w:tc>
        <w:tc>
          <w:tcPr>
            <w:tcW w:w="663" w:type="dxa"/>
            <w:vAlign w:val="bottom"/>
          </w:tcPr>
          <w:p w14:paraId="23503AB9" w14:textId="52869FF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57E99B01" w14:textId="11B402A8"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37EC605D" w14:textId="41D69749" w:rsidR="002A7EC8" w:rsidRPr="00AB4F3A" w:rsidRDefault="002A7EC8" w:rsidP="00AB4F3A">
            <w:pPr>
              <w:rPr>
                <w:sz w:val="16"/>
                <w:szCs w:val="16"/>
              </w:rPr>
            </w:pPr>
            <w:r w:rsidRPr="00AB4F3A">
              <w:rPr>
                <w:rFonts w:ascii="Calibri" w:hAnsi="Calibri" w:cs="Calibri"/>
                <w:color w:val="000000"/>
                <w:sz w:val="16"/>
                <w:szCs w:val="16"/>
              </w:rPr>
              <w:t>0.061</w:t>
            </w:r>
          </w:p>
        </w:tc>
        <w:tc>
          <w:tcPr>
            <w:tcW w:w="756" w:type="dxa"/>
            <w:vAlign w:val="bottom"/>
          </w:tcPr>
          <w:p w14:paraId="023991F3" w14:textId="6076A475"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75A0D9A9" w14:textId="42900DA5"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6CB260D" w14:textId="2B68576C"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A7FA2A8" w14:textId="5CEE93F6" w:rsidR="002A7EC8" w:rsidRPr="00AB4F3A" w:rsidRDefault="002A7EC8" w:rsidP="00AB4F3A">
            <w:pPr>
              <w:rPr>
                <w:sz w:val="16"/>
                <w:szCs w:val="16"/>
              </w:rPr>
            </w:pPr>
            <w:r w:rsidRPr="00AB4F3A">
              <w:rPr>
                <w:rFonts w:ascii="Calibri" w:hAnsi="Calibri" w:cs="Calibri"/>
                <w:color w:val="000000"/>
                <w:sz w:val="16"/>
                <w:szCs w:val="16"/>
              </w:rPr>
              <w:t>0.001</w:t>
            </w:r>
          </w:p>
        </w:tc>
        <w:tc>
          <w:tcPr>
            <w:tcW w:w="1142" w:type="dxa"/>
            <w:vAlign w:val="bottom"/>
          </w:tcPr>
          <w:p w14:paraId="1045E422" w14:textId="285F784D" w:rsidR="002A7EC8" w:rsidRPr="00AB4F3A" w:rsidRDefault="002A7EC8" w:rsidP="00AB4F3A">
            <w:pPr>
              <w:rPr>
                <w:sz w:val="16"/>
                <w:szCs w:val="16"/>
              </w:rPr>
            </w:pPr>
            <w:r w:rsidRPr="00AB4F3A">
              <w:rPr>
                <w:rFonts w:ascii="Calibri" w:hAnsi="Calibri" w:cs="Calibri"/>
                <w:color w:val="000000"/>
                <w:sz w:val="16"/>
                <w:szCs w:val="16"/>
              </w:rPr>
              <w:t>0.002381</w:t>
            </w:r>
          </w:p>
        </w:tc>
        <w:tc>
          <w:tcPr>
            <w:tcW w:w="1114" w:type="dxa"/>
            <w:vAlign w:val="bottom"/>
          </w:tcPr>
          <w:p w14:paraId="644D9662" w14:textId="7196EC60"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0F8F29FC" w14:textId="45F706E0"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24A701C" w14:textId="30CF9DB6" w:rsidR="002A7EC8" w:rsidRPr="00AB4F3A" w:rsidRDefault="002A7EC8" w:rsidP="00AB4F3A">
            <w:pPr>
              <w:rPr>
                <w:sz w:val="16"/>
                <w:szCs w:val="16"/>
              </w:rPr>
            </w:pPr>
            <w:r w:rsidRPr="00AB4F3A">
              <w:rPr>
                <w:rFonts w:ascii="Calibri" w:hAnsi="Calibri" w:cs="Calibri"/>
                <w:color w:val="000000"/>
                <w:sz w:val="16"/>
                <w:szCs w:val="16"/>
              </w:rPr>
              <w:t>455.7733</w:t>
            </w:r>
          </w:p>
        </w:tc>
        <w:tc>
          <w:tcPr>
            <w:tcW w:w="1067" w:type="dxa"/>
            <w:vAlign w:val="bottom"/>
          </w:tcPr>
          <w:p w14:paraId="7CBB8130" w14:textId="27E21CE5"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16915EFD" w14:textId="77777777" w:rsidTr="002A7EC8">
        <w:tc>
          <w:tcPr>
            <w:tcW w:w="729" w:type="dxa"/>
            <w:vAlign w:val="bottom"/>
          </w:tcPr>
          <w:p w14:paraId="35363C8D" w14:textId="287B4580" w:rsidR="002A7EC8" w:rsidRPr="00AB4F3A" w:rsidRDefault="002A7EC8" w:rsidP="00AB4F3A">
            <w:pPr>
              <w:rPr>
                <w:sz w:val="16"/>
                <w:szCs w:val="16"/>
              </w:rPr>
            </w:pPr>
            <w:r w:rsidRPr="00AB4F3A">
              <w:rPr>
                <w:rFonts w:ascii="Calibri" w:hAnsi="Calibri" w:cs="Calibri"/>
                <w:color w:val="000000"/>
                <w:sz w:val="16"/>
                <w:szCs w:val="16"/>
              </w:rPr>
              <w:t>KD-1</w:t>
            </w:r>
          </w:p>
        </w:tc>
        <w:tc>
          <w:tcPr>
            <w:tcW w:w="663" w:type="dxa"/>
            <w:vAlign w:val="bottom"/>
          </w:tcPr>
          <w:p w14:paraId="7CBDC170" w14:textId="1C25FDD8" w:rsidR="002A7EC8" w:rsidRPr="00AB4F3A" w:rsidRDefault="002A7EC8" w:rsidP="00AB4F3A">
            <w:pPr>
              <w:rPr>
                <w:sz w:val="16"/>
                <w:szCs w:val="16"/>
              </w:rPr>
            </w:pPr>
            <w:r w:rsidRPr="00AB4F3A">
              <w:rPr>
                <w:rFonts w:ascii="Calibri" w:hAnsi="Calibri" w:cs="Calibri"/>
                <w:color w:val="000000"/>
                <w:sz w:val="16"/>
                <w:szCs w:val="16"/>
              </w:rPr>
              <w:t>0.0035</w:t>
            </w:r>
          </w:p>
        </w:tc>
        <w:tc>
          <w:tcPr>
            <w:tcW w:w="651" w:type="dxa"/>
            <w:vAlign w:val="bottom"/>
          </w:tcPr>
          <w:p w14:paraId="16B2EC30" w14:textId="7887FFBD" w:rsidR="002A7EC8" w:rsidRPr="00AB4F3A" w:rsidRDefault="002A7EC8" w:rsidP="00AB4F3A">
            <w:pPr>
              <w:rPr>
                <w:sz w:val="16"/>
                <w:szCs w:val="16"/>
              </w:rPr>
            </w:pPr>
            <w:r w:rsidRPr="00AB4F3A">
              <w:rPr>
                <w:rFonts w:ascii="Calibri" w:hAnsi="Calibri" w:cs="Calibri"/>
                <w:color w:val="000000"/>
                <w:sz w:val="16"/>
                <w:szCs w:val="16"/>
              </w:rPr>
              <w:t>0.065</w:t>
            </w:r>
          </w:p>
        </w:tc>
        <w:tc>
          <w:tcPr>
            <w:tcW w:w="662" w:type="dxa"/>
            <w:vAlign w:val="bottom"/>
          </w:tcPr>
          <w:p w14:paraId="691BA2B6" w14:textId="146ADF50" w:rsidR="002A7EC8" w:rsidRPr="00AB4F3A" w:rsidRDefault="002A7EC8" w:rsidP="00AB4F3A">
            <w:pPr>
              <w:rPr>
                <w:sz w:val="16"/>
                <w:szCs w:val="16"/>
              </w:rPr>
            </w:pPr>
            <w:r w:rsidRPr="00AB4F3A">
              <w:rPr>
                <w:rFonts w:ascii="Calibri" w:hAnsi="Calibri" w:cs="Calibri"/>
                <w:color w:val="000000"/>
                <w:sz w:val="16"/>
                <w:szCs w:val="16"/>
              </w:rPr>
              <w:t>0.0375</w:t>
            </w:r>
          </w:p>
        </w:tc>
        <w:tc>
          <w:tcPr>
            <w:tcW w:w="756" w:type="dxa"/>
            <w:vAlign w:val="bottom"/>
          </w:tcPr>
          <w:p w14:paraId="643DFF93" w14:textId="6305B808" w:rsidR="002A7EC8" w:rsidRPr="00AB4F3A" w:rsidRDefault="002A7EC8" w:rsidP="00AB4F3A">
            <w:pPr>
              <w:rPr>
                <w:sz w:val="16"/>
                <w:szCs w:val="16"/>
              </w:rPr>
            </w:pPr>
            <w:r w:rsidRPr="00AB4F3A">
              <w:rPr>
                <w:rFonts w:ascii="Calibri" w:hAnsi="Calibri" w:cs="Calibri"/>
                <w:color w:val="000000"/>
                <w:sz w:val="16"/>
                <w:szCs w:val="16"/>
              </w:rPr>
              <w:t>0.003</w:t>
            </w:r>
          </w:p>
        </w:tc>
        <w:tc>
          <w:tcPr>
            <w:tcW w:w="1251" w:type="dxa"/>
            <w:vAlign w:val="bottom"/>
          </w:tcPr>
          <w:p w14:paraId="398293FA" w14:textId="6D71FF0B"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173B509" w14:textId="495237AA"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EF50498" w14:textId="722E5989"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DC7E2CD" w14:textId="31869C0A"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7854CCC1" w14:textId="141D0A45"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683FF2BC" w14:textId="391FBC5A"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7850026A" w14:textId="1189A6E2" w:rsidR="002A7EC8" w:rsidRPr="00AB4F3A" w:rsidRDefault="002A7EC8" w:rsidP="00AB4F3A">
            <w:pPr>
              <w:rPr>
                <w:sz w:val="16"/>
                <w:szCs w:val="16"/>
              </w:rPr>
            </w:pPr>
            <w:r w:rsidRPr="00AB4F3A">
              <w:rPr>
                <w:rFonts w:ascii="Calibri" w:hAnsi="Calibri" w:cs="Calibri"/>
                <w:color w:val="000000"/>
                <w:sz w:val="16"/>
                <w:szCs w:val="16"/>
              </w:rPr>
              <w:t>662.4151</w:t>
            </w:r>
          </w:p>
        </w:tc>
        <w:tc>
          <w:tcPr>
            <w:tcW w:w="1067" w:type="dxa"/>
            <w:vAlign w:val="bottom"/>
          </w:tcPr>
          <w:p w14:paraId="3079A0D5" w14:textId="68D3EBF0"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4CFF8A9C" w14:textId="77777777" w:rsidTr="002A7EC8">
        <w:tc>
          <w:tcPr>
            <w:tcW w:w="729" w:type="dxa"/>
            <w:vAlign w:val="bottom"/>
          </w:tcPr>
          <w:p w14:paraId="61F5C016" w14:textId="250F4D1A" w:rsidR="002A7EC8" w:rsidRPr="00AB4F3A" w:rsidRDefault="002A7EC8" w:rsidP="00AB4F3A">
            <w:pPr>
              <w:rPr>
                <w:sz w:val="16"/>
                <w:szCs w:val="16"/>
              </w:rPr>
            </w:pPr>
            <w:r w:rsidRPr="00AB4F3A">
              <w:rPr>
                <w:rFonts w:ascii="Calibri" w:hAnsi="Calibri" w:cs="Calibri"/>
                <w:color w:val="000000"/>
                <w:sz w:val="16"/>
                <w:szCs w:val="16"/>
              </w:rPr>
              <w:t>KD-2</w:t>
            </w:r>
          </w:p>
        </w:tc>
        <w:tc>
          <w:tcPr>
            <w:tcW w:w="663" w:type="dxa"/>
            <w:vAlign w:val="bottom"/>
          </w:tcPr>
          <w:p w14:paraId="2BD70454" w14:textId="570D9C0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2CDD96A" w14:textId="4027EAF3" w:rsidR="002A7EC8" w:rsidRPr="00AB4F3A" w:rsidRDefault="002A7EC8" w:rsidP="00AB4F3A">
            <w:pPr>
              <w:rPr>
                <w:sz w:val="16"/>
                <w:szCs w:val="16"/>
              </w:rPr>
            </w:pPr>
            <w:r w:rsidRPr="00AB4F3A">
              <w:rPr>
                <w:rFonts w:ascii="Calibri" w:hAnsi="Calibri" w:cs="Calibri"/>
                <w:color w:val="000000"/>
                <w:sz w:val="16"/>
                <w:szCs w:val="16"/>
              </w:rPr>
              <w:t>0.1</w:t>
            </w:r>
          </w:p>
        </w:tc>
        <w:tc>
          <w:tcPr>
            <w:tcW w:w="662" w:type="dxa"/>
            <w:vAlign w:val="bottom"/>
          </w:tcPr>
          <w:p w14:paraId="5E1A9B9C" w14:textId="566D3269" w:rsidR="002A7EC8" w:rsidRPr="00AB4F3A" w:rsidRDefault="002A7EC8" w:rsidP="00AB4F3A">
            <w:pPr>
              <w:rPr>
                <w:sz w:val="16"/>
                <w:szCs w:val="16"/>
              </w:rPr>
            </w:pPr>
            <w:r w:rsidRPr="00AB4F3A">
              <w:rPr>
                <w:rFonts w:ascii="Calibri" w:hAnsi="Calibri" w:cs="Calibri"/>
                <w:color w:val="000000"/>
                <w:sz w:val="16"/>
                <w:szCs w:val="16"/>
              </w:rPr>
              <w:t>0.0445</w:t>
            </w:r>
          </w:p>
        </w:tc>
        <w:tc>
          <w:tcPr>
            <w:tcW w:w="756" w:type="dxa"/>
            <w:vAlign w:val="bottom"/>
          </w:tcPr>
          <w:p w14:paraId="3DD0A349" w14:textId="3633C095"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08150BC7" w14:textId="7A6FF72E"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2A71861E" w14:textId="346AA4DC"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603308E9" w14:textId="7A435D37"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3FDB5F19" w14:textId="37024272" w:rsidR="002A7EC8" w:rsidRPr="00AB4F3A" w:rsidRDefault="002A7EC8" w:rsidP="00AB4F3A">
            <w:pPr>
              <w:rPr>
                <w:sz w:val="16"/>
                <w:szCs w:val="16"/>
              </w:rPr>
            </w:pPr>
            <w:r w:rsidRPr="00AB4F3A">
              <w:rPr>
                <w:rFonts w:ascii="Calibri" w:hAnsi="Calibri" w:cs="Calibri"/>
                <w:color w:val="000000"/>
                <w:sz w:val="16"/>
                <w:szCs w:val="16"/>
              </w:rPr>
              <w:t>0.000714</w:t>
            </w:r>
          </w:p>
        </w:tc>
        <w:tc>
          <w:tcPr>
            <w:tcW w:w="1114" w:type="dxa"/>
            <w:vAlign w:val="bottom"/>
          </w:tcPr>
          <w:p w14:paraId="5DDC1B2C" w14:textId="6CBBD94A"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600B3FB3" w14:textId="7D8BEFD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2A979244" w14:textId="7C7C9345" w:rsidR="002A7EC8" w:rsidRPr="00AB4F3A" w:rsidRDefault="002A7EC8" w:rsidP="00AB4F3A">
            <w:pPr>
              <w:rPr>
                <w:sz w:val="16"/>
                <w:szCs w:val="16"/>
              </w:rPr>
            </w:pPr>
            <w:r w:rsidRPr="00AB4F3A">
              <w:rPr>
                <w:rFonts w:ascii="Calibri" w:hAnsi="Calibri" w:cs="Calibri"/>
                <w:color w:val="000000"/>
                <w:sz w:val="16"/>
                <w:szCs w:val="16"/>
              </w:rPr>
              <w:t>720.5484</w:t>
            </w:r>
          </w:p>
        </w:tc>
        <w:tc>
          <w:tcPr>
            <w:tcW w:w="1067" w:type="dxa"/>
            <w:vAlign w:val="bottom"/>
          </w:tcPr>
          <w:p w14:paraId="13D3052F" w14:textId="522AB6A0"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0FAC9480" w14:textId="77777777" w:rsidTr="002A7EC8">
        <w:tc>
          <w:tcPr>
            <w:tcW w:w="729" w:type="dxa"/>
            <w:vAlign w:val="bottom"/>
          </w:tcPr>
          <w:p w14:paraId="027559D1" w14:textId="4BACFC01" w:rsidR="002A7EC8" w:rsidRPr="00AB4F3A" w:rsidRDefault="002A7EC8" w:rsidP="00AB4F3A">
            <w:pPr>
              <w:rPr>
                <w:sz w:val="16"/>
                <w:szCs w:val="16"/>
              </w:rPr>
            </w:pPr>
            <w:r w:rsidRPr="00AB4F3A">
              <w:rPr>
                <w:rFonts w:ascii="Calibri" w:hAnsi="Calibri" w:cs="Calibri"/>
                <w:color w:val="000000"/>
                <w:sz w:val="16"/>
                <w:szCs w:val="16"/>
              </w:rPr>
              <w:t>MS-1</w:t>
            </w:r>
          </w:p>
        </w:tc>
        <w:tc>
          <w:tcPr>
            <w:tcW w:w="663" w:type="dxa"/>
            <w:vAlign w:val="bottom"/>
          </w:tcPr>
          <w:p w14:paraId="6B0363EA" w14:textId="464C9113"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C1D02AA" w14:textId="02665029"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7FFC31DC" w14:textId="2A1DE899" w:rsidR="002A7EC8" w:rsidRPr="00AB4F3A" w:rsidRDefault="002A7EC8" w:rsidP="00AB4F3A">
            <w:pPr>
              <w:rPr>
                <w:sz w:val="16"/>
                <w:szCs w:val="16"/>
              </w:rPr>
            </w:pPr>
            <w:r w:rsidRPr="00AB4F3A">
              <w:rPr>
                <w:rFonts w:ascii="Calibri" w:hAnsi="Calibri" w:cs="Calibri"/>
                <w:color w:val="000000"/>
                <w:sz w:val="16"/>
                <w:szCs w:val="16"/>
              </w:rPr>
              <w:t>0.061</w:t>
            </w:r>
          </w:p>
        </w:tc>
        <w:tc>
          <w:tcPr>
            <w:tcW w:w="756" w:type="dxa"/>
            <w:vAlign w:val="bottom"/>
          </w:tcPr>
          <w:p w14:paraId="0911B9BD" w14:textId="5870F5CC" w:rsidR="002A7EC8" w:rsidRPr="00AB4F3A" w:rsidRDefault="002A7EC8" w:rsidP="00AB4F3A">
            <w:pPr>
              <w:rPr>
                <w:sz w:val="16"/>
                <w:szCs w:val="16"/>
              </w:rPr>
            </w:pPr>
            <w:r w:rsidRPr="00AB4F3A">
              <w:rPr>
                <w:rFonts w:ascii="Calibri" w:hAnsi="Calibri" w:cs="Calibri"/>
                <w:color w:val="000000"/>
                <w:sz w:val="16"/>
                <w:szCs w:val="16"/>
              </w:rPr>
              <w:t>0.064</w:t>
            </w:r>
          </w:p>
        </w:tc>
        <w:tc>
          <w:tcPr>
            <w:tcW w:w="1251" w:type="dxa"/>
            <w:vAlign w:val="bottom"/>
          </w:tcPr>
          <w:p w14:paraId="080F4208" w14:textId="00927725" w:rsidR="002A7EC8" w:rsidRPr="00AB4F3A" w:rsidRDefault="002A7EC8" w:rsidP="00AB4F3A">
            <w:pPr>
              <w:rPr>
                <w:sz w:val="16"/>
                <w:szCs w:val="16"/>
              </w:rPr>
            </w:pPr>
            <w:r w:rsidRPr="00AB4F3A">
              <w:rPr>
                <w:rFonts w:ascii="Calibri" w:hAnsi="Calibri" w:cs="Calibri"/>
                <w:color w:val="000000"/>
                <w:sz w:val="16"/>
                <w:szCs w:val="16"/>
              </w:rPr>
              <w:t>0.035</w:t>
            </w:r>
          </w:p>
        </w:tc>
        <w:tc>
          <w:tcPr>
            <w:tcW w:w="1076" w:type="dxa"/>
            <w:vAlign w:val="bottom"/>
          </w:tcPr>
          <w:p w14:paraId="4C64F37D" w14:textId="0DF1665D" w:rsidR="002A7EC8" w:rsidRPr="00AB4F3A" w:rsidRDefault="002A7EC8" w:rsidP="00AB4F3A">
            <w:pPr>
              <w:rPr>
                <w:sz w:val="16"/>
                <w:szCs w:val="16"/>
              </w:rPr>
            </w:pPr>
            <w:r w:rsidRPr="00AB4F3A">
              <w:rPr>
                <w:rFonts w:ascii="Calibri" w:hAnsi="Calibri" w:cs="Calibri"/>
                <w:color w:val="000000"/>
                <w:sz w:val="16"/>
                <w:szCs w:val="16"/>
              </w:rPr>
              <w:t>0.015</w:t>
            </w:r>
          </w:p>
        </w:tc>
        <w:tc>
          <w:tcPr>
            <w:tcW w:w="761" w:type="dxa"/>
            <w:vAlign w:val="bottom"/>
          </w:tcPr>
          <w:p w14:paraId="57DDE04B" w14:textId="00F0BFCD"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53C1137" w14:textId="68C0AC6A"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1C6D73E1" w14:textId="42A35AF7"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2E032CD2" w14:textId="0FE58442"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4ADB42F7" w14:textId="730F993C" w:rsidR="002A7EC8" w:rsidRPr="00AB4F3A" w:rsidRDefault="002A7EC8" w:rsidP="00AB4F3A">
            <w:pPr>
              <w:rPr>
                <w:sz w:val="16"/>
                <w:szCs w:val="16"/>
              </w:rPr>
            </w:pPr>
            <w:r w:rsidRPr="00AB4F3A">
              <w:rPr>
                <w:rFonts w:ascii="Calibri" w:hAnsi="Calibri" w:cs="Calibri"/>
                <w:color w:val="000000"/>
                <w:sz w:val="16"/>
                <w:szCs w:val="16"/>
              </w:rPr>
              <w:t>903.6733</w:t>
            </w:r>
          </w:p>
        </w:tc>
        <w:tc>
          <w:tcPr>
            <w:tcW w:w="1067" w:type="dxa"/>
            <w:vAlign w:val="bottom"/>
          </w:tcPr>
          <w:p w14:paraId="58A4CCEE" w14:textId="38769B04"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5435F82B" w14:textId="77777777" w:rsidTr="002A7EC8">
        <w:tc>
          <w:tcPr>
            <w:tcW w:w="729" w:type="dxa"/>
            <w:vAlign w:val="bottom"/>
          </w:tcPr>
          <w:p w14:paraId="6AC9A274" w14:textId="3925CAFC" w:rsidR="002A7EC8" w:rsidRPr="00AB4F3A" w:rsidRDefault="002A7EC8" w:rsidP="00AB4F3A">
            <w:pPr>
              <w:rPr>
                <w:sz w:val="16"/>
                <w:szCs w:val="16"/>
              </w:rPr>
            </w:pPr>
            <w:r w:rsidRPr="00AB4F3A">
              <w:rPr>
                <w:rFonts w:ascii="Calibri" w:hAnsi="Calibri" w:cs="Calibri"/>
                <w:color w:val="000000"/>
                <w:sz w:val="16"/>
                <w:szCs w:val="16"/>
              </w:rPr>
              <w:t>SM-1</w:t>
            </w:r>
          </w:p>
        </w:tc>
        <w:tc>
          <w:tcPr>
            <w:tcW w:w="663" w:type="dxa"/>
            <w:vAlign w:val="bottom"/>
          </w:tcPr>
          <w:p w14:paraId="546A1F92" w14:textId="79E8F9EA"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0649FF61" w14:textId="79C87413"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5FD6EFD2" w14:textId="1A19F6AA" w:rsidR="002A7EC8" w:rsidRPr="00AB4F3A" w:rsidRDefault="002A7EC8" w:rsidP="00AB4F3A">
            <w:pPr>
              <w:rPr>
                <w:sz w:val="16"/>
                <w:szCs w:val="16"/>
              </w:rPr>
            </w:pPr>
            <w:r w:rsidRPr="00AB4F3A">
              <w:rPr>
                <w:rFonts w:ascii="Calibri" w:hAnsi="Calibri" w:cs="Calibri"/>
                <w:color w:val="000000"/>
                <w:sz w:val="16"/>
                <w:szCs w:val="16"/>
              </w:rPr>
              <w:t>0.1475</w:t>
            </w:r>
          </w:p>
        </w:tc>
        <w:tc>
          <w:tcPr>
            <w:tcW w:w="756" w:type="dxa"/>
            <w:vAlign w:val="bottom"/>
          </w:tcPr>
          <w:p w14:paraId="53BB4559" w14:textId="711891AD" w:rsidR="002A7EC8" w:rsidRPr="00AB4F3A" w:rsidRDefault="002A7EC8" w:rsidP="00AB4F3A">
            <w:pPr>
              <w:rPr>
                <w:sz w:val="16"/>
                <w:szCs w:val="16"/>
              </w:rPr>
            </w:pPr>
            <w:r w:rsidRPr="00AB4F3A">
              <w:rPr>
                <w:rFonts w:ascii="Calibri" w:hAnsi="Calibri" w:cs="Calibri"/>
                <w:color w:val="000000"/>
                <w:sz w:val="16"/>
                <w:szCs w:val="16"/>
              </w:rPr>
              <w:t>0.042</w:t>
            </w:r>
          </w:p>
        </w:tc>
        <w:tc>
          <w:tcPr>
            <w:tcW w:w="1251" w:type="dxa"/>
            <w:vAlign w:val="bottom"/>
          </w:tcPr>
          <w:p w14:paraId="52603D0D" w14:textId="56998358" w:rsidR="002A7EC8" w:rsidRPr="00AB4F3A" w:rsidRDefault="002A7EC8" w:rsidP="00AB4F3A">
            <w:pPr>
              <w:rPr>
                <w:sz w:val="16"/>
                <w:szCs w:val="16"/>
              </w:rPr>
            </w:pPr>
            <w:r w:rsidRPr="00AB4F3A">
              <w:rPr>
                <w:rFonts w:ascii="Calibri" w:hAnsi="Calibri" w:cs="Calibri"/>
                <w:color w:val="000000"/>
                <w:sz w:val="16"/>
                <w:szCs w:val="16"/>
              </w:rPr>
              <w:t>0.012</w:t>
            </w:r>
          </w:p>
        </w:tc>
        <w:tc>
          <w:tcPr>
            <w:tcW w:w="1076" w:type="dxa"/>
            <w:vAlign w:val="bottom"/>
          </w:tcPr>
          <w:p w14:paraId="5112EDC5" w14:textId="5A50BD94" w:rsidR="002A7EC8" w:rsidRPr="00AB4F3A" w:rsidRDefault="002A7EC8" w:rsidP="00AB4F3A">
            <w:pPr>
              <w:rPr>
                <w:sz w:val="16"/>
                <w:szCs w:val="16"/>
              </w:rPr>
            </w:pPr>
            <w:r w:rsidRPr="00AB4F3A">
              <w:rPr>
                <w:rFonts w:ascii="Calibri" w:hAnsi="Calibri" w:cs="Calibri"/>
                <w:color w:val="000000"/>
                <w:sz w:val="16"/>
                <w:szCs w:val="16"/>
              </w:rPr>
              <w:t>0.005</w:t>
            </w:r>
          </w:p>
        </w:tc>
        <w:tc>
          <w:tcPr>
            <w:tcW w:w="761" w:type="dxa"/>
            <w:vAlign w:val="bottom"/>
          </w:tcPr>
          <w:p w14:paraId="5E38746F" w14:textId="6685C535"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A13F254" w14:textId="48776581"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3A443AE3" w14:textId="277DEE64" w:rsidR="002A7EC8" w:rsidRPr="00AB4F3A" w:rsidRDefault="002A7EC8" w:rsidP="00AB4F3A">
            <w:pPr>
              <w:rPr>
                <w:sz w:val="16"/>
                <w:szCs w:val="16"/>
              </w:rPr>
            </w:pPr>
            <w:r w:rsidRPr="00AB4F3A">
              <w:rPr>
                <w:rFonts w:ascii="Calibri" w:hAnsi="Calibri" w:cs="Calibri"/>
                <w:color w:val="000000"/>
                <w:sz w:val="16"/>
                <w:szCs w:val="16"/>
              </w:rPr>
              <w:t>0.001667</w:t>
            </w:r>
          </w:p>
        </w:tc>
        <w:tc>
          <w:tcPr>
            <w:tcW w:w="1114" w:type="dxa"/>
            <w:vAlign w:val="bottom"/>
          </w:tcPr>
          <w:p w14:paraId="6693DD0C" w14:textId="252F34B7"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5193F33E" w14:textId="1F0627C6" w:rsidR="002A7EC8" w:rsidRPr="00AB4F3A" w:rsidRDefault="002A7EC8" w:rsidP="00AB4F3A">
            <w:pPr>
              <w:rPr>
                <w:sz w:val="16"/>
                <w:szCs w:val="16"/>
              </w:rPr>
            </w:pPr>
            <w:r w:rsidRPr="00AB4F3A">
              <w:rPr>
                <w:rFonts w:ascii="Calibri" w:hAnsi="Calibri" w:cs="Calibri"/>
                <w:color w:val="000000"/>
                <w:sz w:val="16"/>
                <w:szCs w:val="16"/>
              </w:rPr>
              <w:t>2146.218</w:t>
            </w:r>
          </w:p>
        </w:tc>
        <w:tc>
          <w:tcPr>
            <w:tcW w:w="1067" w:type="dxa"/>
            <w:vAlign w:val="bottom"/>
          </w:tcPr>
          <w:p w14:paraId="33E78237" w14:textId="4A30A1DC"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1C45C438" w14:textId="77777777" w:rsidTr="002A7EC8">
        <w:tc>
          <w:tcPr>
            <w:tcW w:w="729" w:type="dxa"/>
            <w:vAlign w:val="bottom"/>
          </w:tcPr>
          <w:p w14:paraId="357E5C91" w14:textId="46BE40F9" w:rsidR="002A7EC8" w:rsidRPr="00AB4F3A" w:rsidRDefault="002A7EC8" w:rsidP="00AB4F3A">
            <w:pPr>
              <w:rPr>
                <w:sz w:val="16"/>
                <w:szCs w:val="16"/>
              </w:rPr>
            </w:pPr>
            <w:r w:rsidRPr="00AB4F3A">
              <w:rPr>
                <w:rFonts w:ascii="Calibri" w:hAnsi="Calibri" w:cs="Calibri"/>
                <w:color w:val="000000"/>
                <w:sz w:val="16"/>
                <w:szCs w:val="16"/>
              </w:rPr>
              <w:t>LI-1</w:t>
            </w:r>
          </w:p>
        </w:tc>
        <w:tc>
          <w:tcPr>
            <w:tcW w:w="663" w:type="dxa"/>
            <w:vAlign w:val="bottom"/>
          </w:tcPr>
          <w:p w14:paraId="4BB20370" w14:textId="0BCF7850" w:rsidR="002A7EC8" w:rsidRPr="00AB4F3A" w:rsidRDefault="002A7EC8" w:rsidP="00AB4F3A">
            <w:pPr>
              <w:rPr>
                <w:sz w:val="16"/>
                <w:szCs w:val="16"/>
              </w:rPr>
            </w:pPr>
            <w:r w:rsidRPr="00AB4F3A">
              <w:rPr>
                <w:rFonts w:ascii="Calibri" w:hAnsi="Calibri" w:cs="Calibri"/>
                <w:color w:val="000000"/>
                <w:sz w:val="16"/>
                <w:szCs w:val="16"/>
              </w:rPr>
              <w:t>0.004</w:t>
            </w:r>
          </w:p>
        </w:tc>
        <w:tc>
          <w:tcPr>
            <w:tcW w:w="651" w:type="dxa"/>
            <w:vAlign w:val="bottom"/>
          </w:tcPr>
          <w:p w14:paraId="073AB496" w14:textId="31473F19"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722E8A3F" w14:textId="154C781A" w:rsidR="002A7EC8" w:rsidRPr="00AB4F3A" w:rsidRDefault="002A7EC8" w:rsidP="00AB4F3A">
            <w:pPr>
              <w:rPr>
                <w:sz w:val="16"/>
                <w:szCs w:val="16"/>
              </w:rPr>
            </w:pPr>
            <w:r w:rsidRPr="00AB4F3A">
              <w:rPr>
                <w:rFonts w:ascii="Calibri" w:hAnsi="Calibri" w:cs="Calibri"/>
                <w:color w:val="000000"/>
                <w:sz w:val="16"/>
                <w:szCs w:val="16"/>
              </w:rPr>
              <w:t>0.0385</w:t>
            </w:r>
          </w:p>
        </w:tc>
        <w:tc>
          <w:tcPr>
            <w:tcW w:w="756" w:type="dxa"/>
            <w:vAlign w:val="bottom"/>
          </w:tcPr>
          <w:p w14:paraId="7E7A9615" w14:textId="31A84501" w:rsidR="002A7EC8" w:rsidRPr="00AB4F3A" w:rsidRDefault="002A7EC8" w:rsidP="00AB4F3A">
            <w:pPr>
              <w:rPr>
                <w:sz w:val="16"/>
                <w:szCs w:val="16"/>
              </w:rPr>
            </w:pPr>
            <w:r w:rsidRPr="00AB4F3A">
              <w:rPr>
                <w:rFonts w:ascii="Calibri" w:hAnsi="Calibri" w:cs="Calibri"/>
                <w:color w:val="000000"/>
                <w:sz w:val="16"/>
                <w:szCs w:val="16"/>
              </w:rPr>
              <w:t>0.05</w:t>
            </w:r>
          </w:p>
        </w:tc>
        <w:tc>
          <w:tcPr>
            <w:tcW w:w="1251" w:type="dxa"/>
            <w:vAlign w:val="bottom"/>
          </w:tcPr>
          <w:p w14:paraId="3FDCA5EE" w14:textId="1F6BFCC0" w:rsidR="002A7EC8" w:rsidRPr="00AB4F3A" w:rsidRDefault="002A7EC8" w:rsidP="00AB4F3A">
            <w:pPr>
              <w:rPr>
                <w:sz w:val="16"/>
                <w:szCs w:val="16"/>
              </w:rPr>
            </w:pPr>
            <w:r w:rsidRPr="00AB4F3A">
              <w:rPr>
                <w:rFonts w:ascii="Calibri" w:hAnsi="Calibri" w:cs="Calibri"/>
                <w:color w:val="000000"/>
                <w:sz w:val="16"/>
                <w:szCs w:val="16"/>
              </w:rPr>
              <w:t>0.04</w:t>
            </w:r>
          </w:p>
        </w:tc>
        <w:tc>
          <w:tcPr>
            <w:tcW w:w="1076" w:type="dxa"/>
            <w:vAlign w:val="bottom"/>
          </w:tcPr>
          <w:p w14:paraId="0ED67082" w14:textId="0CCC0CDF" w:rsidR="002A7EC8" w:rsidRPr="00AB4F3A" w:rsidRDefault="002A7EC8" w:rsidP="00AB4F3A">
            <w:pPr>
              <w:rPr>
                <w:sz w:val="16"/>
                <w:szCs w:val="16"/>
              </w:rPr>
            </w:pPr>
            <w:r w:rsidRPr="00AB4F3A">
              <w:rPr>
                <w:rFonts w:ascii="Calibri" w:hAnsi="Calibri" w:cs="Calibri"/>
                <w:color w:val="000000"/>
                <w:sz w:val="16"/>
                <w:szCs w:val="16"/>
              </w:rPr>
              <w:t>0.006</w:t>
            </w:r>
          </w:p>
        </w:tc>
        <w:tc>
          <w:tcPr>
            <w:tcW w:w="761" w:type="dxa"/>
            <w:vAlign w:val="bottom"/>
          </w:tcPr>
          <w:p w14:paraId="53A6E4EC" w14:textId="0B16868E" w:rsidR="002A7EC8" w:rsidRPr="00AB4F3A" w:rsidRDefault="002A7EC8" w:rsidP="00AB4F3A">
            <w:pPr>
              <w:rPr>
                <w:sz w:val="16"/>
                <w:szCs w:val="16"/>
              </w:rPr>
            </w:pPr>
            <w:r w:rsidRPr="00AB4F3A">
              <w:rPr>
                <w:rFonts w:ascii="Calibri" w:hAnsi="Calibri" w:cs="Calibri"/>
                <w:color w:val="000000"/>
                <w:sz w:val="16"/>
                <w:szCs w:val="16"/>
              </w:rPr>
              <w:t>0.002</w:t>
            </w:r>
          </w:p>
        </w:tc>
        <w:tc>
          <w:tcPr>
            <w:tcW w:w="1142" w:type="dxa"/>
            <w:vAlign w:val="bottom"/>
          </w:tcPr>
          <w:p w14:paraId="2364A121" w14:textId="51749A6A" w:rsidR="002A7EC8" w:rsidRPr="00AB4F3A" w:rsidRDefault="002A7EC8" w:rsidP="00AB4F3A">
            <w:pPr>
              <w:rPr>
                <w:sz w:val="16"/>
                <w:szCs w:val="16"/>
              </w:rPr>
            </w:pPr>
            <w:r w:rsidRPr="00AB4F3A">
              <w:rPr>
                <w:rFonts w:ascii="Calibri" w:hAnsi="Calibri" w:cs="Calibri"/>
                <w:color w:val="000000"/>
                <w:sz w:val="16"/>
                <w:szCs w:val="16"/>
              </w:rPr>
              <w:t>0.00381</w:t>
            </w:r>
          </w:p>
        </w:tc>
        <w:tc>
          <w:tcPr>
            <w:tcW w:w="1114" w:type="dxa"/>
            <w:vAlign w:val="bottom"/>
          </w:tcPr>
          <w:p w14:paraId="668635F1" w14:textId="0154B8D7"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45D05F47" w14:textId="2A43CBE6" w:rsidR="002A7EC8" w:rsidRPr="00AB4F3A" w:rsidRDefault="002A7EC8" w:rsidP="00AB4F3A">
            <w:pPr>
              <w:rPr>
                <w:sz w:val="16"/>
                <w:szCs w:val="16"/>
              </w:rPr>
            </w:pPr>
            <w:r w:rsidRPr="00AB4F3A">
              <w:rPr>
                <w:rFonts w:ascii="Calibri" w:hAnsi="Calibri" w:cs="Calibri"/>
                <w:color w:val="000000"/>
                <w:sz w:val="16"/>
                <w:szCs w:val="16"/>
              </w:rPr>
              <w:t>0.000714</w:t>
            </w:r>
          </w:p>
        </w:tc>
        <w:tc>
          <w:tcPr>
            <w:tcW w:w="976" w:type="dxa"/>
            <w:vAlign w:val="bottom"/>
          </w:tcPr>
          <w:p w14:paraId="65E402E1" w14:textId="05F20E73" w:rsidR="002A7EC8" w:rsidRPr="00AB4F3A" w:rsidRDefault="002A7EC8" w:rsidP="00AB4F3A">
            <w:pPr>
              <w:rPr>
                <w:sz w:val="16"/>
                <w:szCs w:val="16"/>
              </w:rPr>
            </w:pPr>
            <w:r w:rsidRPr="00AB4F3A">
              <w:rPr>
                <w:rFonts w:ascii="Calibri" w:hAnsi="Calibri" w:cs="Calibri"/>
                <w:color w:val="000000"/>
                <w:sz w:val="16"/>
                <w:szCs w:val="16"/>
              </w:rPr>
              <w:t>5403.209</w:t>
            </w:r>
          </w:p>
        </w:tc>
        <w:tc>
          <w:tcPr>
            <w:tcW w:w="1067" w:type="dxa"/>
            <w:vAlign w:val="bottom"/>
          </w:tcPr>
          <w:p w14:paraId="774F54A4" w14:textId="3221133A"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23EE7A33" w14:textId="77777777" w:rsidTr="002A7EC8">
        <w:tc>
          <w:tcPr>
            <w:tcW w:w="729" w:type="dxa"/>
            <w:vAlign w:val="bottom"/>
          </w:tcPr>
          <w:p w14:paraId="3B854CA5" w14:textId="39EB782B" w:rsidR="002A7EC8" w:rsidRPr="00AB4F3A" w:rsidRDefault="002A7EC8" w:rsidP="00AB4F3A">
            <w:pPr>
              <w:rPr>
                <w:sz w:val="16"/>
                <w:szCs w:val="16"/>
              </w:rPr>
            </w:pPr>
            <w:r w:rsidRPr="00AB4F3A">
              <w:rPr>
                <w:rFonts w:ascii="Calibri" w:hAnsi="Calibri" w:cs="Calibri"/>
                <w:color w:val="000000"/>
                <w:sz w:val="16"/>
                <w:szCs w:val="16"/>
              </w:rPr>
              <w:t>LI-2</w:t>
            </w:r>
          </w:p>
        </w:tc>
        <w:tc>
          <w:tcPr>
            <w:tcW w:w="663" w:type="dxa"/>
            <w:vAlign w:val="bottom"/>
          </w:tcPr>
          <w:p w14:paraId="03DA278B" w14:textId="196DCE85" w:rsidR="002A7EC8" w:rsidRPr="00AB4F3A" w:rsidRDefault="002A7EC8" w:rsidP="00AB4F3A">
            <w:pPr>
              <w:rPr>
                <w:sz w:val="16"/>
                <w:szCs w:val="16"/>
              </w:rPr>
            </w:pPr>
            <w:r w:rsidRPr="00AB4F3A">
              <w:rPr>
                <w:rFonts w:ascii="Calibri" w:hAnsi="Calibri" w:cs="Calibri"/>
                <w:color w:val="000000"/>
                <w:sz w:val="16"/>
                <w:szCs w:val="16"/>
              </w:rPr>
              <w:t>0.091</w:t>
            </w:r>
          </w:p>
        </w:tc>
        <w:tc>
          <w:tcPr>
            <w:tcW w:w="651" w:type="dxa"/>
            <w:vAlign w:val="bottom"/>
          </w:tcPr>
          <w:p w14:paraId="632BAB8D" w14:textId="24988BA6" w:rsidR="002A7EC8" w:rsidRPr="00AB4F3A" w:rsidRDefault="002A7EC8" w:rsidP="00AB4F3A">
            <w:pPr>
              <w:rPr>
                <w:sz w:val="16"/>
                <w:szCs w:val="16"/>
              </w:rPr>
            </w:pPr>
            <w:r w:rsidRPr="00AB4F3A">
              <w:rPr>
                <w:rFonts w:ascii="Calibri" w:hAnsi="Calibri" w:cs="Calibri"/>
                <w:color w:val="000000"/>
                <w:sz w:val="16"/>
                <w:szCs w:val="16"/>
              </w:rPr>
              <w:t>0.095</w:t>
            </w:r>
          </w:p>
        </w:tc>
        <w:tc>
          <w:tcPr>
            <w:tcW w:w="662" w:type="dxa"/>
            <w:vAlign w:val="bottom"/>
          </w:tcPr>
          <w:p w14:paraId="1D6138EF" w14:textId="0B323626" w:rsidR="002A7EC8" w:rsidRPr="00AB4F3A" w:rsidRDefault="002A7EC8" w:rsidP="00AB4F3A">
            <w:pPr>
              <w:rPr>
                <w:sz w:val="16"/>
                <w:szCs w:val="16"/>
              </w:rPr>
            </w:pPr>
            <w:r w:rsidRPr="00AB4F3A">
              <w:rPr>
                <w:rFonts w:ascii="Calibri" w:hAnsi="Calibri" w:cs="Calibri"/>
                <w:color w:val="000000"/>
                <w:sz w:val="16"/>
                <w:szCs w:val="16"/>
              </w:rPr>
              <w:t>0.0775</w:t>
            </w:r>
          </w:p>
        </w:tc>
        <w:tc>
          <w:tcPr>
            <w:tcW w:w="756" w:type="dxa"/>
            <w:vAlign w:val="bottom"/>
          </w:tcPr>
          <w:p w14:paraId="35D1F434" w14:textId="2054174A"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52923E64" w14:textId="550E304C" w:rsidR="002A7EC8" w:rsidRPr="00AB4F3A" w:rsidRDefault="002A7EC8" w:rsidP="00AB4F3A">
            <w:pPr>
              <w:rPr>
                <w:sz w:val="16"/>
                <w:szCs w:val="16"/>
              </w:rPr>
            </w:pPr>
            <w:r w:rsidRPr="00AB4F3A">
              <w:rPr>
                <w:rFonts w:ascii="Calibri" w:hAnsi="Calibri" w:cs="Calibri"/>
                <w:color w:val="000000"/>
                <w:sz w:val="16"/>
                <w:szCs w:val="16"/>
              </w:rPr>
              <w:t>0.007</w:t>
            </w:r>
          </w:p>
        </w:tc>
        <w:tc>
          <w:tcPr>
            <w:tcW w:w="1076" w:type="dxa"/>
            <w:vAlign w:val="bottom"/>
          </w:tcPr>
          <w:p w14:paraId="4F705174" w14:textId="1C5FB937"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2F1A1CA" w14:textId="1F513226"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4F30D372" w14:textId="0323A6AF" w:rsidR="002A7EC8" w:rsidRPr="00AB4F3A" w:rsidRDefault="002A7EC8" w:rsidP="00AB4F3A">
            <w:pPr>
              <w:rPr>
                <w:sz w:val="16"/>
                <w:szCs w:val="16"/>
              </w:rPr>
            </w:pPr>
            <w:r w:rsidRPr="00AB4F3A">
              <w:rPr>
                <w:rFonts w:ascii="Calibri" w:hAnsi="Calibri" w:cs="Calibri"/>
                <w:color w:val="000000"/>
                <w:sz w:val="16"/>
                <w:szCs w:val="16"/>
              </w:rPr>
              <w:t>0.001429</w:t>
            </w:r>
          </w:p>
        </w:tc>
        <w:tc>
          <w:tcPr>
            <w:tcW w:w="1114" w:type="dxa"/>
            <w:vAlign w:val="bottom"/>
          </w:tcPr>
          <w:p w14:paraId="1F2C8D0A" w14:textId="09BE4385"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0B2B7D32" w14:textId="633104C8"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1E6EA25C" w14:textId="6A9157B8" w:rsidR="002A7EC8" w:rsidRPr="00AB4F3A" w:rsidRDefault="002A7EC8" w:rsidP="00AB4F3A">
            <w:pPr>
              <w:rPr>
                <w:sz w:val="16"/>
                <w:szCs w:val="16"/>
              </w:rPr>
            </w:pPr>
            <w:r w:rsidRPr="00AB4F3A">
              <w:rPr>
                <w:rFonts w:ascii="Calibri" w:hAnsi="Calibri" w:cs="Calibri"/>
                <w:color w:val="000000"/>
                <w:sz w:val="16"/>
                <w:szCs w:val="16"/>
              </w:rPr>
              <w:t>14792.51</w:t>
            </w:r>
          </w:p>
        </w:tc>
        <w:tc>
          <w:tcPr>
            <w:tcW w:w="1067" w:type="dxa"/>
            <w:vAlign w:val="bottom"/>
          </w:tcPr>
          <w:p w14:paraId="155769EF" w14:textId="64DF0E0D"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67D2C427" w14:textId="77777777" w:rsidTr="002A7EC8">
        <w:tc>
          <w:tcPr>
            <w:tcW w:w="729" w:type="dxa"/>
            <w:vAlign w:val="bottom"/>
          </w:tcPr>
          <w:p w14:paraId="0ED2B22C" w14:textId="5C2AEB41" w:rsidR="002A7EC8" w:rsidRPr="00AB4F3A" w:rsidRDefault="002A7EC8" w:rsidP="00AB4F3A">
            <w:pPr>
              <w:rPr>
                <w:sz w:val="16"/>
                <w:szCs w:val="16"/>
              </w:rPr>
            </w:pPr>
            <w:r w:rsidRPr="00AB4F3A">
              <w:rPr>
                <w:rFonts w:ascii="Calibri" w:hAnsi="Calibri" w:cs="Calibri"/>
                <w:color w:val="000000"/>
                <w:sz w:val="16"/>
                <w:szCs w:val="16"/>
              </w:rPr>
              <w:t>LI-3</w:t>
            </w:r>
          </w:p>
        </w:tc>
        <w:tc>
          <w:tcPr>
            <w:tcW w:w="663" w:type="dxa"/>
            <w:vAlign w:val="bottom"/>
          </w:tcPr>
          <w:p w14:paraId="440A0BF0" w14:textId="758FF0FB" w:rsidR="002A7EC8" w:rsidRPr="00AB4F3A" w:rsidRDefault="002A7EC8" w:rsidP="00AB4F3A">
            <w:pPr>
              <w:rPr>
                <w:sz w:val="16"/>
                <w:szCs w:val="16"/>
              </w:rPr>
            </w:pPr>
            <w:r w:rsidRPr="00AB4F3A">
              <w:rPr>
                <w:rFonts w:ascii="Calibri" w:hAnsi="Calibri" w:cs="Calibri"/>
                <w:color w:val="000000"/>
                <w:sz w:val="16"/>
                <w:szCs w:val="16"/>
              </w:rPr>
              <w:t>0.0035</w:t>
            </w:r>
          </w:p>
        </w:tc>
        <w:tc>
          <w:tcPr>
            <w:tcW w:w="651" w:type="dxa"/>
            <w:vAlign w:val="bottom"/>
          </w:tcPr>
          <w:p w14:paraId="5078DABE" w14:textId="2E1CBB41"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76C7BB9" w14:textId="1F488003" w:rsidR="002A7EC8" w:rsidRPr="00AB4F3A" w:rsidRDefault="002A7EC8" w:rsidP="00AB4F3A">
            <w:pPr>
              <w:rPr>
                <w:sz w:val="16"/>
                <w:szCs w:val="16"/>
              </w:rPr>
            </w:pPr>
            <w:r w:rsidRPr="00AB4F3A">
              <w:rPr>
                <w:rFonts w:ascii="Calibri" w:hAnsi="Calibri" w:cs="Calibri"/>
                <w:color w:val="000000"/>
                <w:sz w:val="16"/>
                <w:szCs w:val="16"/>
              </w:rPr>
              <w:t>0.077</w:t>
            </w:r>
          </w:p>
        </w:tc>
        <w:tc>
          <w:tcPr>
            <w:tcW w:w="756" w:type="dxa"/>
            <w:vAlign w:val="bottom"/>
          </w:tcPr>
          <w:p w14:paraId="27D333BD" w14:textId="3B63ACEF" w:rsidR="002A7EC8" w:rsidRPr="00AB4F3A" w:rsidRDefault="002A7EC8" w:rsidP="00AB4F3A">
            <w:pPr>
              <w:rPr>
                <w:sz w:val="16"/>
                <w:szCs w:val="16"/>
              </w:rPr>
            </w:pPr>
            <w:r w:rsidRPr="00AB4F3A">
              <w:rPr>
                <w:rFonts w:ascii="Calibri" w:hAnsi="Calibri" w:cs="Calibri"/>
                <w:color w:val="000000"/>
                <w:sz w:val="16"/>
                <w:szCs w:val="16"/>
              </w:rPr>
              <w:t>0.027</w:t>
            </w:r>
          </w:p>
        </w:tc>
        <w:tc>
          <w:tcPr>
            <w:tcW w:w="1251" w:type="dxa"/>
            <w:vAlign w:val="bottom"/>
          </w:tcPr>
          <w:p w14:paraId="6C7490BB" w14:textId="79EE2F5A" w:rsidR="002A7EC8" w:rsidRPr="00AB4F3A" w:rsidRDefault="002A7EC8" w:rsidP="00AB4F3A">
            <w:pPr>
              <w:rPr>
                <w:sz w:val="16"/>
                <w:szCs w:val="16"/>
              </w:rPr>
            </w:pPr>
            <w:r w:rsidRPr="00AB4F3A">
              <w:rPr>
                <w:rFonts w:ascii="Calibri" w:hAnsi="Calibri" w:cs="Calibri"/>
                <w:color w:val="000000"/>
                <w:sz w:val="16"/>
                <w:szCs w:val="16"/>
              </w:rPr>
              <w:t>0.002</w:t>
            </w:r>
          </w:p>
        </w:tc>
        <w:tc>
          <w:tcPr>
            <w:tcW w:w="1076" w:type="dxa"/>
            <w:vAlign w:val="bottom"/>
          </w:tcPr>
          <w:p w14:paraId="4EE1432E" w14:textId="419B8A6E"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32DB0F42" w14:textId="071A65D2" w:rsidR="002A7EC8" w:rsidRPr="00AB4F3A" w:rsidRDefault="002A7EC8" w:rsidP="00AB4F3A">
            <w:pPr>
              <w:rPr>
                <w:sz w:val="16"/>
                <w:szCs w:val="16"/>
              </w:rPr>
            </w:pPr>
            <w:r w:rsidRPr="00AB4F3A">
              <w:rPr>
                <w:rFonts w:ascii="Calibri" w:hAnsi="Calibri" w:cs="Calibri"/>
                <w:color w:val="000000"/>
                <w:sz w:val="16"/>
                <w:szCs w:val="16"/>
              </w:rPr>
              <w:t>0.003</w:t>
            </w:r>
          </w:p>
        </w:tc>
        <w:tc>
          <w:tcPr>
            <w:tcW w:w="1142" w:type="dxa"/>
            <w:vAlign w:val="bottom"/>
          </w:tcPr>
          <w:p w14:paraId="28D9D2C4" w14:textId="74FEB012"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47777E52" w14:textId="69B589F0"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4E35F6D1" w14:textId="7479AF80" w:rsidR="002A7EC8" w:rsidRPr="00AB4F3A" w:rsidRDefault="002A7EC8" w:rsidP="00AB4F3A">
            <w:pPr>
              <w:rPr>
                <w:sz w:val="16"/>
                <w:szCs w:val="16"/>
              </w:rPr>
            </w:pPr>
            <w:r w:rsidRPr="00AB4F3A">
              <w:rPr>
                <w:rFonts w:ascii="Calibri" w:hAnsi="Calibri" w:cs="Calibri"/>
                <w:color w:val="000000"/>
                <w:sz w:val="16"/>
                <w:szCs w:val="16"/>
              </w:rPr>
              <w:t>0.000714</w:t>
            </w:r>
          </w:p>
        </w:tc>
        <w:tc>
          <w:tcPr>
            <w:tcW w:w="976" w:type="dxa"/>
            <w:vAlign w:val="bottom"/>
          </w:tcPr>
          <w:p w14:paraId="074A8067" w14:textId="7B4EB03E" w:rsidR="002A7EC8" w:rsidRPr="00AB4F3A" w:rsidRDefault="002A7EC8" w:rsidP="00AB4F3A">
            <w:pPr>
              <w:rPr>
                <w:sz w:val="16"/>
                <w:szCs w:val="16"/>
              </w:rPr>
            </w:pPr>
            <w:r w:rsidRPr="00AB4F3A">
              <w:rPr>
                <w:rFonts w:ascii="Calibri" w:hAnsi="Calibri" w:cs="Calibri"/>
                <w:color w:val="000000"/>
                <w:sz w:val="16"/>
                <w:szCs w:val="16"/>
              </w:rPr>
              <w:t>29511.73</w:t>
            </w:r>
          </w:p>
        </w:tc>
        <w:tc>
          <w:tcPr>
            <w:tcW w:w="1067" w:type="dxa"/>
            <w:vAlign w:val="bottom"/>
          </w:tcPr>
          <w:p w14:paraId="502CA60A" w14:textId="14CC2659"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30B21F54" w14:textId="77777777" w:rsidTr="002A7EC8">
        <w:tc>
          <w:tcPr>
            <w:tcW w:w="729" w:type="dxa"/>
            <w:vAlign w:val="bottom"/>
          </w:tcPr>
          <w:p w14:paraId="1BBBE915" w14:textId="76E7E67E" w:rsidR="002A7EC8" w:rsidRPr="00AB4F3A" w:rsidRDefault="002A7EC8" w:rsidP="00AB4F3A">
            <w:pPr>
              <w:rPr>
                <w:sz w:val="16"/>
                <w:szCs w:val="16"/>
              </w:rPr>
            </w:pPr>
            <w:r w:rsidRPr="00AB4F3A">
              <w:rPr>
                <w:rFonts w:ascii="Calibri" w:hAnsi="Calibri" w:cs="Calibri"/>
                <w:color w:val="000000"/>
                <w:sz w:val="16"/>
                <w:szCs w:val="16"/>
              </w:rPr>
              <w:t>EM-1</w:t>
            </w:r>
          </w:p>
        </w:tc>
        <w:tc>
          <w:tcPr>
            <w:tcW w:w="663" w:type="dxa"/>
            <w:vAlign w:val="bottom"/>
          </w:tcPr>
          <w:p w14:paraId="12E98719" w14:textId="39825886" w:rsidR="002A7EC8" w:rsidRPr="00AB4F3A" w:rsidRDefault="002A7EC8" w:rsidP="00AB4F3A">
            <w:pPr>
              <w:rPr>
                <w:sz w:val="16"/>
                <w:szCs w:val="16"/>
              </w:rPr>
            </w:pPr>
            <w:r w:rsidRPr="00AB4F3A">
              <w:rPr>
                <w:rFonts w:ascii="Calibri" w:hAnsi="Calibri" w:cs="Calibri"/>
                <w:color w:val="000000"/>
                <w:sz w:val="16"/>
                <w:szCs w:val="16"/>
              </w:rPr>
              <w:t>0.1125</w:t>
            </w:r>
          </w:p>
        </w:tc>
        <w:tc>
          <w:tcPr>
            <w:tcW w:w="651" w:type="dxa"/>
            <w:vAlign w:val="bottom"/>
          </w:tcPr>
          <w:p w14:paraId="23F093F7" w14:textId="588AE41F" w:rsidR="002A7EC8" w:rsidRPr="00AB4F3A" w:rsidRDefault="002A7EC8" w:rsidP="00AB4F3A">
            <w:pPr>
              <w:rPr>
                <w:sz w:val="16"/>
                <w:szCs w:val="16"/>
              </w:rPr>
            </w:pPr>
            <w:r w:rsidRPr="00AB4F3A">
              <w:rPr>
                <w:rFonts w:ascii="Calibri" w:hAnsi="Calibri" w:cs="Calibri"/>
                <w:color w:val="000000"/>
                <w:sz w:val="16"/>
                <w:szCs w:val="16"/>
              </w:rPr>
              <w:t>0.185</w:t>
            </w:r>
          </w:p>
        </w:tc>
        <w:tc>
          <w:tcPr>
            <w:tcW w:w="662" w:type="dxa"/>
            <w:vAlign w:val="bottom"/>
          </w:tcPr>
          <w:p w14:paraId="5F6921F3" w14:textId="635E5220" w:rsidR="002A7EC8" w:rsidRPr="00AB4F3A" w:rsidRDefault="002A7EC8" w:rsidP="00AB4F3A">
            <w:pPr>
              <w:rPr>
                <w:sz w:val="16"/>
                <w:szCs w:val="16"/>
              </w:rPr>
            </w:pPr>
            <w:r w:rsidRPr="00AB4F3A">
              <w:rPr>
                <w:rFonts w:ascii="Calibri" w:hAnsi="Calibri" w:cs="Calibri"/>
                <w:color w:val="000000"/>
                <w:sz w:val="16"/>
                <w:szCs w:val="16"/>
              </w:rPr>
              <w:t>0.092</w:t>
            </w:r>
          </w:p>
        </w:tc>
        <w:tc>
          <w:tcPr>
            <w:tcW w:w="756" w:type="dxa"/>
            <w:vAlign w:val="bottom"/>
          </w:tcPr>
          <w:p w14:paraId="5F486275" w14:textId="34817FCD" w:rsidR="002A7EC8" w:rsidRPr="00AB4F3A" w:rsidRDefault="002A7EC8" w:rsidP="00AB4F3A">
            <w:pPr>
              <w:rPr>
                <w:sz w:val="16"/>
                <w:szCs w:val="16"/>
              </w:rPr>
            </w:pPr>
            <w:r w:rsidRPr="00AB4F3A">
              <w:rPr>
                <w:rFonts w:ascii="Calibri" w:hAnsi="Calibri" w:cs="Calibri"/>
                <w:color w:val="000000"/>
                <w:sz w:val="16"/>
                <w:szCs w:val="16"/>
              </w:rPr>
              <w:t>0.029</w:t>
            </w:r>
          </w:p>
        </w:tc>
        <w:tc>
          <w:tcPr>
            <w:tcW w:w="1251" w:type="dxa"/>
            <w:vAlign w:val="bottom"/>
          </w:tcPr>
          <w:p w14:paraId="76F61404" w14:textId="67109DB5" w:rsidR="002A7EC8" w:rsidRPr="00AB4F3A" w:rsidRDefault="002A7EC8" w:rsidP="00AB4F3A">
            <w:pPr>
              <w:rPr>
                <w:sz w:val="16"/>
                <w:szCs w:val="16"/>
              </w:rPr>
            </w:pPr>
            <w:r w:rsidRPr="00AB4F3A">
              <w:rPr>
                <w:rFonts w:ascii="Calibri" w:hAnsi="Calibri" w:cs="Calibri"/>
                <w:color w:val="000000"/>
                <w:sz w:val="16"/>
                <w:szCs w:val="16"/>
              </w:rPr>
              <w:t>0.014</w:t>
            </w:r>
          </w:p>
        </w:tc>
        <w:tc>
          <w:tcPr>
            <w:tcW w:w="1076" w:type="dxa"/>
            <w:vAlign w:val="bottom"/>
          </w:tcPr>
          <w:p w14:paraId="596AE4C6" w14:textId="037F187A"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74D75B90" w14:textId="3DDAAD21"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39C56713" w14:textId="280283C7"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6510290E" w14:textId="03863C8B"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3803E02B" w14:textId="4FCD4C67"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7BBA28C" w14:textId="11F8F632" w:rsidR="002A7EC8" w:rsidRPr="00AB4F3A" w:rsidRDefault="002A7EC8" w:rsidP="00AB4F3A">
            <w:pPr>
              <w:rPr>
                <w:sz w:val="16"/>
                <w:szCs w:val="16"/>
              </w:rPr>
            </w:pPr>
            <w:r w:rsidRPr="00AB4F3A">
              <w:rPr>
                <w:rFonts w:ascii="Calibri" w:hAnsi="Calibri" w:cs="Calibri"/>
                <w:color w:val="000000"/>
                <w:sz w:val="16"/>
                <w:szCs w:val="16"/>
              </w:rPr>
              <w:t>3389.949</w:t>
            </w:r>
          </w:p>
        </w:tc>
        <w:tc>
          <w:tcPr>
            <w:tcW w:w="1067" w:type="dxa"/>
            <w:vAlign w:val="bottom"/>
          </w:tcPr>
          <w:p w14:paraId="44578EEE" w14:textId="1709896C"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54DADE0F" w14:textId="77777777" w:rsidTr="002A7EC8">
        <w:tc>
          <w:tcPr>
            <w:tcW w:w="729" w:type="dxa"/>
            <w:vAlign w:val="bottom"/>
          </w:tcPr>
          <w:p w14:paraId="3C689E27" w14:textId="63E9C2FB" w:rsidR="002A7EC8" w:rsidRPr="00AB4F3A" w:rsidRDefault="002A7EC8" w:rsidP="00AB4F3A">
            <w:pPr>
              <w:rPr>
                <w:sz w:val="16"/>
                <w:szCs w:val="16"/>
              </w:rPr>
            </w:pPr>
            <w:r w:rsidRPr="00AB4F3A">
              <w:rPr>
                <w:rFonts w:ascii="Calibri" w:hAnsi="Calibri" w:cs="Calibri"/>
                <w:color w:val="000000"/>
                <w:sz w:val="16"/>
                <w:szCs w:val="16"/>
              </w:rPr>
              <w:t>OS-2</w:t>
            </w:r>
          </w:p>
        </w:tc>
        <w:tc>
          <w:tcPr>
            <w:tcW w:w="663" w:type="dxa"/>
            <w:vAlign w:val="bottom"/>
          </w:tcPr>
          <w:p w14:paraId="14880055" w14:textId="19EA13B8"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40817F44" w14:textId="440328F9"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2FC2AFF" w14:textId="4847BBF6" w:rsidR="002A7EC8" w:rsidRPr="00AB4F3A" w:rsidRDefault="002A7EC8" w:rsidP="00AB4F3A">
            <w:pPr>
              <w:rPr>
                <w:sz w:val="16"/>
                <w:szCs w:val="16"/>
              </w:rPr>
            </w:pPr>
            <w:r w:rsidRPr="00AB4F3A">
              <w:rPr>
                <w:rFonts w:ascii="Calibri" w:hAnsi="Calibri" w:cs="Calibri"/>
                <w:color w:val="000000"/>
                <w:sz w:val="16"/>
                <w:szCs w:val="16"/>
              </w:rPr>
              <w:t>0.078</w:t>
            </w:r>
          </w:p>
        </w:tc>
        <w:tc>
          <w:tcPr>
            <w:tcW w:w="756" w:type="dxa"/>
            <w:vAlign w:val="bottom"/>
          </w:tcPr>
          <w:p w14:paraId="5F0A4390" w14:textId="0302AE9A" w:rsidR="002A7EC8" w:rsidRPr="00AB4F3A" w:rsidRDefault="002A7EC8" w:rsidP="00AB4F3A">
            <w:pPr>
              <w:rPr>
                <w:sz w:val="16"/>
                <w:szCs w:val="16"/>
              </w:rPr>
            </w:pPr>
            <w:r w:rsidRPr="00AB4F3A">
              <w:rPr>
                <w:rFonts w:ascii="Calibri" w:hAnsi="Calibri" w:cs="Calibri"/>
                <w:color w:val="000000"/>
                <w:sz w:val="16"/>
                <w:szCs w:val="16"/>
              </w:rPr>
              <w:t>0.033</w:t>
            </w:r>
          </w:p>
        </w:tc>
        <w:tc>
          <w:tcPr>
            <w:tcW w:w="1251" w:type="dxa"/>
            <w:vAlign w:val="bottom"/>
          </w:tcPr>
          <w:p w14:paraId="27CEDDBB" w14:textId="18F10272"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461D106C" w14:textId="70F7813E" w:rsidR="002A7EC8" w:rsidRPr="00AB4F3A" w:rsidRDefault="002A7EC8" w:rsidP="00AB4F3A">
            <w:pPr>
              <w:rPr>
                <w:sz w:val="16"/>
                <w:szCs w:val="16"/>
              </w:rPr>
            </w:pPr>
            <w:r w:rsidRPr="00AB4F3A">
              <w:rPr>
                <w:rFonts w:ascii="Calibri" w:hAnsi="Calibri" w:cs="Calibri"/>
                <w:color w:val="000000"/>
                <w:sz w:val="16"/>
                <w:szCs w:val="16"/>
              </w:rPr>
              <w:t>0.004</w:t>
            </w:r>
          </w:p>
        </w:tc>
        <w:tc>
          <w:tcPr>
            <w:tcW w:w="761" w:type="dxa"/>
            <w:vAlign w:val="bottom"/>
          </w:tcPr>
          <w:p w14:paraId="640BCFA1" w14:textId="62261059" w:rsidR="002A7EC8" w:rsidRPr="00AB4F3A" w:rsidRDefault="002A7EC8" w:rsidP="00AB4F3A">
            <w:pPr>
              <w:rPr>
                <w:sz w:val="16"/>
                <w:szCs w:val="16"/>
              </w:rPr>
            </w:pPr>
            <w:r w:rsidRPr="00AB4F3A">
              <w:rPr>
                <w:rFonts w:ascii="Calibri" w:hAnsi="Calibri" w:cs="Calibri"/>
                <w:color w:val="000000"/>
                <w:sz w:val="16"/>
                <w:szCs w:val="16"/>
              </w:rPr>
              <w:t>0.003</w:t>
            </w:r>
          </w:p>
        </w:tc>
        <w:tc>
          <w:tcPr>
            <w:tcW w:w="1142" w:type="dxa"/>
            <w:vAlign w:val="bottom"/>
          </w:tcPr>
          <w:p w14:paraId="2FE9E592" w14:textId="7115E1E5"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3B18D76C" w14:textId="6F87FCDC"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430D2BB7" w14:textId="4EFC68B3"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B52F161" w14:textId="444980B5" w:rsidR="002A7EC8" w:rsidRPr="00AB4F3A" w:rsidRDefault="002A7EC8" w:rsidP="00AB4F3A">
            <w:pPr>
              <w:rPr>
                <w:sz w:val="16"/>
                <w:szCs w:val="16"/>
              </w:rPr>
            </w:pPr>
            <w:r w:rsidRPr="00AB4F3A">
              <w:rPr>
                <w:rFonts w:ascii="Calibri" w:hAnsi="Calibri" w:cs="Calibri"/>
                <w:color w:val="000000"/>
                <w:sz w:val="16"/>
                <w:szCs w:val="16"/>
              </w:rPr>
              <w:t>4340</w:t>
            </w:r>
          </w:p>
        </w:tc>
        <w:tc>
          <w:tcPr>
            <w:tcW w:w="1067" w:type="dxa"/>
            <w:vAlign w:val="bottom"/>
          </w:tcPr>
          <w:p w14:paraId="680317A3" w14:textId="52DB65E3"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7D16E44D" w14:textId="77777777" w:rsidTr="002A7EC8">
        <w:tc>
          <w:tcPr>
            <w:tcW w:w="729" w:type="dxa"/>
            <w:vAlign w:val="bottom"/>
          </w:tcPr>
          <w:p w14:paraId="6B85BD7D" w14:textId="45E08FE7" w:rsidR="002A7EC8" w:rsidRPr="00AB4F3A" w:rsidRDefault="002A7EC8" w:rsidP="00AB4F3A">
            <w:pPr>
              <w:rPr>
                <w:sz w:val="16"/>
                <w:szCs w:val="16"/>
              </w:rPr>
            </w:pPr>
            <w:r w:rsidRPr="00AB4F3A">
              <w:rPr>
                <w:rFonts w:ascii="Calibri" w:hAnsi="Calibri" w:cs="Calibri"/>
                <w:color w:val="000000"/>
                <w:sz w:val="16"/>
                <w:szCs w:val="16"/>
              </w:rPr>
              <w:t>OS-3</w:t>
            </w:r>
          </w:p>
        </w:tc>
        <w:tc>
          <w:tcPr>
            <w:tcW w:w="663" w:type="dxa"/>
            <w:vAlign w:val="bottom"/>
          </w:tcPr>
          <w:p w14:paraId="04C34EAA" w14:textId="52FD73F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53AD72C0" w14:textId="6056F63D"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01802EC" w14:textId="033179C0" w:rsidR="002A7EC8" w:rsidRPr="00AB4F3A" w:rsidRDefault="002A7EC8" w:rsidP="00AB4F3A">
            <w:pPr>
              <w:rPr>
                <w:sz w:val="16"/>
                <w:szCs w:val="16"/>
              </w:rPr>
            </w:pPr>
            <w:r w:rsidRPr="00AB4F3A">
              <w:rPr>
                <w:rFonts w:ascii="Calibri" w:hAnsi="Calibri" w:cs="Calibri"/>
                <w:color w:val="000000"/>
                <w:sz w:val="16"/>
                <w:szCs w:val="16"/>
              </w:rPr>
              <w:t>0.0795</w:t>
            </w:r>
          </w:p>
        </w:tc>
        <w:tc>
          <w:tcPr>
            <w:tcW w:w="756" w:type="dxa"/>
            <w:vAlign w:val="bottom"/>
          </w:tcPr>
          <w:p w14:paraId="7434E309" w14:textId="1C186A55"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2BF6BF2A" w14:textId="6FB3FF78"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4108181" w14:textId="675C7F19"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78450422" w14:textId="6284E07C"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B32DA51" w14:textId="36172FD1"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68EE5181" w14:textId="32922A29" w:rsidR="002A7EC8" w:rsidRPr="00AB4F3A" w:rsidRDefault="002A7EC8" w:rsidP="00AB4F3A">
            <w:pPr>
              <w:rPr>
                <w:sz w:val="16"/>
                <w:szCs w:val="16"/>
              </w:rPr>
            </w:pPr>
            <w:r w:rsidRPr="00AB4F3A">
              <w:rPr>
                <w:rFonts w:ascii="Calibri" w:hAnsi="Calibri" w:cs="Calibri"/>
                <w:color w:val="000000"/>
                <w:sz w:val="16"/>
                <w:szCs w:val="16"/>
              </w:rPr>
              <w:t>0.002143</w:t>
            </w:r>
          </w:p>
        </w:tc>
        <w:tc>
          <w:tcPr>
            <w:tcW w:w="1114" w:type="dxa"/>
            <w:vAlign w:val="bottom"/>
          </w:tcPr>
          <w:p w14:paraId="19B9BA47" w14:textId="2C683A71"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52BE54D" w14:textId="3596C8D5" w:rsidR="002A7EC8" w:rsidRPr="00AB4F3A" w:rsidRDefault="002A7EC8" w:rsidP="00AB4F3A">
            <w:pPr>
              <w:rPr>
                <w:sz w:val="16"/>
                <w:szCs w:val="16"/>
              </w:rPr>
            </w:pPr>
            <w:r w:rsidRPr="00AB4F3A">
              <w:rPr>
                <w:rFonts w:ascii="Calibri" w:hAnsi="Calibri" w:cs="Calibri"/>
                <w:color w:val="000000"/>
                <w:sz w:val="16"/>
                <w:szCs w:val="16"/>
              </w:rPr>
              <w:t>1221.424</w:t>
            </w:r>
          </w:p>
        </w:tc>
        <w:tc>
          <w:tcPr>
            <w:tcW w:w="1067" w:type="dxa"/>
            <w:vAlign w:val="bottom"/>
          </w:tcPr>
          <w:p w14:paraId="00087499" w14:textId="74A36DAA" w:rsidR="002A7EC8" w:rsidRPr="00AB4F3A" w:rsidRDefault="002A7EC8" w:rsidP="00AB4F3A">
            <w:pPr>
              <w:rPr>
                <w:sz w:val="16"/>
                <w:szCs w:val="16"/>
              </w:rPr>
            </w:pPr>
            <w:r w:rsidRPr="00AB4F3A">
              <w:rPr>
                <w:rFonts w:ascii="Calibri" w:hAnsi="Calibri" w:cs="Calibri"/>
                <w:color w:val="000000"/>
                <w:sz w:val="16"/>
                <w:szCs w:val="16"/>
              </w:rPr>
              <w:t>Mod</w:t>
            </w:r>
          </w:p>
        </w:tc>
      </w:tr>
    </w:tbl>
    <w:p w14:paraId="09548CD0" w14:textId="77777777" w:rsidR="002A7EC8" w:rsidRDefault="002A7EC8"/>
    <w:p w14:paraId="32826187" w14:textId="77777777" w:rsidR="002A7EC8" w:rsidRDefault="002A7EC8">
      <w:r>
        <w:br w:type="page"/>
      </w:r>
    </w:p>
    <w:p w14:paraId="609B1E9E" w14:textId="77777777" w:rsidR="002A7EC8" w:rsidRDefault="002A7EC8">
      <w:pPr>
        <w:rPr>
          <w:rFonts w:ascii="Times New Roman" w:eastAsia="Times New Roman" w:hAnsi="Times New Roman" w:cs="Times New Roman"/>
          <w:sz w:val="24"/>
          <w:szCs w:val="24"/>
        </w:rPr>
        <w:sectPr w:rsidR="002A7EC8" w:rsidSect="002405CF">
          <w:pgSz w:w="12240" w:h="15840"/>
          <w:pgMar w:top="1440" w:right="1440" w:bottom="1440" w:left="1440" w:header="720" w:footer="720" w:gutter="0"/>
          <w:lnNumType w:countBy="1" w:restart="continuous"/>
          <w:pgNumType w:start="1"/>
          <w:cols w:space="720"/>
          <w:docGrid w:linePitch="299"/>
        </w:sectPr>
      </w:pPr>
    </w:p>
    <w:p w14:paraId="5F5066BC" w14:textId="4262BA8A"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05BDD8FE"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ins w:id="429" w:author="Meyer, Michael Frederick" w:date="2020-08-25T17:14:00Z">
        <w:r w:rsidR="00216A09">
          <w:rPr>
            <w:rFonts w:ascii="Times New Roman" w:eastAsia="Times New Roman" w:hAnsi="Times New Roman" w:cs="Times New Roman"/>
            <w:sz w:val="24"/>
            <w:szCs w:val="24"/>
          </w:rPr>
          <w:t>δ</w:t>
        </w:r>
        <w:r w:rsidR="00216A09" w:rsidRPr="00D77FB3">
          <w:rPr>
            <w:rFonts w:ascii="Times New Roman" w:eastAsia="Times New Roman" w:hAnsi="Times New Roman" w:cs="Times New Roman"/>
            <w:sz w:val="24"/>
            <w:szCs w:val="24"/>
            <w:vertAlign w:val="superscript"/>
            <w:rPrChange w:id="430" w:author="Meyer, Michael Frederick" w:date="2020-08-26T11:40:00Z">
              <w:rPr>
                <w:rFonts w:ascii="Times New Roman" w:eastAsia="Times New Roman" w:hAnsi="Times New Roman" w:cs="Times New Roman"/>
                <w:sz w:val="24"/>
                <w:szCs w:val="24"/>
              </w:rPr>
            </w:rPrChange>
          </w:rPr>
          <w:t>15</w:t>
        </w:r>
        <w:r w:rsidR="00216A09">
          <w:rPr>
            <w:rFonts w:ascii="Times New Roman" w:eastAsia="Times New Roman" w:hAnsi="Times New Roman" w:cs="Times New Roman"/>
            <w:sz w:val="24"/>
            <w:szCs w:val="24"/>
          </w:rPr>
          <w:t xml:space="preserve">N </w:t>
        </w:r>
      </w:ins>
      <w:del w:id="431" w:author="Meyer, Michael Frederick" w:date="2020-08-26T11:40:00Z">
        <w:r w:rsidR="00D8535D" w:rsidDel="00D77FB3">
          <w:rPr>
            <w:rFonts w:ascii="Times New Roman" w:eastAsia="Times New Roman" w:hAnsi="Times New Roman" w:cs="Times New Roman"/>
            <w:sz w:val="24"/>
            <w:szCs w:val="24"/>
          </w:rPr>
          <w:delText xml:space="preserve"> </w:delText>
        </w:r>
      </w:del>
      <w:r w:rsidR="00D8535D">
        <w:rPr>
          <w:rFonts w:ascii="Times New Roman" w:eastAsia="Times New Roman" w:hAnsi="Times New Roman" w:cs="Times New Roman"/>
          <w:sz w:val="24"/>
          <w:szCs w:val="24"/>
        </w:rPr>
        <w:t xml:space="preserve">(B),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w:t>
      </w:r>
      <w:r w:rsidR="00216A09">
        <w:rPr>
          <w:rFonts w:ascii="Times New Roman" w:eastAsia="Times New Roman" w:hAnsi="Times New Roman" w:cs="Times New Roman"/>
          <w:sz w:val="24"/>
          <w:szCs w:val="24"/>
        </w:rPr>
        <w:t>δ</w:t>
      </w:r>
      <w:r w:rsidR="00216A09" w:rsidRPr="00D77FB3">
        <w:rPr>
          <w:rFonts w:ascii="Times New Roman" w:eastAsia="Times New Roman" w:hAnsi="Times New Roman" w:cs="Times New Roman"/>
          <w:sz w:val="24"/>
          <w:szCs w:val="24"/>
          <w:vertAlign w:val="superscript"/>
          <w:rPrChange w:id="432" w:author="Meyer, Michael Frederick" w:date="2020-08-26T11:40:00Z">
            <w:rPr>
              <w:rFonts w:ascii="Times New Roman" w:eastAsia="Times New Roman" w:hAnsi="Times New Roman" w:cs="Times New Roman"/>
              <w:sz w:val="24"/>
              <w:szCs w:val="24"/>
            </w:rPr>
          </w:rPrChange>
        </w:rPr>
        <w:t>15</w:t>
      </w:r>
      <w:r w:rsidR="00216A09">
        <w:rPr>
          <w:rFonts w:ascii="Times New Roman" w:eastAsia="Times New Roman" w:hAnsi="Times New Roman" w:cs="Times New Roman"/>
          <w:sz w:val="24"/>
          <w:szCs w:val="24"/>
        </w:rPr>
        <w:t>N</w:t>
      </w:r>
      <w:r w:rsidR="00216A09" w:rsidRPr="00216A09" w:rsidDel="00216A09">
        <w:rPr>
          <w:rFonts w:ascii="Times New Roman" w:eastAsia="Times New Roman" w:hAnsi="Times New Roman" w:cs="Times New Roman"/>
          <w:sz w:val="24"/>
          <w:szCs w:val="24"/>
          <w:highlight w:val="yellow"/>
        </w:rPr>
        <w:t xml:space="preserve"> </w:t>
      </w:r>
      <w:r w:rsidR="00D8535D">
        <w:rPr>
          <w:rFonts w:ascii="Times New Roman" w:eastAsia="Times New Roman" w:hAnsi="Times New Roman" w:cs="Times New Roman"/>
          <w:sz w:val="24"/>
          <w:szCs w:val="24"/>
        </w:rPr>
        <w:t xml:space="preserve">(B), and phosphorus (C) produced significant models. Chlorophyll a (D), Nitrate (E), Total Microplastics (F), Ammonium (G), and Microplastic Density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2EA2888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moveToRangeStart w:id="433" w:author="Meyer, Michael Frederick" w:date="2020-08-17T14:42:00Z" w:name="move48567758"/>
      <w:moveTo w:id="434" w:author="Meyer, Michael Frederick" w:date="2020-08-17T14:42:00Z">
        <w:r w:rsidR="00966966">
          <w:rPr>
            <w:rFonts w:ascii="Times New Roman" w:eastAsia="Times New Roman" w:hAnsi="Times New Roman" w:cs="Times New Roman"/>
            <w:sz w:val="24"/>
            <w:szCs w:val="24"/>
          </w:rPr>
          <w:t>Sites with a higher IDW population value tended to be more associated with filamentous algal groupings</w:t>
        </w:r>
      </w:moveTo>
      <w:ins w:id="435" w:author="Meyer, Michael Frederick" w:date="2020-08-17T14:42:00Z">
        <w:r w:rsidR="00966966">
          <w:rPr>
            <w:rFonts w:ascii="Times New Roman" w:eastAsia="Times New Roman" w:hAnsi="Times New Roman" w:cs="Times New Roman"/>
            <w:sz w:val="24"/>
            <w:szCs w:val="24"/>
          </w:rPr>
          <w:t xml:space="preserve"> and separate from sites with</w:t>
        </w:r>
      </w:ins>
      <w:ins w:id="436" w:author="Meyer, Michael Frederick" w:date="2020-08-17T14:43:00Z">
        <w:r w:rsidR="00966966">
          <w:rPr>
            <w:rFonts w:ascii="Times New Roman" w:eastAsia="Times New Roman" w:hAnsi="Times New Roman" w:cs="Times New Roman"/>
            <w:sz w:val="24"/>
            <w:szCs w:val="24"/>
          </w:rPr>
          <w:t xml:space="preserve"> </w:t>
        </w:r>
      </w:ins>
      <w:moveTo w:id="437" w:author="Meyer, Michael Frederick" w:date="2020-08-17T14:42:00Z">
        <w:del w:id="438" w:author="Meyer, Michael Frederick" w:date="2020-08-17T14:42:00Z">
          <w:r w:rsidR="00966966" w:rsidDel="00966966">
            <w:rPr>
              <w:rFonts w:ascii="Times New Roman" w:eastAsia="Times New Roman" w:hAnsi="Times New Roman" w:cs="Times New Roman"/>
              <w:sz w:val="24"/>
              <w:szCs w:val="24"/>
            </w:rPr>
            <w:delText xml:space="preserve">, whereas </w:delText>
          </w:r>
        </w:del>
        <w:r w:rsidR="00966966">
          <w:rPr>
            <w:rFonts w:ascii="Times New Roman" w:eastAsia="Times New Roman" w:hAnsi="Times New Roman" w:cs="Times New Roman"/>
            <w:sz w:val="24"/>
            <w:szCs w:val="24"/>
          </w:rPr>
          <w:t xml:space="preserve">moderate and low </w:t>
        </w:r>
      </w:moveTo>
      <w:ins w:id="439" w:author="Meyer, Michael Frederick" w:date="2020-08-17T14:42:00Z">
        <w:r w:rsidR="00966966">
          <w:rPr>
            <w:rFonts w:ascii="Times New Roman" w:eastAsia="Times New Roman" w:hAnsi="Times New Roman" w:cs="Times New Roman"/>
            <w:sz w:val="24"/>
            <w:szCs w:val="24"/>
          </w:rPr>
          <w:t xml:space="preserve">IDW population </w:t>
        </w:r>
      </w:ins>
      <w:moveTo w:id="440" w:author="Meyer, Michael Frederick" w:date="2020-08-17T14:42:00Z">
        <w:r w:rsidR="00966966">
          <w:rPr>
            <w:rFonts w:ascii="Times New Roman" w:eastAsia="Times New Roman" w:hAnsi="Times New Roman" w:cs="Times New Roman"/>
            <w:sz w:val="24"/>
            <w:szCs w:val="24"/>
          </w:rPr>
          <w:t>values</w:t>
        </w:r>
      </w:moveTo>
      <w:ins w:id="441" w:author="Meyer, Michael Frederick" w:date="2020-08-17T14:43:00Z">
        <w:r w:rsidR="00966966">
          <w:rPr>
            <w:rFonts w:ascii="Times New Roman" w:eastAsia="Times New Roman" w:hAnsi="Times New Roman" w:cs="Times New Roman"/>
            <w:sz w:val="24"/>
            <w:szCs w:val="24"/>
          </w:rPr>
          <w:t>, which</w:t>
        </w:r>
      </w:ins>
      <w:moveTo w:id="442" w:author="Meyer, Michael Frederick" w:date="2020-08-17T14:42:00Z">
        <w:r w:rsidR="00966966">
          <w:rPr>
            <w:rFonts w:ascii="Times New Roman" w:eastAsia="Times New Roman" w:hAnsi="Times New Roman" w:cs="Times New Roman"/>
            <w:sz w:val="24"/>
            <w:szCs w:val="24"/>
          </w:rPr>
          <w:t xml:space="preserve"> were more associated with diatom abundance.</w:t>
        </w:r>
      </w:moveTo>
      <w:moveToRangeEnd w:id="433"/>
      <w:ins w:id="443" w:author="Meyer, Michael Frederick" w:date="2020-08-17T14:42:00Z">
        <w:r w:rsidR="0096696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PERMANOVA confirmed the three groups to be significantly different (p = 0.023). </w:t>
      </w:r>
      <w:moveFromRangeStart w:id="444" w:author="Meyer, Michael Frederick" w:date="2020-08-17T14:42:00Z" w:name="move48567758"/>
      <w:moveFrom w:id="445" w:author="Meyer, Michael Frederick" w:date="2020-08-17T14:42:00Z">
        <w:r w:rsidDel="00966966">
          <w:rPr>
            <w:rFonts w:ascii="Times New Roman" w:eastAsia="Times New Roman" w:hAnsi="Times New Roman" w:cs="Times New Roman"/>
            <w:sz w:val="24"/>
            <w:szCs w:val="24"/>
          </w:rPr>
          <w:t xml:space="preserve">Sites with a higher </w:t>
        </w:r>
        <w:r w:rsidR="00B63560" w:rsidDel="00966966">
          <w:rPr>
            <w:rFonts w:ascii="Times New Roman" w:eastAsia="Times New Roman" w:hAnsi="Times New Roman" w:cs="Times New Roman"/>
            <w:sz w:val="24"/>
            <w:szCs w:val="24"/>
          </w:rPr>
          <w:t>IDW</w:t>
        </w:r>
        <w:r w:rsidDel="00966966">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moveFrom>
      <w:moveFromRangeEnd w:id="444"/>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77777777" w:rsidR="00715D55" w:rsidRDefault="00D8535D">
      <w:pPr>
        <w:rPr>
          <w:rFonts w:ascii="Times New Roman" w:eastAsia="Times New Roman" w:hAnsi="Times New Roman" w:cs="Times New Roman"/>
          <w:sz w:val="24"/>
          <w:szCs w:val="24"/>
        </w:rPr>
      </w:pPr>
      <w:commentRangeStart w:id="446"/>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commentRangeEnd w:id="446"/>
      <w:r w:rsidR="007C0E13">
        <w:rPr>
          <w:rStyle w:val="CommentReference"/>
        </w:rPr>
        <w:commentReference w:id="446"/>
      </w:r>
    </w:p>
    <w:p w14:paraId="360AEDCE" w14:textId="77777777" w:rsidR="00715D55" w:rsidRDefault="00715D55">
      <w:pPr>
        <w:rPr>
          <w:rFonts w:ascii="Times New Roman" w:eastAsia="Times New Roman" w:hAnsi="Times New Roman" w:cs="Times New Roman"/>
          <w:sz w:val="24"/>
          <w:szCs w:val="24"/>
        </w:rPr>
      </w:pPr>
    </w:p>
    <w:p w14:paraId="5C51DB6A" w14:textId="237767CE"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CB5903">
        <w:rPr>
          <w:rFonts w:ascii="Times New Roman" w:eastAsia="Times New Roman" w:hAnsi="Times New Roman" w:cs="Times New Roman"/>
          <w:sz w:val="24"/>
          <w:szCs w:val="24"/>
        </w:rPr>
        <w:t xml:space="preserve">deviation </w:t>
      </w:r>
      <w:r w:rsidR="00CB5903" w:rsidRPr="00CB5903">
        <w:rPr>
          <w:rFonts w:ascii="Times New Roman" w:eastAsia="Times New Roman" w:hAnsi="Times New Roman" w:cs="Times New Roman"/>
          <w:color w:val="212121"/>
          <w:sz w:val="24"/>
          <w:szCs w:val="24"/>
        </w:rPr>
        <w:t>δ</w:t>
      </w:r>
      <w:r w:rsidR="00CB5903" w:rsidRPr="00D77FB3">
        <w:rPr>
          <w:rFonts w:ascii="Times New Roman" w:eastAsia="Times New Roman" w:hAnsi="Times New Roman" w:cs="Times New Roman"/>
          <w:color w:val="212121"/>
          <w:sz w:val="24"/>
          <w:szCs w:val="24"/>
          <w:vertAlign w:val="superscript"/>
          <w:rPrChange w:id="447" w:author="Meyer, Michael Frederick" w:date="2020-08-26T11:40:00Z">
            <w:rPr>
              <w:rFonts w:ascii="Times New Roman" w:eastAsia="Times New Roman" w:hAnsi="Times New Roman" w:cs="Times New Roman"/>
              <w:color w:val="212121"/>
              <w:sz w:val="24"/>
              <w:szCs w:val="24"/>
            </w:rPr>
          </w:rPrChange>
        </w:rPr>
        <w:t>13</w:t>
      </w:r>
      <w:r w:rsidR="00CB5903" w:rsidRPr="00CB5903">
        <w:rPr>
          <w:rFonts w:ascii="Times New Roman" w:eastAsia="Times New Roman" w:hAnsi="Times New Roman" w:cs="Times New Roman"/>
          <w:color w:val="212121"/>
          <w:sz w:val="24"/>
          <w:szCs w:val="24"/>
        </w:rPr>
        <w:t>C</w:t>
      </w:r>
      <w:r w:rsidR="00CB5903" w:rsidRPr="00CB5903" w:rsidDel="00CB5903">
        <w:rPr>
          <w:rFonts w:ascii="Times New Roman" w:eastAsia="Times New Roman" w:hAnsi="Times New Roman" w:cs="Times New Roman"/>
          <w:sz w:val="24"/>
          <w:szCs w:val="24"/>
        </w:rPr>
        <w:t xml:space="preserve"> </w:t>
      </w:r>
      <w:r w:rsidR="00D8535D" w:rsidRPr="00CB5903">
        <w:rPr>
          <w:rFonts w:ascii="Times New Roman" w:eastAsia="Times New Roman" w:hAnsi="Times New Roman" w:cs="Times New Roman"/>
          <w:sz w:val="24"/>
          <w:szCs w:val="24"/>
        </w:rPr>
        <w:t xml:space="preserve">and </w:t>
      </w:r>
      <w:r w:rsidR="00966966" w:rsidRPr="00CB5903">
        <w:rPr>
          <w:rFonts w:ascii="Times New Roman" w:eastAsia="Times New Roman" w:hAnsi="Times New Roman" w:cs="Times New Roman"/>
          <w:color w:val="212121"/>
          <w:sz w:val="24"/>
          <w:szCs w:val="24"/>
        </w:rPr>
        <w:t>δ</w:t>
      </w:r>
      <w:r w:rsidR="00966966" w:rsidRPr="00D77FB3">
        <w:rPr>
          <w:rFonts w:ascii="Times New Roman" w:eastAsia="Times New Roman" w:hAnsi="Times New Roman" w:cs="Times New Roman"/>
          <w:color w:val="212121"/>
          <w:sz w:val="24"/>
          <w:szCs w:val="24"/>
          <w:vertAlign w:val="superscript"/>
          <w:rPrChange w:id="448" w:author="Meyer, Michael Frederick" w:date="2020-08-26T11:40:00Z">
            <w:rPr>
              <w:rFonts w:ascii="Times New Roman" w:eastAsia="Times New Roman" w:hAnsi="Times New Roman" w:cs="Times New Roman"/>
              <w:color w:val="212121"/>
              <w:sz w:val="24"/>
              <w:szCs w:val="24"/>
            </w:rPr>
          </w:rPrChange>
        </w:rPr>
        <w:t>15</w:t>
      </w:r>
      <w:r w:rsidR="00966966" w:rsidRPr="00CB5903">
        <w:rPr>
          <w:rFonts w:ascii="Times New Roman" w:eastAsia="Times New Roman" w:hAnsi="Times New Roman" w:cs="Times New Roman"/>
          <w:color w:val="212121"/>
          <w:sz w:val="24"/>
          <w:szCs w:val="24"/>
        </w:rPr>
        <w:t>N</w:t>
      </w:r>
      <w:r w:rsidR="00D8535D" w:rsidRPr="00CB5903">
        <w:rPr>
          <w:rFonts w:ascii="Times New Roman" w:eastAsia="Times New Roman" w:hAnsi="Times New Roman" w:cs="Times New Roman"/>
          <w:sz w:val="24"/>
          <w:szCs w:val="24"/>
        </w:rPr>
        <w:t xml:space="preserve"> stable isotope values for littoral amphipods and periphyton, grouped by categorical </w:t>
      </w:r>
      <w:r w:rsidR="00B63560" w:rsidRPr="00CB5903">
        <w:rPr>
          <w:rFonts w:ascii="Times New Roman" w:eastAsia="Times New Roman" w:hAnsi="Times New Roman" w:cs="Times New Roman"/>
          <w:sz w:val="24"/>
          <w:szCs w:val="24"/>
        </w:rPr>
        <w:t>IDW</w:t>
      </w:r>
      <w:r w:rsidR="00D8535D" w:rsidRPr="00CB5903">
        <w:rPr>
          <w:rFonts w:ascii="Times New Roman" w:eastAsia="Times New Roman" w:hAnsi="Times New Roman" w:cs="Times New Roman"/>
          <w:sz w:val="24"/>
          <w:szCs w:val="24"/>
        </w:rPr>
        <w:t xml:space="preserve"> population (Table 3). In general, periphyton did not differ in </w:t>
      </w:r>
      <w:r w:rsidR="00966966" w:rsidRPr="00CB5903">
        <w:rPr>
          <w:rFonts w:ascii="Times New Roman" w:eastAsia="Times New Roman" w:hAnsi="Times New Roman" w:cs="Times New Roman"/>
          <w:color w:val="212121"/>
          <w:sz w:val="24"/>
          <w:szCs w:val="24"/>
        </w:rPr>
        <w:t>δ</w:t>
      </w:r>
      <w:r w:rsidR="00CB5903" w:rsidRPr="00D77FB3">
        <w:rPr>
          <w:rFonts w:ascii="Times New Roman" w:eastAsia="Times New Roman" w:hAnsi="Times New Roman" w:cs="Times New Roman"/>
          <w:color w:val="212121"/>
          <w:sz w:val="24"/>
          <w:szCs w:val="24"/>
          <w:vertAlign w:val="superscript"/>
          <w:rPrChange w:id="449" w:author="Meyer, Michael Frederick" w:date="2020-08-26T11:40:00Z">
            <w:rPr>
              <w:rFonts w:ascii="Times New Roman" w:eastAsia="Times New Roman" w:hAnsi="Times New Roman" w:cs="Times New Roman"/>
              <w:color w:val="212121"/>
              <w:sz w:val="24"/>
              <w:szCs w:val="24"/>
            </w:rPr>
          </w:rPrChange>
        </w:rPr>
        <w:t>13</w:t>
      </w:r>
      <w:r w:rsidR="00CB5903" w:rsidRPr="00CB5903">
        <w:rPr>
          <w:rFonts w:ascii="Times New Roman" w:eastAsia="Times New Roman" w:hAnsi="Times New Roman" w:cs="Times New Roman"/>
          <w:color w:val="212121"/>
          <w:sz w:val="24"/>
          <w:szCs w:val="24"/>
        </w:rPr>
        <w:t>C</w:t>
      </w:r>
      <w:r w:rsidR="00D8535D" w:rsidRPr="00CB5903">
        <w:rPr>
          <w:rFonts w:ascii="Times New Roman" w:eastAsia="Times New Roman" w:hAnsi="Times New Roman" w:cs="Times New Roman"/>
          <w:sz w:val="24"/>
          <w:szCs w:val="24"/>
        </w:rPr>
        <w:t xml:space="preserve"> or </w:t>
      </w:r>
      <w:r w:rsidR="00966966" w:rsidRPr="00CB5903">
        <w:rPr>
          <w:rFonts w:ascii="Times New Roman" w:eastAsia="Times New Roman" w:hAnsi="Times New Roman" w:cs="Times New Roman"/>
          <w:color w:val="212121"/>
          <w:sz w:val="24"/>
          <w:szCs w:val="24"/>
        </w:rPr>
        <w:t>δ</w:t>
      </w:r>
      <w:r w:rsidR="00966966" w:rsidRPr="00D77FB3">
        <w:rPr>
          <w:rFonts w:ascii="Times New Roman" w:eastAsia="Times New Roman" w:hAnsi="Times New Roman" w:cs="Times New Roman"/>
          <w:color w:val="212121"/>
          <w:sz w:val="24"/>
          <w:szCs w:val="24"/>
          <w:vertAlign w:val="superscript"/>
          <w:rPrChange w:id="450" w:author="Meyer, Michael Frederick" w:date="2020-08-26T11:41:00Z">
            <w:rPr>
              <w:rFonts w:ascii="Times New Roman" w:eastAsia="Times New Roman" w:hAnsi="Times New Roman" w:cs="Times New Roman"/>
              <w:color w:val="212121"/>
              <w:sz w:val="24"/>
              <w:szCs w:val="24"/>
            </w:rPr>
          </w:rPrChange>
        </w:rPr>
        <w:t>15</w:t>
      </w:r>
      <w:r w:rsidR="00966966" w:rsidRPr="00CB5903">
        <w:rPr>
          <w:rFonts w:ascii="Times New Roman" w:eastAsia="Times New Roman" w:hAnsi="Times New Roman" w:cs="Times New Roman"/>
          <w:color w:val="212121"/>
          <w:sz w:val="24"/>
          <w:szCs w:val="24"/>
        </w:rPr>
        <w:t>N</w:t>
      </w:r>
      <w:r w:rsidR="00D8535D" w:rsidRPr="00CB5903">
        <w:rPr>
          <w:rFonts w:ascii="Times New Roman" w:eastAsia="Times New Roman" w:hAnsi="Times New Roman" w:cs="Times New Roman"/>
          <w:sz w:val="24"/>
          <w:szCs w:val="24"/>
        </w:rPr>
        <w:t xml:space="preserve"> signatures with incr</w:t>
      </w:r>
      <w:r w:rsidR="00D8535D">
        <w:rPr>
          <w:rFonts w:ascii="Times New Roman" w:eastAsia="Times New Roman" w:hAnsi="Times New Roman" w:cs="Times New Roman"/>
          <w:sz w:val="24"/>
          <w:szCs w:val="24"/>
        </w:rPr>
        <w:t xml:space="preserve">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D8535D">
        <w:rPr>
          <w:rFonts w:ascii="Times New Roman" w:eastAsia="Times New Roman" w:hAnsi="Times New Roman" w:cs="Times New Roman"/>
          <w:sz w:val="24"/>
          <w:szCs w:val="24"/>
        </w:rPr>
        <w:t xml:space="preserve"> </w:t>
      </w:r>
      <w:r w:rsidR="00966966">
        <w:rPr>
          <w:rFonts w:ascii="Times New Roman" w:eastAsia="Times New Roman" w:hAnsi="Times New Roman" w:cs="Times New Roman"/>
          <w:color w:val="212121"/>
          <w:sz w:val="24"/>
          <w:szCs w:val="24"/>
          <w:highlight w:val="white"/>
        </w:rPr>
        <w:t>δ</w:t>
      </w:r>
      <w:r w:rsidR="00966966" w:rsidRPr="00D77FB3">
        <w:rPr>
          <w:rFonts w:ascii="Times New Roman" w:eastAsia="Times New Roman" w:hAnsi="Times New Roman" w:cs="Times New Roman"/>
          <w:color w:val="212121"/>
          <w:sz w:val="24"/>
          <w:szCs w:val="24"/>
          <w:highlight w:val="white"/>
          <w:vertAlign w:val="superscript"/>
          <w:rPrChange w:id="451" w:author="Meyer, Michael Frederick" w:date="2020-08-26T11:41:00Z">
            <w:rPr>
              <w:rFonts w:ascii="Times New Roman" w:eastAsia="Times New Roman" w:hAnsi="Times New Roman" w:cs="Times New Roman"/>
              <w:color w:val="212121"/>
              <w:sz w:val="24"/>
              <w:szCs w:val="24"/>
              <w:highlight w:val="white"/>
            </w:rPr>
          </w:rPrChange>
        </w:rPr>
        <w:t>15</w:t>
      </w:r>
      <w:r w:rsidR="00966966">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CB5903">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44C74778" w:rsidR="00715D55" w:rsidRDefault="002B431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C0D9352" wp14:editId="061A424A">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6F8CDD53"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Grazing amphipod ratios, however, remain relatively constant over a range of PPCP concentrations</w:t>
      </w:r>
      <w:ins w:id="452" w:author="Meyer, Michael Frederick" w:date="2020-08-11T17:59:00Z">
        <w:r w:rsidR="00A82CD7">
          <w:rPr>
            <w:rFonts w:ascii="Times New Roman" w:eastAsia="Times New Roman" w:hAnsi="Times New Roman" w:cs="Times New Roman"/>
            <w:sz w:val="24"/>
            <w:szCs w:val="24"/>
          </w:rPr>
          <w:t>.</w:t>
        </w:r>
      </w:ins>
      <w:del w:id="453" w:author="Meyer, Michael Frederick" w:date="2020-08-11T17:59:00Z">
        <w:r w:rsidDel="00A82CD7">
          <w:rPr>
            <w:rFonts w:ascii="Times New Roman" w:eastAsia="Times New Roman" w:hAnsi="Times New Roman" w:cs="Times New Roman"/>
            <w:sz w:val="24"/>
            <w:szCs w:val="24"/>
          </w:rPr>
          <w:delText>,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w:delText>
        </w:r>
      </w:del>
      <w:r>
        <w:rPr>
          <w:rFonts w:ascii="Times New Roman" w:eastAsia="Times New Roman" w:hAnsi="Times New Roman" w:cs="Times New Roman"/>
          <w:sz w:val="24"/>
          <w:szCs w:val="24"/>
        </w:rPr>
        <w:t xml:space="preserve">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2A7EC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ed" w:date="2020-07-14T10:16:00Z" w:initials="T">
    <w:p w14:paraId="07B4222A" w14:textId="1110E843" w:rsidR="0006223F" w:rsidRDefault="0006223F">
      <w:pPr>
        <w:pStyle w:val="CommentText"/>
      </w:pPr>
      <w:r>
        <w:rPr>
          <w:rStyle w:val="CommentReference"/>
        </w:rPr>
        <w:annotationRef/>
      </w:r>
      <w:r>
        <w:t>This sentence needs some thought. A bit awkward as written.</w:t>
      </w:r>
    </w:p>
  </w:comment>
  <w:comment w:id="16" w:author="Ted" w:date="2020-07-14T10:21:00Z" w:initials="T">
    <w:p w14:paraId="0431A54B" w14:textId="6A809E9D" w:rsidR="0006223F" w:rsidRDefault="0006223F">
      <w:pPr>
        <w:pStyle w:val="CommentText"/>
      </w:pPr>
      <w:r>
        <w:rPr>
          <w:rStyle w:val="CommentReference"/>
        </w:rPr>
        <w:annotationRef/>
      </w:r>
      <w:r>
        <w:t xml:space="preserve">Consider stating what to purpose of this study is in one statement. Right </w:t>
      </w:r>
      <w:proofErr w:type="gramStart"/>
      <w:r>
        <w:t>now</w:t>
      </w:r>
      <w:proofErr w:type="gramEnd"/>
      <w:r>
        <w:t xml:space="preserve"> this info is dispersed between two different sentences.</w:t>
      </w:r>
    </w:p>
  </w:comment>
  <w:comment w:id="106" w:author="Ted" w:date="2020-07-14T10:58:00Z" w:initials="T">
    <w:p w14:paraId="0E0B3AA5" w14:textId="4135E054" w:rsidR="0006223F" w:rsidRDefault="0006223F">
      <w:pPr>
        <w:pStyle w:val="CommentText"/>
      </w:pPr>
      <w:r>
        <w:rPr>
          <w:rStyle w:val="CommentReference"/>
        </w:rPr>
        <w:annotationRef/>
      </w:r>
      <w:r>
        <w:t xml:space="preserve">A bit awkward. Consider rephrasing. </w:t>
      </w:r>
    </w:p>
  </w:comment>
  <w:comment w:id="120" w:author="Ted" w:date="2020-07-14T11:01:00Z" w:initials="T">
    <w:p w14:paraId="58D3475E" w14:textId="3DE3835C" w:rsidR="0006223F" w:rsidRDefault="0006223F">
      <w:pPr>
        <w:pStyle w:val="CommentText"/>
      </w:pPr>
      <w:r>
        <w:rPr>
          <w:rStyle w:val="CommentReference"/>
        </w:rPr>
        <w:annotationRef/>
      </w:r>
      <w:r>
        <w:t>I think this can be substantially condensed here and instead addressed in detail in the discussion section.</w:t>
      </w:r>
    </w:p>
  </w:comment>
  <w:comment w:id="148" w:author="Ted" w:date="2020-07-14T11:12:00Z" w:initials="T">
    <w:p w14:paraId="0E5A47FF" w14:textId="307F0F1A" w:rsidR="0006223F" w:rsidRDefault="0006223F">
      <w:pPr>
        <w:pStyle w:val="CommentText"/>
      </w:pPr>
      <w:r>
        <w:rPr>
          <w:rStyle w:val="CommentReference"/>
        </w:rPr>
        <w:annotationRef/>
      </w:r>
      <w:r>
        <w:t>Very awkward sentence; rephrase</w:t>
      </w:r>
    </w:p>
  </w:comment>
  <w:comment w:id="181" w:author="Ted" w:date="2020-07-14T13:09:00Z" w:initials="T">
    <w:p w14:paraId="5DEFF386" w14:textId="173AF008" w:rsidR="0006223F" w:rsidRDefault="0006223F">
      <w:pPr>
        <w:pStyle w:val="CommentText"/>
      </w:pPr>
      <w:r>
        <w:rPr>
          <w:rStyle w:val="CommentReference"/>
        </w:rPr>
        <w:annotationRef/>
      </w:r>
      <w:r>
        <w:t>Did we not filter samples prior to analysis? NO3/ NH4 is usually done on filtered samples.</w:t>
      </w:r>
    </w:p>
  </w:comment>
  <w:comment w:id="182" w:author="Meyer, Michael Frederick" w:date="2020-07-28T15:43:00Z" w:initials="MMF">
    <w:p w14:paraId="18F762D1" w14:textId="30CA70B9" w:rsidR="0006223F" w:rsidRDefault="0006223F">
      <w:pPr>
        <w:pStyle w:val="CommentText"/>
      </w:pPr>
      <w:r>
        <w:rPr>
          <w:rStyle w:val="CommentReference"/>
        </w:rPr>
        <w:annotationRef/>
      </w:r>
      <w:r>
        <w:t xml:space="preserve">We did not. </w:t>
      </w:r>
      <w:proofErr w:type="spellStart"/>
      <w:r>
        <w:t>Pastukohov’s</w:t>
      </w:r>
      <w:proofErr w:type="spellEnd"/>
      <w:r>
        <w:t xml:space="preserve"> lab might have…</w:t>
      </w:r>
    </w:p>
  </w:comment>
  <w:comment w:id="183" w:author="Meyer, Michael Frederick" w:date="2020-08-12T12:10:00Z" w:initials="MMF">
    <w:p w14:paraId="2A4E089E" w14:textId="52399FC5" w:rsidR="0006223F" w:rsidRDefault="0006223F">
      <w:pPr>
        <w:pStyle w:val="CommentText"/>
      </w:pPr>
      <w:r>
        <w:rPr>
          <w:rStyle w:val="CommentReference"/>
        </w:rPr>
        <w:annotationRef/>
      </w:r>
      <w:r>
        <w:t xml:space="preserve">Amended to include potential error from not filtering prior to freezing. </w:t>
      </w:r>
    </w:p>
  </w:comment>
  <w:comment w:id="243" w:author="Ted" w:date="2020-07-14T14:41:00Z" w:initials="T">
    <w:p w14:paraId="7D078740" w14:textId="05DA0E51" w:rsidR="0006223F" w:rsidRDefault="0006223F">
      <w:pPr>
        <w:pStyle w:val="CommentText"/>
      </w:pPr>
      <w:r>
        <w:rPr>
          <w:rStyle w:val="CommentReference"/>
        </w:rPr>
        <w:annotationRef/>
      </w:r>
      <w:r>
        <w:t>This section needs to be tightened.</w:t>
      </w:r>
    </w:p>
  </w:comment>
  <w:comment w:id="309" w:author="Ted" w:date="2020-07-14T14:55:00Z" w:initials="T">
    <w:p w14:paraId="3F7B22E3" w14:textId="670E6CA7" w:rsidR="0006223F" w:rsidRDefault="0006223F">
      <w:pPr>
        <w:pStyle w:val="CommentText"/>
      </w:pPr>
      <w:r>
        <w:rPr>
          <w:rStyle w:val="CommentReference"/>
        </w:rPr>
        <w:annotationRef/>
      </w:r>
      <w:bookmarkStart w:id="313" w:name="_GoBack"/>
      <w:r>
        <w:t>Condense/ break up this sentence.</w:t>
      </w:r>
      <w:bookmarkEnd w:id="313"/>
    </w:p>
  </w:comment>
  <w:comment w:id="319" w:author="Ted" w:date="2020-07-14T15:22:00Z" w:initials="T">
    <w:p w14:paraId="02BA3A55" w14:textId="37CDD55F" w:rsidR="0006223F" w:rsidRDefault="0006223F">
      <w:pPr>
        <w:pStyle w:val="CommentText"/>
      </w:pPr>
      <w:r>
        <w:rPr>
          <w:rStyle w:val="CommentReference"/>
        </w:rPr>
        <w:annotationRef/>
      </w:r>
      <w:r>
        <w:t xml:space="preserve">Summarize the finding (you saw less </w:t>
      </w:r>
      <w:proofErr w:type="spellStart"/>
      <w:r>
        <w:t>molluscs</w:t>
      </w:r>
      <w:proofErr w:type="spellEnd"/>
      <w:r>
        <w:t xml:space="preserve"> at impacted sites? How strong was the effect?)</w:t>
      </w:r>
    </w:p>
  </w:comment>
  <w:comment w:id="363" w:author="Ted" w:date="2020-07-14T15:34:00Z" w:initials="T">
    <w:p w14:paraId="6A85680E" w14:textId="6C6711BE" w:rsidR="0006223F" w:rsidRDefault="0006223F">
      <w:pPr>
        <w:pStyle w:val="CommentText"/>
      </w:pPr>
      <w:r>
        <w:rPr>
          <w:rStyle w:val="CommentReference"/>
        </w:rPr>
        <w:annotationRef/>
      </w:r>
      <w:r>
        <w:t>Not really. You did not measure nutrient concentrations in sewage, not did you detect a (significant) nutrient signal associated with human impact.</w:t>
      </w:r>
    </w:p>
  </w:comment>
  <w:comment w:id="367" w:author="Ted" w:date="2020-07-14T15:37:00Z" w:initials="T">
    <w:p w14:paraId="17C466BD" w14:textId="30204C0E" w:rsidR="0006223F" w:rsidRDefault="0006223F">
      <w:pPr>
        <w:pStyle w:val="CommentText"/>
      </w:pPr>
      <w:r>
        <w:rPr>
          <w:rStyle w:val="CommentReference"/>
        </w:rPr>
        <w:annotationRef/>
      </w:r>
      <w:r>
        <w:t>Complicated, long sentences. I suggest rephrasing.</w:t>
      </w:r>
    </w:p>
  </w:comment>
  <w:comment w:id="399" w:author="Ted" w:date="2020-07-14T15:42:00Z" w:initials="T">
    <w:p w14:paraId="35CAF275" w14:textId="6BA780DF" w:rsidR="0006223F" w:rsidRDefault="0006223F">
      <w:pPr>
        <w:pStyle w:val="CommentText"/>
      </w:pPr>
      <w:r>
        <w:rPr>
          <w:rStyle w:val="CommentReference"/>
        </w:rPr>
        <w:annotationRef/>
      </w:r>
      <w:r>
        <w:t xml:space="preserve">Needs some thought. </w:t>
      </w:r>
    </w:p>
  </w:comment>
  <w:comment w:id="446" w:author="Meyer, Michael Frederick" w:date="2020-08-12T12:35:00Z" w:initials="MMF">
    <w:p w14:paraId="1024BCBB" w14:textId="4DBAB2C9" w:rsidR="0006223F" w:rsidRDefault="0006223F">
      <w:pPr>
        <w:pStyle w:val="CommentText"/>
      </w:pPr>
      <w:r>
        <w:rPr>
          <w:rStyle w:val="CommentReference"/>
        </w:rPr>
        <w:annotationRef/>
      </w:r>
      <w:r>
        <w:t>Change to delta and get rid of % 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B4222A" w15:done="0"/>
  <w15:commentEx w15:paraId="0431A54B" w15:done="0"/>
  <w15:commentEx w15:paraId="0E0B3AA5" w15:done="0"/>
  <w15:commentEx w15:paraId="58D3475E" w15:done="0"/>
  <w15:commentEx w15:paraId="0E5A47FF" w15:done="0"/>
  <w15:commentEx w15:paraId="5DEFF386" w15:done="0"/>
  <w15:commentEx w15:paraId="18F762D1" w15:paraIdParent="5DEFF386" w15:done="0"/>
  <w15:commentEx w15:paraId="2A4E089E" w15:paraIdParent="5DEFF386" w15:done="0"/>
  <w15:commentEx w15:paraId="7D078740" w15:done="0"/>
  <w15:commentEx w15:paraId="3F7B22E3" w15:done="0"/>
  <w15:commentEx w15:paraId="02BA3A55" w15:done="0"/>
  <w15:commentEx w15:paraId="6A85680E" w15:done="0"/>
  <w15:commentEx w15:paraId="17C466BD" w15:done="0"/>
  <w15:commentEx w15:paraId="35CAF275" w15:done="0"/>
  <w15:commentEx w15:paraId="1024B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B80862" w16cex:dateUtc="2020-07-14T15:33: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B4222A" w16cid:durableId="22B8048D"/>
  <w16cid:commentId w16cid:paraId="0431A54B" w16cid:durableId="22B8058E"/>
  <w16cid:commentId w16cid:paraId="0E0B3AA5" w16cid:durableId="22B80E61"/>
  <w16cid:commentId w16cid:paraId="58D3475E" w16cid:durableId="22B80EFE"/>
  <w16cid:commentId w16cid:paraId="0E5A47FF" w16cid:durableId="22B811B7"/>
  <w16cid:commentId w16cid:paraId="5DEFF386" w16cid:durableId="22B82D04"/>
  <w16cid:commentId w16cid:paraId="18F762D1" w16cid:durableId="22CAC632"/>
  <w16cid:commentId w16cid:paraId="2A4E089E" w16cid:durableId="22DE5AA8"/>
  <w16cid:commentId w16cid:paraId="7D078740" w16cid:durableId="22B842AA"/>
  <w16cid:commentId w16cid:paraId="3F7B22E3" w16cid:durableId="22B845E4"/>
  <w16cid:commentId w16cid:paraId="02BA3A55" w16cid:durableId="22B84C45"/>
  <w16cid:commentId w16cid:paraId="6A85680E" w16cid:durableId="22B84F18"/>
  <w16cid:commentId w16cid:paraId="17C466BD" w16cid:durableId="22B84FC3"/>
  <w16cid:commentId w16cid:paraId="35CAF275" w16cid:durableId="22B850CC"/>
  <w16cid:commentId w16cid:paraId="1024BCBB" w16cid:durableId="22DE60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Ted">
    <w15:presenceInfo w15:providerId="None" w15:userId="T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5526C"/>
    <w:rsid w:val="00060EB5"/>
    <w:rsid w:val="0006223F"/>
    <w:rsid w:val="000718B9"/>
    <w:rsid w:val="000803B9"/>
    <w:rsid w:val="0008134F"/>
    <w:rsid w:val="00090369"/>
    <w:rsid w:val="0009268E"/>
    <w:rsid w:val="00092E59"/>
    <w:rsid w:val="00094852"/>
    <w:rsid w:val="000A1879"/>
    <w:rsid w:val="000A2580"/>
    <w:rsid w:val="000A6AE5"/>
    <w:rsid w:val="000B4975"/>
    <w:rsid w:val="000B5308"/>
    <w:rsid w:val="000B5B9E"/>
    <w:rsid w:val="000C2C76"/>
    <w:rsid w:val="000C5619"/>
    <w:rsid w:val="000C62EC"/>
    <w:rsid w:val="000D0804"/>
    <w:rsid w:val="000D4AC4"/>
    <w:rsid w:val="000D6577"/>
    <w:rsid w:val="000E056C"/>
    <w:rsid w:val="000E5A9F"/>
    <w:rsid w:val="000E7380"/>
    <w:rsid w:val="000F223A"/>
    <w:rsid w:val="000F2398"/>
    <w:rsid w:val="000F601A"/>
    <w:rsid w:val="000F7A09"/>
    <w:rsid w:val="00105FCD"/>
    <w:rsid w:val="00106752"/>
    <w:rsid w:val="00110977"/>
    <w:rsid w:val="00113126"/>
    <w:rsid w:val="0011485F"/>
    <w:rsid w:val="00115FCB"/>
    <w:rsid w:val="0011768D"/>
    <w:rsid w:val="00123693"/>
    <w:rsid w:val="001249C1"/>
    <w:rsid w:val="00131BD0"/>
    <w:rsid w:val="0014730F"/>
    <w:rsid w:val="00147D1A"/>
    <w:rsid w:val="00150E6F"/>
    <w:rsid w:val="00154ABA"/>
    <w:rsid w:val="00155633"/>
    <w:rsid w:val="001742BF"/>
    <w:rsid w:val="00180C02"/>
    <w:rsid w:val="001906A8"/>
    <w:rsid w:val="001910E2"/>
    <w:rsid w:val="00191128"/>
    <w:rsid w:val="00191B6C"/>
    <w:rsid w:val="00191FD0"/>
    <w:rsid w:val="001936D1"/>
    <w:rsid w:val="00195B09"/>
    <w:rsid w:val="00197C8D"/>
    <w:rsid w:val="001A1BBB"/>
    <w:rsid w:val="001A726E"/>
    <w:rsid w:val="001A7B89"/>
    <w:rsid w:val="001B3EB7"/>
    <w:rsid w:val="001B6B08"/>
    <w:rsid w:val="001B7B02"/>
    <w:rsid w:val="001C6CA2"/>
    <w:rsid w:val="001C70B0"/>
    <w:rsid w:val="001D454C"/>
    <w:rsid w:val="001E1889"/>
    <w:rsid w:val="001E2084"/>
    <w:rsid w:val="001E2F92"/>
    <w:rsid w:val="001E6425"/>
    <w:rsid w:val="001F0393"/>
    <w:rsid w:val="001F7017"/>
    <w:rsid w:val="00205279"/>
    <w:rsid w:val="002075AA"/>
    <w:rsid w:val="00216A09"/>
    <w:rsid w:val="002211DD"/>
    <w:rsid w:val="00222599"/>
    <w:rsid w:val="00222A8A"/>
    <w:rsid w:val="002249CB"/>
    <w:rsid w:val="00224E1E"/>
    <w:rsid w:val="00225EC8"/>
    <w:rsid w:val="002309D1"/>
    <w:rsid w:val="002313BC"/>
    <w:rsid w:val="00232F99"/>
    <w:rsid w:val="00233CA3"/>
    <w:rsid w:val="00236731"/>
    <w:rsid w:val="00236ED5"/>
    <w:rsid w:val="002405CF"/>
    <w:rsid w:val="002424DE"/>
    <w:rsid w:val="00250FD8"/>
    <w:rsid w:val="00252F80"/>
    <w:rsid w:val="00263FB9"/>
    <w:rsid w:val="002703B2"/>
    <w:rsid w:val="00274B1A"/>
    <w:rsid w:val="002849B1"/>
    <w:rsid w:val="0028782C"/>
    <w:rsid w:val="00287F90"/>
    <w:rsid w:val="00292741"/>
    <w:rsid w:val="002A02BE"/>
    <w:rsid w:val="002A7EC8"/>
    <w:rsid w:val="002B00A3"/>
    <w:rsid w:val="002B4310"/>
    <w:rsid w:val="002C1737"/>
    <w:rsid w:val="002C2D2B"/>
    <w:rsid w:val="002C5913"/>
    <w:rsid w:val="002D1941"/>
    <w:rsid w:val="002E06DD"/>
    <w:rsid w:val="002E1A4B"/>
    <w:rsid w:val="002E6D0A"/>
    <w:rsid w:val="002F1C07"/>
    <w:rsid w:val="00324C64"/>
    <w:rsid w:val="0032570B"/>
    <w:rsid w:val="00337791"/>
    <w:rsid w:val="003507D9"/>
    <w:rsid w:val="00357863"/>
    <w:rsid w:val="00357C12"/>
    <w:rsid w:val="00360757"/>
    <w:rsid w:val="00363613"/>
    <w:rsid w:val="00370B28"/>
    <w:rsid w:val="00373E7B"/>
    <w:rsid w:val="00375241"/>
    <w:rsid w:val="00381463"/>
    <w:rsid w:val="00383BCD"/>
    <w:rsid w:val="00394A8C"/>
    <w:rsid w:val="003952A3"/>
    <w:rsid w:val="003968BB"/>
    <w:rsid w:val="00397F08"/>
    <w:rsid w:val="003A3B7A"/>
    <w:rsid w:val="003C6606"/>
    <w:rsid w:val="003C75C7"/>
    <w:rsid w:val="003D0265"/>
    <w:rsid w:val="003E20DA"/>
    <w:rsid w:val="003E64B9"/>
    <w:rsid w:val="004003EB"/>
    <w:rsid w:val="00412374"/>
    <w:rsid w:val="00414172"/>
    <w:rsid w:val="00433DB6"/>
    <w:rsid w:val="00434F66"/>
    <w:rsid w:val="004361D1"/>
    <w:rsid w:val="00440246"/>
    <w:rsid w:val="0044127F"/>
    <w:rsid w:val="00443249"/>
    <w:rsid w:val="00446481"/>
    <w:rsid w:val="004514AB"/>
    <w:rsid w:val="004528BA"/>
    <w:rsid w:val="004542F0"/>
    <w:rsid w:val="0045518D"/>
    <w:rsid w:val="00456A8D"/>
    <w:rsid w:val="00464D2B"/>
    <w:rsid w:val="004668F9"/>
    <w:rsid w:val="00467C66"/>
    <w:rsid w:val="00481314"/>
    <w:rsid w:val="004820BA"/>
    <w:rsid w:val="0048361D"/>
    <w:rsid w:val="00485A2C"/>
    <w:rsid w:val="0049030F"/>
    <w:rsid w:val="00491178"/>
    <w:rsid w:val="004943CA"/>
    <w:rsid w:val="00494B20"/>
    <w:rsid w:val="0049543D"/>
    <w:rsid w:val="00497A12"/>
    <w:rsid w:val="004A1C07"/>
    <w:rsid w:val="004A5D54"/>
    <w:rsid w:val="004A728E"/>
    <w:rsid w:val="004B3908"/>
    <w:rsid w:val="004B4081"/>
    <w:rsid w:val="004B5E84"/>
    <w:rsid w:val="004B79EC"/>
    <w:rsid w:val="004C08C3"/>
    <w:rsid w:val="004C1747"/>
    <w:rsid w:val="004D4D41"/>
    <w:rsid w:val="004E481A"/>
    <w:rsid w:val="004F577D"/>
    <w:rsid w:val="005068F3"/>
    <w:rsid w:val="0050757D"/>
    <w:rsid w:val="00512766"/>
    <w:rsid w:val="00514479"/>
    <w:rsid w:val="00525154"/>
    <w:rsid w:val="005308B4"/>
    <w:rsid w:val="00532522"/>
    <w:rsid w:val="00536BE1"/>
    <w:rsid w:val="0054796C"/>
    <w:rsid w:val="00553A61"/>
    <w:rsid w:val="00555EF1"/>
    <w:rsid w:val="00557610"/>
    <w:rsid w:val="00557916"/>
    <w:rsid w:val="005613D8"/>
    <w:rsid w:val="00563BF6"/>
    <w:rsid w:val="0056418A"/>
    <w:rsid w:val="005731EE"/>
    <w:rsid w:val="00574762"/>
    <w:rsid w:val="005823A4"/>
    <w:rsid w:val="005855F7"/>
    <w:rsid w:val="00585EED"/>
    <w:rsid w:val="00587BE1"/>
    <w:rsid w:val="0059652C"/>
    <w:rsid w:val="00597E12"/>
    <w:rsid w:val="005A573D"/>
    <w:rsid w:val="005A6C99"/>
    <w:rsid w:val="005B13CC"/>
    <w:rsid w:val="005B362F"/>
    <w:rsid w:val="005B719F"/>
    <w:rsid w:val="005C1322"/>
    <w:rsid w:val="005C4AD8"/>
    <w:rsid w:val="005D3D2A"/>
    <w:rsid w:val="005D772B"/>
    <w:rsid w:val="005F0ECE"/>
    <w:rsid w:val="005F4343"/>
    <w:rsid w:val="005F618B"/>
    <w:rsid w:val="005F6342"/>
    <w:rsid w:val="005F6DEA"/>
    <w:rsid w:val="005F7A18"/>
    <w:rsid w:val="00612D36"/>
    <w:rsid w:val="00623BA2"/>
    <w:rsid w:val="006256FC"/>
    <w:rsid w:val="00626543"/>
    <w:rsid w:val="006265CB"/>
    <w:rsid w:val="006279BC"/>
    <w:rsid w:val="006300F4"/>
    <w:rsid w:val="00641CE6"/>
    <w:rsid w:val="00641D70"/>
    <w:rsid w:val="00644808"/>
    <w:rsid w:val="00645829"/>
    <w:rsid w:val="00650752"/>
    <w:rsid w:val="00651D3A"/>
    <w:rsid w:val="006563E3"/>
    <w:rsid w:val="00672B30"/>
    <w:rsid w:val="00673CE2"/>
    <w:rsid w:val="00674197"/>
    <w:rsid w:val="006752D5"/>
    <w:rsid w:val="006821CF"/>
    <w:rsid w:val="00685120"/>
    <w:rsid w:val="00685D80"/>
    <w:rsid w:val="00690E7D"/>
    <w:rsid w:val="006A6955"/>
    <w:rsid w:val="006A7A61"/>
    <w:rsid w:val="006B1D2B"/>
    <w:rsid w:val="006B3ABE"/>
    <w:rsid w:val="006B4A02"/>
    <w:rsid w:val="006C5249"/>
    <w:rsid w:val="006C6420"/>
    <w:rsid w:val="006D1C9C"/>
    <w:rsid w:val="006D2328"/>
    <w:rsid w:val="006D26E7"/>
    <w:rsid w:val="006D35AC"/>
    <w:rsid w:val="006D4D7E"/>
    <w:rsid w:val="006D4FBA"/>
    <w:rsid w:val="006D5521"/>
    <w:rsid w:val="006E0A52"/>
    <w:rsid w:val="006E42C8"/>
    <w:rsid w:val="006E5C66"/>
    <w:rsid w:val="006F1DAD"/>
    <w:rsid w:val="006F5F57"/>
    <w:rsid w:val="00705FFE"/>
    <w:rsid w:val="00715D55"/>
    <w:rsid w:val="007273EE"/>
    <w:rsid w:val="00732999"/>
    <w:rsid w:val="0073707F"/>
    <w:rsid w:val="00746AD3"/>
    <w:rsid w:val="0075343E"/>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C0E13"/>
    <w:rsid w:val="007C5810"/>
    <w:rsid w:val="007D2FF3"/>
    <w:rsid w:val="007D3AD5"/>
    <w:rsid w:val="007E0747"/>
    <w:rsid w:val="007E0849"/>
    <w:rsid w:val="007E2F25"/>
    <w:rsid w:val="007E6282"/>
    <w:rsid w:val="007F226F"/>
    <w:rsid w:val="007F5F4A"/>
    <w:rsid w:val="00801579"/>
    <w:rsid w:val="00811F9F"/>
    <w:rsid w:val="0081388E"/>
    <w:rsid w:val="0081508A"/>
    <w:rsid w:val="00833288"/>
    <w:rsid w:val="00833C11"/>
    <w:rsid w:val="008363E4"/>
    <w:rsid w:val="00846A5C"/>
    <w:rsid w:val="00854325"/>
    <w:rsid w:val="00873BD8"/>
    <w:rsid w:val="00874EDD"/>
    <w:rsid w:val="00877064"/>
    <w:rsid w:val="00885BA6"/>
    <w:rsid w:val="0088780A"/>
    <w:rsid w:val="008A000A"/>
    <w:rsid w:val="008A0AF9"/>
    <w:rsid w:val="008A18BF"/>
    <w:rsid w:val="008A299A"/>
    <w:rsid w:val="008A4734"/>
    <w:rsid w:val="008A4A9B"/>
    <w:rsid w:val="008A5647"/>
    <w:rsid w:val="008A5804"/>
    <w:rsid w:val="008A7669"/>
    <w:rsid w:val="008B16F2"/>
    <w:rsid w:val="008B2526"/>
    <w:rsid w:val="008C64AE"/>
    <w:rsid w:val="008C6721"/>
    <w:rsid w:val="008D6D41"/>
    <w:rsid w:val="008E397A"/>
    <w:rsid w:val="008E5D3D"/>
    <w:rsid w:val="008E7730"/>
    <w:rsid w:val="008F41D6"/>
    <w:rsid w:val="009007E8"/>
    <w:rsid w:val="00902608"/>
    <w:rsid w:val="00905270"/>
    <w:rsid w:val="0091395E"/>
    <w:rsid w:val="009168F5"/>
    <w:rsid w:val="00920A8F"/>
    <w:rsid w:val="00926704"/>
    <w:rsid w:val="00947C9E"/>
    <w:rsid w:val="00956343"/>
    <w:rsid w:val="009654BD"/>
    <w:rsid w:val="00965CCB"/>
    <w:rsid w:val="00966966"/>
    <w:rsid w:val="00970A1D"/>
    <w:rsid w:val="009712DF"/>
    <w:rsid w:val="00975B4C"/>
    <w:rsid w:val="00986022"/>
    <w:rsid w:val="009A2585"/>
    <w:rsid w:val="009A58CC"/>
    <w:rsid w:val="009A6AFC"/>
    <w:rsid w:val="009A7491"/>
    <w:rsid w:val="009B13E0"/>
    <w:rsid w:val="009B2C39"/>
    <w:rsid w:val="009B7513"/>
    <w:rsid w:val="009C3612"/>
    <w:rsid w:val="009C371E"/>
    <w:rsid w:val="009C5FB5"/>
    <w:rsid w:val="009C6B78"/>
    <w:rsid w:val="009C78FF"/>
    <w:rsid w:val="009D0DDD"/>
    <w:rsid w:val="009D5F26"/>
    <w:rsid w:val="009D6A53"/>
    <w:rsid w:val="009F0747"/>
    <w:rsid w:val="009F1393"/>
    <w:rsid w:val="009F4AEC"/>
    <w:rsid w:val="009F5340"/>
    <w:rsid w:val="009F5671"/>
    <w:rsid w:val="00A011BB"/>
    <w:rsid w:val="00A02873"/>
    <w:rsid w:val="00A10D0E"/>
    <w:rsid w:val="00A21CA4"/>
    <w:rsid w:val="00A22275"/>
    <w:rsid w:val="00A254FA"/>
    <w:rsid w:val="00A41CC6"/>
    <w:rsid w:val="00A42BBE"/>
    <w:rsid w:val="00A454D8"/>
    <w:rsid w:val="00A6440C"/>
    <w:rsid w:val="00A825BE"/>
    <w:rsid w:val="00A82CD7"/>
    <w:rsid w:val="00A87BAC"/>
    <w:rsid w:val="00A91AE6"/>
    <w:rsid w:val="00A92B32"/>
    <w:rsid w:val="00A9628E"/>
    <w:rsid w:val="00A97705"/>
    <w:rsid w:val="00AA1384"/>
    <w:rsid w:val="00AB2601"/>
    <w:rsid w:val="00AB4F3A"/>
    <w:rsid w:val="00AB7989"/>
    <w:rsid w:val="00AC75E6"/>
    <w:rsid w:val="00AE06B7"/>
    <w:rsid w:val="00AE6372"/>
    <w:rsid w:val="00AF0312"/>
    <w:rsid w:val="00AF3F6E"/>
    <w:rsid w:val="00AF6212"/>
    <w:rsid w:val="00B0098D"/>
    <w:rsid w:val="00B025E9"/>
    <w:rsid w:val="00B05791"/>
    <w:rsid w:val="00B07246"/>
    <w:rsid w:val="00B11017"/>
    <w:rsid w:val="00B126B2"/>
    <w:rsid w:val="00B14EA0"/>
    <w:rsid w:val="00B15F86"/>
    <w:rsid w:val="00B1679D"/>
    <w:rsid w:val="00B2468C"/>
    <w:rsid w:val="00B24F30"/>
    <w:rsid w:val="00B37098"/>
    <w:rsid w:val="00B417BC"/>
    <w:rsid w:val="00B55E36"/>
    <w:rsid w:val="00B63560"/>
    <w:rsid w:val="00B64BB7"/>
    <w:rsid w:val="00B6634A"/>
    <w:rsid w:val="00B66C34"/>
    <w:rsid w:val="00B70844"/>
    <w:rsid w:val="00B718D2"/>
    <w:rsid w:val="00B72507"/>
    <w:rsid w:val="00B7339C"/>
    <w:rsid w:val="00B77BC2"/>
    <w:rsid w:val="00B803E2"/>
    <w:rsid w:val="00B9280F"/>
    <w:rsid w:val="00B97CFE"/>
    <w:rsid w:val="00BB6989"/>
    <w:rsid w:val="00BC1A91"/>
    <w:rsid w:val="00BC24F4"/>
    <w:rsid w:val="00BD0B70"/>
    <w:rsid w:val="00BD3210"/>
    <w:rsid w:val="00BD46C3"/>
    <w:rsid w:val="00BD67AB"/>
    <w:rsid w:val="00BE06D7"/>
    <w:rsid w:val="00BE27F7"/>
    <w:rsid w:val="00BE6A63"/>
    <w:rsid w:val="00BF09EC"/>
    <w:rsid w:val="00BF3FFC"/>
    <w:rsid w:val="00C03D31"/>
    <w:rsid w:val="00C053B8"/>
    <w:rsid w:val="00C131EF"/>
    <w:rsid w:val="00C239E7"/>
    <w:rsid w:val="00C2668C"/>
    <w:rsid w:val="00C30C70"/>
    <w:rsid w:val="00C33FF9"/>
    <w:rsid w:val="00C345FA"/>
    <w:rsid w:val="00C34AFE"/>
    <w:rsid w:val="00C34B80"/>
    <w:rsid w:val="00C44829"/>
    <w:rsid w:val="00C451C6"/>
    <w:rsid w:val="00C52786"/>
    <w:rsid w:val="00C53DAE"/>
    <w:rsid w:val="00C62CCF"/>
    <w:rsid w:val="00C815A8"/>
    <w:rsid w:val="00C842B9"/>
    <w:rsid w:val="00C872C8"/>
    <w:rsid w:val="00C93C7A"/>
    <w:rsid w:val="00C95266"/>
    <w:rsid w:val="00C96C19"/>
    <w:rsid w:val="00CA6980"/>
    <w:rsid w:val="00CA7C4B"/>
    <w:rsid w:val="00CB3C43"/>
    <w:rsid w:val="00CB5903"/>
    <w:rsid w:val="00CC0781"/>
    <w:rsid w:val="00CC0FCC"/>
    <w:rsid w:val="00CC139B"/>
    <w:rsid w:val="00CC1B62"/>
    <w:rsid w:val="00CE567A"/>
    <w:rsid w:val="00CF1762"/>
    <w:rsid w:val="00CF2299"/>
    <w:rsid w:val="00CF3363"/>
    <w:rsid w:val="00D05946"/>
    <w:rsid w:val="00D0773C"/>
    <w:rsid w:val="00D13058"/>
    <w:rsid w:val="00D20ACE"/>
    <w:rsid w:val="00D216F1"/>
    <w:rsid w:val="00D22D4D"/>
    <w:rsid w:val="00D242CB"/>
    <w:rsid w:val="00D2684E"/>
    <w:rsid w:val="00D271DE"/>
    <w:rsid w:val="00D34995"/>
    <w:rsid w:val="00D37BB9"/>
    <w:rsid w:val="00D401B9"/>
    <w:rsid w:val="00D438C7"/>
    <w:rsid w:val="00D52D89"/>
    <w:rsid w:val="00D53E5C"/>
    <w:rsid w:val="00D631E0"/>
    <w:rsid w:val="00D63D31"/>
    <w:rsid w:val="00D71D8A"/>
    <w:rsid w:val="00D72E69"/>
    <w:rsid w:val="00D74EE9"/>
    <w:rsid w:val="00D77EA1"/>
    <w:rsid w:val="00D77FB3"/>
    <w:rsid w:val="00D80F94"/>
    <w:rsid w:val="00D81354"/>
    <w:rsid w:val="00D8535D"/>
    <w:rsid w:val="00D96D3B"/>
    <w:rsid w:val="00DA2137"/>
    <w:rsid w:val="00DA7075"/>
    <w:rsid w:val="00DB467B"/>
    <w:rsid w:val="00DC6FEA"/>
    <w:rsid w:val="00DC7777"/>
    <w:rsid w:val="00DD46CA"/>
    <w:rsid w:val="00DD6A3F"/>
    <w:rsid w:val="00DE0012"/>
    <w:rsid w:val="00DF07BD"/>
    <w:rsid w:val="00DF6425"/>
    <w:rsid w:val="00DF77C2"/>
    <w:rsid w:val="00DF7AD2"/>
    <w:rsid w:val="00E01811"/>
    <w:rsid w:val="00E04A92"/>
    <w:rsid w:val="00E04D43"/>
    <w:rsid w:val="00E11A7E"/>
    <w:rsid w:val="00E17B5F"/>
    <w:rsid w:val="00E42EE1"/>
    <w:rsid w:val="00E45EB1"/>
    <w:rsid w:val="00E479B7"/>
    <w:rsid w:val="00E55C6C"/>
    <w:rsid w:val="00E57A4D"/>
    <w:rsid w:val="00E61E5E"/>
    <w:rsid w:val="00E63B3C"/>
    <w:rsid w:val="00E676C1"/>
    <w:rsid w:val="00E72E55"/>
    <w:rsid w:val="00E76385"/>
    <w:rsid w:val="00E82AB8"/>
    <w:rsid w:val="00E8665D"/>
    <w:rsid w:val="00E86FF8"/>
    <w:rsid w:val="00E9349B"/>
    <w:rsid w:val="00E93AB8"/>
    <w:rsid w:val="00E97A2F"/>
    <w:rsid w:val="00EA5EAE"/>
    <w:rsid w:val="00EA681C"/>
    <w:rsid w:val="00EC3D3F"/>
    <w:rsid w:val="00EC59E6"/>
    <w:rsid w:val="00ED3AB0"/>
    <w:rsid w:val="00ED3EE8"/>
    <w:rsid w:val="00ED7A0F"/>
    <w:rsid w:val="00EE3ABB"/>
    <w:rsid w:val="00EE4058"/>
    <w:rsid w:val="00EE40C5"/>
    <w:rsid w:val="00EE52D2"/>
    <w:rsid w:val="00EE5D2F"/>
    <w:rsid w:val="00EE7D76"/>
    <w:rsid w:val="00EF22B5"/>
    <w:rsid w:val="00EF4024"/>
    <w:rsid w:val="00EF7A40"/>
    <w:rsid w:val="00F01527"/>
    <w:rsid w:val="00F059BD"/>
    <w:rsid w:val="00F0668B"/>
    <w:rsid w:val="00F0768F"/>
    <w:rsid w:val="00F07CCB"/>
    <w:rsid w:val="00F23BF5"/>
    <w:rsid w:val="00F25311"/>
    <w:rsid w:val="00F34A1E"/>
    <w:rsid w:val="00F34ED2"/>
    <w:rsid w:val="00F36B8F"/>
    <w:rsid w:val="00F5144C"/>
    <w:rsid w:val="00F536BA"/>
    <w:rsid w:val="00F622F3"/>
    <w:rsid w:val="00F62B41"/>
    <w:rsid w:val="00F731DF"/>
    <w:rsid w:val="00F743C8"/>
    <w:rsid w:val="00F95006"/>
    <w:rsid w:val="00F979A0"/>
    <w:rsid w:val="00FA07C4"/>
    <w:rsid w:val="00FA24DC"/>
    <w:rsid w:val="00FA2CB7"/>
    <w:rsid w:val="00FA6158"/>
    <w:rsid w:val="00FB13BF"/>
    <w:rsid w:val="00FB2BAF"/>
    <w:rsid w:val="00FC3707"/>
    <w:rsid w:val="00FC5D9D"/>
    <w:rsid w:val="00FC7BD4"/>
    <w:rsid w:val="00FD2D7A"/>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table" w:styleId="TableGrid">
    <w:name w:val="Table Grid"/>
    <w:basedOn w:val="TableNormal"/>
    <w:uiPriority w:val="39"/>
    <w:rsid w:val="00AB4F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3B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145468504">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C38AA-53ED-4E56-81DC-D842915BE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45</Pages>
  <Words>41753</Words>
  <Characters>267641</Characters>
  <Application>Microsoft Office Word</Application>
  <DocSecurity>0</DocSecurity>
  <Lines>5462</Lines>
  <Paragraphs>3515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4</cp:revision>
  <cp:lastPrinted>2020-08-18T01:53:00Z</cp:lastPrinted>
  <dcterms:created xsi:type="dcterms:W3CDTF">2020-08-26T18:14:00Z</dcterms:created>
  <dcterms:modified xsi:type="dcterms:W3CDTF">2020-09-01T00:57:00Z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id="FOlytnjl"/&gt;&lt;style id="http://www.zotero.org/styles/limnology-and-oceanography" hasBibliography="1" bibliographyStyleHasBeenSet="1"/&gt;&lt;prefs&gt;&lt;pref name="fieldType" value="Field"/&gt;&lt;pref name="dontAs</vt:lpwstr>
  </property>
  <property fmtid="{D5CDD505-2E9C-101B-9397-08002B2CF9AE}" pid="3" name="ZOTERO_PREF_2">
    <vt:lpwstr>kDelayCitationUpdates" value="true"/&gt;&lt;/prefs&gt;&lt;/data&gt;</vt:lpwstr>
  </property>
</Properties>
</file>