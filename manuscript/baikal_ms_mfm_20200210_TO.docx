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Default="00D8535D">
      <w:r>
        <w:rPr>
          <w:b/>
        </w:rPr>
        <w:t>Effects of spatially heterogeneous lakeside development on nearshore biotic communities in a large, deep, oligotrophic lake (</w:t>
      </w:r>
      <w:ins w:id="0" w:author="Tedy Ozersky" w:date="2020-03-02T14:19:00Z">
        <w:r w:rsidR="00587BE1">
          <w:rPr>
            <w:b/>
          </w:rPr>
          <w:t>La</w:t>
        </w:r>
        <w:bookmarkStart w:id="1" w:name="_GoBack"/>
        <w:bookmarkEnd w:id="1"/>
        <w:r w:rsidR="00587BE1">
          <w:rPr>
            <w:b/>
          </w:rPr>
          <w:t xml:space="preserve">ke Baikal, </w:t>
        </w:r>
      </w:ins>
      <w:r>
        <w:rPr>
          <w:b/>
        </w:rPr>
        <w:t>Siberia)</w:t>
      </w:r>
      <w:r>
        <w:br/>
      </w:r>
    </w:p>
    <w:p w14:paraId="416459A4" w14:textId="77777777" w:rsidR="00715D55" w:rsidRDefault="00D8535D">
      <w:commentRangeStart w:id="2"/>
      <w:r>
        <w:t>Michael F. Meyer</w:t>
      </w:r>
      <w:commentRangeEnd w:id="2"/>
      <w:r>
        <w:commentReference w:id="2"/>
      </w:r>
      <w:r>
        <w:rPr>
          <w:vertAlign w:val="superscript"/>
        </w:rPr>
        <w:t>1</w:t>
      </w:r>
      <w:r>
        <w:t>*</w:t>
      </w:r>
    </w:p>
    <w:p w14:paraId="41CFBE85" w14:textId="77777777" w:rsidR="00715D55" w:rsidRDefault="00D8535D">
      <w:r>
        <w:t>Stephanie E. Hampton</w:t>
      </w:r>
      <w:r>
        <w:rPr>
          <w:vertAlign w:val="superscript"/>
        </w:rPr>
        <w:t>2</w:t>
      </w:r>
    </w:p>
    <w:p w14:paraId="59CCDB44" w14:textId="77777777" w:rsidR="00715D55" w:rsidRDefault="00D8535D">
      <w:pPr>
        <w:rPr>
          <w:vertAlign w:val="superscript"/>
        </w:rPr>
      </w:pPr>
      <w:proofErr w:type="spellStart"/>
      <w:r>
        <w:t>Tedy</w:t>
      </w:r>
      <w:proofErr w:type="spellEnd"/>
      <w:r>
        <w:t xml:space="preserve"> Ozersky</w:t>
      </w:r>
      <w:r>
        <w:rPr>
          <w:vertAlign w:val="superscript"/>
        </w:rPr>
        <w:t>3</w:t>
      </w:r>
    </w:p>
    <w:p w14:paraId="2304AF93" w14:textId="77777777" w:rsidR="00715D55" w:rsidRDefault="00D8535D">
      <w:pPr>
        <w:rPr>
          <w:vertAlign w:val="superscript"/>
        </w:rPr>
      </w:pPr>
      <w:r>
        <w:t>Kara H. Woo</w:t>
      </w:r>
      <w:r>
        <w:rPr>
          <w:vertAlign w:val="superscript"/>
        </w:rPr>
        <w:t>2</w:t>
      </w:r>
    </w:p>
    <w:p w14:paraId="05D05526" w14:textId="77777777" w:rsidR="00715D55" w:rsidRDefault="00D8535D">
      <w:pPr>
        <w:rPr>
          <w:vertAlign w:val="superscript"/>
        </w:rPr>
      </w:pPr>
      <w:r>
        <w:t>Kirill Shchapov</w:t>
      </w:r>
      <w:r>
        <w:rPr>
          <w:vertAlign w:val="superscript"/>
        </w:rPr>
        <w:t>3</w:t>
      </w:r>
    </w:p>
    <w:p w14:paraId="245F55DE" w14:textId="77777777" w:rsidR="00715D55" w:rsidRDefault="00D8535D">
      <w:pPr>
        <w:rPr>
          <w:vertAlign w:val="superscript"/>
        </w:rPr>
      </w:pPr>
      <w:r>
        <w:t>Daniel D. Snow</w:t>
      </w:r>
      <w:r>
        <w:rPr>
          <w:vertAlign w:val="superscript"/>
        </w:rPr>
        <w:t>4</w:t>
      </w:r>
    </w:p>
    <w:p w14:paraId="786DEEED" w14:textId="77777777" w:rsidR="00715D55" w:rsidRDefault="00D8535D">
      <w:pPr>
        <w:rPr>
          <w:vertAlign w:val="superscript"/>
        </w:rPr>
      </w:pPr>
      <w:r>
        <w:t>Emma J. Rosi</w:t>
      </w:r>
      <w:r>
        <w:rPr>
          <w:vertAlign w:val="superscript"/>
        </w:rPr>
        <w:t>5</w:t>
      </w:r>
    </w:p>
    <w:p w14:paraId="2C73ECAA" w14:textId="77777777" w:rsidR="00715D55" w:rsidRDefault="00D8535D">
      <w:pPr>
        <w:rPr>
          <w:vertAlign w:val="superscript"/>
        </w:rPr>
      </w:pPr>
      <w:r>
        <w:t>Maxim A. Timofeyev</w:t>
      </w:r>
      <w:r>
        <w:rPr>
          <w:vertAlign w:val="superscript"/>
        </w:rPr>
        <w:t>6</w:t>
      </w:r>
    </w:p>
    <w:p w14:paraId="764B0541" w14:textId="77777777" w:rsidR="00715D55" w:rsidRDefault="00D8535D">
      <w:pPr>
        <w:rPr>
          <w:vertAlign w:val="superscript"/>
        </w:rPr>
      </w:pPr>
      <w:proofErr w:type="spellStart"/>
      <w:r>
        <w:t>Yulia</w:t>
      </w:r>
      <w:proofErr w:type="spellEnd"/>
      <w:r>
        <w:t xml:space="preserve"> M. Zaitseva</w:t>
      </w:r>
      <w:r>
        <w:rPr>
          <w:vertAlign w:val="superscript"/>
        </w:rPr>
        <w:t>7</w:t>
      </w:r>
    </w:p>
    <w:p w14:paraId="3715841A" w14:textId="77777777" w:rsidR="00715D55" w:rsidRDefault="00D8535D">
      <w:pPr>
        <w:rPr>
          <w:vertAlign w:val="superscript"/>
        </w:rPr>
      </w:pPr>
      <w:r>
        <w:t>Dmitry Yu. Karnaukhov</w:t>
      </w:r>
      <w:r>
        <w:rPr>
          <w:vertAlign w:val="superscript"/>
        </w:rPr>
        <w:t>6</w:t>
      </w:r>
    </w:p>
    <w:p w14:paraId="4F79AC17" w14:textId="77777777" w:rsidR="00715D55" w:rsidRDefault="00D8535D">
      <w:pPr>
        <w:rPr>
          <w:vertAlign w:val="superscript"/>
        </w:rPr>
      </w:pPr>
      <w:r>
        <w:t>Nina A. Bondarenko</w:t>
      </w:r>
      <w:r>
        <w:rPr>
          <w:vertAlign w:val="superscript"/>
        </w:rPr>
        <w:t>7</w:t>
      </w:r>
    </w:p>
    <w:p w14:paraId="09CBD59C" w14:textId="77777777" w:rsidR="00715D55" w:rsidRDefault="00D8535D">
      <w:pPr>
        <w:rPr>
          <w:vertAlign w:val="superscript"/>
        </w:rPr>
      </w:pPr>
      <w:r>
        <w:t>Aaron Galloway</w:t>
      </w:r>
      <w:r>
        <w:rPr>
          <w:vertAlign w:val="superscript"/>
        </w:rPr>
        <w:t>8</w:t>
      </w:r>
    </w:p>
    <w:p w14:paraId="6BCE80AF" w14:textId="77777777" w:rsidR="00715D55" w:rsidRDefault="00D8535D">
      <w:r>
        <w:t>Julie Schram</w:t>
      </w:r>
      <w:r>
        <w:rPr>
          <w:vertAlign w:val="superscript"/>
        </w:rPr>
        <w:t>8</w:t>
      </w:r>
    </w:p>
    <w:p w14:paraId="6C2BB08F" w14:textId="258653FB" w:rsidR="00715D55" w:rsidRPr="001F0393" w:rsidRDefault="001F0393">
      <w:pPr>
        <w:rPr>
          <w:sz w:val="24"/>
        </w:rPr>
      </w:pPr>
      <w:r>
        <w:t>Matthew R. Brousil</w:t>
      </w:r>
      <w:r>
        <w:rPr>
          <w:sz w:val="24"/>
          <w:vertAlign w:val="superscript"/>
        </w:rPr>
        <w:t>2</w:t>
      </w:r>
    </w:p>
    <w:p w14:paraId="632148DF" w14:textId="77777777" w:rsidR="00715D55" w:rsidRDefault="00715D55"/>
    <w:p w14:paraId="0EF574A6" w14:textId="77777777" w:rsidR="00715D55" w:rsidRDefault="00D8535D">
      <w:r>
        <w:rPr>
          <w:vertAlign w:val="superscript"/>
        </w:rPr>
        <w:t>1.</w:t>
      </w:r>
      <w:r>
        <w:t xml:space="preserve"> School of the Environment, Washington State University, Pullman, WA, USA</w:t>
      </w:r>
    </w:p>
    <w:p w14:paraId="7988AB6A" w14:textId="77777777" w:rsidR="00715D55" w:rsidRDefault="00D8535D">
      <w:r>
        <w:rPr>
          <w:vertAlign w:val="superscript"/>
        </w:rPr>
        <w:t>2.</w:t>
      </w:r>
      <w:r>
        <w:t xml:space="preserve"> Center for Environmental Research, Education, and Outreach, Washington State University, </w:t>
      </w:r>
    </w:p>
    <w:p w14:paraId="0B24FAAC" w14:textId="77777777" w:rsidR="00715D55" w:rsidRDefault="00D8535D">
      <w:r>
        <w:t xml:space="preserve">   Pullman, WA, USA</w:t>
      </w:r>
    </w:p>
    <w:p w14:paraId="24B14106" w14:textId="77777777" w:rsidR="00715D55" w:rsidRDefault="00D8535D">
      <w:r>
        <w:rPr>
          <w:vertAlign w:val="superscript"/>
        </w:rPr>
        <w:t>3.</w:t>
      </w:r>
      <w:r>
        <w:t xml:space="preserve"> Large Lakes Observatory, University of Minnesota - Duluth, Duluth, MN, USA</w:t>
      </w:r>
    </w:p>
    <w:p w14:paraId="3F1840EC" w14:textId="77777777" w:rsidR="00715D55" w:rsidRDefault="00D8535D">
      <w:r>
        <w:rPr>
          <w:vertAlign w:val="superscript"/>
        </w:rPr>
        <w:t>4.</w:t>
      </w:r>
      <w:r>
        <w:t xml:space="preserve"> School of Natural Resources, University of Nebraska-Lincoln, Lincoln, NE, USA</w:t>
      </w:r>
    </w:p>
    <w:p w14:paraId="207F6AFD" w14:textId="77777777" w:rsidR="00715D55" w:rsidRDefault="00D8535D">
      <w:r>
        <w:rPr>
          <w:vertAlign w:val="superscript"/>
        </w:rPr>
        <w:t>5.</w:t>
      </w:r>
      <w:r>
        <w:t xml:space="preserve"> Cary Institute of Ecosystem Studies, Millbrook, NY, USA</w:t>
      </w:r>
    </w:p>
    <w:p w14:paraId="533829CD" w14:textId="77777777" w:rsidR="00715D55" w:rsidRDefault="00D8535D">
      <w:r>
        <w:rPr>
          <w:vertAlign w:val="superscript"/>
        </w:rPr>
        <w:t>6.</w:t>
      </w:r>
      <w:r>
        <w:t xml:space="preserve"> Biological Research Institute, Irkutsk State University, Irkutsk, Irkutsk Oblast, Russia</w:t>
      </w:r>
    </w:p>
    <w:p w14:paraId="2CA878A9" w14:textId="77777777" w:rsidR="00715D55" w:rsidRDefault="00D8535D">
      <w:r>
        <w:rPr>
          <w:vertAlign w:val="superscript"/>
        </w:rPr>
        <w:t>7.</w:t>
      </w:r>
      <w:r>
        <w:t xml:space="preserve"> Limnological Institute SB RAS, Irkutsk, Irkutsk Oblast, Russia</w:t>
      </w:r>
    </w:p>
    <w:p w14:paraId="5629C768" w14:textId="77777777" w:rsidR="00715D55" w:rsidRDefault="00D8535D">
      <w:r>
        <w:rPr>
          <w:vertAlign w:val="superscript"/>
        </w:rPr>
        <w:t>8.</w:t>
      </w:r>
      <w:r>
        <w:t xml:space="preserve"> Oregon Institute of Marine Biology, University of Oregon, Charleston, OR, USA</w:t>
      </w:r>
    </w:p>
    <w:p w14:paraId="1BD3BCB9" w14:textId="77777777" w:rsidR="00715D55" w:rsidRDefault="00715D55"/>
    <w:p w14:paraId="24FBB3D0" w14:textId="77777777" w:rsidR="00715D55" w:rsidRDefault="00D8535D">
      <w:r>
        <w:t xml:space="preserve">*corresponding author: michael.f.meyer@wsu.edu </w:t>
      </w:r>
    </w:p>
    <w:p w14:paraId="672E0BA6" w14:textId="77777777" w:rsidR="00715D55" w:rsidRDefault="00715D55"/>
    <w:p w14:paraId="6C81DE61" w14:textId="0001E19A" w:rsidR="00715D55" w:rsidRDefault="00D8535D">
      <w:r>
        <w:rPr>
          <w:b/>
        </w:rPr>
        <w:t>Keywords</w:t>
      </w:r>
      <w:r>
        <w:t xml:space="preserve">: Lake Baikal, sewage, PPCP, </w:t>
      </w:r>
      <w:r w:rsidR="004361D1">
        <w:t>food web</w:t>
      </w:r>
      <w: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1A31B4E4" w:rsidR="00715D55" w:rsidRDefault="00D8535D">
      <w:pPr>
        <w:rPr>
          <w:b/>
        </w:rPr>
      </w:pPr>
      <w:r>
        <w:rPr>
          <w:b/>
        </w:rPr>
        <w:lastRenderedPageBreak/>
        <w:t>Abstract (2</w:t>
      </w:r>
      <w:r w:rsidR="00777C14">
        <w:rPr>
          <w:b/>
        </w:rPr>
        <w:t>24</w:t>
      </w:r>
      <w:r>
        <w:rPr>
          <w:b/>
        </w:rPr>
        <w:t>/250 words)</w:t>
      </w:r>
    </w:p>
    <w:p w14:paraId="6365BCF6" w14:textId="77777777" w:rsidR="00715D55" w:rsidRDefault="00715D55"/>
    <w:p w14:paraId="510F10FE" w14:textId="60C061FD"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lakeshores can create</w:t>
      </w:r>
      <w:r w:rsidR="00D8535D">
        <w:rPr>
          <w:rFonts w:ascii="Times New Roman" w:eastAsia="Times New Roman" w:hAnsi="Times New Roman" w:cs="Times New Roman"/>
          <w:sz w:val="24"/>
          <w:szCs w:val="24"/>
          <w:highlight w:val="white"/>
        </w:rPr>
        <w:t xml:space="preserve"> hot spots of disturbance </w:t>
      </w:r>
      <w:r>
        <w:rPr>
          <w:rFonts w:ascii="Times New Roman" w:eastAsia="Times New Roman" w:hAnsi="Times New Roman" w:cs="Times New Roman"/>
          <w:sz w:val="24"/>
          <w:szCs w:val="24"/>
          <w:highlight w:val="white"/>
        </w:rPr>
        <w:t>and</w:t>
      </w:r>
      <w:r w:rsidR="00D8535D">
        <w:rPr>
          <w:rFonts w:ascii="Times New Roman" w:eastAsia="Times New Roman" w:hAnsi="Times New Roman" w:cs="Times New Roman"/>
          <w:sz w:val="24"/>
          <w:szCs w:val="24"/>
          <w:highlight w:val="white"/>
        </w:rPr>
        <w:t xml:space="preserve"> corresponding ecological responses. Sewage released from such lakeside development is a type of </w:t>
      </w:r>
      <w:commentRangeStart w:id="3"/>
      <w:r w:rsidR="00D8535D">
        <w:rPr>
          <w:rFonts w:ascii="Times New Roman" w:eastAsia="Times New Roman" w:hAnsi="Times New Roman" w:cs="Times New Roman"/>
          <w:sz w:val="24"/>
          <w:szCs w:val="24"/>
          <w:highlight w:val="white"/>
        </w:rPr>
        <w:t xml:space="preserve">heterogeneous, pervasive, and frequently high impact </w:t>
      </w:r>
      <w:commentRangeEnd w:id="3"/>
      <w:r w:rsidR="00587BE1">
        <w:rPr>
          <w:rStyle w:val="CommentReference"/>
        </w:rPr>
        <w:commentReference w:id="3"/>
      </w:r>
      <w:r w:rsidR="00D8535D">
        <w:rPr>
          <w:rFonts w:ascii="Times New Roman" w:eastAsia="Times New Roman" w:hAnsi="Times New Roman" w:cs="Times New Roman"/>
          <w:sz w:val="24"/>
          <w:szCs w:val="24"/>
          <w:highlight w:val="white"/>
        </w:rPr>
        <w:t xml:space="preserve">disturbance with effects most immediately observed among littoral biota. Lake Baikal, </w:t>
      </w:r>
      <w:del w:id="4" w:author="Tedy Ozersky" w:date="2020-03-02T14:24:00Z">
        <w:r w:rsidR="00D8535D" w:rsidDel="00587BE1">
          <w:rPr>
            <w:rFonts w:ascii="Times New Roman" w:eastAsia="Times New Roman" w:hAnsi="Times New Roman" w:cs="Times New Roman"/>
            <w:sz w:val="24"/>
            <w:szCs w:val="24"/>
            <w:highlight w:val="white"/>
          </w:rPr>
          <w:delText>the world’s most ancient, voluminous, and biodiverse lake</w:delText>
        </w:r>
      </w:del>
      <w:ins w:id="5" w:author="Tedy Ozersky" w:date="2020-03-02T14:24:00Z">
        <w:r w:rsidR="00587BE1">
          <w:rPr>
            <w:rFonts w:ascii="Times New Roman" w:eastAsia="Times New Roman" w:hAnsi="Times New Roman" w:cs="Times New Roman"/>
            <w:sz w:val="24"/>
            <w:szCs w:val="24"/>
            <w:highlight w:val="white"/>
          </w:rPr>
          <w:t>a large, ancient and oligotrophic lake</w:t>
        </w:r>
      </w:ins>
      <w:r w:rsidR="00D8535D">
        <w:rPr>
          <w:rFonts w:ascii="Times New Roman" w:eastAsia="Times New Roman" w:hAnsi="Times New Roman" w:cs="Times New Roman"/>
          <w:sz w:val="24"/>
          <w:szCs w:val="24"/>
          <w:highlight w:val="white"/>
        </w:rPr>
        <w:t xml:space="preserve">, has been </w:t>
      </w:r>
      <w:del w:id="6" w:author="Tedy Ozersky" w:date="2020-03-04T08:59:00Z">
        <w:r w:rsidR="00D8535D" w:rsidDel="00A91AE6">
          <w:rPr>
            <w:rFonts w:ascii="Times New Roman" w:eastAsia="Times New Roman" w:hAnsi="Times New Roman" w:cs="Times New Roman"/>
            <w:sz w:val="24"/>
            <w:szCs w:val="24"/>
            <w:highlight w:val="white"/>
          </w:rPr>
          <w:delText>suspected of</w:delText>
        </w:r>
      </w:del>
      <w:ins w:id="7" w:author="Tedy Ozersky" w:date="2020-03-04T08:59:00Z">
        <w:r w:rsidR="00A91AE6">
          <w:rPr>
            <w:rFonts w:ascii="Times New Roman" w:eastAsia="Times New Roman" w:hAnsi="Times New Roman" w:cs="Times New Roman"/>
            <w:sz w:val="24"/>
            <w:szCs w:val="24"/>
            <w:highlight w:val="white"/>
          </w:rPr>
          <w:t>experiencing</w:t>
        </w:r>
      </w:ins>
      <w:r w:rsidR="00D8535D">
        <w:rPr>
          <w:rFonts w:ascii="Times New Roman" w:eastAsia="Times New Roman" w:hAnsi="Times New Roman" w:cs="Times New Roman"/>
          <w:sz w:val="24"/>
          <w:szCs w:val="24"/>
          <w:highlight w:val="white"/>
        </w:rPr>
        <w:t xml:space="preserve"> localized sewage pollution from </w:t>
      </w:r>
      <w:del w:id="8" w:author="Tedy Ozersky" w:date="2020-03-02T14:21:00Z">
        <w:r w:rsidR="00D8535D" w:rsidDel="00587BE1">
          <w:rPr>
            <w:rFonts w:ascii="Times New Roman" w:eastAsia="Times New Roman" w:hAnsi="Times New Roman" w:cs="Times New Roman"/>
            <w:sz w:val="24"/>
            <w:szCs w:val="24"/>
            <w:highlight w:val="white"/>
          </w:rPr>
          <w:delText xml:space="preserve">adjacent </w:delText>
        </w:r>
      </w:del>
      <w:r w:rsidR="00D8535D">
        <w:rPr>
          <w:rFonts w:ascii="Times New Roman" w:eastAsia="Times New Roman" w:hAnsi="Times New Roman" w:cs="Times New Roman"/>
          <w:sz w:val="24"/>
          <w:szCs w:val="24"/>
          <w:highlight w:val="white"/>
        </w:rPr>
        <w:t xml:space="preserve">lakeside settlements, </w:t>
      </w:r>
      <w:commentRangeStart w:id="9"/>
      <w:r w:rsidR="00D8535D">
        <w:rPr>
          <w:rFonts w:ascii="Times New Roman" w:eastAsia="Times New Roman" w:hAnsi="Times New Roman" w:cs="Times New Roman"/>
          <w:sz w:val="24"/>
          <w:szCs w:val="24"/>
          <w:highlight w:val="white"/>
        </w:rPr>
        <w:t>and nearshore benthic communities appear to be responding</w:t>
      </w:r>
      <w:commentRangeEnd w:id="9"/>
      <w:r w:rsidR="00587BE1">
        <w:rPr>
          <w:rStyle w:val="CommentReference"/>
        </w:rPr>
        <w:commentReference w:id="9"/>
      </w:r>
      <w:r w:rsidR="00D8535D">
        <w:rPr>
          <w:rFonts w:ascii="Times New Roman" w:eastAsia="Times New Roman" w:hAnsi="Times New Roman" w:cs="Times New Roman"/>
          <w:sz w:val="24"/>
          <w:szCs w:val="24"/>
          <w:highlight w:val="white"/>
        </w:rPr>
        <w:t xml:space="preserve">. To test the </w:t>
      </w:r>
      <w:commentRangeStart w:id="10"/>
      <w:r w:rsidR="001F0393">
        <w:rPr>
          <w:rFonts w:ascii="Times New Roman" w:eastAsia="Times New Roman" w:hAnsi="Times New Roman" w:cs="Times New Roman"/>
          <w:sz w:val="24"/>
          <w:szCs w:val="24"/>
          <w:highlight w:val="white"/>
        </w:rPr>
        <w:t xml:space="preserve">spatial </w:t>
      </w:r>
      <w:r w:rsidR="00D8535D">
        <w:rPr>
          <w:rFonts w:ascii="Times New Roman" w:eastAsia="Times New Roman" w:hAnsi="Times New Roman" w:cs="Times New Roman"/>
          <w:sz w:val="24"/>
          <w:szCs w:val="24"/>
          <w:highlight w:val="white"/>
        </w:rPr>
        <w:t xml:space="preserve">extent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 </w:t>
      </w:r>
      <w:commentRangeEnd w:id="10"/>
      <w:r w:rsidR="00587BE1">
        <w:rPr>
          <w:rStyle w:val="CommentReference"/>
        </w:rPr>
        <w:commentReference w:id="10"/>
      </w:r>
      <w:r w:rsidR="00D8535D">
        <w:rPr>
          <w:rFonts w:ascii="Times New Roman" w:eastAsia="Times New Roman" w:hAnsi="Times New Roman" w:cs="Times New Roman"/>
          <w:sz w:val="24"/>
          <w:szCs w:val="24"/>
          <w:highlight w:val="white"/>
        </w:rPr>
        <w:t xml:space="preserve">into Lake Baikal, we surveyed </w:t>
      </w:r>
      <w:ins w:id="11" w:author="Tedy Ozersky" w:date="2020-03-02T14:26:00Z">
        <w:r w:rsidR="00587BE1">
          <w:rPr>
            <w:rFonts w:ascii="Times New Roman" w:eastAsia="Times New Roman" w:hAnsi="Times New Roman" w:cs="Times New Roman"/>
            <w:sz w:val="24"/>
            <w:szCs w:val="24"/>
            <w:highlight w:val="white"/>
          </w:rPr>
          <w:t xml:space="preserve">X sites along </w:t>
        </w:r>
      </w:ins>
      <w:r w:rsidR="00D8535D">
        <w:rPr>
          <w:rFonts w:ascii="Times New Roman" w:eastAsia="Times New Roman" w:hAnsi="Times New Roman" w:cs="Times New Roman"/>
          <w:sz w:val="24"/>
          <w:szCs w:val="24"/>
          <w:highlight w:val="white"/>
        </w:rPr>
        <w:t>a 40-km transect of the southwestern shore for sewage</w:t>
      </w:r>
      <w:del w:id="12" w:author="Tedy Ozersky" w:date="2020-03-02T14:27:00Z">
        <w:r w:rsidR="00D8535D" w:rsidDel="00587BE1">
          <w:rPr>
            <w:rFonts w:ascii="Times New Roman" w:eastAsia="Times New Roman" w:hAnsi="Times New Roman" w:cs="Times New Roman"/>
            <w:sz w:val="24"/>
            <w:szCs w:val="24"/>
            <w:highlight w:val="white"/>
          </w:rPr>
          <w:delText>-specific</w:delText>
        </w:r>
      </w:del>
      <w:r w:rsidR="00D8535D">
        <w:rPr>
          <w:rFonts w:ascii="Times New Roman" w:eastAsia="Times New Roman" w:hAnsi="Times New Roman" w:cs="Times New Roman"/>
          <w:sz w:val="24"/>
          <w:szCs w:val="24"/>
          <w:highlight w:val="white"/>
        </w:rPr>
        <w:t xml:space="preserve"> indicators, including pharmaceuticals and personal care products (PPCPs) and </w:t>
      </w:r>
      <w:commentRangeStart w:id="13"/>
      <w:r w:rsidR="00D8535D">
        <w:rPr>
          <w:rFonts w:ascii="Times New Roman" w:eastAsia="Times New Roman" w:hAnsi="Times New Roman" w:cs="Times New Roman"/>
          <w:sz w:val="24"/>
          <w:szCs w:val="24"/>
          <w:highlight w:val="white"/>
        </w:rPr>
        <w:t>microplastics</w:t>
      </w:r>
      <w:commentRangeEnd w:id="13"/>
      <w:r w:rsidR="00587BE1">
        <w:rPr>
          <w:rStyle w:val="CommentReference"/>
        </w:rPr>
        <w:commentReference w:id="13"/>
      </w:r>
      <w:r w:rsidR="00D8535D">
        <w:rPr>
          <w:rFonts w:ascii="Times New Roman" w:eastAsia="Times New Roman" w:hAnsi="Times New Roman" w:cs="Times New Roman"/>
          <w:sz w:val="24"/>
          <w:szCs w:val="24"/>
          <w:highlight w:val="white"/>
        </w:rPr>
        <w:t xml:space="preserve">. To examine </w:t>
      </w:r>
      <w:ins w:id="14" w:author="Tedy Ozersky" w:date="2020-03-02T14:27:00Z">
        <w:r w:rsidR="00587BE1">
          <w:rPr>
            <w:rFonts w:ascii="Times New Roman" w:eastAsia="Times New Roman" w:hAnsi="Times New Roman" w:cs="Times New Roman"/>
            <w:sz w:val="24"/>
            <w:szCs w:val="24"/>
            <w:highlight w:val="white"/>
          </w:rPr>
          <w:t xml:space="preserve">benthic </w:t>
        </w:r>
      </w:ins>
      <w:r w:rsidR="00D8535D">
        <w:rPr>
          <w:rFonts w:ascii="Times New Roman" w:eastAsia="Times New Roman" w:hAnsi="Times New Roman" w:cs="Times New Roman"/>
          <w:sz w:val="24"/>
          <w:szCs w:val="24"/>
          <w:highlight w:val="white"/>
        </w:rPr>
        <w:t xml:space="preserve">community responses, periphyton and macroinvertebrate </w:t>
      </w:r>
      <w:commentRangeStart w:id="15"/>
      <w:r w:rsidR="00D8535D">
        <w:rPr>
          <w:rFonts w:ascii="Times New Roman" w:eastAsia="Times New Roman" w:hAnsi="Times New Roman" w:cs="Times New Roman"/>
          <w:sz w:val="24"/>
          <w:szCs w:val="24"/>
          <w:highlight w:val="white"/>
        </w:rPr>
        <w:t>abundance</w:t>
      </w:r>
      <w:commentRangeEnd w:id="15"/>
      <w:r w:rsidR="00A91AE6">
        <w:rPr>
          <w:rStyle w:val="CommentReference"/>
        </w:rPr>
        <w:commentReference w:id="15"/>
      </w:r>
      <w:r w:rsidR="00D8535D">
        <w:rPr>
          <w:rFonts w:ascii="Times New Roman" w:eastAsia="Times New Roman" w:hAnsi="Times New Roman" w:cs="Times New Roman"/>
          <w:sz w:val="24"/>
          <w:szCs w:val="24"/>
          <w:highlight w:val="white"/>
        </w:rPr>
        <w:t xml:space="preserve"> as well as </w:t>
      </w:r>
      <w:commentRangeStart w:id="16"/>
      <w:r w:rsidR="00D8535D">
        <w:rPr>
          <w:rFonts w:ascii="Times New Roman" w:eastAsia="Times New Roman" w:hAnsi="Times New Roman" w:cs="Times New Roman"/>
          <w:sz w:val="24"/>
          <w:szCs w:val="24"/>
          <w:highlight w:val="white"/>
        </w:rPr>
        <w:t xml:space="preserve">trophic interactions </w:t>
      </w:r>
      <w:commentRangeEnd w:id="16"/>
      <w:r w:rsidR="00A91AE6">
        <w:rPr>
          <w:rStyle w:val="CommentReference"/>
        </w:rPr>
        <w:commentReference w:id="16"/>
      </w:r>
      <w:r w:rsidR="00D8535D">
        <w:rPr>
          <w:rFonts w:ascii="Times New Roman" w:eastAsia="Times New Roman" w:hAnsi="Times New Roman" w:cs="Times New Roman"/>
          <w:sz w:val="24"/>
          <w:szCs w:val="24"/>
          <w:highlight w:val="white"/>
        </w:rPr>
        <w:t>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column, and concentrations were related</w:t>
      </w:r>
      <w:ins w:id="17" w:author="Tedy Ozersky" w:date="2020-03-02T14:31:00Z">
        <w:r w:rsidR="00110977">
          <w:rPr>
            <w:rFonts w:ascii="Times New Roman" w:eastAsia="Times New Roman" w:hAnsi="Times New Roman" w:cs="Times New Roman"/>
            <w:sz w:val="24"/>
            <w:szCs w:val="24"/>
            <w:highlight w:val="white"/>
          </w:rPr>
          <w:t xml:space="preserve"> to</w:t>
        </w:r>
      </w:ins>
      <w:ins w:id="18" w:author="Tedy Ozersky" w:date="2020-03-02T19:46:00Z">
        <w:r w:rsidR="00414172">
          <w:rPr>
            <w:rFonts w:ascii="Times New Roman" w:eastAsia="Times New Roman" w:hAnsi="Times New Roman" w:cs="Times New Roman"/>
            <w:sz w:val="24"/>
            <w:szCs w:val="24"/>
            <w:highlight w:val="white"/>
          </w:rPr>
          <w:t xml:space="preserve"> extent of</w:t>
        </w:r>
      </w:ins>
      <w:r w:rsidR="00D8535D">
        <w:rPr>
          <w:rFonts w:ascii="Times New Roman" w:eastAsia="Times New Roman" w:hAnsi="Times New Roman" w:cs="Times New Roman"/>
          <w:sz w:val="24"/>
          <w:szCs w:val="24"/>
          <w:highlight w:val="white"/>
        </w:rPr>
        <w:t xml:space="preserve"> </w:t>
      </w:r>
      <w:del w:id="19" w:author="Tedy Ozersky" w:date="2020-03-02T14:30:00Z">
        <w:r w:rsidR="00D8535D" w:rsidDel="00110977">
          <w:rPr>
            <w:rFonts w:ascii="Times New Roman" w:eastAsia="Times New Roman" w:hAnsi="Times New Roman" w:cs="Times New Roman"/>
            <w:sz w:val="24"/>
            <w:szCs w:val="24"/>
            <w:highlight w:val="white"/>
          </w:rPr>
          <w:delText xml:space="preserve">to the size of and distance from the nearest </w:delText>
        </w:r>
        <w:commentRangeStart w:id="20"/>
        <w:r w:rsidR="00D8535D" w:rsidDel="00110977">
          <w:rPr>
            <w:rFonts w:ascii="Times New Roman" w:eastAsia="Times New Roman" w:hAnsi="Times New Roman" w:cs="Times New Roman"/>
            <w:sz w:val="24"/>
            <w:szCs w:val="24"/>
            <w:highlight w:val="white"/>
          </w:rPr>
          <w:delText>southern</w:delText>
        </w:r>
        <w:commentRangeEnd w:id="20"/>
        <w:r w:rsidR="00110977" w:rsidDel="00110977">
          <w:rPr>
            <w:rStyle w:val="CommentReference"/>
          </w:rPr>
          <w:commentReference w:id="20"/>
        </w:r>
        <w:r w:rsidR="00D8535D" w:rsidDel="00110977">
          <w:rPr>
            <w:rFonts w:ascii="Times New Roman" w:eastAsia="Times New Roman" w:hAnsi="Times New Roman" w:cs="Times New Roman"/>
            <w:sz w:val="24"/>
            <w:szCs w:val="24"/>
            <w:highlight w:val="white"/>
          </w:rPr>
          <w:delText xml:space="preserve"> human settlement</w:delText>
        </w:r>
      </w:del>
      <w:ins w:id="21" w:author="Tedy Ozersky" w:date="2020-03-02T14:30:00Z">
        <w:r w:rsidR="00110977">
          <w:rPr>
            <w:rFonts w:ascii="Times New Roman" w:eastAsia="Times New Roman" w:hAnsi="Times New Roman" w:cs="Times New Roman"/>
            <w:sz w:val="24"/>
            <w:szCs w:val="24"/>
            <w:highlight w:val="white"/>
          </w:rPr>
          <w:t>lakeside</w:t>
        </w:r>
      </w:ins>
      <w:ins w:id="22" w:author="Tedy Ozersky" w:date="2020-03-02T14:32:00Z">
        <w:r w:rsidR="00110977">
          <w:rPr>
            <w:rFonts w:ascii="Times New Roman" w:eastAsia="Times New Roman" w:hAnsi="Times New Roman" w:cs="Times New Roman"/>
            <w:sz w:val="24"/>
            <w:szCs w:val="24"/>
            <w:highlight w:val="white"/>
          </w:rPr>
          <w:t xml:space="preserve"> development</w:t>
        </w:r>
      </w:ins>
      <w:r w:rsidR="00D8535D">
        <w:rPr>
          <w:rFonts w:ascii="Times New Roman" w:eastAsia="Times New Roman" w:hAnsi="Times New Roman" w:cs="Times New Roman"/>
          <w:sz w:val="24"/>
          <w:szCs w:val="24"/>
          <w:highlight w:val="white"/>
        </w:rPr>
        <w:t xml:space="preserve">. </w:t>
      </w:r>
      <w:del w:id="23" w:author="Tedy Ozersky" w:date="2020-03-02T14:31:00Z">
        <w:r w:rsidR="00D8535D" w:rsidDel="00110977">
          <w:rPr>
            <w:rFonts w:ascii="Times New Roman" w:eastAsia="Times New Roman" w:hAnsi="Times New Roman" w:cs="Times New Roman"/>
            <w:sz w:val="24"/>
            <w:szCs w:val="24"/>
            <w:highlight w:val="white"/>
          </w:rPr>
          <w:delText>Similarly, m</w:delText>
        </w:r>
      </w:del>
      <w:ins w:id="24" w:author="Tedy Ozersky" w:date="2020-03-02T14:31:00Z">
        <w:r w:rsidR="00110977">
          <w:rPr>
            <w:rFonts w:ascii="Times New Roman" w:eastAsia="Times New Roman" w:hAnsi="Times New Roman" w:cs="Times New Roman"/>
            <w:sz w:val="24"/>
            <w:szCs w:val="24"/>
            <w:highlight w:val="white"/>
          </w:rPr>
          <w:t xml:space="preserve">Benthic </w:t>
        </w:r>
      </w:ins>
      <w:ins w:id="25" w:author="Tedy Ozersky" w:date="2020-03-02T14:32:00Z">
        <w:r w:rsidR="00110977">
          <w:rPr>
            <w:rFonts w:ascii="Times New Roman" w:eastAsia="Times New Roman" w:hAnsi="Times New Roman" w:cs="Times New Roman"/>
            <w:sz w:val="24"/>
            <w:szCs w:val="24"/>
            <w:highlight w:val="white"/>
          </w:rPr>
          <w:t>invertebrate and periphyton communit</w:t>
        </w:r>
      </w:ins>
      <w:ins w:id="26" w:author="Tedy Ozersky" w:date="2020-03-04T09:02:00Z">
        <w:r w:rsidR="00A91AE6">
          <w:rPr>
            <w:rFonts w:ascii="Times New Roman" w:eastAsia="Times New Roman" w:hAnsi="Times New Roman" w:cs="Times New Roman"/>
            <w:sz w:val="24"/>
            <w:szCs w:val="24"/>
            <w:highlight w:val="white"/>
          </w:rPr>
          <w:t>ies</w:t>
        </w:r>
      </w:ins>
      <w:ins w:id="27" w:author="Tedy Ozersky" w:date="2020-03-02T14:32:00Z">
        <w:r w:rsidR="00110977">
          <w:rPr>
            <w:rFonts w:ascii="Times New Roman" w:eastAsia="Times New Roman" w:hAnsi="Times New Roman" w:cs="Times New Roman"/>
            <w:sz w:val="24"/>
            <w:szCs w:val="24"/>
            <w:highlight w:val="white"/>
          </w:rPr>
          <w:t xml:space="preserve"> also </w:t>
        </w:r>
      </w:ins>
      <w:ins w:id="28" w:author="Tedy Ozersky" w:date="2020-03-04T09:02:00Z">
        <w:r w:rsidR="00A91AE6">
          <w:rPr>
            <w:rFonts w:ascii="Times New Roman" w:eastAsia="Times New Roman" w:hAnsi="Times New Roman" w:cs="Times New Roman"/>
            <w:sz w:val="24"/>
            <w:szCs w:val="24"/>
            <w:highlight w:val="white"/>
          </w:rPr>
          <w:t>responded to</w:t>
        </w:r>
      </w:ins>
      <w:ins w:id="29" w:author="Tedy Ozersky" w:date="2020-03-02T14:32:00Z">
        <w:r w:rsidR="00110977">
          <w:rPr>
            <w:rFonts w:ascii="Times New Roman" w:eastAsia="Times New Roman" w:hAnsi="Times New Roman" w:cs="Times New Roman"/>
            <w:sz w:val="24"/>
            <w:szCs w:val="24"/>
            <w:highlight w:val="white"/>
          </w:rPr>
          <w:t xml:space="preserve"> </w:t>
        </w:r>
      </w:ins>
      <w:del w:id="30" w:author="Tedy Ozersky" w:date="2020-03-02T14:32:00Z">
        <w:r w:rsidR="00D8535D" w:rsidDel="00110977">
          <w:rPr>
            <w:rFonts w:ascii="Times New Roman" w:eastAsia="Times New Roman" w:hAnsi="Times New Roman" w:cs="Times New Roman"/>
            <w:sz w:val="24"/>
            <w:szCs w:val="24"/>
            <w:highlight w:val="white"/>
          </w:rPr>
          <w:delText>ollusc and diatom abundances</w:delText>
        </w:r>
      </w:del>
      <w:r w:rsidR="00D8535D">
        <w:rPr>
          <w:rFonts w:ascii="Times New Roman" w:eastAsia="Times New Roman" w:hAnsi="Times New Roman" w:cs="Times New Roman"/>
          <w:sz w:val="24"/>
          <w:szCs w:val="24"/>
          <w:highlight w:val="white"/>
        </w:rPr>
        <w:t xml:space="preserve"> </w:t>
      </w:r>
      <w:del w:id="31" w:author="Tedy Ozersky" w:date="2020-03-02T14:32:00Z">
        <w:r w:rsidR="00D8535D" w:rsidDel="00110977">
          <w:rPr>
            <w:rFonts w:ascii="Times New Roman" w:eastAsia="Times New Roman" w:hAnsi="Times New Roman" w:cs="Times New Roman"/>
            <w:sz w:val="24"/>
            <w:szCs w:val="24"/>
            <w:highlight w:val="white"/>
          </w:rPr>
          <w:delText xml:space="preserve">decreased with increasing </w:delText>
        </w:r>
      </w:del>
      <w:r w:rsidR="00D8535D">
        <w:rPr>
          <w:rFonts w:ascii="Times New Roman" w:eastAsia="Times New Roman" w:hAnsi="Times New Roman" w:cs="Times New Roman"/>
          <w:sz w:val="24"/>
          <w:szCs w:val="24"/>
          <w:highlight w:val="white"/>
        </w:rPr>
        <w:t>lakeside development. Periphyton and macroinvertebrate stable isotope analysis and essential fatty acid compositions suggested that</w:t>
      </w:r>
      <w:ins w:id="32" w:author="Tedy Ozersky" w:date="2020-03-02T14:33:00Z">
        <w:r w:rsidR="00110977">
          <w:rPr>
            <w:rFonts w:ascii="Times New Roman" w:eastAsia="Times New Roman" w:hAnsi="Times New Roman" w:cs="Times New Roman"/>
            <w:sz w:val="24"/>
            <w:szCs w:val="24"/>
            <w:highlight w:val="white"/>
          </w:rPr>
          <w:t>,</w:t>
        </w:r>
      </w:ins>
      <w:r w:rsidR="00D8535D">
        <w:rPr>
          <w:rFonts w:ascii="Times New Roman" w:eastAsia="Times New Roman" w:hAnsi="Times New Roman" w:cs="Times New Roman"/>
          <w:sz w:val="24"/>
          <w:szCs w:val="24"/>
          <w:highlight w:val="white"/>
        </w:rPr>
        <w:t xml:space="preserve"> despite differences in community composition among sites,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w:t>
      </w:r>
      <w:ins w:id="33" w:author="Tedy Ozersky" w:date="2020-03-02T14:32:00Z">
        <w:r w:rsidR="00110977">
          <w:rPr>
            <w:rFonts w:ascii="Times New Roman" w:eastAsia="Times New Roman" w:hAnsi="Times New Roman" w:cs="Times New Roman"/>
            <w:sz w:val="24"/>
            <w:szCs w:val="24"/>
            <w:highlight w:val="white"/>
          </w:rPr>
          <w:t xml:space="preserve"> along our study area</w:t>
        </w:r>
      </w:ins>
      <w:r w:rsidR="00D8535D">
        <w:rPr>
          <w:rFonts w:ascii="Times New Roman" w:eastAsia="Times New Roman" w:hAnsi="Times New Roman" w:cs="Times New Roman"/>
          <w:sz w:val="24"/>
          <w:szCs w:val="24"/>
          <w:highlight w:val="white"/>
        </w:rPr>
        <w:t xml:space="preserve">. </w:t>
      </w:r>
      <w:commentRangeStart w:id="34"/>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 xml:space="preserve">considering </w:t>
      </w:r>
      <w:r w:rsidR="006D5521">
        <w:rPr>
          <w:rFonts w:ascii="Times New Roman" w:eastAsia="Times New Roman" w:hAnsi="Times New Roman" w:cs="Times New Roman"/>
          <w:sz w:val="24"/>
          <w:szCs w:val="24"/>
          <w:highlight w:val="white"/>
        </w:rPr>
        <w:t xml:space="preserve">the potential environmental consequences from </w:t>
      </w:r>
      <w:r w:rsidR="00D8535D">
        <w:rPr>
          <w:rFonts w:ascii="Times New Roman" w:eastAsia="Times New Roman" w:hAnsi="Times New Roman" w:cs="Times New Roman"/>
          <w:sz w:val="24"/>
          <w:szCs w:val="24"/>
          <w:highlight w:val="white"/>
        </w:rPr>
        <w:t>growing tourism hot spots (~300,000 tourists annually) in tandem with developing wastewater management.</w:t>
      </w:r>
      <w:commentRangeEnd w:id="34"/>
      <w:r w:rsidR="00110977">
        <w:rPr>
          <w:rStyle w:val="CommentReference"/>
        </w:rPr>
        <w:commentReference w:id="34"/>
      </w:r>
    </w:p>
    <w:p w14:paraId="4A0BC221" w14:textId="77777777" w:rsidR="00715D55" w:rsidRDefault="00715D55"/>
    <w:p w14:paraId="40234E5F" w14:textId="77777777" w:rsidR="00715D55" w:rsidRDefault="00D8535D">
      <w:commentRangeStart w:id="35"/>
      <w:r>
        <w:rPr>
          <w:b/>
        </w:rPr>
        <w:t>Introduction</w:t>
      </w:r>
      <w:commentRangeEnd w:id="35"/>
      <w:r w:rsidR="00110977">
        <w:rPr>
          <w:rStyle w:val="CommentReference"/>
        </w:rPr>
        <w:commentReference w:id="35"/>
      </w:r>
    </w:p>
    <w:p w14:paraId="258258F2" w14:textId="77777777" w:rsidR="00715D55" w:rsidRDefault="00715D55"/>
    <w:p w14:paraId="149B0BDE" w14:textId="102E01F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Human disturbances </w:t>
      </w:r>
      <w:del w:id="36" w:author="Tedy Ozersky" w:date="2020-03-02T14:34:00Z">
        <w:r w:rsidR="00A011BB" w:rsidDel="00110977">
          <w:rPr>
            <w:rFonts w:ascii="Times New Roman" w:eastAsia="Times New Roman" w:hAnsi="Times New Roman" w:cs="Times New Roman"/>
            <w:sz w:val="24"/>
            <w:szCs w:val="24"/>
          </w:rPr>
          <w:delText>across</w:delText>
        </w:r>
        <w:r w:rsidDel="00110977">
          <w:rPr>
            <w:rFonts w:ascii="Times New Roman" w:eastAsia="Times New Roman" w:hAnsi="Times New Roman" w:cs="Times New Roman"/>
            <w:sz w:val="24"/>
            <w:szCs w:val="24"/>
          </w:rPr>
          <w:delText xml:space="preserve"> </w:delText>
        </w:r>
        <w:r w:rsidR="00A011BB" w:rsidDel="00110977">
          <w:rPr>
            <w:rFonts w:ascii="Times New Roman" w:eastAsia="Times New Roman" w:hAnsi="Times New Roman" w:cs="Times New Roman"/>
            <w:sz w:val="24"/>
            <w:szCs w:val="24"/>
          </w:rPr>
          <w:delText>eco</w:delText>
        </w:r>
        <w:r w:rsidDel="00110977">
          <w:rPr>
            <w:rFonts w:ascii="Times New Roman" w:eastAsia="Times New Roman" w:hAnsi="Times New Roman" w:cs="Times New Roman"/>
            <w:sz w:val="24"/>
            <w:szCs w:val="24"/>
          </w:rPr>
          <w:delText xml:space="preserve">systems </w:delText>
        </w:r>
      </w:del>
      <w:ins w:id="37" w:author="Tedy Ozersky" w:date="2020-03-02T14:35:00Z">
        <w:r w:rsidR="00110977">
          <w:rPr>
            <w:rFonts w:ascii="Times New Roman" w:eastAsia="Times New Roman" w:hAnsi="Times New Roman" w:cs="Times New Roman"/>
            <w:sz w:val="24"/>
            <w:szCs w:val="24"/>
          </w:rPr>
          <w:t xml:space="preserve">can </w:t>
        </w:r>
      </w:ins>
      <w:r>
        <w:rPr>
          <w:rFonts w:ascii="Times New Roman" w:eastAsia="Times New Roman" w:hAnsi="Times New Roman" w:cs="Times New Roman"/>
          <w:sz w:val="24"/>
          <w:szCs w:val="24"/>
        </w:rPr>
        <w:t xml:space="preserve">disrupt </w:t>
      </w:r>
      <w:del w:id="38" w:author="Tedy Ozersky" w:date="2020-03-02T14:35:00Z">
        <w:r w:rsidDel="00110977">
          <w:rPr>
            <w:rFonts w:ascii="Times New Roman" w:eastAsia="Times New Roman" w:hAnsi="Times New Roman" w:cs="Times New Roman"/>
            <w:sz w:val="24"/>
            <w:szCs w:val="24"/>
          </w:rPr>
          <w:delText>a suite of</w:delText>
        </w:r>
      </w:del>
      <w:ins w:id="39" w:author="Tedy Ozersky" w:date="2020-03-02T14:35:00Z">
        <w:r w:rsidR="00110977">
          <w:rPr>
            <w:rFonts w:ascii="Times New Roman" w:eastAsia="Times New Roman" w:hAnsi="Times New Roman" w:cs="Times New Roman"/>
            <w:sz w:val="24"/>
            <w:szCs w:val="24"/>
          </w:rPr>
          <w:t>many</w:t>
        </w:r>
      </w:ins>
      <w:r>
        <w:rPr>
          <w:rFonts w:ascii="Times New Roman" w:eastAsia="Times New Roman" w:hAnsi="Times New Roman" w:cs="Times New Roman"/>
          <w:sz w:val="24"/>
          <w:szCs w:val="24"/>
        </w:rPr>
        <w:t xml:space="preserve"> biological processes, ranging from physiological </w:t>
      </w:r>
      <w:r w:rsidR="006E0A5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{"citationID":"pbDAYlXc","properties":{"formattedCitation":"(Sokolova and Lannig 2008)","plainCitation":"(Sokolova and Lannig 2008)","noteIndex":0},"citationItems":[{"id":785,"uris":["http://zotero.org/users/2645460/items/PVW8X4MT"],"uri":["http://zotero.org/users/2645460/items/PVW8X4MT"],"itemData":{"id":785,"type":"article-journal","container-title":"Climate Research","DOI":"10.3354/cr00764","ISSN":"0936-577X, 1616-1572","issue":"2-3","language":"en","page":"181-201","source":"CrossRef","title":"Interactive effects of metal pollution and temperature on metabolism in aquatic ectotherms: implications of global climate change","title-short":"Interactive effects of metal pollution and temperature on metabolism in aquatic ectotherms","volume":"37","author":[{"family":"Sokolova","given":"Im"},{"family":"Lannig","given":"G"}],"issued":{"date-parts":[["2008",10,16]]}}}],"schema":"https://github.com/citation-style-language/schema/raw/master/csl-citation.json"} </w:instrText>
      </w:r>
      <w:r w:rsidR="006E0A5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r w:rsidR="00B803E2" w:rsidRPr="00B803E2">
        <w:rPr>
          <w:rFonts w:ascii="Times New Roman" w:hAnsi="Times New Roman" w:cs="Times New Roman"/>
          <w:sz w:val="24"/>
        </w:rPr>
        <w:t>Sokolova and Lannig 2008)</w:t>
      </w:r>
      <w:r w:rsidR="006E0A5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behavioral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{"citationID":"vSvQcyqA","properties":{"formattedCitation":"(Longcore and Rich 2004)","plainCitation":"(Longcore and Rich 2004)","noteIndex":0},"citationItems":[{"id":720,"uris":["http://zotero.org/users/2645460/items/NDZN5NGD"],"uri":["http://zotero.org/users/2645460/items/NDZN5NGD"],"itemData":{"id":720,"type":"article-journal","container-title":"Frontiers in Ecology and the Environment","DOI":"10.2307/3868314","ISSN":"15409295","issue":"4","page":"191","source":"CrossRef","title":"Ecological Light Pollution","volume":"2","author":[{"family":"Longcore","given":"Travis"},{"family":"Rich","given":"Catherine"}],"issued":{"date-parts":[["2004",5]]}}}],"schema":"https://github.com/citation-style-language/schema/raw/master/csl-citation.json"}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r w:rsidR="00B803E2" w:rsidRPr="00B803E2">
        <w:rPr>
          <w:rFonts w:ascii="Times New Roman" w:hAnsi="Times New Roman" w:cs="Times New Roman"/>
          <w:sz w:val="24"/>
        </w:rPr>
        <w:t>Longcore and Rich 2004)</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 population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{"citationID":"1wvjiGgk","properties":{"formattedCitation":"(Crouse et al. 1987)","plainCitation":"(Crouse et al. 1987)","noteIndex":0},"citationItems":[{"id":730,"uris":["http://zotero.org/users/2645460/items/I9F98JHN"],"uri":["http://zotero.org/users/2645460/items/I9F98JHN"],"itemData":{"id":730,"type":"article-journal","container-title":"Ecology","DOI":"10.2307/1939225","ISSN":"00129658","issue":"5","language":"en","page":"1412-1423","source":"CrossRef","title":"A Stage-Based Population Model for Loggerhead Sea Turtles and Implications for Conservation","volume":"68","author":[{"family":"Crouse","given":"Deborah T."},{"family":"Crowder","given":"Larry B."},{"family":"Caswell","given":"Hal"}],"issued":{"date-parts":[["1987",10]]}}}],"schema":"https://github.com/citation-style-language/schema/raw/master/csl-citation.json"}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r w:rsidR="00B803E2" w:rsidRPr="00B803E2">
        <w:rPr>
          <w:rFonts w:ascii="Times New Roman" w:hAnsi="Times New Roman" w:cs="Times New Roman"/>
          <w:sz w:val="24"/>
        </w:rPr>
        <w:t>Crouse et al. 1987)</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community dynamics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{"citationID":"QRQLlm3s","properties":{"formattedCitation":"(Ellis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w:t>
      </w:r>
      <w:r w:rsidR="00BF09EC">
        <w:rPr>
          <w:rFonts w:ascii="Times New Roman" w:hAnsi="Times New Roman" w:cs="Times New Roman"/>
          <w:sz w:val="24"/>
        </w:rPr>
        <w:t xml:space="preserve">e.g., </w:t>
      </w:r>
      <w:r w:rsidR="00B803E2" w:rsidRPr="00B803E2">
        <w:rPr>
          <w:rFonts w:ascii="Times New Roman" w:hAnsi="Times New Roman" w:cs="Times New Roman"/>
          <w:sz w:val="24"/>
        </w:rPr>
        <w:t>Ellis et al. 2011)</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When human populations are concentrated in localized areas, human disturbance, and therefore </w:t>
      </w:r>
      <w:del w:id="40" w:author="Tedy Ozersky" w:date="2020-03-04T09:04:00Z">
        <w:r w:rsidDel="00A91AE6">
          <w:rPr>
            <w:rFonts w:ascii="Times New Roman" w:eastAsia="Times New Roman" w:hAnsi="Times New Roman" w:cs="Times New Roman"/>
            <w:sz w:val="24"/>
            <w:szCs w:val="24"/>
          </w:rPr>
          <w:delText xml:space="preserve">organismal </w:delText>
        </w:r>
      </w:del>
      <w:ins w:id="41" w:author="Tedy Ozersky" w:date="2020-03-04T09:04:00Z">
        <w:r w:rsidR="00A91AE6">
          <w:rPr>
            <w:rFonts w:ascii="Times New Roman" w:eastAsia="Times New Roman" w:hAnsi="Times New Roman" w:cs="Times New Roman"/>
            <w:sz w:val="24"/>
            <w:szCs w:val="24"/>
          </w:rPr>
          <w:t xml:space="preserve">ecological </w:t>
        </w:r>
      </w:ins>
      <w:r>
        <w:rPr>
          <w:rFonts w:ascii="Times New Roman" w:eastAsia="Times New Roman" w:hAnsi="Times New Roman" w:cs="Times New Roman"/>
          <w:sz w:val="24"/>
          <w:szCs w:val="24"/>
        </w:rPr>
        <w:t xml:space="preserve">responses to that disturbance, can also be concentrated spatially, creating a “hot spot” disturbance landscape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{"citationID":"9t6WYwTZ","properties":{"formattedCitation":"(Harper et al. 2005)","plainCitation":"(Harper et al. 2005)","noteIndex":0},"citationItems":[{"id":542,"uris":["http://zotero.org/users/2645460/items/4B6HAJRZ"],"uri":["http://zotero.org/users/2645460/items/4B6HAJRZ"],"itemData":{"id":542,"type":"article-journal","abstract":"Although forest edges have been studied extensively as an important consequence offragmenta-\n tion, a unifying theory of edge influence has yet to be developed. Our objective was to take steps toward the\n development of such a theory by () synthesizing the current knowledge of patterns of forest structure and\n composition at anthropogenically created forest edges, (2) developing hypotheses about the magnitude and\n distance of edge influence that consider the ecologictalprcesses inencing tes patterns, and (3) identifying\n needs for future research. We compiled data from 44 published studies on edge influence on forest structure\n and composition in boreal, temperate, and tropical forests. Abiotic and biotic gradients near created forest\n edges generate a set of primary responses to edge creation. Indirect effects from these primary responses and\n the original edge gradient perpetuate edge influence, leading to secondary responses. Further changes in veg-\n etation affect the edge environment, resulting in ongoing edge dynamics. We suggest that the magnitude and\n distance of edge influence are a directfunction of the contrast in structure and composition between adjacent\n communities on either side of the edge. Localfactors such as climate, edge characteristics, stand attributes, and\n biotic factors affect patch contrast. Regional factors define the context within which to assess the ecological\n significance of edge influence (the degree to which the edge habitat differs from interior forest habitat). Our\n hypotheses will help predict edge influence on structure and composition in forested ecosystems, an important\n consideration for conservation. Forfuture research on forest edges in fragmented landscapes, we encourage the\n testing of our hypotheses, the use of standardized methodology, complete descriptions of study sites, studies on\n other types of edges, synthesis of edge influence on different components of the ecosystem, and investigations\n of edges in a landscape context.","container-title":"Conservation Biology","issue":"3","page":"768-782","title":"Edge Influence on Forest Structure and Composition in Fragmented Landscapes","volume":"19","author":[{"family":"Harper","given":"Karen A."},{"family":"McDonald","given":"S. Ellen"},{"family":"Burton","given":"Phillip J."},{"family":"Chen","given":"Jiquan"},{"family":"Brosofske","given":"Kimberley D."},{"family":"Saunders","given":"Sari C."},{"family":"Euskirchen","given":"Eugénie S."},{"family":"Roberts","given":"Dar"},{"family":"Jaiteh","given":"Malanding S."},{"family":"Esseen","given":"Per-Anders"}],"issued":{"date-parts":[["2005",6]]}}}],"schema":"https://github.com/citation-style-language/schema/raw/master/csl-citation.json"}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(Harper et al. 2005)</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42"/>
      <w:r>
        <w:rPr>
          <w:rFonts w:ascii="Times New Roman" w:eastAsia="Times New Roman" w:hAnsi="Times New Roman" w:cs="Times New Roman"/>
          <w:sz w:val="24"/>
          <w:szCs w:val="24"/>
        </w:rPr>
        <w:t xml:space="preserve">For example, constructing a boat dock within a lake can abruptly </w:t>
      </w:r>
      <w:r w:rsidR="007A0023">
        <w:rPr>
          <w:rFonts w:ascii="Times New Roman" w:eastAsia="Times New Roman" w:hAnsi="Times New Roman" w:cs="Times New Roman"/>
          <w:sz w:val="24"/>
          <w:szCs w:val="24"/>
        </w:rPr>
        <w:t xml:space="preserve">reduce usability of </w:t>
      </w:r>
      <w:r>
        <w:rPr>
          <w:rFonts w:ascii="Times New Roman" w:eastAsia="Times New Roman" w:hAnsi="Times New Roman" w:cs="Times New Roman"/>
          <w:sz w:val="24"/>
          <w:szCs w:val="24"/>
        </w:rPr>
        <w:t>fish spawning</w:t>
      </w:r>
      <w:r w:rsidR="007A0023">
        <w:rPr>
          <w:rFonts w:ascii="Times New Roman" w:eastAsia="Times New Roman" w:hAnsi="Times New Roman" w:cs="Times New Roman"/>
          <w:sz w:val="24"/>
          <w:szCs w:val="24"/>
        </w:rPr>
        <w:t xml:space="preserve"> habitat</w:t>
      </w:r>
      <w:r>
        <w:rPr>
          <w:rFonts w:ascii="Times New Roman" w:eastAsia="Times New Roman" w:hAnsi="Times New Roman" w:cs="Times New Roman"/>
          <w:sz w:val="24"/>
          <w:szCs w:val="24"/>
        </w:rPr>
        <w:t xml:space="preserv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{"citationID":"402PgrxA","properties":{"formattedCitation":"(Scheuerell and Schindler 2004)","plainCitation":"(Scheuerell and Schindler 2004)","noteIndex":0},"citationItems":[{"id":772,"uris":["http://zotero.org/users/2645460/items/7CSWIPTP"],"uri":["http://zotero.org/users/2645460/items/7CSWIPTP"],"itemData":{"id":772,"type":"article-journal","container-title":"Ecosystems","DOI":"10.1007/s10021-003-0214-0","ISSN":"1432-9840, 1435-0629","issue":"1","page":"98-106","source":"CrossRef","title":"Changes in the Spatial Distribution of Fishes in Lakes Along a Residential Development Gradient","volume":"7","author":[{"family":"Scheuerell","given":"Mark D."},{"family":"Schindler","given":"Daniel E."}],"issued":{"date-parts":[["2004",2,1]]}}}],"schema":"https://github.com/citation-style-language/schema/raw/master/csl-citation.json"}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(Scheuerell and Schindler 2004)</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42"/>
      <w:r w:rsidR="00110977">
        <w:rPr>
          <w:rStyle w:val="CommentReference"/>
        </w:rPr>
        <w:commentReference w:id="42"/>
      </w:r>
      <w:commentRangeStart w:id="43"/>
      <w:r>
        <w:rPr>
          <w:rFonts w:ascii="Times New Roman" w:eastAsia="Times New Roman" w:hAnsi="Times New Roman" w:cs="Times New Roman"/>
          <w:sz w:val="24"/>
          <w:szCs w:val="24"/>
        </w:rPr>
        <w:t xml:space="preserve">Similarly, toxicants from human activities such as aluminum production, may threaten various ontogenetic stages and ecological communities depending on the co-location of toxicants and biological processes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{"citationID":"bxL46ufo","properties":{"formattedCitation":"(Ginn et al. 2007)","plainCitation":"(Ginn et al. 2007)","noteIndex":0},"citationItems":[{"id":845,"uris":["http://zotero.org/users/2645460/items/XUQ47Z8M"],"uri":["http://zotero.org/users/2645460/items/XUQ47Z8M"],"itemData":{"id":845,"type":"article-journal","container-title":"Computing in Science &amp; Engineering","issue":"2","page":"40–49","source":"Google Scholar","title":"Explaining\" Noise\" as Environmental Variations in Population Dynamics","volume":"9","author":[{"family":"Ginn","given":"Timothy R."},{"family":"Loge","given":"Frank J."},{"family":"Scheibe","given":"Timothy D."}],"issued":{"date-parts":[["2007"]]}}}],"schema":"https://github.com/citation-style-language/schema/raw/master/csl-citation.json"}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(Ginn et al. 2007)</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commentRangeEnd w:id="43"/>
      <w:r w:rsidR="00110977">
        <w:rPr>
          <w:rStyle w:val="CommentReference"/>
        </w:rPr>
        <w:commentReference w:id="43"/>
      </w:r>
      <w:r>
        <w:rPr>
          <w:rFonts w:ascii="Times New Roman" w:eastAsia="Times New Roman" w:hAnsi="Times New Roman" w:cs="Times New Roman"/>
          <w:sz w:val="24"/>
          <w:szCs w:val="24"/>
        </w:rPr>
        <w:t xml:space="preserve"> Further, multiple simultaneous disturbances, whether considered anthropogenic or “natural,” may amplify ecological responses </w:t>
      </w:r>
      <w:commentRangeStart w:id="44"/>
      <w:r>
        <w:rPr>
          <w:rFonts w:ascii="Times New Roman" w:eastAsia="Times New Roman" w:hAnsi="Times New Roman" w:cs="Times New Roman"/>
          <w:sz w:val="24"/>
          <w:szCs w:val="24"/>
        </w:rPr>
        <w:t xml:space="preserve">if disturbances co-occur with sensitive biota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{"citationID":"gbE3D6RW","properties":{"formattedCitation":"(Franklin et al. 2000; Lake 2000)","plainCitation":"(Franklin et al. 2000; Lake 2000)","noteIndex":0},"citationItems":[{"id":431,"uris":["http://zotero.org/users/2645460/items/ZFE97WGA"],"uri":["http://zotero.org/users/2645460/items/ZFE97WGA"],"itemData":{"id":431,"type":"article-journal","container-title":"Conservation in Practice","issue":"1","page":"8–17","source":"Google Scholar","title":"Threads of continuity","volume":"1","author":[{"family":"Franklin","given":"Jerry F."},{"family":"Lindenmayer","given":"David"},{"family":"MacMahon","given":"James A."},{"family":"McKee","given":"Arthur"},{"family":"Magnuson","given":"John"},{"family":"Perry","given":"David A."},{"family":"Waide","given":"Robert"},{"family":"Foster","given":"David"}],"issued":{"date-parts":[["2000"]]}}},{"id":430,"uris":["http://zotero.org/users/2645460/items/6E5SHCDM"],"uri":["http://zotero.org/users/2645460/items/6E5SHCDM"],"itemData":{"id":430,"type":"article-journal","container-title":"Journal of the north american Benthological society","issue":"4","page":"573–592","source":"Google Scholar","title":"Disturbance, patchiness, and diversity in streams","volume":"19","author":[{"family":"Lake","given":"P. S."}],"issued":{"date-parts":[["2000"]]}}}],"schema":"https://github.com/citation-style-language/schema/raw/master/csl-citation.json"}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(Franklin et al. 2000; Lake 2000)</w:t>
      </w:r>
      <w:r w:rsidR="00B803E2">
        <w:rPr>
          <w:rFonts w:ascii="Times New Roman" w:eastAsia="Times New Roman" w:hAnsi="Times New Roman" w:cs="Times New Roman"/>
          <w:sz w:val="24"/>
          <w:szCs w:val="24"/>
        </w:rPr>
        <w:fldChar w:fldCharType="end"/>
      </w:r>
      <w:commentRangeEnd w:id="44"/>
      <w:r w:rsidR="002424DE">
        <w:rPr>
          <w:rStyle w:val="CommentReference"/>
        </w:rPr>
        <w:commentReference w:id="44"/>
      </w:r>
      <w:r>
        <w:rPr>
          <w:rFonts w:ascii="Times New Roman" w:eastAsia="Times New Roman" w:hAnsi="Times New Roman" w:cs="Times New Roman"/>
          <w:sz w:val="24"/>
          <w:szCs w:val="24"/>
        </w:rPr>
        <w:t xml:space="preserve">. </w:t>
      </w:r>
      <w:commentRangeStart w:id="45"/>
      <w:r>
        <w:rPr>
          <w:rFonts w:ascii="Times New Roman" w:eastAsia="Times New Roman" w:hAnsi="Times New Roman" w:cs="Times New Roman"/>
          <w:sz w:val="24"/>
          <w:szCs w:val="24"/>
        </w:rPr>
        <w:t xml:space="preserve">Given the heterogeneity of human disturbances, abiotic environments, and biological systems, heterogeneity </w:t>
      </w:r>
      <w:r w:rsidR="00A011B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a specific disturbance as well as between co-occurring disturbances can produce a range of ecological responses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{"citationID":"Xp18Uvwe","properties":{"formattedCitation":"(Carpenter et al. 2001)","plainCitation":"(Carpenter et al. 2001)","noteIndex":0},"citationItems":[{"id":775,"uris":["http://zotero.org/users/2645460/items/INPTNUT3"],"uri":["http://zotero.org/users/2645460/items/INPTNUT3"],"itemData":{"id":775,"type":"article-journal","container-title":"Ecosystems","DOI":"10.1007/s10021-001-0045-9","ISSN":"1435-0629","issue":"8","language":"en","page":"765-781","source":"CrossRef","title":"From Metaphor to Measurement: Resilience of What to What?","title-short":"From Metaphor to Measurement","volume":"4","author":[{"family":"Carpenter","given":"Steve"},{"family":"Walker","given":"Brian"},{"family":"Anderies","given":"J. Marty"},{"family":"Abel","given":"Nick"}],"issued":{"date-parts":[["2001",12]]}}}],"schema":"https://github.com/citation-style-language/schema/raw/master/csl-citation.json"}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(Carpenter et al. 2001)</w:t>
      </w:r>
      <w:r w:rsidR="00B803E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45"/>
      <w:r w:rsidR="00110977">
        <w:rPr>
          <w:rStyle w:val="CommentReference"/>
        </w:rPr>
        <w:commentReference w:id="45"/>
      </w:r>
    </w:p>
    <w:p w14:paraId="1B22EFDC" w14:textId="400BC6C1" w:rsidR="00715D55" w:rsidRDefault="005F434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Edges where ecosystems meet, such as the nearshore area in lakes, present an opportunity to study heterogeneous disturbance </w:t>
      </w:r>
      <w:commentRangeStart w:id="46"/>
      <w:r>
        <w:rPr>
          <w:rFonts w:ascii="Times New Roman" w:eastAsia="Times New Roman" w:hAnsi="Times New Roman" w:cs="Times New Roman"/>
          <w:sz w:val="24"/>
          <w:szCs w:val="24"/>
        </w:rPr>
        <w:t>as the biota directly interface with two abutting systems</w:t>
      </w:r>
      <w:commentRangeEnd w:id="46"/>
      <w:r w:rsidR="002424DE">
        <w:rPr>
          <w:rStyle w:val="CommentReference"/>
        </w:rPr>
        <w:commentReference w:id="46"/>
      </w:r>
      <w:r>
        <w:rPr>
          <w:rFonts w:ascii="Times New Roman" w:eastAsia="Times New Roman" w:hAnsi="Times New Roman" w:cs="Times New Roman"/>
          <w:sz w:val="24"/>
          <w:szCs w:val="24"/>
        </w:rPr>
        <w:t xml:space="preserve">. </w:t>
      </w:r>
      <w:commentRangeStart w:id="47"/>
      <w:r w:rsidR="00CE567A">
        <w:rPr>
          <w:rFonts w:ascii="Times New Roman" w:eastAsia="Times New Roman" w:hAnsi="Times New Roman" w:cs="Times New Roman"/>
          <w:sz w:val="24"/>
          <w:szCs w:val="24"/>
        </w:rPr>
        <w:t xml:space="preserve">In the case of lakes, </w:t>
      </w:r>
      <w:r w:rsidR="00D8535D">
        <w:rPr>
          <w:rFonts w:ascii="Times New Roman" w:eastAsia="Times New Roman" w:hAnsi="Times New Roman" w:cs="Times New Roman"/>
          <w:sz w:val="24"/>
          <w:szCs w:val="24"/>
        </w:rPr>
        <w:t xml:space="preserve">human settlements tend to be near to the land-water interface, and littoral organisms’ close proximity to the shoreline makes them susceptible to </w:t>
      </w:r>
      <w:r w:rsidR="00A011BB">
        <w:rPr>
          <w:rFonts w:ascii="Times New Roman" w:eastAsia="Times New Roman" w:hAnsi="Times New Roman" w:cs="Times New Roman"/>
          <w:sz w:val="24"/>
          <w:szCs w:val="24"/>
        </w:rPr>
        <w:t>human disturbances</w:t>
      </w:r>
      <w:r w:rsidR="00D8535D">
        <w:rPr>
          <w:rFonts w:ascii="Times New Roman" w:eastAsia="Times New Roman" w:hAnsi="Times New Roman" w:cs="Times New Roman"/>
          <w:sz w:val="24"/>
          <w:szCs w:val="24"/>
        </w:rPr>
        <w:t xml:space="preserve"> such as sewage release</w:t>
      </w:r>
      <w:r w:rsidR="00B803E2">
        <w:rPr>
          <w:rFonts w:ascii="Times New Roman" w:eastAsia="Times New Roman" w:hAnsi="Times New Roman" w:cs="Times New Roman"/>
          <w:sz w:val="24"/>
          <w:szCs w:val="24"/>
        </w:rPr>
        <w:t xml:space="preserv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{"citationID":"320hkULk","properties":{"formattedCitation":"(Carpenter et al. 2005; Rosenberger et al. 2008)","plainCitation":"(Carpenter et al. 2005; Rosenberger et al. 2008)","noteIndex":0},"citationItems":[{"id":2601,"uris":["http://zotero.org/users/2645460/items/NBJHSCAS"],"uri":["http://zotero.org/users/2645460/items/NBJHSCAS"],"itemData":{"id":2601,"type":"article-journal","abstract":"Whole-lake additions of dissolved inorganic 13C were used to measure allochthony (the terrestrial contribution of organic carbon to aquatic consumers) in two unproductive lakes (Paul and Peter Lakes in 2001), a nutrient-enriched lake (Peter Lake in 2002), and a dystrophic lake (Tuesday Lake in 2002). Three kinds of dynamic models were used to estimate allochthony: a process-rich, dual-isotope flow model based on mass balances of two carbon isotopes in 12 carbon pools; simple univariate time-series models driven by observed time courses of δ13CO2; and multivariate autoregression models that combined information from time series of δ13C in several interacting carbon pools. All three models gave similar estimates of allochthony. In the three experiments without nutrient enrichment, flows of terrestrial carbon to dissolved and particulate organic carbon, zooplankton, Chaoborus, and fishes were substantial. For example, terrestrial sources accounted for more than half the carbon flow to juvenile and adult largemouth bass, pumpkinseed sunfish, golden shiners, brook sticklebacks, and fathead minnows in the unenriched experiments. Allochthony was highest in the dystrophic lake and lowest in the nutrient-enriched lake. Nutrient enrichment of Peter Lake decreased allochthony of zooplankton from 0.34–0.48 to 0–0.12, and of fishes from 0.51–0.80 to 0.25–0.55. These experiments show that lake ecosystem carbon cycles, including carbon flows to consumers, are heavily subsidized by organic carbon from the surrounding landscape.","container-title":"Ecology","DOI":"10.1890/04-1282","ISSN":"1939-9170","issue":"10","language":"en","page":"2737-2750","source":"Wiley Online Library","title":"Ecosystem Subsidies: Terrestrial Support of Aquatic Food Webs from 13c Addition to Contrasting Lakes","title-short":"Ecosystem Subsidies","volume":"86","author":[{"family":"Carpenter","given":"Stephen R."},{"family":"Cole","given":"Jonathan J."},{"family":"Pace","given":"Michael L."},{"family":"Bogert","given":"Matthew Van","dropping-particle":"de"},{"family":"Bade","given":"Darren L."},{"family":"Bastviken","given":"David"},{"family":"Gille","given":"Caitlin M."},{"family":"Hodgson","given":"James R."},{"family":"Kitchell","given":"James F."},{"family":"Kritzberg","given":"Emma S."}],"issued":{"date-parts":[["2005"]]}}},{"id":313,"uris":["http://zotero.org/users/2645460/items/N9NPSZZU"],"uri":["http://zotero.org/users/2645460/items/N9NPSZZU"],"itemData":{"id":313,"type":"article-journal","container-title":"Freshwater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(Carpenter et al. 2005; Rosenberger et al. 2008)</w:t>
      </w:r>
      <w:r w:rsidR="00B803E2">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commentRangeEnd w:id="47"/>
      <w:r w:rsidR="002424DE">
        <w:rPr>
          <w:rStyle w:val="CommentReference"/>
        </w:rPr>
        <w:commentReference w:id="47"/>
      </w:r>
      <w:r w:rsidR="00D8535D">
        <w:rPr>
          <w:rFonts w:ascii="Times New Roman" w:eastAsia="Times New Roman" w:hAnsi="Times New Roman" w:cs="Times New Roman"/>
          <w:sz w:val="24"/>
          <w:szCs w:val="24"/>
        </w:rPr>
        <w:t xml:space="preserve"> Although the direct impacts of disturbance </w:t>
      </w:r>
      <w:ins w:id="48" w:author="Tedy Ozersky" w:date="2020-03-02T14:54:00Z">
        <w:r w:rsidR="007F226F">
          <w:rPr>
            <w:rFonts w:ascii="Times New Roman" w:eastAsia="Times New Roman" w:hAnsi="Times New Roman" w:cs="Times New Roman"/>
            <w:sz w:val="24"/>
            <w:szCs w:val="24"/>
          </w:rPr>
          <w:t xml:space="preserve">on nearshore biota </w:t>
        </w:r>
      </w:ins>
      <w:r w:rsidR="00D8535D">
        <w:rPr>
          <w:rFonts w:ascii="Times New Roman" w:eastAsia="Times New Roman" w:hAnsi="Times New Roman" w:cs="Times New Roman"/>
          <w:sz w:val="24"/>
          <w:szCs w:val="24"/>
        </w:rPr>
        <w:t>may be localized</w:t>
      </w:r>
      <w:del w:id="49" w:author="Tedy Ozersky" w:date="2020-03-02T14:54:00Z">
        <w:r w:rsidR="00D8535D" w:rsidDel="007F226F">
          <w:rPr>
            <w:rFonts w:ascii="Times New Roman" w:eastAsia="Times New Roman" w:hAnsi="Times New Roman" w:cs="Times New Roman"/>
            <w:sz w:val="24"/>
            <w:szCs w:val="24"/>
          </w:rPr>
          <w:delText xml:space="preserve"> on nearshore biota</w:delText>
        </w:r>
      </w:del>
      <w:r w:rsidR="00D8535D">
        <w:rPr>
          <w:rFonts w:ascii="Times New Roman" w:eastAsia="Times New Roman" w:hAnsi="Times New Roman" w:cs="Times New Roman"/>
          <w:sz w:val="24"/>
          <w:szCs w:val="24"/>
        </w:rPr>
        <w:t>, the</w:t>
      </w:r>
      <w:ins w:id="50" w:author="Tedy Ozersky" w:date="2020-03-02T14:54:00Z">
        <w:r w:rsidR="007F226F">
          <w:rPr>
            <w:rFonts w:ascii="Times New Roman" w:eastAsia="Times New Roman" w:hAnsi="Times New Roman" w:cs="Times New Roman"/>
            <w:sz w:val="24"/>
            <w:szCs w:val="24"/>
          </w:rPr>
          <w:t xml:space="preserve"> effects of</w:t>
        </w:r>
      </w:ins>
      <w:r w:rsidR="00D8535D">
        <w:rPr>
          <w:rFonts w:ascii="Times New Roman" w:eastAsia="Times New Roman" w:hAnsi="Times New Roman" w:cs="Times New Roman"/>
          <w:sz w:val="24"/>
          <w:szCs w:val="24"/>
        </w:rPr>
        <w:t xml:space="preserve"> disturbance may </w:t>
      </w:r>
      <w:ins w:id="51" w:author="Tedy Ozersky" w:date="2020-03-02T14:55:00Z">
        <w:r w:rsidR="007F226F">
          <w:rPr>
            <w:rFonts w:ascii="Times New Roman" w:eastAsia="Times New Roman" w:hAnsi="Times New Roman" w:cs="Times New Roman"/>
            <w:sz w:val="24"/>
            <w:szCs w:val="24"/>
          </w:rPr>
          <w:t xml:space="preserve">also </w:t>
        </w:r>
      </w:ins>
      <w:r w:rsidR="00D8535D">
        <w:rPr>
          <w:rFonts w:ascii="Times New Roman" w:eastAsia="Times New Roman" w:hAnsi="Times New Roman" w:cs="Times New Roman"/>
          <w:sz w:val="24"/>
          <w:szCs w:val="24"/>
        </w:rPr>
        <w:t xml:space="preserve">propagate to offshore communities, as pelagic organisms frequently rely on </w:t>
      </w:r>
      <w:del w:id="52" w:author="Tedy Ozersky" w:date="2020-03-02T14:56:00Z">
        <w:r w:rsidR="00D8535D" w:rsidDel="007F226F">
          <w:rPr>
            <w:rFonts w:ascii="Times New Roman" w:eastAsia="Times New Roman" w:hAnsi="Times New Roman" w:cs="Times New Roman"/>
            <w:sz w:val="24"/>
            <w:szCs w:val="24"/>
          </w:rPr>
          <w:delText xml:space="preserve">high </w:delText>
        </w:r>
      </w:del>
      <w:r w:rsidR="00D8535D">
        <w:rPr>
          <w:rFonts w:ascii="Times New Roman" w:eastAsia="Times New Roman" w:hAnsi="Times New Roman" w:cs="Times New Roman"/>
          <w:sz w:val="24"/>
          <w:szCs w:val="24"/>
        </w:rPr>
        <w:t xml:space="preserve">littoral </w:t>
      </w:r>
      <w:del w:id="53" w:author="Tedy Ozersky" w:date="2020-03-02T14:56:00Z">
        <w:r w:rsidR="00D8535D" w:rsidDel="007F226F">
          <w:rPr>
            <w:rFonts w:ascii="Times New Roman" w:eastAsia="Times New Roman" w:hAnsi="Times New Roman" w:cs="Times New Roman"/>
            <w:sz w:val="24"/>
            <w:szCs w:val="24"/>
          </w:rPr>
          <w:delText xml:space="preserve">productivity </w:delText>
        </w:r>
      </w:del>
      <w:ins w:id="54" w:author="Tedy Ozersky" w:date="2020-03-02T14:56:00Z">
        <w:r w:rsidR="007F226F">
          <w:rPr>
            <w:rFonts w:ascii="Times New Roman" w:eastAsia="Times New Roman" w:hAnsi="Times New Roman" w:cs="Times New Roman"/>
            <w:sz w:val="24"/>
            <w:szCs w:val="24"/>
          </w:rPr>
          <w:t xml:space="preserve">regions </w:t>
        </w:r>
      </w:ins>
      <w:r w:rsidR="00D8535D">
        <w:rPr>
          <w:rFonts w:ascii="Times New Roman" w:eastAsia="Times New Roman" w:hAnsi="Times New Roman" w:cs="Times New Roman"/>
          <w:sz w:val="24"/>
          <w:szCs w:val="24"/>
        </w:rPr>
        <w:t>for feeding or breeding</w:t>
      </w:r>
      <w:r w:rsidR="00B803E2">
        <w:rPr>
          <w:rFonts w:ascii="Times New Roman" w:eastAsia="Times New Roman" w:hAnsi="Times New Roman" w:cs="Times New Roman"/>
          <w:sz w:val="24"/>
          <w:szCs w:val="24"/>
        </w:rPr>
        <w:t xml:space="preserve"> </w:t>
      </w:r>
      <w:r w:rsidR="00B803E2">
        <w:rPr>
          <w:rFonts w:ascii="Times New Roman" w:eastAsia="Times New Roman" w:hAnsi="Times New Roman" w:cs="Times New Roman"/>
          <w:sz w:val="24"/>
          <w:szCs w:val="24"/>
        </w:rPr>
        <w:fldChar w:fldCharType="begin"/>
      </w:r>
      <w:r w:rsidR="00B803E2">
        <w:rPr>
          <w:rFonts w:ascii="Times New Roman" w:eastAsia="Times New Roman" w:hAnsi="Times New Roman" w:cs="Times New Roman"/>
          <w:sz w:val="24"/>
          <w:szCs w:val="24"/>
        </w:rPr>
        <w:instrText xml:space="preserve"> ADDIN ZOTERO_ITEM CSL_CITATION {"citationID":"Oxin5Hvo","properties":{"formattedCitation":"(Vadeboncoeur et al. 2008; Hampton et al. 2011)","plainCitation":"(Vadeboncoeur et al. 2008; Hampton et al. 2011)","noteIndex":0},"citationItems":[{"id":358,"uris":["http://zotero.org/users/2645460/items/44Q4JBHK"],"uri":["http://zotero.org/users/2645460/items/44Q4JBHK"],"itemData":{"id":358,"type":"article-journal","container-title":"Ecology","issue":"9","page":"2542–2552","source":"Google Scholar","title":"Benthic algal production across lake size gradients: interactions among morphometry, nutrients, and light","title-short":"Benthic algal production across lake size gradients","volume":"89","author":[{"family":"Vadeboncoeur","given":"Yvonne"},{"family":"Peterson","given":"Garry"},{"family":"Vander Zanden","given":"M. Jake"},{"family":"Kalff","given":"Jacob"}],"issued":{"date-parts":[["2008"]]}}},{"id":400,"uris":["http://zotero.org/users/2645460/items/ED9SBAE6"],"uri":["http://zotero.org/users/2645460/items/ED9SBAE6"],"itemData":{"id":400,"type":"article-journal","container-title":"Marine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803E2">
        <w:rPr>
          <w:rFonts w:ascii="Times New Roman" w:eastAsia="Times New Roman" w:hAnsi="Times New Roman" w:cs="Times New Roman"/>
          <w:sz w:val="24"/>
          <w:szCs w:val="24"/>
        </w:rPr>
        <w:fldChar w:fldCharType="separate"/>
      </w:r>
      <w:r w:rsidR="00B803E2" w:rsidRPr="00B803E2">
        <w:rPr>
          <w:rFonts w:ascii="Times New Roman" w:hAnsi="Times New Roman" w:cs="Times New Roman"/>
          <w:sz w:val="24"/>
        </w:rPr>
        <w:t>(Vadeboncoeur et al. 2008; Hampton et al. 2011)</w:t>
      </w:r>
      <w:r w:rsidR="00B803E2">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As a result of connectivity between pelagic and littoral processes, increased understanding of how edge ecological communities respond to disturbance can also offer insights to whole ecosystem processes. </w:t>
      </w:r>
    </w:p>
    <w:p w14:paraId="265884D8" w14:textId="311D2DF6"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an example of a </w:t>
      </w:r>
      <w:del w:id="55" w:author="Tedy Ozersky" w:date="2020-03-02T14:57:00Z">
        <w:r w:rsidDel="007F226F">
          <w:rPr>
            <w:rFonts w:ascii="Times New Roman" w:eastAsia="Times New Roman" w:hAnsi="Times New Roman" w:cs="Times New Roman"/>
            <w:sz w:val="24"/>
            <w:szCs w:val="24"/>
          </w:rPr>
          <w:delText>globally frequent</w:delText>
        </w:r>
      </w:del>
      <w:ins w:id="56" w:author="Tedy Ozersky" w:date="2020-03-02T14:57:00Z">
        <w:r w:rsidR="007F226F">
          <w:rPr>
            <w:rFonts w:ascii="Times New Roman" w:eastAsia="Times New Roman" w:hAnsi="Times New Roman" w:cs="Times New Roman"/>
            <w:sz w:val="24"/>
            <w:szCs w:val="24"/>
          </w:rPr>
          <w:t xml:space="preserve">common </w:t>
        </w:r>
      </w:ins>
      <w:r>
        <w:rPr>
          <w:rFonts w:ascii="Times New Roman" w:eastAsia="Times New Roman" w:hAnsi="Times New Roman" w:cs="Times New Roman"/>
          <w:sz w:val="24"/>
          <w:szCs w:val="24"/>
        </w:rPr>
        <w:t xml:space="preserve"> </w:t>
      </w:r>
      <w:del w:id="57" w:author="Tedy Ozersky" w:date="2020-03-04T17:31:00Z">
        <w:r w:rsidDel="004F577D">
          <w:rPr>
            <w:rFonts w:ascii="Times New Roman" w:eastAsia="Times New Roman" w:hAnsi="Times New Roman" w:cs="Times New Roman"/>
            <w:sz w:val="24"/>
            <w:szCs w:val="24"/>
          </w:rPr>
          <w:delText xml:space="preserve">and </w:delText>
        </w:r>
        <w:commentRangeStart w:id="58"/>
        <w:r w:rsidDel="004F577D">
          <w:rPr>
            <w:rFonts w:ascii="Times New Roman" w:eastAsia="Times New Roman" w:hAnsi="Times New Roman" w:cs="Times New Roman"/>
            <w:sz w:val="24"/>
            <w:szCs w:val="24"/>
          </w:rPr>
          <w:delText xml:space="preserve">high impact </w:delText>
        </w:r>
      </w:del>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commentRangeEnd w:id="58"/>
      <w:r w:rsidR="007F226F">
        <w:rPr>
          <w:rStyle w:val="CommentReference"/>
        </w:rPr>
        <w:commentReference w:id="58"/>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{"citationID":"PVx31zyV","properties":{"formattedCitation":"(Meyer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(Meyer et al. 2019)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59"/>
      <w:r>
        <w:rPr>
          <w:rFonts w:ascii="Times New Roman" w:eastAsia="Times New Roman" w:hAnsi="Times New Roman" w:cs="Times New Roman"/>
          <w:sz w:val="24"/>
          <w:szCs w:val="24"/>
        </w:rPr>
        <w:t>Although often concentrated within sewage, nutrient inputs can also originate from disparate anthropogenic and environmental sources, thereby obfuscating sewage signals. For example, agricultural runoff can add high nutrient concentrations to soil and aquatic systems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Geological processes, such as melting permafrost, can likewise contribute high nutrient loadings to bogs that can eventually lead to changes in primary production and decomposition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Similar to geological and anthropogenic processes, changes in terrestrial plant communities, such as increased alder presence, has been associated with increased nutrient concentrations and nearshore periphyton production in adjacent lake environments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dissolved anthropogenic solutes, such as nutrients, quickly from the water column (e.g., hours), such that deviation in typical water concentrations is 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59"/>
      <w:r w:rsidR="00FC7BD4">
        <w:rPr>
          <w:rStyle w:val="CommentReference"/>
        </w:rPr>
        <w:commentReference w:id="59"/>
      </w:r>
    </w:p>
    <w:p w14:paraId="2CED159B" w14:textId="733736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nutrients alone may </w:t>
      </w:r>
      <w:r w:rsidR="00A011BB">
        <w:rPr>
          <w:rFonts w:ascii="Times New Roman" w:eastAsia="Times New Roman" w:hAnsi="Times New Roman" w:cs="Times New Roman"/>
          <w:sz w:val="24"/>
          <w:szCs w:val="24"/>
        </w:rPr>
        <w:t>not allow identification of a pollutants’ source</w:t>
      </w:r>
      <w:r>
        <w:rPr>
          <w:rFonts w:ascii="Times New Roman" w:eastAsia="Times New Roman" w:hAnsi="Times New Roman" w:cs="Times New Roman"/>
          <w:sz w:val="24"/>
          <w:szCs w:val="24"/>
        </w:rPr>
        <w:t xml:space="preserve">, pharmaceuticals and personal care products (PPCPs) have garnered increasing attention for their usefulness as sewage indicators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(Rosi-Marshall and Royer 2012)</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60"/>
      <w:r>
        <w:rPr>
          <w:rFonts w:ascii="Times New Roman" w:eastAsia="Times New Roman" w:hAnsi="Times New Roman" w:cs="Times New Roman"/>
          <w:sz w:val="24"/>
          <w:szCs w:val="24"/>
        </w:rPr>
        <w:t xml:space="preserve">Study of sub-continental and continental scale PPCP concentrations demonstrated that areas with dense human populations tend to be PPCP hot spots, yet lower concentrations can still be detected in less urban locations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(Kolpin et al. 2002; Focazio et al. 2008; Yang et al. 2018)</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At finer scales, PPCP concentrations have been used to identify hot spots of septic discharge within suburban residential areas</w:t>
      </w:r>
      <w:r w:rsidR="00D52D89">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(Yang et al. 2016)</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60"/>
      <w:r w:rsidR="00357C12">
        <w:rPr>
          <w:rStyle w:val="CommentReference"/>
        </w:rPr>
        <w:commentReference w:id="60"/>
      </w:r>
      <w:r>
        <w:rPr>
          <w:rFonts w:ascii="Times New Roman" w:eastAsia="Times New Roman" w:hAnsi="Times New Roman" w:cs="Times New Roman"/>
          <w:sz w:val="24"/>
          <w:szCs w:val="24"/>
        </w:rPr>
        <w:t xml:space="preserve">In addition to identifying areas and </w:t>
      </w:r>
      <w:del w:id="61" w:author="Tedy Ozersky" w:date="2020-03-02T16:30:00Z">
        <w:r w:rsidDel="00357C12">
          <w:rPr>
            <w:rFonts w:ascii="Times New Roman" w:eastAsia="Times New Roman" w:hAnsi="Times New Roman" w:cs="Times New Roman"/>
            <w:sz w:val="24"/>
            <w:szCs w:val="24"/>
          </w:rPr>
          <w:delText xml:space="preserve">moments </w:delText>
        </w:r>
      </w:del>
      <w:ins w:id="62" w:author="Tedy Ozersky" w:date="2020-03-02T16:30:00Z">
        <w:r w:rsidR="00357C12">
          <w:rPr>
            <w:rFonts w:ascii="Times New Roman" w:eastAsia="Times New Roman" w:hAnsi="Times New Roman" w:cs="Times New Roman"/>
            <w:sz w:val="24"/>
            <w:szCs w:val="24"/>
          </w:rPr>
          <w:t xml:space="preserve">periods </w:t>
        </w:r>
      </w:ins>
      <w:r>
        <w:rPr>
          <w:rFonts w:ascii="Times New Roman" w:eastAsia="Times New Roman" w:hAnsi="Times New Roman" w:cs="Times New Roman"/>
          <w:sz w:val="24"/>
          <w:szCs w:val="24"/>
        </w:rPr>
        <w:t xml:space="preserve">of sewage pollution, PPCPs have also demonstrated robustness in defining gradients of sewage pollution in river systems, with </w:t>
      </w:r>
      <w:commentRangeStart w:id="63"/>
      <w:r>
        <w:rPr>
          <w:rFonts w:ascii="Times New Roman" w:eastAsia="Times New Roman" w:hAnsi="Times New Roman" w:cs="Times New Roman"/>
          <w:sz w:val="24"/>
          <w:szCs w:val="24"/>
        </w:rPr>
        <w:t xml:space="preserve">concentrations being directly proportional to population density and inversely proportional to distance from a densely populated area </w:t>
      </w:r>
      <w:commentRangeEnd w:id="63"/>
      <w:r w:rsidR="00357C12">
        <w:rPr>
          <w:rStyle w:val="CommentReference"/>
        </w:rPr>
        <w:commentReference w:id="63"/>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The varying degradation time</w:t>
      </w:r>
      <w:ins w:id="64" w:author="Tedy Ozersky" w:date="2020-03-02T16:33:00Z">
        <w:r w:rsidR="00357C12">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of </w:t>
      </w:r>
      <w:ins w:id="65" w:author="Tedy Ozersky" w:date="2020-03-02T16:33:00Z">
        <w:r w:rsidR="00357C12">
          <w:rPr>
            <w:rFonts w:ascii="Times New Roman" w:eastAsia="Times New Roman" w:hAnsi="Times New Roman" w:cs="Times New Roman"/>
            <w:sz w:val="24"/>
            <w:szCs w:val="24"/>
          </w:rPr>
          <w:t xml:space="preserve">different </w:t>
        </w:r>
      </w:ins>
      <w:r>
        <w:rPr>
          <w:rFonts w:ascii="Times New Roman" w:eastAsia="Times New Roman" w:hAnsi="Times New Roman" w:cs="Times New Roman"/>
          <w:sz w:val="24"/>
          <w:szCs w:val="24"/>
        </w:rPr>
        <w:t xml:space="preserve">PPCPs can make them useful for </w:t>
      </w:r>
      <w:del w:id="66" w:author="Tedy Ozersky" w:date="2020-03-02T16:33:00Z">
        <w:r w:rsidDel="00357C12">
          <w:rPr>
            <w:rFonts w:ascii="Times New Roman" w:eastAsia="Times New Roman" w:hAnsi="Times New Roman" w:cs="Times New Roman"/>
            <w:sz w:val="24"/>
            <w:szCs w:val="24"/>
          </w:rPr>
          <w:delText>different purposes</w:delText>
        </w:r>
      </w:del>
      <w:ins w:id="67" w:author="Tedy Ozersky" w:date="2020-03-02T16:33:00Z">
        <w:r w:rsidR="00357C12">
          <w:rPr>
            <w:rFonts w:ascii="Times New Roman" w:eastAsia="Times New Roman" w:hAnsi="Times New Roman" w:cs="Times New Roman"/>
            <w:sz w:val="24"/>
            <w:szCs w:val="24"/>
          </w:rPr>
          <w:t xml:space="preserve">monitoring pollution at varying time </w:t>
        </w:r>
        <w:r w:rsidR="00357C12">
          <w:rPr>
            <w:rFonts w:ascii="Times New Roman" w:eastAsia="Times New Roman" w:hAnsi="Times New Roman" w:cs="Times New Roman"/>
            <w:sz w:val="24"/>
            <w:szCs w:val="24"/>
          </w:rPr>
          <w:lastRenderedPageBreak/>
          <w:t>scales</w:t>
        </w:r>
      </w:ins>
      <w:r>
        <w:rPr>
          <w:rFonts w:ascii="Times New Roman" w:eastAsia="Times New Roman" w:hAnsi="Times New Roman" w:cs="Times New Roman"/>
          <w:sz w:val="24"/>
          <w:szCs w:val="24"/>
        </w:rPr>
        <w:t xml:space="preserve">. For example, gemfibrozil has an environmental </w:t>
      </w:r>
      <w:proofErr w:type="spellStart"/>
      <w:r>
        <w:rPr>
          <w:rFonts w:ascii="Times New Roman" w:eastAsia="Times New Roman" w:hAnsi="Times New Roman" w:cs="Times New Roman"/>
          <w:sz w:val="24"/>
          <w:szCs w:val="24"/>
        </w:rPr>
        <w:t>half life</w:t>
      </w:r>
      <w:proofErr w:type="spellEnd"/>
      <w:r>
        <w:rPr>
          <w:rFonts w:ascii="Times New Roman" w:eastAsia="Times New Roman" w:hAnsi="Times New Roman" w:cs="Times New Roman"/>
          <w:sz w:val="24"/>
          <w:szCs w:val="24"/>
        </w:rPr>
        <w:t xml:space="preserve"> </w:t>
      </w:r>
      <w:ins w:id="68" w:author="Tedy Ozersky" w:date="2020-03-02T16:32:00Z">
        <w:r w:rsidR="00357C12">
          <w:rPr>
            <w:rFonts w:ascii="Times New Roman" w:eastAsia="Times New Roman" w:hAnsi="Times New Roman" w:cs="Times New Roman"/>
            <w:sz w:val="24"/>
            <w:szCs w:val="24"/>
          </w:rPr>
          <w:t>(t</w:t>
        </w:r>
        <w:r w:rsidR="00357C12">
          <w:rPr>
            <w:rFonts w:ascii="Times New Roman" w:eastAsia="Times New Roman" w:hAnsi="Times New Roman" w:cs="Times New Roman"/>
            <w:sz w:val="24"/>
            <w:szCs w:val="24"/>
            <w:vertAlign w:val="subscript"/>
          </w:rPr>
          <w:t>0.5</w:t>
        </w:r>
        <w:r w:rsidR="00357C12">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of 120-288 days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{"citationID":"2LDjf30I","properties":{"formattedCitation":"(Araujo et al. 2011)","plainCitation":"(Araujo et al. 2011)","noteIndex":0},"citationItems":[{"id":2588,"uris":["http://zotero.org/users/2645460/items/6UUCNHGM"],"uri":["http://zotero.org/users/2645460/items/6UUCNHGM"],"itemData":{"id":2588,"type":"article-journal","container-title":"Environmental Chemistry Letters","DOI":"10.1007/s10311-009-0239-5","ISSN":"1610-3653, 1610-3661","issue":"1","journalAbbreviation":"Environ Chem Lett","language":"en","page":"13-18","source":"DOI.org (Crossref)","title":"Persistence of gemfibrozil, naproxen and mefenamic acid in natural waters","volume":"9","author":[{"family":"Araujo","given":"Lilia"},{"family":"Villa","given":"Noreiva"},{"family":"Camargo","given":"Nuris"},{"family":"Bustos","given":"Maikellys"},{"family":"García","given":"Theobaldo"},{"family":"Prieto","given":"Avismelsi de Jesus"}],"issued":{"date-parts":[["2011",3]]}}}],"schema":"https://github.com/citation-style-language/schema/raw/master/csl-citation.json"}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(Araujo et al. 2011)</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can indicate pollution that may have occurred within a relatively long time frame, whereas relatively short-lived PPCPs, such as caffeine (t</w:t>
      </w:r>
      <w:r>
        <w:rPr>
          <w:rFonts w:ascii="Times New Roman" w:eastAsia="Times New Roman" w:hAnsi="Times New Roman" w:cs="Times New Roman"/>
          <w:sz w:val="24"/>
          <w:szCs w:val="24"/>
          <w:vertAlign w:val="subscript"/>
        </w:rPr>
        <w:t>0.5</w:t>
      </w:r>
      <w:r>
        <w:rPr>
          <w:rFonts w:ascii="Times New Roman" w:eastAsia="Times New Roman" w:hAnsi="Times New Roman" w:cs="Times New Roman"/>
          <w:sz w:val="24"/>
          <w:szCs w:val="24"/>
        </w:rPr>
        <w:t xml:space="preserve"> = 3.5-13 days;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{"citationID":"n9wkebgi","properties":{"formattedCitation":"(Benotti and Brownawell 2009)","plainCitation":"(Benotti and Brownawell 2009)","noteIndex":0},"citationItems":[{"id":2589,"uris":["http://zotero.org/users/2645460/items/K5PGTFNU"],"uri":["http://zotero.org/users/2645460/items/K5PGTFNU"],"itemData":{"id":2589,"type":"article-journal","abstract":"Microbial degradation rates were measured for 19 pharmaceuticals in estuarine and coastal surface water samples. Antipyrine, carbamazepine, cotinine, sulfamethoxazole, and trimethoprim were the most refractory (half-lives, t1/2=35 to &gt;100 days), making them excellent candidates for wastewater tracers. Nicotine, acetaminophen, and fluoxetine were labile across all treatments (t1/2=0.68–11 days). Caffeine, diltiazem, and nifedipine were also and relatively labile in all but one of the treatments (t1/2=3.5–13 days). Microbial degradation of caffeine was further confirmed by production 14CO2. The fastest decay of non-refractory compounds was always observed in more sewage-affected Jamaica Bay waters. Degradation rates for the majority of these pharmaceuticals are much slower than reported rates for small biomolecules, such as glucose and amino acids. Batch sorption experiments indicate that removal of these soluble pharmaceuticals from the water column to sediments is a relatively insignificant removal process in these receiving waters.","container-title":"Environmental Pollution","DOI":"10.1016/j.envpol.2008.10.009","ISSN":"0269-7491","issue":"3","journalAbbreviation":"Environmental Pollution","language":"en","page":"994-1002","source":"ScienceDirect","title":"Microbial degradation of pharmaceuticals in estuarine and coastal seawater","volume":"157","author":[{"family":"Benotti","given":"Mark J."},{"family":"Brownawell","given":"Bruce J."}],"issued":{"date-parts":[["2009",3,1]]}}}],"schema":"https://github.com/citation-style-language/schema/raw/master/csl-citation.json"}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(Benotti and Brownawell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can provide finer scaled temporal monitoring. </w:t>
      </w:r>
    </w:p>
    <w:p w14:paraId="1E62AB8F" w14:textId="28FBD8A7"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Microplastics (plastic debris up to 5 mm in size;</w:t>
      </w:r>
      <w:r w:rsidR="00B24F30">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ins w:id="69" w:author="Tedy Ozersky" w:date="2020-03-02T16:34:00Z">
        <w:r w:rsidR="00357C12">
          <w:rPr>
            <w:rFonts w:ascii="Times New Roman" w:eastAsia="Times New Roman" w:hAnsi="Times New Roman" w:cs="Times New Roman"/>
            <w:sz w:val="24"/>
            <w:szCs w:val="24"/>
          </w:rPr>
          <w:t xml:space="preserve"> impact/ population density?</w:t>
        </w:r>
      </w:ins>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providing a signal over a longer time frame than many PPCPs and nutrients in sewage. Their usefulness as indicators, however, has several distinct limitations. First, similar to nutrients, microplastics can originate from various sources of human </w:t>
      </w:r>
      <w:del w:id="70" w:author="Tedy Ozersky" w:date="2020-03-02T16:34:00Z">
        <w:r w:rsidDel="00357C12">
          <w:rPr>
            <w:rFonts w:ascii="Times New Roman" w:eastAsia="Times New Roman" w:hAnsi="Times New Roman" w:cs="Times New Roman"/>
            <w:sz w:val="24"/>
            <w:szCs w:val="24"/>
          </w:rPr>
          <w:delText>pollution</w:delText>
        </w:r>
      </w:del>
      <w:ins w:id="71" w:author="Tedy Ozersky" w:date="2020-03-02T16:34:00Z">
        <w:r w:rsidR="00357C12">
          <w:rPr>
            <w:rFonts w:ascii="Times New Roman" w:eastAsia="Times New Roman" w:hAnsi="Times New Roman" w:cs="Times New Roman"/>
            <w:sz w:val="24"/>
            <w:szCs w:val="24"/>
          </w:rPr>
          <w:t>activity</w:t>
        </w:r>
      </w:ins>
      <w:del w:id="72" w:author="Tedy Ozersky" w:date="2020-03-02T16:35:00Z">
        <w:r w:rsidDel="00357C12">
          <w:rPr>
            <w:rFonts w:ascii="Times New Roman" w:eastAsia="Times New Roman" w:hAnsi="Times New Roman" w:cs="Times New Roman"/>
            <w:sz w:val="24"/>
            <w:szCs w:val="24"/>
          </w:rPr>
          <w:delText>, such that the signal provided by microplastics can sometimes be confounded with other human activities, such as agriculture</w:delText>
        </w:r>
      </w:del>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{"citationID":"01UORnIl","properties":{"formattedCitation":"(Koelmans et al. 2019)","plainCitation":"(Koelmans et al. 2019)","noteIndex":0},"citationItems":[{"id":2626,"uris":["http://zotero.org/users/2645460/items/S2G7NHIS"],"uri":["http://zotero.org/users/2645460/items/S2G7NHIS"],"itemData":{"id":2626,"type":"article-journal","abstract":"Microplastics have recently been detected in drinking water as well as in drinking water sources. This presence has triggered discussions on possible implications for human health. However, there have been questions regarding the quality of these occurrence studies since there are no standard sampling, extraction and identification methods for microplastics. Accordingly, we assessed the quality of fifty studies researching microplastics in drinking water and in its major freshwater sources. This includes an assessment of microplastic occurrence data from river and lake water, groundwater, tap water and bottled drinking water. Studies of occurrence in wastewater were also reviewed. We review and propose best practices to sample, extract and detect microplastics and provide a quantitative quality assessment of studies reporting microplastic concentrations. Further, we summarize the findings related to microplastic concentrations, polymer types and particle shapes. Microplastics are frequently present in freshwaters and drinking water, and number concentrations spanned ten orders of magnitude (1 × 10−2 to 108 #/m3) across individual samples and water types. However, only four out of 50 studies received positive scores for all proposed quality criteria, implying there is a significant need to improve quality assurance of microplastic sampling and analysis in water samples. The order in globally detected polymers in these studies is PE ≈ PP &gt; PS &gt; PVC &gt; PET, which probably reflects the global plastic demand and a higher tendency for PVC and PET to settle as a result of their higher densities. Fragments, fibres, film, foam and pellets were the most frequently reported shapes. We conclude that more high quality data is needed on the occurrence of microplastics in drinking water, to better understand potential exposure and to inform human health risk assessments.","container-title":"Water Research","DOI":"10.1016/j.watres.2019.02.054","ISSN":"0043-1354","journalAbbreviation":"Water Research","language":"en","page":"410-422","source":"ScienceDirect","title":"Microplastics in freshwaters and drinking water: Critical review and assessment of data quality","title-short":"Microplastics in freshwaters and drinking water","volume":"155","author":[{"family":"Koelmans","given":"Albert A."},{"family":"Mohamed Nor","given":"Nur Hazimah"},{"family":"Hermsen","given":"Enya"},{"family":"Kooi","given":"Merel"},{"family":"Mintenig","given":"Svenja M."},{"family":"De France","given":"Jennifer"}],"issued":{"date-parts":[["2019",5,15]]}}}],"schema":"https://github.com/citation-style-language/schema/raw/master/csl-citation.json"}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(Koelmans et al. 2019)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Second, while microplastics have been useful in identifying presence of human pollution in lake environments, their densities may be more correlated with </w:t>
      </w:r>
      <w:del w:id="73" w:author="Tedy Ozersky" w:date="2020-03-02T16:35:00Z">
        <w:r w:rsidDel="00357C12">
          <w:rPr>
            <w:rFonts w:ascii="Times New Roman" w:eastAsia="Times New Roman" w:hAnsi="Times New Roman" w:cs="Times New Roman"/>
            <w:sz w:val="24"/>
            <w:szCs w:val="24"/>
          </w:rPr>
          <w:delText>intra-</w:delText>
        </w:r>
      </w:del>
      <w:r>
        <w:rPr>
          <w:rFonts w:ascii="Times New Roman" w:eastAsia="Times New Roman" w:hAnsi="Times New Roman" w:cs="Times New Roman"/>
          <w:sz w:val="24"/>
          <w:szCs w:val="24"/>
        </w:rPr>
        <w:t xml:space="preserve">lake currents and wave action more than lakeside human activity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{"citationID":"NjYwIfaH","properties":{"formattedCitation":"(Free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(Free et al. 2014)</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74"/>
      <w:commentRangeEnd w:id="74"/>
      <w:r w:rsidR="004F577D">
        <w:rPr>
          <w:rStyle w:val="CommentReference"/>
        </w:rPr>
        <w:commentReference w:id="74"/>
      </w:r>
    </w:p>
    <w:p w14:paraId="4A5C5508" w14:textId="16DBAAAB" w:rsidR="00715D55" w:rsidRDefault="00D8535D" w:rsidP="006B3AB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identifying presence of sewage pollution, PPCP and microplastic concentrations can also </w:t>
      </w:r>
      <w:del w:id="75" w:author="Tedy Ozersky" w:date="2020-03-02T17:20:00Z">
        <w:r w:rsidDel="00443249">
          <w:rPr>
            <w:rFonts w:ascii="Times New Roman" w:eastAsia="Times New Roman" w:hAnsi="Times New Roman" w:cs="Times New Roman"/>
            <w:sz w:val="24"/>
            <w:szCs w:val="24"/>
          </w:rPr>
          <w:delText xml:space="preserve">be useful to </w:delText>
        </w:r>
      </w:del>
      <w:r w:rsidR="006B3ABE">
        <w:rPr>
          <w:rFonts w:ascii="Times New Roman" w:eastAsia="Times New Roman" w:hAnsi="Times New Roman" w:cs="Times New Roman"/>
          <w:sz w:val="24"/>
          <w:szCs w:val="24"/>
        </w:rPr>
        <w:t xml:space="preserve">delineate gradients of human disturbance along which </w:t>
      </w:r>
      <w:r>
        <w:rPr>
          <w:rFonts w:ascii="Times New Roman" w:eastAsia="Times New Roman" w:hAnsi="Times New Roman" w:cs="Times New Roman"/>
          <w:sz w:val="24"/>
          <w:szCs w:val="24"/>
        </w:rPr>
        <w:t>biotic communit</w:t>
      </w:r>
      <w:r w:rsidR="006B3ABE">
        <w:rPr>
          <w:rFonts w:ascii="Times New Roman" w:eastAsia="Times New Roman" w:hAnsi="Times New Roman" w:cs="Times New Roman"/>
          <w:sz w:val="24"/>
          <w:szCs w:val="24"/>
        </w:rPr>
        <w:t>y response may be examined.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 noted PPCPs concentrations decreased downstream of the input source</w:t>
      </w:r>
      <w:r w:rsidR="006B3ABE">
        <w:rPr>
          <w:rFonts w:ascii="Times New Roman" w:eastAsia="Times New Roman" w:hAnsi="Times New Roman" w:cs="Times New Roman"/>
          <w:sz w:val="24"/>
          <w:szCs w:val="24"/>
        </w:rPr>
        <w:t xml:space="preserve"> in </w:t>
      </w:r>
      <w:r w:rsidR="006D5521">
        <w:rPr>
          <w:rFonts w:ascii="Times New Roman" w:eastAsia="Times New Roman" w:hAnsi="Times New Roman" w:cs="Times New Roman"/>
          <w:sz w:val="24"/>
          <w:szCs w:val="24"/>
        </w:rPr>
        <w:t xml:space="preserve">a </w:t>
      </w:r>
      <w:r w:rsidR="006B3ABE">
        <w:rPr>
          <w:rFonts w:ascii="Times New Roman" w:eastAsia="Times New Roman" w:hAnsi="Times New Roman" w:cs="Times New Roman"/>
          <w:sz w:val="24"/>
          <w:szCs w:val="24"/>
        </w:rPr>
        <w:t>river</w:t>
      </w:r>
      <w:r w:rsidR="006D55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et al. (2016) similarly demonstrated how leachate from septic systems can </w:t>
      </w:r>
      <w:r w:rsidR="006B3ABE">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 xml:space="preserve">PPCP hotspots in soils, </w:t>
      </w:r>
      <w:commentRangeStart w:id="76"/>
      <w:r>
        <w:rPr>
          <w:rFonts w:ascii="Times New Roman" w:eastAsia="Times New Roman" w:hAnsi="Times New Roman" w:cs="Times New Roman"/>
          <w:sz w:val="24"/>
          <w:szCs w:val="24"/>
        </w:rPr>
        <w:t xml:space="preserve">with certain PPCPs </w:t>
      </w:r>
      <w:proofErr w:type="spellStart"/>
      <w:r>
        <w:rPr>
          <w:rFonts w:ascii="Times New Roman" w:eastAsia="Times New Roman" w:hAnsi="Times New Roman" w:cs="Times New Roman"/>
          <w:sz w:val="24"/>
          <w:szCs w:val="24"/>
        </w:rPr>
        <w:t>advecting</w:t>
      </w:r>
      <w:proofErr w:type="spellEnd"/>
      <w:r>
        <w:rPr>
          <w:rFonts w:ascii="Times New Roman" w:eastAsia="Times New Roman" w:hAnsi="Times New Roman" w:cs="Times New Roman"/>
          <w:sz w:val="24"/>
          <w:szCs w:val="24"/>
        </w:rPr>
        <w:t xml:space="preserve"> in groundwater transport and others </w:t>
      </w:r>
      <w:proofErr w:type="spellStart"/>
      <w:r>
        <w:rPr>
          <w:rFonts w:ascii="Times New Roman" w:eastAsia="Times New Roman" w:hAnsi="Times New Roman" w:cs="Times New Roman"/>
          <w:sz w:val="24"/>
          <w:szCs w:val="24"/>
        </w:rPr>
        <w:t>sorbing</w:t>
      </w:r>
      <w:proofErr w:type="spellEnd"/>
      <w:r>
        <w:rPr>
          <w:rFonts w:ascii="Times New Roman" w:eastAsia="Times New Roman" w:hAnsi="Times New Roman" w:cs="Times New Roman"/>
          <w:sz w:val="24"/>
          <w:szCs w:val="24"/>
        </w:rPr>
        <w:t xml:space="preserve"> to colloidal particles</w:t>
      </w:r>
      <w:commentRangeEnd w:id="76"/>
      <w:r w:rsidR="00443249">
        <w:rPr>
          <w:rStyle w:val="CommentReference"/>
        </w:rPr>
        <w:commentReference w:id="76"/>
      </w:r>
      <w:r>
        <w:rPr>
          <w:rFonts w:ascii="Times New Roman" w:eastAsia="Times New Roman" w:hAnsi="Times New Roman" w:cs="Times New Roman"/>
          <w:sz w:val="24"/>
          <w:szCs w:val="24"/>
        </w:rPr>
        <w:t xml:space="preserve">. By defining sewage gradients using PPCPs, their concentrations can be correlated with changes in primary producer and consumer guilds, </w:t>
      </w:r>
      <w:commentRangeStart w:id="77"/>
      <w:r>
        <w:rPr>
          <w:rFonts w:ascii="Times New Roman" w:eastAsia="Times New Roman" w:hAnsi="Times New Roman" w:cs="Times New Roman"/>
          <w:sz w:val="24"/>
          <w:szCs w:val="24"/>
        </w:rPr>
        <w:t xml:space="preserve">such as increased filamentous algal taxa relative to diatoms. Increased filamentous algae relative to other taxa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Pr>
          <w:rFonts w:ascii="Times New Roman" w:eastAsia="Times New Roman" w:hAnsi="Times New Roman" w:cs="Times New Roman"/>
          <w:sz w:val="24"/>
          <w:szCs w:val="24"/>
        </w:rPr>
        <w:t xml:space="preserve"> in nutritional quality, as filamentous algae tend to contain a different mixture of essential fatty acids 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this potential for nutritional </w:t>
      </w:r>
      <w:r w:rsidR="006B3ABE">
        <w:rPr>
          <w:rFonts w:ascii="Times New Roman" w:eastAsia="Times New Roman" w:hAnsi="Times New Roman" w:cs="Times New Roman"/>
          <w:sz w:val="24"/>
          <w:szCs w:val="24"/>
        </w:rPr>
        <w:t>change</w:t>
      </w:r>
      <w:r>
        <w:rPr>
          <w:rFonts w:ascii="Times New Roman" w:eastAsia="Times New Roman" w:hAnsi="Times New Roman" w:cs="Times New Roman"/>
          <w:sz w:val="24"/>
          <w:szCs w:val="24"/>
        </w:rPr>
        <w:t>, sewage pollution into the nearshore area of lakes may not only alter community composition but also restructure interactions between community members.</w:t>
      </w:r>
      <w:commentRangeEnd w:id="77"/>
      <w:r w:rsidR="00443249">
        <w:rPr>
          <w:rStyle w:val="CommentReference"/>
        </w:rPr>
        <w:commentReference w:id="77"/>
      </w:r>
    </w:p>
    <w:p w14:paraId="5336E3B4" w14:textId="40CBF2AE"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 ecological community responses to sewage pollution</w:t>
      </w:r>
      <w:del w:id="78" w:author="Tedy Ozersky" w:date="2020-03-02T17:24:00Z">
        <w:r w:rsidDel="00443249">
          <w:rPr>
            <w:rFonts w:ascii="Times New Roman" w:eastAsia="Times New Roman" w:hAnsi="Times New Roman" w:cs="Times New Roman"/>
            <w:sz w:val="24"/>
            <w:szCs w:val="24"/>
          </w:rPr>
          <w:delText xml:space="preserve"> using </w:delText>
        </w:r>
        <w:commentRangeStart w:id="79"/>
        <w:r w:rsidDel="00443249">
          <w:rPr>
            <w:rFonts w:ascii="Times New Roman" w:eastAsia="Times New Roman" w:hAnsi="Times New Roman" w:cs="Times New Roman"/>
            <w:sz w:val="24"/>
            <w:szCs w:val="24"/>
          </w:rPr>
          <w:delText>micropollutants</w:delText>
        </w:r>
        <w:commentRangeEnd w:id="79"/>
        <w:r w:rsidR="00443249" w:rsidDel="00443249">
          <w:rPr>
            <w:rStyle w:val="CommentReference"/>
          </w:rPr>
          <w:commentReference w:id="79"/>
        </w:r>
        <w:r w:rsidDel="00443249">
          <w:rPr>
            <w:rFonts w:ascii="Times New Roman" w:eastAsia="Times New Roman" w:hAnsi="Times New Roman" w:cs="Times New Roman"/>
            <w:sz w:val="24"/>
            <w:szCs w:val="24"/>
          </w:rPr>
          <w:delText xml:space="preserve"> as sewage indicators</w:delText>
        </w:r>
      </w:del>
      <w:r>
        <w:rPr>
          <w:rFonts w:ascii="Times New Roman" w:eastAsia="Times New Roman" w:hAnsi="Times New Roman" w:cs="Times New Roman"/>
          <w:sz w:val="24"/>
          <w:szCs w:val="24"/>
        </w:rPr>
        <w:t xml:space="preserve">, we surveyed a 40-km shoreline in Lake Baikal with discrete population centers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w:t>
      </w:r>
      <w:commentRangeStart w:id="80"/>
      <w:r>
        <w:rPr>
          <w:rFonts w:ascii="Times New Roman" w:eastAsia="Times New Roman" w:hAnsi="Times New Roman" w:cs="Times New Roman"/>
          <w:sz w:val="24"/>
          <w:szCs w:val="24"/>
        </w:rPr>
        <w:t xml:space="preserve">majority of Baikal’s biota </w:t>
      </w:r>
      <w:commentRangeEnd w:id="80"/>
      <w:r w:rsidR="00443249">
        <w:rPr>
          <w:rStyle w:val="CommentReference"/>
        </w:rPr>
        <w:commentReference w:id="80"/>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81"/>
      <w:r>
        <w:rPr>
          <w:rFonts w:ascii="Times New Roman" w:eastAsia="Times New Roman" w:hAnsi="Times New Roman" w:cs="Times New Roman"/>
          <w:sz w:val="24"/>
          <w:szCs w:val="24"/>
        </w:rPr>
        <w:t xml:space="preserve">Despite much of Lake Baikal’s </w:t>
      </w:r>
      <w:r>
        <w:rPr>
          <w:rFonts w:ascii="Times New Roman" w:eastAsia="Times New Roman" w:hAnsi="Times New Roman" w:cs="Times New Roman"/>
          <w:sz w:val="24"/>
          <w:szCs w:val="24"/>
        </w:rPr>
        <w:lastRenderedPageBreak/>
        <w:t xml:space="preserve">shoreline lacking human development and Baikal’s watershed being largely roadless and unpopulated (Moore et al. 2009), </w:t>
      </w:r>
      <w:del w:id="82" w:author="Tedy Ozersky" w:date="2020-03-02T17:25:00Z">
        <w:r w:rsidDel="00443249">
          <w:rPr>
            <w:rFonts w:ascii="Times New Roman" w:eastAsia="Times New Roman" w:hAnsi="Times New Roman" w:cs="Times New Roman"/>
            <w:sz w:val="24"/>
            <w:szCs w:val="24"/>
          </w:rPr>
          <w:delText xml:space="preserve">pockets </w:delText>
        </w:r>
      </w:del>
      <w:ins w:id="83" w:author="Tedy Ozersky" w:date="2020-03-02T17:25:00Z">
        <w:r w:rsidR="00443249">
          <w:rPr>
            <w:rFonts w:ascii="Times New Roman" w:eastAsia="Times New Roman" w:hAnsi="Times New Roman" w:cs="Times New Roman"/>
            <w:sz w:val="24"/>
            <w:szCs w:val="24"/>
          </w:rPr>
          <w:t xml:space="preserve">areas </w:t>
        </w:r>
      </w:ins>
      <w:r>
        <w:rPr>
          <w:rFonts w:ascii="Times New Roman" w:eastAsia="Times New Roman" w:hAnsi="Times New Roman" w:cs="Times New Roman"/>
          <w:sz w:val="24"/>
          <w:szCs w:val="24"/>
        </w:rPr>
        <w:t xml:space="preserve">of lakeside development have have been recently associated with filamentous algal blooms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{"citationID":"llg8WMyp","properties":{"formattedCitation":"(Timoshkin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Lake Baikal’s pelagic zone is generally ultra-oligotrophic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(Ministry of Natural Resources and Ecology of the Russian Federation 2014)</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nearshore areas abutting lakeside settlements have </w:t>
      </w:r>
      <w:del w:id="84" w:author="Tedy Ozersky" w:date="2020-03-02T17:26:00Z">
        <w:r w:rsidDel="00443249">
          <w:rPr>
            <w:rFonts w:ascii="Times New Roman" w:eastAsia="Times New Roman" w:hAnsi="Times New Roman" w:cs="Times New Roman"/>
            <w:sz w:val="24"/>
            <w:szCs w:val="24"/>
          </w:rPr>
          <w:delText xml:space="preserve">demonstrated </w:delText>
        </w:r>
      </w:del>
      <w:ins w:id="85" w:author="Tedy Ozersky" w:date="2020-03-02T17:26:00Z">
        <w:r w:rsidR="00443249">
          <w:rPr>
            <w:rFonts w:ascii="Times New Roman" w:eastAsia="Times New Roman" w:hAnsi="Times New Roman" w:cs="Times New Roman"/>
            <w:sz w:val="24"/>
            <w:szCs w:val="24"/>
          </w:rPr>
          <w:t xml:space="preserve">shown </w:t>
        </w:r>
      </w:ins>
      <w:r>
        <w:rPr>
          <w:rFonts w:ascii="Times New Roman" w:eastAsia="Times New Roman" w:hAnsi="Times New Roman" w:cs="Times New Roman"/>
          <w:sz w:val="24"/>
          <w:szCs w:val="24"/>
        </w:rPr>
        <w:t xml:space="preserve">signs of eutrophication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commentRangeEnd w:id="81"/>
      <w:r w:rsidR="00443249">
        <w:rPr>
          <w:rStyle w:val="CommentReference"/>
        </w:rPr>
        <w:commentReference w:id="81"/>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a compelling case that inadequacies in wastewater management for lakeside settlements has been the main driver of nearshore ecological alterations, motivating further research that might identify the extent to which sewage is altering nearshore communities.</w:t>
      </w:r>
    </w:p>
    <w:p w14:paraId="7BCA5B63" w14:textId="4822DD3A"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evolved under ultra-oligotrophic conditions over 25 million years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{"citationID":"RUJkrcuy","properties":{"formattedCitation":"(Kozhov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(Kozhov 1963)</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Baikal’s biota present excellent opportunity to study how nearshore communities respond to highly localized human disturbance. Even though Lake Baikal’s remoteness and high volume should mitigate risks of sewage pollution</w:t>
      </w:r>
      <w:ins w:id="86" w:author="Tedy Ozersky" w:date="2020-03-02T17:27:00Z">
        <w:r w:rsidR="00443249">
          <w:rPr>
            <w:rFonts w:ascii="Times New Roman" w:eastAsia="Times New Roman" w:hAnsi="Times New Roman" w:cs="Times New Roman"/>
            <w:sz w:val="24"/>
            <w:szCs w:val="24"/>
          </w:rPr>
          <w:t xml:space="preserve"> to the pelagic ecosystem</w:t>
        </w:r>
      </w:ins>
      <w:r>
        <w:rPr>
          <w:rFonts w:ascii="Times New Roman" w:eastAsia="Times New Roman" w:hAnsi="Times New Roman" w:cs="Times New Roman"/>
          <w:sz w:val="24"/>
          <w:szCs w:val="24"/>
        </w:rPr>
        <w:t xml:space="preserve">, nearshore biotic communities </w:t>
      </w:r>
      <w:del w:id="87" w:author="Tedy Ozersky" w:date="2020-03-02T17:28:00Z">
        <w:r w:rsidDel="00443249">
          <w:rPr>
            <w:rFonts w:ascii="Times New Roman" w:eastAsia="Times New Roman" w:hAnsi="Times New Roman" w:cs="Times New Roman"/>
            <w:sz w:val="24"/>
            <w:szCs w:val="24"/>
          </w:rPr>
          <w:delText xml:space="preserve">proximal to </w:delText>
        </w:r>
      </w:del>
      <w:del w:id="88" w:author="Tedy Ozersky" w:date="2020-03-02T17:27:00Z">
        <w:r w:rsidDel="00443249">
          <w:rPr>
            <w:rFonts w:ascii="Times New Roman" w:eastAsia="Times New Roman" w:hAnsi="Times New Roman" w:cs="Times New Roman"/>
            <w:sz w:val="24"/>
            <w:szCs w:val="24"/>
          </w:rPr>
          <w:delText xml:space="preserve">adjacent </w:delText>
        </w:r>
      </w:del>
      <w:del w:id="89" w:author="Tedy Ozersky" w:date="2020-03-02T17:28:00Z">
        <w:r w:rsidDel="00443249">
          <w:rPr>
            <w:rFonts w:ascii="Times New Roman" w:eastAsia="Times New Roman" w:hAnsi="Times New Roman" w:cs="Times New Roman"/>
            <w:sz w:val="24"/>
            <w:szCs w:val="24"/>
          </w:rPr>
          <w:delText xml:space="preserve">lakeside development </w:delText>
        </w:r>
      </w:del>
      <w:r>
        <w:rPr>
          <w:rFonts w:ascii="Times New Roman" w:eastAsia="Times New Roman" w:hAnsi="Times New Roman" w:cs="Times New Roman"/>
          <w:sz w:val="24"/>
          <w:szCs w:val="24"/>
        </w:rPr>
        <w:t xml:space="preserve">may respond most </w:t>
      </w:r>
      <w:del w:id="90" w:author="Tedy Ozersky" w:date="2020-03-02T17:28:00Z">
        <w:r w:rsidDel="00443249">
          <w:rPr>
            <w:rFonts w:ascii="Times New Roman" w:eastAsia="Times New Roman" w:hAnsi="Times New Roman" w:cs="Times New Roman"/>
            <w:sz w:val="24"/>
            <w:szCs w:val="24"/>
          </w:rPr>
          <w:delText>markedly as</w:delText>
        </w:r>
      </w:del>
      <w:ins w:id="91" w:author="Tedy Ozersky" w:date="2020-03-02T17:28:00Z">
        <w:r w:rsidR="00443249">
          <w:rPr>
            <w:rFonts w:ascii="Times New Roman" w:eastAsia="Times New Roman" w:hAnsi="Times New Roman" w:cs="Times New Roman"/>
            <w:sz w:val="24"/>
            <w:szCs w:val="24"/>
          </w:rPr>
          <w:t>strongly to</w:t>
        </w:r>
      </w:ins>
      <w:r>
        <w:rPr>
          <w:rFonts w:ascii="Times New Roman" w:eastAsia="Times New Roman" w:hAnsi="Times New Roman" w:cs="Times New Roman"/>
          <w:sz w:val="24"/>
          <w:szCs w:val="24"/>
        </w:rPr>
        <w:t xml:space="preserve"> pollutants </w:t>
      </w:r>
      <w:del w:id="92" w:author="Tedy Ozersky" w:date="2020-03-02T17:28:00Z">
        <w:r w:rsidDel="00443249">
          <w:rPr>
            <w:rFonts w:ascii="Times New Roman" w:eastAsia="Times New Roman" w:hAnsi="Times New Roman" w:cs="Times New Roman"/>
            <w:sz w:val="24"/>
            <w:szCs w:val="24"/>
          </w:rPr>
          <w:delText>diffuse into</w:delText>
        </w:r>
      </w:del>
      <w:ins w:id="93" w:author="Tedy Ozersky" w:date="2020-03-02T17:28:00Z">
        <w:r w:rsidR="00443249">
          <w:rPr>
            <w:rFonts w:ascii="Times New Roman" w:eastAsia="Times New Roman" w:hAnsi="Times New Roman" w:cs="Times New Roman"/>
            <w:sz w:val="24"/>
            <w:szCs w:val="24"/>
          </w:rPr>
          <w:t>entering</w:t>
        </w:r>
      </w:ins>
      <w:r>
        <w:rPr>
          <w:rFonts w:ascii="Times New Roman" w:eastAsia="Times New Roman" w:hAnsi="Times New Roman" w:cs="Times New Roman"/>
          <w:sz w:val="24"/>
          <w:szCs w:val="24"/>
        </w:rPr>
        <w:t xml:space="preserve"> the lake</w:t>
      </w:r>
      <w:ins w:id="94" w:author="Tedy Ozersky" w:date="2020-03-02T17:28:00Z">
        <w:r w:rsidR="00443249">
          <w:rPr>
            <w:rFonts w:ascii="Times New Roman" w:eastAsia="Times New Roman" w:hAnsi="Times New Roman" w:cs="Times New Roman"/>
            <w:sz w:val="24"/>
            <w:szCs w:val="24"/>
          </w:rPr>
          <w:t xml:space="preserve"> from lak</w:t>
        </w:r>
      </w:ins>
      <w:ins w:id="95" w:author="Tedy Ozersky" w:date="2020-03-02T17:29:00Z">
        <w:r w:rsidR="00443249">
          <w:rPr>
            <w:rFonts w:ascii="Times New Roman" w:eastAsia="Times New Roman" w:hAnsi="Times New Roman" w:cs="Times New Roman"/>
            <w:sz w:val="24"/>
            <w:szCs w:val="24"/>
          </w:rPr>
          <w:t>e</w:t>
        </w:r>
      </w:ins>
      <w:ins w:id="96" w:author="Tedy Ozersky" w:date="2020-03-02T17:28:00Z">
        <w:r w:rsidR="00443249">
          <w:rPr>
            <w:rFonts w:ascii="Times New Roman" w:eastAsia="Times New Roman" w:hAnsi="Times New Roman" w:cs="Times New Roman"/>
            <w:sz w:val="24"/>
            <w:szCs w:val="24"/>
          </w:rPr>
          <w:t xml:space="preserve">side </w:t>
        </w:r>
      </w:ins>
      <w:ins w:id="97" w:author="Tedy Ozersky" w:date="2020-03-02T17:29:00Z">
        <w:r w:rsidR="00443249">
          <w:rPr>
            <w:rFonts w:ascii="Times New Roman" w:eastAsia="Times New Roman" w:hAnsi="Times New Roman" w:cs="Times New Roman"/>
            <w:sz w:val="24"/>
            <w:szCs w:val="24"/>
          </w:rPr>
          <w:t>development</w:t>
        </w:r>
      </w:ins>
      <w:commentRangeStart w:id="98"/>
      <w:r>
        <w:rPr>
          <w:rFonts w:ascii="Times New Roman" w:eastAsia="Times New Roman" w:hAnsi="Times New Roman" w:cs="Times New Roman"/>
          <w:sz w:val="24"/>
          <w:szCs w:val="24"/>
        </w:rPr>
        <w:t>. Given the potential to observe community-level responses to sewage pollution within Lake Baikal in the nearshore area</w:t>
      </w:r>
      <w:commentRangeEnd w:id="98"/>
      <w:r w:rsidR="00443249">
        <w:rPr>
          <w:rStyle w:val="CommentReference"/>
        </w:rPr>
        <w:commentReference w:id="98"/>
      </w:r>
      <w:r>
        <w:rPr>
          <w:rFonts w:ascii="Times New Roman" w:eastAsia="Times New Roman" w:hAnsi="Times New Roman" w:cs="Times New Roman"/>
          <w:sz w:val="24"/>
          <w:szCs w:val="24"/>
        </w:rPr>
        <w:t xml:space="preserve">, we hypothesized that (1) sewage indicators, such as PPCP concentrations and microplastic densities, would increase with increasing population density and proximity of lakeside development; (2) an increasing sewage signal would </w:t>
      </w:r>
      <w:del w:id="99" w:author="Tedy Ozersky" w:date="2020-03-02T17:30:00Z">
        <w:r w:rsidDel="00443249">
          <w:rPr>
            <w:rFonts w:ascii="Times New Roman" w:eastAsia="Times New Roman" w:hAnsi="Times New Roman" w:cs="Times New Roman"/>
            <w:sz w:val="24"/>
            <w:szCs w:val="24"/>
          </w:rPr>
          <w:delText>be directly proportional to</w:delText>
        </w:r>
      </w:del>
      <w:ins w:id="100" w:author="Tedy Ozersky" w:date="2020-03-02T17:30:00Z">
        <w:r w:rsidR="00443249">
          <w:rPr>
            <w:rFonts w:ascii="Times New Roman" w:eastAsia="Times New Roman" w:hAnsi="Times New Roman" w:cs="Times New Roman"/>
            <w:sz w:val="24"/>
            <w:szCs w:val="24"/>
          </w:rPr>
          <w:t>correlate with increased dominance of</w:t>
        </w:r>
      </w:ins>
      <w:r>
        <w:rPr>
          <w:rFonts w:ascii="Times New Roman" w:eastAsia="Times New Roman" w:hAnsi="Times New Roman" w:cs="Times New Roman"/>
          <w:sz w:val="24"/>
          <w:szCs w:val="24"/>
        </w:rPr>
        <w:t xml:space="preserve"> filamentous </w:t>
      </w:r>
      <w:ins w:id="101" w:author="Tedy Ozersky" w:date="2020-03-02T17:30:00Z">
        <w:r w:rsidR="00443249">
          <w:rPr>
            <w:rFonts w:ascii="Times New Roman" w:eastAsia="Times New Roman" w:hAnsi="Times New Roman" w:cs="Times New Roman"/>
            <w:sz w:val="24"/>
            <w:szCs w:val="24"/>
          </w:rPr>
          <w:t xml:space="preserve">benthic </w:t>
        </w:r>
      </w:ins>
      <w:del w:id="102" w:author="Tedy Ozersky" w:date="2020-03-02T17:30:00Z">
        <w:r w:rsidDel="00443249">
          <w:rPr>
            <w:rFonts w:ascii="Times New Roman" w:eastAsia="Times New Roman" w:hAnsi="Times New Roman" w:cs="Times New Roman"/>
            <w:sz w:val="24"/>
            <w:szCs w:val="24"/>
          </w:rPr>
          <w:delText xml:space="preserve">algal </w:delText>
        </w:r>
      </w:del>
      <w:ins w:id="103" w:author="Tedy Ozersky" w:date="2020-03-02T17:30:00Z">
        <w:r w:rsidR="00443249">
          <w:rPr>
            <w:rFonts w:ascii="Times New Roman" w:eastAsia="Times New Roman" w:hAnsi="Times New Roman" w:cs="Times New Roman"/>
            <w:sz w:val="24"/>
            <w:szCs w:val="24"/>
          </w:rPr>
          <w:t>algae</w:t>
        </w:r>
      </w:ins>
      <w:del w:id="104" w:author="Tedy Ozersky" w:date="2020-03-02T17:30:00Z">
        <w:r w:rsidDel="00443249">
          <w:rPr>
            <w:rFonts w:ascii="Times New Roman" w:eastAsia="Times New Roman" w:hAnsi="Times New Roman" w:cs="Times New Roman"/>
            <w:sz w:val="24"/>
            <w:szCs w:val="24"/>
          </w:rPr>
          <w:delText>community composition</w:delText>
        </w:r>
      </w:del>
      <w:r>
        <w:rPr>
          <w:rFonts w:ascii="Times New Roman" w:eastAsia="Times New Roman" w:hAnsi="Times New Roman" w:cs="Times New Roman"/>
          <w:sz w:val="24"/>
          <w:szCs w:val="24"/>
        </w:rPr>
        <w:t xml:space="preserve">; and (3) </w:t>
      </w:r>
      <w:del w:id="105" w:author="Tedy Ozersky" w:date="2020-03-02T17:30:00Z">
        <w:r w:rsidDel="00FA07C4">
          <w:rPr>
            <w:rFonts w:ascii="Times New Roman" w:eastAsia="Times New Roman" w:hAnsi="Times New Roman" w:cs="Times New Roman"/>
            <w:sz w:val="24"/>
            <w:szCs w:val="24"/>
          </w:rPr>
          <w:delText xml:space="preserve">with an </w:delText>
        </w:r>
      </w:del>
      <w:r>
        <w:rPr>
          <w:rFonts w:ascii="Times New Roman" w:eastAsia="Times New Roman" w:hAnsi="Times New Roman" w:cs="Times New Roman"/>
          <w:sz w:val="24"/>
          <w:szCs w:val="24"/>
        </w:rPr>
        <w:t>increasing filamentous algae abundance</w:t>
      </w:r>
      <w:del w:id="106" w:author="Tedy Ozersky" w:date="2020-03-02T17:31:00Z">
        <w:r w:rsidDel="00FA07C4">
          <w:rPr>
            <w:rFonts w:ascii="Times New Roman" w:eastAsia="Times New Roman" w:hAnsi="Times New Roman" w:cs="Times New Roman"/>
            <w:sz w:val="24"/>
            <w:szCs w:val="24"/>
          </w:rPr>
          <w:delText>, the littoral food web would restructure to include more macroinvertebrates capable of consuming filamentous algae as well as detritus in place of diatom-consuming macroinvertebrates</w:delText>
        </w:r>
      </w:del>
      <w:ins w:id="107" w:author="Tedy Ozersky" w:date="2020-03-02T17:31:00Z">
        <w:r w:rsidR="00FA07C4">
          <w:rPr>
            <w:rFonts w:ascii="Times New Roman" w:eastAsia="Times New Roman" w:hAnsi="Times New Roman" w:cs="Times New Roman"/>
            <w:sz w:val="24"/>
            <w:szCs w:val="24"/>
          </w:rPr>
          <w:t xml:space="preserve"> will result in changes to the littoral food web, with changes in the relative pro</w:t>
        </w:r>
      </w:ins>
      <w:ins w:id="108" w:author="Tedy Ozersky" w:date="2020-03-02T17:32:00Z">
        <w:r w:rsidR="00FA07C4">
          <w:rPr>
            <w:rFonts w:ascii="Times New Roman" w:eastAsia="Times New Roman" w:hAnsi="Times New Roman" w:cs="Times New Roman"/>
            <w:sz w:val="24"/>
            <w:szCs w:val="24"/>
          </w:rPr>
          <w:t>po</w:t>
        </w:r>
      </w:ins>
      <w:ins w:id="109" w:author="Tedy Ozersky" w:date="2020-03-02T17:31:00Z">
        <w:r w:rsidR="00FA07C4">
          <w:rPr>
            <w:rFonts w:ascii="Times New Roman" w:eastAsia="Times New Roman" w:hAnsi="Times New Roman" w:cs="Times New Roman"/>
            <w:sz w:val="24"/>
            <w:szCs w:val="24"/>
          </w:rPr>
          <w:t xml:space="preserve">rtions of </w:t>
        </w:r>
      </w:ins>
      <w:ins w:id="110" w:author="Tedy Ozersky" w:date="2020-03-02T17:32:00Z">
        <w:r w:rsidR="00FA07C4">
          <w:rPr>
            <w:rFonts w:ascii="Times New Roman" w:eastAsia="Times New Roman" w:hAnsi="Times New Roman" w:cs="Times New Roman"/>
            <w:sz w:val="24"/>
            <w:szCs w:val="24"/>
          </w:rPr>
          <w:t>different</w:t>
        </w:r>
      </w:ins>
      <w:ins w:id="111" w:author="Tedy Ozersky" w:date="2020-03-02T17:31:00Z">
        <w:r w:rsidR="00FA07C4">
          <w:rPr>
            <w:rFonts w:ascii="Times New Roman" w:eastAsia="Times New Roman" w:hAnsi="Times New Roman" w:cs="Times New Roman"/>
            <w:sz w:val="24"/>
            <w:szCs w:val="24"/>
          </w:rPr>
          <w:t xml:space="preserve"> </w:t>
        </w:r>
      </w:ins>
      <w:ins w:id="112" w:author="Tedy Ozersky" w:date="2020-03-02T17:32:00Z">
        <w:r w:rsidR="00FA07C4">
          <w:rPr>
            <w:rFonts w:ascii="Times New Roman" w:eastAsia="Times New Roman" w:hAnsi="Times New Roman" w:cs="Times New Roman"/>
            <w:sz w:val="24"/>
            <w:szCs w:val="24"/>
          </w:rPr>
          <w:t>feeding guilds</w:t>
        </w:r>
      </w:ins>
      <w:commentRangeStart w:id="113"/>
      <w:r>
        <w:rPr>
          <w:rFonts w:ascii="Times New Roman" w:eastAsia="Times New Roman" w:hAnsi="Times New Roman" w:cs="Times New Roman"/>
          <w:sz w:val="24"/>
          <w:szCs w:val="24"/>
        </w:rPr>
        <w:t>.</w:t>
      </w:r>
      <w:commentRangeEnd w:id="113"/>
      <w:r w:rsidR="00FA07C4">
        <w:rPr>
          <w:rStyle w:val="CommentReference"/>
        </w:rPr>
        <w:commentReference w:id="113"/>
      </w:r>
      <w:r>
        <w:rPr>
          <w:rFonts w:ascii="Times New Roman" w:eastAsia="Times New Roman" w:hAnsi="Times New Roman" w:cs="Times New Roman"/>
          <w:sz w:val="24"/>
          <w:szCs w:val="24"/>
        </w:rPr>
        <w:t xml:space="preserve"> </w:t>
      </w:r>
      <w:commentRangeStart w:id="114"/>
      <w:r>
        <w:rPr>
          <w:rFonts w:ascii="Times New Roman" w:eastAsia="Times New Roman" w:hAnsi="Times New Roman" w:cs="Times New Roman"/>
          <w:sz w:val="24"/>
          <w:szCs w:val="24"/>
        </w:rPr>
        <w:t xml:space="preserve">In doing so, this study pairs highly specific sewage indicators to identify pollution hot spots with co-located biological measurements, thereby explicitly defining areas of sewage pollution. </w:t>
      </w:r>
      <w:commentRangeEnd w:id="114"/>
      <w:r w:rsidR="00FA07C4">
        <w:rPr>
          <w:rStyle w:val="CommentReference"/>
        </w:rPr>
        <w:commentReference w:id="114"/>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5D5FB741"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1. Site description</w:t>
      </w:r>
    </w:p>
    <w:p w14:paraId="3C062B67" w14:textId="7A28C33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{"citationID":"BFdjBQmN","properties":{"formattedCitation":"(Timoshkin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t>
      </w:r>
      <w:del w:id="115" w:author="Tedy Ozersky" w:date="2020-03-02T19:50:00Z">
        <w:r w:rsidDel="00414172">
          <w:rPr>
            <w:rFonts w:ascii="Times New Roman" w:eastAsia="Times New Roman" w:hAnsi="Times New Roman" w:cs="Times New Roman"/>
            <w:sz w:val="24"/>
            <w:szCs w:val="24"/>
          </w:rPr>
          <w:delText xml:space="preserve">where </w:delText>
        </w:r>
      </w:del>
      <w:ins w:id="116" w:author="Tedy Ozersky" w:date="2020-03-02T19:50:00Z">
        <w:r w:rsidR="00414172">
          <w:rPr>
            <w:rFonts w:ascii="Times New Roman" w:eastAsia="Times New Roman" w:hAnsi="Times New Roman" w:cs="Times New Roman"/>
            <w:sz w:val="24"/>
            <w:szCs w:val="24"/>
          </w:rPr>
          <w:t xml:space="preserve">which included three settlements of </w:t>
        </w:r>
      </w:ins>
      <w:ins w:id="117" w:author="Tedy Ozersky" w:date="2020-03-02T19:51:00Z">
        <w:r w:rsidR="00414172">
          <w:rPr>
            <w:rFonts w:ascii="Times New Roman" w:eastAsia="Times New Roman" w:hAnsi="Times New Roman" w:cs="Times New Roman"/>
            <w:sz w:val="24"/>
            <w:szCs w:val="24"/>
          </w:rPr>
          <w:t>different</w:t>
        </w:r>
      </w:ins>
      <w:ins w:id="118" w:author="Tedy Ozersky" w:date="2020-03-02T19:50:00Z">
        <w:r w:rsidR="00414172">
          <w:rPr>
            <w:rFonts w:ascii="Times New Roman" w:eastAsia="Times New Roman" w:hAnsi="Times New Roman" w:cs="Times New Roman"/>
            <w:sz w:val="24"/>
            <w:szCs w:val="24"/>
          </w:rPr>
          <w:t xml:space="preserve"> </w:t>
        </w:r>
      </w:ins>
      <w:ins w:id="119" w:author="Tedy Ozersky" w:date="2020-03-02T19:51:00Z">
        <w:r w:rsidR="00414172">
          <w:rPr>
            <w:rFonts w:ascii="Times New Roman" w:eastAsia="Times New Roman" w:hAnsi="Times New Roman" w:cs="Times New Roman"/>
            <w:sz w:val="24"/>
            <w:szCs w:val="24"/>
          </w:rPr>
          <w:t>size</w:t>
        </w:r>
      </w:ins>
      <w:ins w:id="120" w:author="Tedy Ozersky" w:date="2020-03-02T19:50:00Z">
        <w:r w:rsidR="00414172">
          <w:rPr>
            <w:rFonts w:ascii="Times New Roman" w:eastAsia="Times New Roman" w:hAnsi="Times New Roman" w:cs="Times New Roman"/>
            <w:sz w:val="24"/>
            <w:szCs w:val="24"/>
          </w:rPr>
          <w:t xml:space="preserve"> </w:t>
        </w:r>
      </w:ins>
      <w:commentRangeStart w:id="121"/>
      <w:del w:id="122" w:author="Tedy Ozersky" w:date="2020-03-02T19:49:00Z">
        <w:r w:rsidDel="00414172">
          <w:rPr>
            <w:rFonts w:ascii="Times New Roman" w:eastAsia="Times New Roman" w:hAnsi="Times New Roman" w:cs="Times New Roman"/>
            <w:sz w:val="24"/>
            <w:szCs w:val="24"/>
          </w:rPr>
          <w:delText xml:space="preserve">rudimentary wastewater management techniques are employed in pockets of lakeside development </w:delText>
        </w:r>
      </w:del>
      <w:commentRangeEnd w:id="121"/>
      <w:r w:rsidR="00414172">
        <w:rPr>
          <w:rStyle w:val="CommentReference"/>
        </w:rPr>
        <w:commentReference w:id="121"/>
      </w:r>
      <w:del w:id="123" w:author="Tedy Ozersky" w:date="2020-03-02T19:51:00Z">
        <w:r w:rsidR="00B417BC" w:rsidDel="00414172">
          <w:rPr>
            <w:rFonts w:ascii="Times New Roman" w:eastAsia="Times New Roman" w:hAnsi="Times New Roman" w:cs="Times New Roman"/>
            <w:sz w:val="24"/>
            <w:szCs w:val="24"/>
          </w:rPr>
          <w:fldChar w:fldCharType="begin"/>
        </w:r>
        <w:r w:rsidR="00B417BC" w:rsidDel="00414172">
          <w:rPr>
            <w:rFonts w:ascii="Times New Roman" w:eastAsia="Times New Roman" w:hAnsi="Times New Roman" w:cs="Times New Roman"/>
            <w:sz w:val="24"/>
            <w:szCs w:val="24"/>
          </w:rPr>
          <w:delInstrText xml:space="preserve"> ADDIN ZOTERO_ITEM CSL_CITATION {"citationID":"havgAVsm","properties":{"formattedCitation":"(Timoshkin et al. 2018)","plainCitation":"(Timoshkin et al. 2018)","noteIndex":0},"citationItems":[{"id":501,"uris":["http://zotero.org/users/2645460/items/6R7S7KMH"],"uri":["http://zotero.org/users/2645460/items/6R7S7KMH"],"itemData":{"id":501,"type":"article-journal","container-title":"Journal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delInstrText>
        </w:r>
        <w:r w:rsidR="00B417BC" w:rsidDel="00414172">
          <w:rPr>
            <w:rFonts w:ascii="Times New Roman" w:eastAsia="Times New Roman" w:hAnsi="Times New Roman" w:cs="Times New Roman"/>
            <w:sz w:val="24"/>
            <w:szCs w:val="24"/>
          </w:rPr>
          <w:fldChar w:fldCharType="separate"/>
        </w:r>
        <w:r w:rsidR="00B417BC" w:rsidRPr="00B417BC" w:rsidDel="00414172">
          <w:rPr>
            <w:rFonts w:ascii="Times New Roman" w:hAnsi="Times New Roman" w:cs="Times New Roman"/>
            <w:sz w:val="24"/>
          </w:rPr>
          <w:delText>(Timoshkin et al. 2018)</w:delText>
        </w:r>
        <w:r w:rsidR="00B417BC" w:rsidDel="00414172">
          <w:rPr>
            <w:rFonts w:ascii="Times New Roman" w:eastAsia="Times New Roman" w:hAnsi="Times New Roman" w:cs="Times New Roman"/>
            <w:sz w:val="24"/>
            <w:szCs w:val="24"/>
          </w:rPr>
          <w:fldChar w:fldCharType="end"/>
        </w:r>
      </w:del>
      <w:r>
        <w:rPr>
          <w:rFonts w:ascii="Times New Roman" w:eastAsia="Times New Roman" w:hAnsi="Times New Roman" w:cs="Times New Roman"/>
          <w:sz w:val="24"/>
          <w:szCs w:val="24"/>
        </w:rPr>
        <w:t>. The largest</w:t>
      </w:r>
      <w:del w:id="124" w:author="Tedy Ozersky" w:date="2020-03-02T19:51:00Z">
        <w:r w:rsidDel="00414172">
          <w:rPr>
            <w:rFonts w:ascii="Times New Roman" w:eastAsia="Times New Roman" w:hAnsi="Times New Roman" w:cs="Times New Roman"/>
            <w:sz w:val="24"/>
            <w:szCs w:val="24"/>
          </w:rPr>
          <w:delText xml:space="preserve"> settlement</w:delText>
        </w:r>
      </w:del>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is primarily a tourist town with approximately 1,963 permanent residents</w:t>
      </w:r>
      <w:del w:id="125" w:author="Tedy Ozersky" w:date="2020-03-02T19:52:00Z">
        <w:r w:rsidDel="00414172">
          <w:rPr>
            <w:rFonts w:ascii="Times New Roman" w:eastAsia="Times New Roman" w:hAnsi="Times New Roman" w:cs="Times New Roman"/>
            <w:sz w:val="24"/>
            <w:szCs w:val="24"/>
          </w:rPr>
          <w:delText xml:space="preserve"> (IrkutskStat, 2012)</w:delText>
        </w:r>
      </w:del>
      <w:r>
        <w:rPr>
          <w:rFonts w:ascii="Times New Roman" w:eastAsia="Times New Roman" w:hAnsi="Times New Roman" w:cs="Times New Roman"/>
          <w:sz w:val="24"/>
          <w:szCs w:val="24"/>
        </w:rPr>
        <w:t xml:space="preserve">, although tourism can contribute significantly to the town’s population </w:t>
      </w:r>
      <w:del w:id="126" w:author="Tedy Ozersky" w:date="2020-03-02T19:51:00Z">
        <w:r w:rsidDel="00414172">
          <w:rPr>
            <w:rFonts w:ascii="Times New Roman" w:eastAsia="Times New Roman" w:hAnsi="Times New Roman" w:cs="Times New Roman"/>
            <w:sz w:val="24"/>
            <w:szCs w:val="24"/>
          </w:rPr>
          <w:delText xml:space="preserve">(Timoshkin et al., 2016). Listvyanka experiences high fluxes in tourists </w:delText>
        </w:r>
      </w:del>
      <w:r>
        <w:rPr>
          <w:rFonts w:ascii="Times New Roman" w:eastAsia="Times New Roman" w:hAnsi="Times New Roman" w:cs="Times New Roman"/>
          <w:sz w:val="24"/>
          <w:szCs w:val="24"/>
        </w:rPr>
        <w:t xml:space="preserve">with approximately 300,000 </w:t>
      </w:r>
      <w:del w:id="127" w:author="Tedy Ozersky" w:date="2020-03-02T19:52:00Z">
        <w:r w:rsidDel="00414172">
          <w:rPr>
            <w:rFonts w:ascii="Times New Roman" w:eastAsia="Times New Roman" w:hAnsi="Times New Roman" w:cs="Times New Roman"/>
            <w:sz w:val="24"/>
            <w:szCs w:val="24"/>
          </w:rPr>
          <w:delText xml:space="preserve">tourists </w:delText>
        </w:r>
      </w:del>
      <w:ins w:id="128" w:author="Tedy Ozersky" w:date="2020-03-02T19:52:00Z">
        <w:r w:rsidR="00414172">
          <w:rPr>
            <w:rFonts w:ascii="Times New Roman" w:eastAsia="Times New Roman" w:hAnsi="Times New Roman" w:cs="Times New Roman"/>
            <w:sz w:val="24"/>
            <w:szCs w:val="24"/>
          </w:rPr>
          <w:t xml:space="preserve">visitors </w:t>
        </w:r>
      </w:ins>
      <w:r>
        <w:rPr>
          <w:rFonts w:ascii="Times New Roman" w:eastAsia="Times New Roman" w:hAnsi="Times New Roman" w:cs="Times New Roman"/>
          <w:sz w:val="24"/>
          <w:szCs w:val="24"/>
        </w:rPr>
        <w:t>over the course of the year (</w:t>
      </w:r>
      <w:ins w:id="129" w:author="Tedy Ozersky" w:date="2020-03-02T19:52:00Z">
        <w:r w:rsidR="00414172">
          <w:rPr>
            <w:rFonts w:ascii="Times New Roman" w:eastAsia="Times New Roman" w:hAnsi="Times New Roman" w:cs="Times New Roman"/>
            <w:sz w:val="24"/>
            <w:szCs w:val="24"/>
          </w:rPr>
          <w:t>(</w:t>
        </w:r>
        <w:proofErr w:type="spellStart"/>
        <w:r w:rsidR="00414172">
          <w:rPr>
            <w:rFonts w:ascii="Times New Roman" w:eastAsia="Times New Roman" w:hAnsi="Times New Roman" w:cs="Times New Roman"/>
            <w:sz w:val="24"/>
            <w:szCs w:val="24"/>
          </w:rPr>
          <w:t>IrkutskStat</w:t>
        </w:r>
        <w:proofErr w:type="spellEnd"/>
        <w:r w:rsidR="00414172">
          <w:rPr>
            <w:rFonts w:ascii="Times New Roman" w:eastAsia="Times New Roman" w:hAnsi="Times New Roman" w:cs="Times New Roman"/>
            <w:sz w:val="24"/>
            <w:szCs w:val="24"/>
          </w:rPr>
          <w:t xml:space="preserve">, 2012, </w:t>
        </w:r>
      </w:ins>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w:t>
      </w:r>
      <w:del w:id="130" w:author="Tedy Ozersky" w:date="2020-03-02T19:52:00Z">
        <w:r w:rsidDel="00414172">
          <w:rPr>
            <w:rFonts w:ascii="Times New Roman" w:eastAsia="Times New Roman" w:hAnsi="Times New Roman" w:cs="Times New Roman"/>
            <w:sz w:val="24"/>
            <w:szCs w:val="24"/>
          </w:rPr>
          <w:delText xml:space="preserve">Listvyanka also serves as the main transportation hub to other settlements within Lake Baikal. </w:delText>
        </w:r>
      </w:del>
      <w:del w:id="131" w:author="Tedy Ozersky" w:date="2020-03-02T19:53:00Z">
        <w:r w:rsidDel="00414172">
          <w:rPr>
            <w:rFonts w:ascii="Times New Roman" w:eastAsia="Times New Roman" w:hAnsi="Times New Roman" w:cs="Times New Roman"/>
            <w:sz w:val="24"/>
            <w:szCs w:val="24"/>
          </w:rPr>
          <w:delText>Within our 40-km transect,</w:delText>
        </w:r>
      </w:del>
      <w:ins w:id="132" w:author="Tedy Ozersky" w:date="2020-03-02T19:53:00Z">
        <w:r w:rsidR="00414172">
          <w:rPr>
            <w:rFonts w:ascii="Times New Roman" w:eastAsia="Times New Roman" w:hAnsi="Times New Roman" w:cs="Times New Roman"/>
            <w:sz w:val="24"/>
            <w:szCs w:val="24"/>
          </w:rPr>
          <w:t>The other</w:t>
        </w:r>
      </w:ins>
      <w:r>
        <w:rPr>
          <w:rFonts w:ascii="Times New Roman" w:eastAsia="Times New Roman" w:hAnsi="Times New Roman" w:cs="Times New Roman"/>
          <w:sz w:val="24"/>
          <w:szCs w:val="24"/>
        </w:rPr>
        <w:t xml:space="preserve"> two </w:t>
      </w:r>
      <w:ins w:id="133" w:author="Tedy Ozersky" w:date="2020-03-02T19:53:00Z">
        <w:r w:rsidR="00414172">
          <w:rPr>
            <w:rFonts w:ascii="Times New Roman" w:eastAsia="Times New Roman" w:hAnsi="Times New Roman" w:cs="Times New Roman"/>
            <w:sz w:val="24"/>
            <w:szCs w:val="24"/>
          </w:rPr>
          <w:t xml:space="preserve">settlements </w:t>
        </w:r>
      </w:ins>
      <w:del w:id="134" w:author="Tedy Ozersky" w:date="2020-03-02T19:53:00Z">
        <w:r w:rsidDel="00414172">
          <w:rPr>
            <w:rFonts w:ascii="Times New Roman" w:eastAsia="Times New Roman" w:hAnsi="Times New Roman" w:cs="Times New Roman"/>
            <w:sz w:val="24"/>
            <w:szCs w:val="24"/>
          </w:rPr>
          <w:delText>of those</w:delText>
        </w:r>
      </w:del>
      <w:ins w:id="135" w:author="Tedy Ozersky" w:date="2020-03-02T19:53:00Z">
        <w:r w:rsidR="00414172">
          <w:rPr>
            <w:rFonts w:ascii="Times New Roman" w:eastAsia="Times New Roman" w:hAnsi="Times New Roman" w:cs="Times New Roman"/>
            <w:sz w:val="24"/>
            <w:szCs w:val="24"/>
          </w:rPr>
          <w:t xml:space="preserve">are </w:t>
        </w:r>
        <w:r w:rsidR="00414172">
          <w:rPr>
            <w:rFonts w:ascii="Times New Roman" w:eastAsia="Times New Roman" w:hAnsi="Times New Roman" w:cs="Times New Roman"/>
            <w:sz w:val="24"/>
            <w:szCs w:val="24"/>
          </w:rPr>
          <w:lastRenderedPageBreak/>
          <w:t>the</w:t>
        </w:r>
      </w:ins>
      <w:r>
        <w:rPr>
          <w:rFonts w:ascii="Times New Roman" w:eastAsia="Times New Roman" w:hAnsi="Times New Roman" w:cs="Times New Roman"/>
          <w:sz w:val="24"/>
          <w:szCs w:val="24"/>
        </w:rPr>
        <w:t xml:space="preserve"> villages </w:t>
      </w:r>
      <w:del w:id="136" w:author="Tedy Ozersky" w:date="2020-03-02T19:53:00Z">
        <w:r w:rsidDel="00414172">
          <w:rPr>
            <w:rFonts w:ascii="Times New Roman" w:eastAsia="Times New Roman" w:hAnsi="Times New Roman" w:cs="Times New Roman"/>
            <w:sz w:val="24"/>
            <w:szCs w:val="24"/>
          </w:rPr>
          <w:delText xml:space="preserve">include </w:delText>
        </w:r>
      </w:del>
      <w:r>
        <w:rPr>
          <w:rFonts w:ascii="Times New Roman" w:eastAsia="Times New Roman" w:hAnsi="Times New Roman" w:cs="Times New Roman"/>
          <w:sz w:val="24"/>
          <w:szCs w:val="24"/>
        </w:rPr>
        <w:t xml:space="preserve">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del w:id="137" w:author="Tedy Ozersky" w:date="2020-03-02T19:53:00Z">
        <w:r w:rsidDel="00414172">
          <w:rPr>
            <w:rFonts w:ascii="Times New Roman" w:eastAsia="Times New Roman" w:hAnsi="Times New Roman" w:cs="Times New Roman"/>
            <w:sz w:val="24"/>
            <w:szCs w:val="24"/>
          </w:rPr>
          <w:delText>consists of approximately</w:delText>
        </w:r>
      </w:del>
      <w:ins w:id="138" w:author="Tedy Ozersky" w:date="2020-03-02T19:53:00Z">
        <w:r w:rsidR="00414172">
          <w:rPr>
            <w:rFonts w:ascii="Times New Roman" w:eastAsia="Times New Roman" w:hAnsi="Times New Roman" w:cs="Times New Roman"/>
            <w:sz w:val="24"/>
            <w:szCs w:val="24"/>
          </w:rPr>
          <w:t>has</w:t>
        </w:r>
      </w:ins>
      <w:r>
        <w:rPr>
          <w:rFonts w:ascii="Times New Roman" w:eastAsia="Times New Roman" w:hAnsi="Times New Roman" w:cs="Times New Roman"/>
          <w:sz w:val="24"/>
          <w:szCs w:val="24"/>
        </w:rPr>
        <w:t xml:space="preserve"> 56 permanent residents (</w:t>
      </w:r>
      <w:del w:id="139" w:author="Tedy Ozersky" w:date="2020-03-02T19:55:00Z">
        <w:r w:rsidDel="00905270">
          <w:rPr>
            <w:rFonts w:ascii="Times New Roman" w:eastAsia="Times New Roman" w:hAnsi="Times New Roman" w:cs="Times New Roman"/>
            <w:sz w:val="24"/>
            <w:szCs w:val="24"/>
          </w:rPr>
          <w:delText>IrkutskStat, 2012</w:delText>
        </w:r>
      </w:del>
      <w:r>
        <w:rPr>
          <w:rFonts w:ascii="Times New Roman" w:eastAsia="Times New Roman" w:hAnsi="Times New Roman" w:cs="Times New Roman"/>
          <w:sz w:val="24"/>
          <w:szCs w:val="24"/>
        </w:rPr>
        <w:t>)</w:t>
      </w:r>
      <w:del w:id="140" w:author="Tedy Ozersky" w:date="2020-03-02T19:53:00Z">
        <w:r w:rsidDel="00414172">
          <w:rPr>
            <w:rFonts w:ascii="Times New Roman" w:eastAsia="Times New Roman" w:hAnsi="Times New Roman" w:cs="Times New Roman"/>
            <w:sz w:val="24"/>
            <w:szCs w:val="24"/>
          </w:rPr>
          <w:delText xml:space="preserve">. Bolshie Koty </w:delText>
        </w:r>
      </w:del>
      <w:ins w:id="141" w:author="Tedy Ozersky" w:date="2020-03-02T19:53:00Z">
        <w:r w:rsidR="00414172">
          <w:rPr>
            <w:rFonts w:ascii="Times New Roman" w:eastAsia="Times New Roman" w:hAnsi="Times New Roman" w:cs="Times New Roman"/>
            <w:sz w:val="24"/>
            <w:szCs w:val="24"/>
          </w:rPr>
          <w:t xml:space="preserve"> and</w:t>
        </w:r>
      </w:ins>
      <w:ins w:id="142" w:author="Tedy Ozersky" w:date="2020-03-02T19:54:00Z">
        <w:r w:rsidR="00414172">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also </w:t>
      </w:r>
      <w:r w:rsidR="00833288">
        <w:rPr>
          <w:rFonts w:ascii="Times New Roman" w:eastAsia="Times New Roman" w:hAnsi="Times New Roman" w:cs="Times New Roman"/>
          <w:sz w:val="24"/>
          <w:szCs w:val="24"/>
        </w:rPr>
        <w:t xml:space="preserve">is home to </w:t>
      </w:r>
      <w:r>
        <w:rPr>
          <w:rFonts w:ascii="Times New Roman" w:eastAsia="Times New Roman" w:hAnsi="Times New Roman" w:cs="Times New Roman"/>
          <w:sz w:val="24"/>
          <w:szCs w:val="24"/>
        </w:rPr>
        <w:t>two field research stations</w:t>
      </w:r>
      <w:ins w:id="143" w:author="Tedy Ozersky" w:date="2020-03-02T19:54:00Z">
        <w:r w:rsidR="00905270">
          <w:rPr>
            <w:rFonts w:ascii="Times New Roman" w:eastAsia="Times New Roman" w:hAnsi="Times New Roman" w:cs="Times New Roman"/>
            <w:sz w:val="24"/>
            <w:szCs w:val="24"/>
          </w:rPr>
          <w:t xml:space="preserve"> and several small hotels</w:t>
        </w:r>
      </w:ins>
      <w:del w:id="144" w:author="Tedy Ozersky" w:date="2020-03-02T19:54:00Z">
        <w:r w:rsidR="009D0DDD" w:rsidDel="00905270">
          <w:rPr>
            <w:rFonts w:ascii="Times New Roman" w:eastAsia="Times New Roman" w:hAnsi="Times New Roman" w:cs="Times New Roman"/>
            <w:sz w:val="24"/>
            <w:szCs w:val="24"/>
          </w:rPr>
          <w:delText>,</w:delText>
        </w:r>
        <w:r w:rsidDel="00905270">
          <w:rPr>
            <w:rFonts w:ascii="Times New Roman" w:eastAsia="Times New Roman" w:hAnsi="Times New Roman" w:cs="Times New Roman"/>
            <w:sz w:val="24"/>
            <w:szCs w:val="24"/>
          </w:rPr>
          <w:delText xml:space="preserve"> for Irkutsk State University and the Russian Academy of Sciences Limnological Institute </w:delText>
        </w:r>
      </w:del>
      <w:del w:id="145" w:author="Tedy Ozersky" w:date="2020-03-02T19:55:00Z">
        <w:r w:rsidDel="00905270">
          <w:rPr>
            <w:rFonts w:ascii="Times New Roman" w:eastAsia="Times New Roman" w:hAnsi="Times New Roman" w:cs="Times New Roman"/>
            <w:sz w:val="24"/>
            <w:szCs w:val="24"/>
          </w:rPr>
          <w:delText>(Timoshkin et al., 2018)</w:delText>
        </w:r>
      </w:del>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is </w:t>
      </w:r>
      <w:del w:id="146" w:author="Tedy Ozersky" w:date="2020-03-02T19:55:00Z">
        <w:r w:rsidDel="00905270">
          <w:rPr>
            <w:rFonts w:ascii="Times New Roman" w:eastAsia="Times New Roman" w:hAnsi="Times New Roman" w:cs="Times New Roman"/>
            <w:sz w:val="24"/>
            <w:szCs w:val="24"/>
          </w:rPr>
          <w:delText xml:space="preserve">also a tourist village, </w:delText>
        </w:r>
        <w:r w:rsidR="009D0DDD" w:rsidDel="00905270">
          <w:rPr>
            <w:rFonts w:ascii="Times New Roman" w:eastAsia="Times New Roman" w:hAnsi="Times New Roman" w:cs="Times New Roman"/>
            <w:sz w:val="24"/>
            <w:szCs w:val="24"/>
          </w:rPr>
          <w:delText>with</w:delText>
        </w:r>
      </w:del>
      <w:ins w:id="147" w:author="Tedy Ozersky" w:date="2020-03-02T19:55:00Z">
        <w:r w:rsidR="00905270">
          <w:rPr>
            <w:rFonts w:ascii="Times New Roman" w:eastAsia="Times New Roman" w:hAnsi="Times New Roman" w:cs="Times New Roman"/>
            <w:sz w:val="24"/>
            <w:szCs w:val="24"/>
          </w:rPr>
          <w:t>has</w:t>
        </w:r>
      </w:ins>
      <w:r>
        <w:rPr>
          <w:rFonts w:ascii="Times New Roman" w:eastAsia="Times New Roman" w:hAnsi="Times New Roman" w:cs="Times New Roman"/>
          <w:sz w:val="24"/>
          <w:szCs w:val="24"/>
        </w:rPr>
        <w:t xml:space="preserve"> approximately 600 permanent residents</w:t>
      </w:r>
      <w:ins w:id="148" w:author="Tedy Ozersky" w:date="2020-03-02T19:55:00Z">
        <w:r w:rsidR="00905270">
          <w:rPr>
            <w:rFonts w:ascii="Times New Roman" w:eastAsia="Times New Roman" w:hAnsi="Times New Roman" w:cs="Times New Roman"/>
            <w:sz w:val="24"/>
            <w:szCs w:val="24"/>
          </w:rPr>
          <w:t xml:space="preserve"> and some tourist operations</w:t>
        </w:r>
      </w:ins>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xml:space="preserve">, 2012). </w:t>
      </w:r>
    </w:p>
    <w:p w14:paraId="53BBF2BF" w14:textId="791A5BD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del w:id="149" w:author="Tedy Ozersky" w:date="2020-03-02T19:56:00Z">
        <w:r w:rsidDel="00905270">
          <w:rPr>
            <w:rFonts w:ascii="Times New Roman" w:eastAsia="Times New Roman" w:hAnsi="Times New Roman" w:cs="Times New Roman"/>
            <w:sz w:val="24"/>
            <w:szCs w:val="24"/>
          </w:rPr>
          <w:delText>Along our 40-km transect, w</w:delText>
        </w:r>
      </w:del>
      <w:ins w:id="150" w:author="Tedy Ozersky" w:date="2020-03-02T19:56:00Z">
        <w:r w:rsidR="00905270">
          <w:rPr>
            <w:rFonts w:ascii="Times New Roman" w:eastAsia="Times New Roman" w:hAnsi="Times New Roman" w:cs="Times New Roman"/>
            <w:sz w:val="24"/>
            <w:szCs w:val="24"/>
          </w:rPr>
          <w:t>W</w:t>
        </w:r>
      </w:ins>
      <w:r>
        <w:rPr>
          <w:rFonts w:ascii="Times New Roman" w:eastAsia="Times New Roman" w:hAnsi="Times New Roman" w:cs="Times New Roman"/>
          <w:sz w:val="24"/>
          <w:szCs w:val="24"/>
        </w:rPr>
        <w:t>e sampled 14 littoral and 3 pelagic locations</w:t>
      </w:r>
      <w:ins w:id="151" w:author="Tedy Ozersky" w:date="2020-03-02T19:56:00Z">
        <w:r w:rsidR="00905270">
          <w:rPr>
            <w:rFonts w:ascii="Times New Roman" w:eastAsia="Times New Roman" w:hAnsi="Times New Roman" w:cs="Times New Roman"/>
            <w:sz w:val="24"/>
            <w:szCs w:val="24"/>
          </w:rPr>
          <w:t xml:space="preserve"> along our 40-km transect</w:t>
        </w:r>
      </w:ins>
      <w:r>
        <w:rPr>
          <w:rFonts w:ascii="Times New Roman" w:eastAsia="Times New Roman" w:hAnsi="Times New Roman" w:cs="Times New Roman"/>
          <w:sz w:val="24"/>
          <w:szCs w:val="24"/>
        </w:rPr>
        <w:t xml:space="preserve">. Littoral locations were </w:t>
      </w:r>
      <w:del w:id="152" w:author="Tedy Ozersky" w:date="2020-03-02T19:56:00Z">
        <w:r w:rsidDel="00905270">
          <w:rPr>
            <w:rFonts w:ascii="Times New Roman" w:eastAsia="Times New Roman" w:hAnsi="Times New Roman" w:cs="Times New Roman"/>
            <w:sz w:val="24"/>
            <w:szCs w:val="24"/>
          </w:rPr>
          <w:delText xml:space="preserve">meant </w:delText>
        </w:r>
      </w:del>
      <w:ins w:id="153" w:author="Tedy Ozersky" w:date="2020-03-02T19:56:00Z">
        <w:r w:rsidR="00905270">
          <w:rPr>
            <w:rFonts w:ascii="Times New Roman" w:eastAsia="Times New Roman" w:hAnsi="Times New Roman" w:cs="Times New Roman"/>
            <w:sz w:val="24"/>
            <w:szCs w:val="24"/>
          </w:rPr>
          <w:t xml:space="preserve">chosen </w:t>
        </w:r>
      </w:ins>
      <w:r>
        <w:rPr>
          <w:rFonts w:ascii="Times New Roman" w:eastAsia="Times New Roman" w:hAnsi="Times New Roman" w:cs="Times New Roman"/>
          <w:sz w:val="24"/>
          <w:szCs w:val="24"/>
        </w:rPr>
        <w:t>to capture a range of sites with</w:t>
      </w:r>
      <w:r w:rsidR="009D0DDD">
        <w:rPr>
          <w:rFonts w:ascii="Times New Roman" w:eastAsia="Times New Roman" w:hAnsi="Times New Roman" w:cs="Times New Roman"/>
          <w:sz w:val="24"/>
          <w:szCs w:val="24"/>
        </w:rPr>
        <w:t xml:space="preserve"> varying degrees of</w:t>
      </w:r>
      <w:r>
        <w:rPr>
          <w:rFonts w:ascii="Times New Roman" w:eastAsia="Times New Roman" w:hAnsi="Times New Roman" w:cs="Times New Roman"/>
          <w:sz w:val="24"/>
          <w:szCs w:val="24"/>
        </w:rPr>
        <w:t xml:space="preserve"> adjacent shoreline development</w:t>
      </w:r>
      <w:r w:rsidR="009D0DDD">
        <w:rPr>
          <w:rFonts w:ascii="Times New Roman" w:eastAsia="Times New Roman" w:hAnsi="Times New Roman" w:cs="Times New Roman"/>
          <w:sz w:val="24"/>
          <w:szCs w:val="24"/>
        </w:rPr>
        <w:t xml:space="preserve"> – from “developed” </w:t>
      </w:r>
      <w:ins w:id="154" w:author="Tedy Ozersky" w:date="2020-03-02T19:57:00Z">
        <w:r w:rsidR="00905270">
          <w:rPr>
            <w:rFonts w:ascii="Times New Roman" w:eastAsia="Times New Roman" w:hAnsi="Times New Roman" w:cs="Times New Roman"/>
            <w:sz w:val="24"/>
            <w:szCs w:val="24"/>
          </w:rPr>
          <w:t>(</w:t>
        </w:r>
        <w:commentRangeStart w:id="155"/>
        <w:r w:rsidR="00905270">
          <w:rPr>
            <w:rFonts w:ascii="Times New Roman" w:eastAsia="Times New Roman" w:hAnsi="Times New Roman" w:cs="Times New Roman"/>
            <w:sz w:val="24"/>
            <w:szCs w:val="24"/>
          </w:rPr>
          <w:t>no human settlements and complete natural forest cover)</w:t>
        </w:r>
        <w:commentRangeEnd w:id="155"/>
        <w:r w:rsidR="00905270">
          <w:rPr>
            <w:rStyle w:val="CommentReference"/>
          </w:rPr>
          <w:commentReference w:id="155"/>
        </w:r>
        <w:r w:rsidR="00905270">
          <w:rPr>
            <w:rFonts w:ascii="Times New Roman" w:eastAsia="Times New Roman" w:hAnsi="Times New Roman" w:cs="Times New Roman"/>
            <w:sz w:val="24"/>
            <w:szCs w:val="24"/>
          </w:rPr>
          <w:t xml:space="preserve"> </w:t>
        </w:r>
      </w:ins>
      <w:r w:rsidR="009D0DDD">
        <w:rPr>
          <w:rFonts w:ascii="Times New Roman" w:eastAsia="Times New Roman" w:hAnsi="Times New Roman" w:cs="Times New Roman"/>
          <w:sz w:val="24"/>
          <w:szCs w:val="24"/>
        </w:rPr>
        <w:t>to “undeveloped</w:t>
      </w:r>
      <w:del w:id="156" w:author="Tedy Ozersky" w:date="2020-03-02T19:57:00Z">
        <w:r w:rsidDel="00905270">
          <w:rPr>
            <w:rFonts w:ascii="Times New Roman" w:eastAsia="Times New Roman" w:hAnsi="Times New Roman" w:cs="Times New Roman"/>
            <w:sz w:val="24"/>
            <w:szCs w:val="24"/>
          </w:rPr>
          <w:delText>.</w:delText>
        </w:r>
      </w:del>
      <w:r w:rsidR="009D0DDD">
        <w:rPr>
          <w:rFonts w:ascii="Times New Roman" w:eastAsia="Times New Roman" w:hAnsi="Times New Roman" w:cs="Times New Roman"/>
          <w:sz w:val="24"/>
          <w:szCs w:val="24"/>
        </w:rPr>
        <w:t>”</w:t>
      </w:r>
      <w:ins w:id="157" w:author="Tedy Ozersky" w:date="2020-03-02T19:57:00Z">
        <w:r w:rsidR="00905270">
          <w:rPr>
            <w:rFonts w:ascii="Times New Roman" w:eastAsia="Times New Roman" w:hAnsi="Times New Roman" w:cs="Times New Roman"/>
            <w:sz w:val="24"/>
            <w:szCs w:val="24"/>
          </w:rPr>
          <w:t xml:space="preserve"> (along the built-up waterfront of </w:t>
        </w:r>
        <w:proofErr w:type="spellStart"/>
        <w:r w:rsidR="00905270">
          <w:rPr>
            <w:rFonts w:ascii="Times New Roman" w:eastAsia="Times New Roman" w:hAnsi="Times New Roman" w:cs="Times New Roman"/>
            <w:sz w:val="24"/>
            <w:szCs w:val="24"/>
          </w:rPr>
          <w:t>Listvyanka</w:t>
        </w:r>
        <w:proofErr w:type="spellEnd"/>
        <w:r w:rsidR="00905270">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Pelagic sites were located 2 to 5 km offshore from each of the developed sites (Figure 1; Table 1). </w:t>
      </w:r>
      <w:commentRangeStart w:id="158"/>
      <w:r>
        <w:rPr>
          <w:rFonts w:ascii="Times New Roman" w:eastAsia="Times New Roman" w:hAnsi="Times New Roman" w:cs="Times New Roman"/>
          <w:sz w:val="24"/>
          <w:szCs w:val="24"/>
        </w:rPr>
        <w:t>We attempted to choose specific sites at each location that represented a gradient moving away from population centers</w:t>
      </w:r>
      <w:commentRangeEnd w:id="158"/>
      <w:r w:rsidR="008E5D3D">
        <w:rPr>
          <w:rStyle w:val="CommentReference"/>
        </w:rPr>
        <w:commentReference w:id="158"/>
      </w:r>
      <w:r>
        <w:rPr>
          <w:rFonts w:ascii="Times New Roman" w:eastAsia="Times New Roman" w:hAnsi="Times New Roman" w:cs="Times New Roman"/>
          <w:sz w:val="24"/>
          <w:szCs w:val="24"/>
        </w:rPr>
        <w:t xml:space="preserve">, with distance between sites dictated by accessibility. Littoral </w:t>
      </w:r>
      <w:del w:id="159" w:author="Tedy Ozersky" w:date="2020-03-02T19:59:00Z">
        <w:r w:rsidDel="008E5D3D">
          <w:rPr>
            <w:rFonts w:ascii="Times New Roman" w:eastAsia="Times New Roman" w:hAnsi="Times New Roman" w:cs="Times New Roman"/>
            <w:sz w:val="24"/>
            <w:szCs w:val="24"/>
          </w:rPr>
          <w:delText xml:space="preserve">sampling </w:delText>
        </w:r>
      </w:del>
      <w:r>
        <w:rPr>
          <w:rFonts w:ascii="Times New Roman" w:eastAsia="Times New Roman" w:hAnsi="Times New Roman" w:cs="Times New Roman"/>
          <w:sz w:val="24"/>
          <w:szCs w:val="24"/>
        </w:rPr>
        <w:t xml:space="preserve">sites were </w:t>
      </w:r>
      <w:del w:id="160" w:author="Tedy Ozersky" w:date="2020-03-02T19:59:00Z">
        <w:r w:rsidDel="008E5D3D">
          <w:rPr>
            <w:rFonts w:ascii="Times New Roman" w:eastAsia="Times New Roman" w:hAnsi="Times New Roman" w:cs="Times New Roman"/>
            <w:sz w:val="24"/>
            <w:szCs w:val="24"/>
          </w:rPr>
          <w:delText>chosen to be</w:delText>
        </w:r>
      </w:del>
      <w:ins w:id="161" w:author="Tedy Ozersky" w:date="2020-03-02T19:59:00Z">
        <w:r w:rsidR="008E5D3D">
          <w:rPr>
            <w:rFonts w:ascii="Times New Roman" w:eastAsia="Times New Roman" w:hAnsi="Times New Roman" w:cs="Times New Roman"/>
            <w:sz w:val="24"/>
            <w:szCs w:val="24"/>
          </w:rPr>
          <w:t>sampled at</w:t>
        </w:r>
      </w:ins>
      <w:r>
        <w:rPr>
          <w:rFonts w:ascii="Times New Roman" w:eastAsia="Times New Roman" w:hAnsi="Times New Roman" w:cs="Times New Roman"/>
          <w:sz w:val="24"/>
          <w:szCs w:val="24"/>
        </w:rPr>
        <w:t xml:space="preserve"> the same depth (~1.25 m) </w:t>
      </w:r>
      <w:del w:id="162" w:author="Tedy Ozersky" w:date="2020-03-02T19:59:00Z">
        <w:r w:rsidDel="008E5D3D">
          <w:rPr>
            <w:rFonts w:ascii="Times New Roman" w:eastAsia="Times New Roman" w:hAnsi="Times New Roman" w:cs="Times New Roman"/>
            <w:sz w:val="24"/>
            <w:szCs w:val="24"/>
          </w:rPr>
          <w:delText>across all sites and locations, such that sites</w:delText>
        </w:r>
      </w:del>
      <w:ins w:id="163" w:author="Tedy Ozersky" w:date="2020-03-02T19:59:00Z">
        <w:r w:rsidR="008E5D3D">
          <w:rPr>
            <w:rFonts w:ascii="Times New Roman" w:eastAsia="Times New Roman" w:hAnsi="Times New Roman" w:cs="Times New Roman"/>
            <w:sz w:val="24"/>
            <w:szCs w:val="24"/>
          </w:rPr>
          <w:t>and therefore the sampling locations</w:t>
        </w:r>
      </w:ins>
      <w:r>
        <w:rPr>
          <w:rFonts w:ascii="Times New Roman" w:eastAsia="Times New Roman" w:hAnsi="Times New Roman" w:cs="Times New Roman"/>
          <w:sz w:val="24"/>
          <w:szCs w:val="24"/>
        </w:rPr>
        <w:t xml:space="preserve"> sometimes differed in their distance from shore (Table 1). At each site, air temperature was measured with a mercury thermometer and photographs were taken of the substrate and the shoreline.</w:t>
      </w:r>
    </w:p>
    <w:p w14:paraId="6C5C6B8A" w14:textId="4BBC280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commentRangeStart w:id="164"/>
      <w:r>
        <w:rPr>
          <w:rFonts w:ascii="Times New Roman" w:eastAsia="Times New Roman" w:hAnsi="Times New Roman" w:cs="Times New Roman"/>
          <w:sz w:val="24"/>
          <w:szCs w:val="24"/>
        </w:rPr>
        <w:t>Because certain littoral sampling sites are clustered around a population center, hydrologic connectivity between sites could create sewage gradients</w:t>
      </w:r>
      <w:commentRangeEnd w:id="164"/>
      <w:r w:rsidR="00574762">
        <w:rPr>
          <w:rStyle w:val="CommentReference"/>
        </w:rPr>
        <w:commentReference w:id="164"/>
      </w:r>
      <w:r>
        <w:rPr>
          <w:rFonts w:ascii="Times New Roman" w:eastAsia="Times New Roman" w:hAnsi="Times New Roman" w:cs="Times New Roman"/>
          <w:sz w:val="24"/>
          <w:szCs w:val="24"/>
        </w:rPr>
        <w:t>. In order to account for the effect of sewage gradients, we created a distance-weighted population density metric for each littoral site. The distance-weighted population metric reflect</w:t>
      </w:r>
      <w:r w:rsidR="001936D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idea that sewage pollution should be </w:t>
      </w:r>
      <w:r w:rsidR="001936D1">
        <w:rPr>
          <w:rFonts w:ascii="Times New Roman" w:eastAsia="Times New Roman" w:hAnsi="Times New Roman" w:cs="Times New Roman"/>
          <w:sz w:val="24"/>
          <w:szCs w:val="24"/>
        </w:rPr>
        <w:t xml:space="preserve">positively </w:t>
      </w:r>
      <w:r>
        <w:rPr>
          <w:rFonts w:ascii="Times New Roman" w:eastAsia="Times New Roman" w:hAnsi="Times New Roman" w:cs="Times New Roman"/>
          <w:sz w:val="24"/>
          <w:szCs w:val="24"/>
        </w:rPr>
        <w:t>related to increasing magnitude of human density and inversely related with distance from densely populated areas (</w:t>
      </w:r>
      <w:proofErr w:type="spellStart"/>
      <w:r>
        <w:rPr>
          <w:rFonts w:ascii="Times New Roman" w:eastAsia="Times New Roman" w:hAnsi="Times New Roman" w:cs="Times New Roman"/>
          <w:sz w:val="24"/>
          <w:szCs w:val="24"/>
        </w:rPr>
        <w:t>sensu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w:t>
      </w:r>
      <w:commentRangeStart w:id="165"/>
      <w:r>
        <w:rPr>
          <w:rFonts w:ascii="Times New Roman" w:eastAsia="Times New Roman" w:hAnsi="Times New Roman" w:cs="Times New Roman"/>
          <w:sz w:val="24"/>
          <w:szCs w:val="24"/>
        </w:rPr>
        <w:t>). For each littoral site, we first calculated the population density (population/km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of the closest southern lakeside development, recognizing that the most southern site would be eliminated from analysis</w:t>
      </w:r>
      <w:commentRangeEnd w:id="165"/>
      <w:r w:rsidR="00574762">
        <w:rPr>
          <w:rStyle w:val="CommentReference"/>
        </w:rPr>
        <w:commentReference w:id="165"/>
      </w:r>
      <w:r>
        <w:rPr>
          <w:rFonts w:ascii="Times New Roman" w:eastAsia="Times New Roman" w:hAnsi="Times New Roman" w:cs="Times New Roman"/>
          <w:sz w:val="24"/>
          <w:szCs w:val="24"/>
        </w:rPr>
        <w:t>.</w:t>
      </w:r>
      <w:r w:rsidR="009D6A53">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t xml:space="preserve">Measurements were recorded from the nearest southern developed site as </w:t>
      </w:r>
      <w:r w:rsidR="009D6A53">
        <w:rPr>
          <w:rFonts w:ascii="Times New Roman" w:eastAsia="Times New Roman" w:hAnsi="Times New Roman" w:cs="Times New Roman"/>
          <w:sz w:val="24"/>
          <w:szCs w:val="24"/>
        </w:rPr>
        <w:t>summer win</w:t>
      </w:r>
      <w:r w:rsidR="007911B2">
        <w:rPr>
          <w:rFonts w:ascii="Times New Roman" w:eastAsia="Times New Roman" w:hAnsi="Times New Roman" w:cs="Times New Roman"/>
          <w:sz w:val="24"/>
          <w:szCs w:val="24"/>
        </w:rPr>
        <w:t>ds and associated currents tend to flow south-to-north</w:t>
      </w:r>
      <w:r w:rsidR="00BF09EC">
        <w:rPr>
          <w:rFonts w:ascii="Times New Roman" w:eastAsia="Times New Roman" w:hAnsi="Times New Roman" w:cs="Times New Roman"/>
          <w:sz w:val="24"/>
          <w:szCs w:val="24"/>
        </w:rPr>
        <w:t>,</w:t>
      </w:r>
      <w:r w:rsidR="007911B2">
        <w:rPr>
          <w:rFonts w:ascii="Times New Roman" w:eastAsia="Times New Roman" w:hAnsi="Times New Roman" w:cs="Times New Roman"/>
          <w:sz w:val="24"/>
          <w:szCs w:val="24"/>
        </w:rPr>
        <w:t xml:space="preserve"> although not with the velocity and regularity of autumn winds (</w:t>
      </w:r>
      <w:proofErr w:type="spellStart"/>
      <w:r w:rsidR="007911B2">
        <w:rPr>
          <w:rFonts w:ascii="Times New Roman" w:eastAsia="Times New Roman" w:hAnsi="Times New Roman" w:cs="Times New Roman"/>
          <w:sz w:val="24"/>
          <w:szCs w:val="24"/>
        </w:rPr>
        <w:t>Shimaraev</w:t>
      </w:r>
      <w:proofErr w:type="spellEnd"/>
      <w:r w:rsidR="007911B2">
        <w:rPr>
          <w:rFonts w:ascii="Times New Roman" w:eastAsia="Times New Roman" w:hAnsi="Times New Roman" w:cs="Times New Roman"/>
          <w:sz w:val="24"/>
          <w:szCs w:val="24"/>
        </w:rPr>
        <w:t xml:space="preserve"> et al., 1994). </w:t>
      </w:r>
      <w:r>
        <w:rPr>
          <w:rFonts w:ascii="Times New Roman" w:eastAsia="Times New Roman" w:hAnsi="Times New Roman" w:cs="Times New Roman"/>
          <w:sz w:val="24"/>
          <w:szCs w:val="24"/>
        </w:rPr>
        <w:t>Population data were collected from 2012 census data (</w:t>
      </w:r>
      <w:proofErr w:type="spellStart"/>
      <w:r>
        <w:rPr>
          <w:rFonts w:ascii="Times New Roman" w:eastAsia="Times New Roman" w:hAnsi="Times New Roman" w:cs="Times New Roman"/>
          <w:sz w:val="24"/>
          <w:szCs w:val="24"/>
        </w:rPr>
        <w:t>IrkutskStat</w:t>
      </w:r>
      <w:proofErr w:type="spellEnd"/>
      <w:r>
        <w:rPr>
          <w:rFonts w:ascii="Times New Roman" w:eastAsia="Times New Roman" w:hAnsi="Times New Roman" w:cs="Times New Roman"/>
          <w:sz w:val="24"/>
          <w:szCs w:val="24"/>
        </w:rPr>
        <w:t xml:space="preserve">, 2012); </w:t>
      </w:r>
      <w:commentRangeStart w:id="166"/>
      <w:r>
        <w:rPr>
          <w:rFonts w:ascii="Times New Roman" w:eastAsia="Times New Roman" w:hAnsi="Times New Roman" w:cs="Times New Roman"/>
          <w:sz w:val="24"/>
          <w:szCs w:val="24"/>
        </w:rPr>
        <w:t xml:space="preserve">development area </w:t>
      </w:r>
      <w:commentRangeEnd w:id="166"/>
      <w:r w:rsidR="00574762">
        <w:rPr>
          <w:rStyle w:val="CommentReference"/>
        </w:rPr>
        <w:commentReference w:id="166"/>
      </w:r>
      <w:r>
        <w:rPr>
          <w:rFonts w:ascii="Times New Roman" w:eastAsia="Times New Roman" w:hAnsi="Times New Roman" w:cs="Times New Roman"/>
          <w:sz w:val="24"/>
          <w:szCs w:val="24"/>
        </w:rPr>
        <w:t xml:space="preserve">was determined using area calculation from Google Earth (Table S1). Because sewage pollution may be diluted in instances where the majority of lakeside development is not arranged along the shoreline, we scaled population density directly by length of shoreline at the closest developed site. Each sampled littoral site was then assigned the scaled population density metric of the nearest southern developed site. In order to capture how sewage pollution may attenuate over space, all scaled population densities were normalized by distance from the nearest southern developed location. In summary, we calculated our distance-weighted population metric by the equation </w:t>
      </w:r>
      <m:oMath>
        <m:r>
          <w:rPr>
            <w:rFonts w:ascii="Times New Roman" w:eastAsia="Times New Roman" w:hAnsi="Times New Roman" w:cs="Times New Roman"/>
            <w:sz w:val="24"/>
            <w:szCs w:val="24"/>
          </w:rPr>
          <m:t>I</m:t>
        </m:r>
        <m:r>
          <w:rPr>
            <w:rFonts w:ascii="Times New Roman" w:eastAsia="Times New Roman" w:hAnsi="Times New Roman" w:cs="Times New Roman"/>
            <w:sz w:val="24"/>
            <w:szCs w:val="24"/>
            <w:vertAlign w:val="subscript"/>
          </w:rPr>
          <m:t>j</m:t>
        </m:r>
        <m:r>
          <w:rPr>
            <w:rFonts w:ascii="Times New Roman" w:eastAsia="Times New Roman" w:hAnsi="Times New Roman" w:cs="Times New Roman"/>
            <w:sz w:val="24"/>
            <w:szCs w:val="24"/>
          </w:rPr>
          <m:t xml:space="preserve"> =</m:t>
        </m:r>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Pi</m:t>
                </m:r>
              </m:num>
              <m:den>
                <m:r>
                  <w:rPr>
                    <w:rFonts w:ascii="Times New Roman" w:eastAsia="Times New Roman" w:hAnsi="Times New Roman" w:cs="Times New Roman"/>
                    <w:sz w:val="24"/>
                    <w:szCs w:val="24"/>
                  </w:rPr>
                  <m:t>Ai</m:t>
                </m:r>
              </m:den>
            </m:f>
            <m:r>
              <w:rPr>
                <w:rFonts w:ascii="Times New Roman" w:eastAsia="Times New Roman" w:hAnsi="Times New Roman" w:cs="Times New Roman"/>
                <w:sz w:val="24"/>
                <w:szCs w:val="24"/>
              </w:rPr>
              <m:t>*Li</m:t>
            </m:r>
          </m:num>
          <m:den>
            <m:r>
              <w:rPr>
                <w:rFonts w:ascii="Times New Roman" w:eastAsia="Times New Roman" w:hAnsi="Times New Roman" w:cs="Times New Roman"/>
                <w:sz w:val="24"/>
                <w:szCs w:val="24"/>
              </w:rPr>
              <m:t>D</m:t>
            </m:r>
          </m:den>
        </m:f>
      </m:oMath>
      <w:r>
        <w:rPr>
          <w:rFonts w:ascii="Times New Roman" w:eastAsia="Times New Roman" w:hAnsi="Times New Roman" w:cs="Times New Roman"/>
          <w:sz w:val="24"/>
          <w:szCs w:val="24"/>
        </w:rPr>
        <w:t>, where I</w:t>
      </w:r>
      <w:r>
        <w:rPr>
          <w:rFonts w:ascii="Times New Roman" w:eastAsia="Times New Roman" w:hAnsi="Times New Roman" w:cs="Times New Roman"/>
          <w:sz w:val="24"/>
          <w:szCs w:val="24"/>
          <w:vertAlign w:val="subscript"/>
        </w:rPr>
        <w:t>j</w:t>
      </w:r>
      <w:r>
        <w:rPr>
          <w:rFonts w:ascii="Times New Roman" w:eastAsia="Times New Roman" w:hAnsi="Times New Roman" w:cs="Times New Roman"/>
          <w:sz w:val="24"/>
          <w:szCs w:val="24"/>
        </w:rPr>
        <w:t xml:space="preserve"> is the distance-weighted population at site j, P</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population at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area of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L</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is the shoreline length at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km, and D is the distance from developed site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to j in km.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1802CEB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w:t>
      </w:r>
      <w:commentRangeStart w:id="167"/>
      <w:r>
        <w:rPr>
          <w:rFonts w:ascii="Times New Roman" w:eastAsia="Times New Roman" w:hAnsi="Times New Roman" w:cs="Times New Roman"/>
          <w:sz w:val="24"/>
          <w:szCs w:val="24"/>
        </w:rPr>
        <w:t xml:space="preserve">approximately 150 mL glass jars </w:t>
      </w:r>
      <w:commentRangeEnd w:id="167"/>
      <w:r w:rsidR="00FE671D">
        <w:rPr>
          <w:rStyle w:val="CommentReference"/>
        </w:rPr>
        <w:commentReference w:id="167"/>
      </w:r>
      <w:r>
        <w:rPr>
          <w:rFonts w:ascii="Times New Roman" w:eastAsia="Times New Roman" w:hAnsi="Times New Roman" w:cs="Times New Roman"/>
          <w:sz w:val="24"/>
          <w:szCs w:val="24"/>
        </w:rPr>
        <w:t>that had been rinsed three times with water from the sampling location. Samples were collected in duplicates and immediately frozen at -20°C</w:t>
      </w:r>
      <w:del w:id="168" w:author="Tedy Ozersky" w:date="2020-03-02T20:19:00Z">
        <w:r w:rsidDel="00FE671D">
          <w:rPr>
            <w:rFonts w:ascii="Times New Roman" w:eastAsia="Times New Roman" w:hAnsi="Times New Roman" w:cs="Times New Roman"/>
            <w:sz w:val="24"/>
            <w:szCs w:val="24"/>
          </w:rPr>
          <w:delText>. Samples were stored in the dark at -20°C</w:delText>
        </w:r>
      </w:del>
      <w:r>
        <w:rPr>
          <w:rFonts w:ascii="Times New Roman" w:eastAsia="Times New Roman" w:hAnsi="Times New Roman" w:cs="Times New Roman"/>
          <w:sz w:val="24"/>
          <w:szCs w:val="24"/>
        </w:rPr>
        <w:t xml:space="preserve">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3EF8395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w:t>
      </w:r>
      <w:del w:id="169" w:author="Tedy Ozersky" w:date="2020-03-03T15:28:00Z">
        <w:r w:rsidDel="004514AB">
          <w:rPr>
            <w:rFonts w:ascii="Times New Roman" w:eastAsia="Times New Roman" w:hAnsi="Times New Roman" w:cs="Times New Roman"/>
            <w:sz w:val="24"/>
            <w:szCs w:val="24"/>
          </w:rPr>
          <w:delText xml:space="preserve">Total phosphorus was derived from the molecular mass of phosphate concentration. </w:delText>
        </w:r>
      </w:del>
      <w:commentRangeStart w:id="170"/>
      <w:r>
        <w:rPr>
          <w:rFonts w:ascii="Times New Roman" w:eastAsia="Times New Roman" w:hAnsi="Times New Roman" w:cs="Times New Roman"/>
          <w:sz w:val="24"/>
          <w:szCs w:val="24"/>
        </w:rPr>
        <w:t xml:space="preserve">Concentrations are reported in </w:t>
      </w:r>
      <w:commentRangeStart w:id="171"/>
      <w:r>
        <w:rPr>
          <w:rFonts w:ascii="Times New Roman" w:eastAsia="Times New Roman" w:hAnsi="Times New Roman" w:cs="Times New Roman"/>
          <w:sz w:val="24"/>
          <w:szCs w:val="24"/>
        </w:rPr>
        <w:t>mg/L</w:t>
      </w:r>
      <w:commentRangeEnd w:id="171"/>
      <w:r>
        <w:commentReference w:id="171"/>
      </w:r>
      <w:r>
        <w:rPr>
          <w:rFonts w:ascii="Times New Roman" w:eastAsia="Times New Roman" w:hAnsi="Times New Roman" w:cs="Times New Roman"/>
          <w:sz w:val="24"/>
          <w:szCs w:val="24"/>
        </w:rPr>
        <w:t>.</w:t>
      </w:r>
      <w:commentRangeEnd w:id="170"/>
      <w:r w:rsidR="00FE671D">
        <w:rPr>
          <w:rStyle w:val="CommentReference"/>
        </w:rPr>
        <w:commentReference w:id="170"/>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were collected by passing up to 150 mL through 25 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commentRangeStart w:id="172"/>
      <w:r>
        <w:rPr>
          <w:rFonts w:ascii="Times New Roman" w:eastAsia="Times New Roman" w:hAnsi="Times New Roman" w:cs="Times New Roman"/>
          <w:sz w:val="24"/>
          <w:szCs w:val="24"/>
        </w:rPr>
        <w:t>Chlorophyll samples were processed in a manner similar to that of Parson (1963) and Lorenzen (1967).</w:t>
      </w:r>
      <w:commentRangeEnd w:id="172"/>
      <w:r w:rsidR="00FE671D">
        <w:rPr>
          <w:rStyle w:val="CommentReference"/>
        </w:rPr>
        <w:commentReference w:id="172"/>
      </w:r>
      <w:r>
        <w:rPr>
          <w:rFonts w:ascii="Times New Roman" w:eastAsia="Times New Roman" w:hAnsi="Times New Roman" w:cs="Times New Roman"/>
          <w:sz w:val="24"/>
          <w:szCs w:val="24"/>
        </w:rPr>
        <w:t xml:space="preserve">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329C5E3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w:t>
      </w:r>
      <w:del w:id="173" w:author="Tedy Ozersky" w:date="2020-03-02T20:21:00Z">
        <w:r w:rsidDel="00FE671D">
          <w:rPr>
            <w:rFonts w:ascii="Times New Roman" w:eastAsia="Times New Roman" w:hAnsi="Times New Roman" w:cs="Times New Roman"/>
            <w:sz w:val="24"/>
            <w:szCs w:val="24"/>
          </w:rPr>
          <w:delText xml:space="preserve">a </w:delText>
        </w:r>
      </w:del>
      <w:r>
        <w:rPr>
          <w:rFonts w:ascii="Times New Roman" w:eastAsia="Times New Roman" w:hAnsi="Times New Roman" w:cs="Times New Roman"/>
          <w:sz w:val="24"/>
          <w:szCs w:val="24"/>
        </w:rPr>
        <w:t>250 mL amber glass bottle</w:t>
      </w:r>
      <w:ins w:id="174" w:author="Tedy Ozersky" w:date="2020-03-02T20:21:00Z">
        <w:r w:rsidR="00FE671D">
          <w:rPr>
            <w:rFonts w:ascii="Times New Roman" w:eastAsia="Times New Roman" w:hAnsi="Times New Roman" w:cs="Times New Roman"/>
            <w:sz w:val="24"/>
            <w:szCs w:val="24"/>
          </w:rPr>
          <w:t>s</w:t>
        </w:r>
      </w:ins>
      <w:r>
        <w:rPr>
          <w:rFonts w:ascii="Times New Roman" w:eastAsia="Times New Roman" w:hAnsi="Times New Roman" w:cs="Times New Roman"/>
          <w:sz w:val="24"/>
          <w:szCs w:val="24"/>
        </w:rPr>
        <w:t xml:space="preserve"> that </w:t>
      </w:r>
      <w:del w:id="175" w:author="Tedy Ozersky" w:date="2020-03-02T20:21:00Z">
        <w:r w:rsidDel="00FE671D">
          <w:rPr>
            <w:rFonts w:ascii="Times New Roman" w:eastAsia="Times New Roman" w:hAnsi="Times New Roman" w:cs="Times New Roman"/>
            <w:sz w:val="24"/>
            <w:szCs w:val="24"/>
          </w:rPr>
          <w:delText xml:space="preserve">was </w:delText>
        </w:r>
      </w:del>
      <w:ins w:id="176" w:author="Tedy Ozersky" w:date="2020-03-02T20:21:00Z">
        <w:r w:rsidR="00FE671D">
          <w:rPr>
            <w:rFonts w:ascii="Times New Roman" w:eastAsia="Times New Roman" w:hAnsi="Times New Roman" w:cs="Times New Roman"/>
            <w:sz w:val="24"/>
            <w:szCs w:val="24"/>
          </w:rPr>
          <w:t xml:space="preserve">were </w:t>
        </w:r>
      </w:ins>
      <w:r>
        <w:rPr>
          <w:rFonts w:ascii="Times New Roman" w:eastAsia="Times New Roman" w:hAnsi="Times New Roman" w:cs="Times New Roman"/>
          <w:sz w:val="24"/>
          <w:szCs w:val="24"/>
        </w:rPr>
        <w:t xml:space="preserve">rinsed with an </w:t>
      </w:r>
      <w:commentRangeStart w:id="177"/>
      <w:r>
        <w:rPr>
          <w:rFonts w:ascii="Times New Roman" w:eastAsia="Times New Roman" w:hAnsi="Times New Roman" w:cs="Times New Roman"/>
          <w:sz w:val="24"/>
          <w:szCs w:val="24"/>
        </w:rPr>
        <w:t xml:space="preserve">organic solvent </w:t>
      </w:r>
      <w:commentRangeEnd w:id="177"/>
      <w:r w:rsidR="00FE671D">
        <w:rPr>
          <w:rStyle w:val="CommentReference"/>
        </w:rPr>
        <w:commentReference w:id="177"/>
      </w:r>
      <w:r>
        <w:rPr>
          <w:rFonts w:ascii="Times New Roman" w:eastAsia="Times New Roman" w:hAnsi="Times New Roman" w:cs="Times New Roman"/>
          <w:sz w:val="24"/>
          <w:szCs w:val="24"/>
        </w:rPr>
        <w:t xml:space="preserve">and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02F606E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del w:id="178" w:author="Tedy Ozersky" w:date="2020-03-02T20:23:00Z">
        <w:r w:rsidDel="00FE671D">
          <w:rPr>
            <w:rFonts w:ascii="Times New Roman" w:eastAsia="Times New Roman" w:hAnsi="Times New Roman" w:cs="Times New Roman"/>
            <w:sz w:val="24"/>
            <w:szCs w:val="24"/>
          </w:rPr>
          <w:delText>Upon completion, cartridges were removed and immediately</w:delText>
        </w:r>
      </w:del>
      <w:ins w:id="179" w:author="Tedy Ozersky" w:date="2020-03-02T20:23:00Z">
        <w:r w:rsidR="00FE671D">
          <w:rPr>
            <w:rFonts w:ascii="Times New Roman" w:eastAsia="Times New Roman" w:hAnsi="Times New Roman" w:cs="Times New Roman"/>
            <w:sz w:val="24"/>
            <w:szCs w:val="24"/>
          </w:rPr>
          <w:t>Cartridges were</w:t>
        </w:r>
      </w:ins>
      <w:r>
        <w:rPr>
          <w:rFonts w:ascii="Times New Roman" w:eastAsia="Times New Roman" w:hAnsi="Times New Roman" w:cs="Times New Roman"/>
          <w:sz w:val="24"/>
          <w:szCs w:val="24"/>
        </w:rPr>
        <w:t xml:space="preserve"> stored in </w:t>
      </w:r>
      <w:commentRangeStart w:id="180"/>
      <w:proofErr w:type="spellStart"/>
      <w:r>
        <w:rPr>
          <w:rFonts w:ascii="Times New Roman" w:eastAsia="Times New Roman" w:hAnsi="Times New Roman" w:cs="Times New Roman"/>
          <w:sz w:val="24"/>
          <w:szCs w:val="24"/>
        </w:rPr>
        <w:t>whirlpacks</w:t>
      </w:r>
      <w:commentRangeEnd w:id="180"/>
      <w:proofErr w:type="spellEnd"/>
      <w:r w:rsidR="00FE671D">
        <w:rPr>
          <w:rStyle w:val="CommentReference"/>
        </w:rPr>
        <w:commentReference w:id="180"/>
      </w:r>
      <w:del w:id="181" w:author="Tedy Ozersky" w:date="2020-03-02T20:23:00Z">
        <w:r w:rsidDel="00FE671D">
          <w:rPr>
            <w:rFonts w:ascii="Times New Roman" w:eastAsia="Times New Roman" w:hAnsi="Times New Roman" w:cs="Times New Roman"/>
            <w:sz w:val="24"/>
            <w:szCs w:val="24"/>
          </w:rPr>
          <w:delText>. SPE cartridges were processed</w:delText>
        </w:r>
      </w:del>
      <w:ins w:id="182" w:author="Tedy Ozersky" w:date="2020-03-02T20:23:00Z">
        <w:r w:rsidR="00FE671D">
          <w:rPr>
            <w:rFonts w:ascii="Times New Roman" w:eastAsia="Times New Roman" w:hAnsi="Times New Roman" w:cs="Times New Roman"/>
            <w:sz w:val="24"/>
            <w:szCs w:val="24"/>
          </w:rPr>
          <w:t xml:space="preserve"> until analysis</w:t>
        </w:r>
      </w:ins>
      <w:r>
        <w:rPr>
          <w:rFonts w:ascii="Times New Roman" w:eastAsia="Times New Roman" w:hAnsi="Times New Roman" w:cs="Times New Roman"/>
          <w:sz w:val="24"/>
          <w:szCs w:val="24"/>
        </w:rPr>
        <w:t xml:space="preserve"> for </w:t>
      </w:r>
      <w:commentRangeStart w:id="183"/>
      <w:r>
        <w:rPr>
          <w:rFonts w:ascii="Times New Roman" w:eastAsia="Times New Roman" w:hAnsi="Times New Roman" w:cs="Times New Roman"/>
          <w:sz w:val="24"/>
          <w:szCs w:val="24"/>
        </w:rPr>
        <w:t xml:space="preserve">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w:t>
      </w:r>
      <w:commentRangeEnd w:id="183"/>
      <w:r w:rsidR="00FE671D">
        <w:rPr>
          <w:rStyle w:val="CommentReference"/>
        </w:rPr>
        <w:commentReference w:id="183"/>
      </w:r>
      <w:r>
        <w:rPr>
          <w:rFonts w:ascii="Times New Roman" w:eastAsia="Times New Roman" w:hAnsi="Times New Roman" w:cs="Times New Roman"/>
          <w:sz w:val="24"/>
          <w:szCs w:val="24"/>
        </w:rPr>
        <w:t>.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304CEEC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ins w:id="184" w:author="Tedy Ozersky" w:date="2020-03-02T20:24:00Z">
        <w:r w:rsidR="00FE671D">
          <w:rPr>
            <w:rFonts w:ascii="Times New Roman" w:eastAsia="Times New Roman" w:hAnsi="Times New Roman" w:cs="Times New Roman"/>
            <w:sz w:val="24"/>
            <w:szCs w:val="24"/>
          </w:rPr>
          <w:t>samples were collected in triplicate</w:t>
        </w:r>
      </w:ins>
      <w:del w:id="185" w:author="Tedy Ozersky" w:date="2020-03-02T20:24:00Z">
        <w:r w:rsidDel="00FE671D">
          <w:rPr>
            <w:rFonts w:ascii="Times New Roman" w:eastAsia="Times New Roman" w:hAnsi="Times New Roman" w:cs="Times New Roman"/>
            <w:sz w:val="24"/>
            <w:szCs w:val="24"/>
          </w:rPr>
          <w:delText>three</w:delText>
        </w:r>
      </w:del>
      <w:ins w:id="186" w:author="Tedy Ozersky" w:date="2020-03-02T20:25:00Z">
        <w:r w:rsidR="00FE671D">
          <w:rPr>
            <w:rFonts w:ascii="Times New Roman" w:eastAsia="Times New Roman" w:hAnsi="Times New Roman" w:cs="Times New Roman"/>
            <w:sz w:val="24"/>
            <w:szCs w:val="24"/>
          </w:rPr>
          <w:t xml:space="preserve"> </w:t>
        </w:r>
      </w:ins>
      <w:ins w:id="187" w:author="Tedy Ozersky" w:date="2020-03-02T20:24:00Z">
        <w:r w:rsidR="00FE671D">
          <w:rPr>
            <w:rFonts w:ascii="Times New Roman" w:eastAsia="Times New Roman" w:hAnsi="Times New Roman" w:cs="Times New Roman"/>
            <w:sz w:val="24"/>
            <w:szCs w:val="24"/>
          </w:rPr>
          <w:t>using</w:t>
        </w:r>
      </w:ins>
      <w:r>
        <w:rPr>
          <w:rFonts w:ascii="Times New Roman" w:eastAsia="Times New Roman" w:hAnsi="Times New Roman" w:cs="Times New Roman"/>
          <w:sz w:val="24"/>
          <w:szCs w:val="24"/>
        </w:rPr>
        <w:t xml:space="preserve"> 1.5 L clear plastic bottles </w:t>
      </w:r>
      <w:ins w:id="188" w:author="Tedy Ozersky" w:date="2020-03-02T20:25:00Z">
        <w:r w:rsidR="00FE671D">
          <w:rPr>
            <w:rFonts w:ascii="Times New Roman" w:eastAsia="Times New Roman" w:hAnsi="Times New Roman" w:cs="Times New Roman"/>
            <w:sz w:val="24"/>
            <w:szCs w:val="24"/>
          </w:rPr>
          <w:t xml:space="preserve">that </w:t>
        </w:r>
      </w:ins>
      <w:r>
        <w:rPr>
          <w:rFonts w:ascii="Times New Roman" w:eastAsia="Times New Roman" w:hAnsi="Times New Roman" w:cs="Times New Roman"/>
          <w:sz w:val="24"/>
          <w:szCs w:val="24"/>
        </w:rPr>
        <w:t xml:space="preserve">were washed thoroughly with sample water before each collection. Samples were collected </w:t>
      </w:r>
      <w:ins w:id="189" w:author="Tedy Ozersky" w:date="2020-03-02T20:25:00Z">
        <w:r w:rsidR="00FE671D">
          <w:rPr>
            <w:rFonts w:ascii="Times New Roman" w:eastAsia="Times New Roman" w:hAnsi="Times New Roman" w:cs="Times New Roman"/>
            <w:sz w:val="24"/>
            <w:szCs w:val="24"/>
          </w:rPr>
          <w:t xml:space="preserve">by hand from </w:t>
        </w:r>
      </w:ins>
      <w:del w:id="190" w:author="Tedy Ozersky" w:date="2020-03-02T20:25:00Z">
        <w:r w:rsidDel="00FE671D">
          <w:rPr>
            <w:rFonts w:ascii="Times New Roman" w:eastAsia="Times New Roman" w:hAnsi="Times New Roman" w:cs="Times New Roman"/>
            <w:sz w:val="24"/>
            <w:szCs w:val="24"/>
          </w:rPr>
          <w:delText xml:space="preserve">from </w:delText>
        </w:r>
      </w:del>
      <w:r>
        <w:rPr>
          <w:rFonts w:ascii="Times New Roman" w:eastAsia="Times New Roman" w:hAnsi="Times New Roman" w:cs="Times New Roman"/>
          <w:sz w:val="24"/>
          <w:szCs w:val="24"/>
        </w:rPr>
        <w:t xml:space="preserve">the </w:t>
      </w:r>
      <w:commentRangeStart w:id="191"/>
      <w:r>
        <w:rPr>
          <w:rFonts w:ascii="Times New Roman" w:eastAsia="Times New Roman" w:hAnsi="Times New Roman" w:cs="Times New Roman"/>
          <w:sz w:val="24"/>
          <w:szCs w:val="24"/>
        </w:rPr>
        <w:t>midpoint depth for each site</w:t>
      </w:r>
      <w:commentRangeEnd w:id="191"/>
      <w:r w:rsidR="00FE671D">
        <w:rPr>
          <w:rStyle w:val="CommentReference"/>
        </w:rPr>
        <w:commentReference w:id="191"/>
      </w:r>
      <w:r>
        <w:rPr>
          <w:rFonts w:ascii="Times New Roman" w:eastAsia="Times New Roman" w:hAnsi="Times New Roman" w:cs="Times New Roman"/>
          <w:sz w:val="24"/>
          <w:szCs w:val="24"/>
        </w:rPr>
        <w:t xml:space="preserve">. </w:t>
      </w:r>
      <w:commentRangeStart w:id="192"/>
      <w:r>
        <w:rPr>
          <w:rFonts w:ascii="Times New Roman" w:eastAsia="Times New Roman" w:hAnsi="Times New Roman" w:cs="Times New Roman"/>
          <w:sz w:val="24"/>
          <w:szCs w:val="24"/>
        </w:rPr>
        <w:t xml:space="preserve">Once collected, bottles were sealed with a plastic cap until processing. </w:t>
      </w:r>
      <w:commentRangeEnd w:id="192"/>
      <w:r w:rsidR="00FE671D">
        <w:rPr>
          <w:rStyle w:val="CommentReference"/>
        </w:rPr>
        <w:commentReference w:id="192"/>
      </w:r>
    </w:p>
    <w:p w14:paraId="6FDDC73D" w14:textId="77777777" w:rsidR="00715D55" w:rsidRDefault="00715D55">
      <w:pPr>
        <w:rPr>
          <w:rFonts w:ascii="Times New Roman" w:eastAsia="Times New Roman" w:hAnsi="Times New Roman" w:cs="Times New Roman"/>
          <w:sz w:val="24"/>
          <w:szCs w:val="24"/>
        </w:rPr>
      </w:pPr>
    </w:p>
    <w:p w14:paraId="2A315849" w14:textId="060947B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del w:id="193" w:author="Tedy Ozersky" w:date="2020-03-02T20:26:00Z">
        <w:r w:rsidDel="00FE671D">
          <w:rPr>
            <w:rFonts w:ascii="Times New Roman" w:eastAsia="Times New Roman" w:hAnsi="Times New Roman" w:cs="Times New Roman"/>
            <w:sz w:val="24"/>
            <w:szCs w:val="24"/>
          </w:rPr>
          <w:delText xml:space="preserve">with </w:delText>
        </w:r>
      </w:del>
      <w:ins w:id="194" w:author="Tedy Ozersky" w:date="2020-03-02T20:26:00Z">
        <w:r w:rsidR="00FE671D">
          <w:rPr>
            <w:rFonts w:ascii="Times New Roman" w:eastAsia="Times New Roman" w:hAnsi="Times New Roman" w:cs="Times New Roman"/>
            <w:sz w:val="24"/>
            <w:szCs w:val="24"/>
          </w:rPr>
          <w:t xml:space="preserve">on to </w:t>
        </w:r>
      </w:ins>
      <w:r>
        <w:rPr>
          <w:rFonts w:ascii="Times New Roman" w:eastAsia="Times New Roman" w:hAnsi="Times New Roman" w:cs="Times New Roman"/>
          <w:sz w:val="24"/>
          <w:szCs w:val="24"/>
        </w:rPr>
        <w:t xml:space="preserve">a 47 mm </w:t>
      </w:r>
      <w:commentRangeStart w:id="195"/>
      <w:r>
        <w:rPr>
          <w:rFonts w:ascii="Times New Roman" w:eastAsia="Times New Roman" w:hAnsi="Times New Roman" w:cs="Times New Roman"/>
          <w:sz w:val="24"/>
          <w:szCs w:val="24"/>
        </w:rPr>
        <w:t>GF/F</w:t>
      </w:r>
      <w:commentRangeEnd w:id="195"/>
      <w:r w:rsidR="004514AB">
        <w:rPr>
          <w:rStyle w:val="CommentReference"/>
        </w:rPr>
        <w:commentReference w:id="195"/>
      </w:r>
      <w:ins w:id="196" w:author="Tedy Ozersky" w:date="2020-03-03T15:31:00Z">
        <w:r w:rsidR="004514AB">
          <w:rPr>
            <w:rFonts w:ascii="Times New Roman" w:eastAsia="Times New Roman" w:hAnsi="Times New Roman" w:cs="Times New Roman"/>
            <w:sz w:val="24"/>
            <w:szCs w:val="24"/>
          </w:rPr>
          <w:t xml:space="preserve"> filter</w:t>
        </w:r>
      </w:ins>
      <w:r>
        <w:rPr>
          <w:rFonts w:ascii="Times New Roman" w:eastAsia="Times New Roman" w:hAnsi="Times New Roman" w:cs="Times New Roman"/>
          <w:sz w:val="24"/>
          <w:szCs w:val="24"/>
        </w:rPr>
        <w:t xml:space="preserve">. During filtration, aluminum foil was used to cover the filtration funnel to prevent contamination. Upon completion, filters were allowed to dry under vacuum pressure and then stored in 50 mm petri 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8D728E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stereoscope, and microplastics were classified into one of three categories: fibers, fragments, or beads. For all categories, plastics were defined as observed objects with apparently artificial colors and no </w:t>
      </w:r>
      <w:commentRangeStart w:id="197"/>
      <w:r>
        <w:rPr>
          <w:rFonts w:ascii="Times New Roman" w:eastAsia="Times New Roman" w:hAnsi="Times New Roman" w:cs="Times New Roman"/>
          <w:sz w:val="24"/>
          <w:szCs w:val="24"/>
        </w:rPr>
        <w:t>visible organelles or cellular components</w:t>
      </w:r>
      <w:commentRangeEnd w:id="197"/>
      <w:r w:rsidR="004514AB">
        <w:rPr>
          <w:rStyle w:val="CommentReference"/>
        </w:rPr>
        <w:commentReference w:id="197"/>
      </w:r>
      <w:r>
        <w:rPr>
          <w:rFonts w:ascii="Times New Roman" w:eastAsia="Times New Roman" w:hAnsi="Times New Roman" w:cs="Times New Roman"/>
          <w:sz w:val="24"/>
          <w:szCs w:val="24"/>
        </w:rPr>
        <w:t>.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ins w:id="198" w:author="Tedy Ozersky" w:date="2020-03-03T15:32:00Z">
        <w:r w:rsidR="004514AB">
          <w:rPr>
            <w:rFonts w:ascii="Times New Roman" w:eastAsia="Times New Roman" w:hAnsi="Times New Roman" w:cs="Times New Roman"/>
            <w:sz w:val="24"/>
            <w:szCs w:val="24"/>
          </w:rPr>
          <w:t xml:space="preserve"> from the air</w:t>
        </w:r>
      </w:ins>
      <w:r>
        <w:rPr>
          <w:rFonts w:ascii="Times New Roman" w:eastAsia="Times New Roman" w:hAnsi="Times New Roman" w:cs="Times New Roman"/>
          <w:sz w:val="24"/>
          <w:szCs w:val="24"/>
        </w:rPr>
        <w:t xml:space="preserve">. </w:t>
      </w:r>
      <w:commentRangeStart w:id="199"/>
      <w:r>
        <w:rPr>
          <w:rFonts w:ascii="Times New Roman" w:eastAsia="Times New Roman" w:hAnsi="Times New Roman" w:cs="Times New Roman"/>
          <w:sz w:val="24"/>
          <w:szCs w:val="24"/>
        </w:rPr>
        <w:t xml:space="preserve">Results are reported as the average number of microplastics per liter. </w:t>
      </w:r>
    </w:p>
    <w:commentRangeEnd w:id="199"/>
    <w:p w14:paraId="6441FBDA" w14:textId="77777777" w:rsidR="00715D55" w:rsidRDefault="004514AB">
      <w:pPr>
        <w:rPr>
          <w:rFonts w:ascii="Times New Roman" w:eastAsia="Times New Roman" w:hAnsi="Times New Roman" w:cs="Times New Roman"/>
          <w:sz w:val="24"/>
          <w:szCs w:val="24"/>
        </w:rPr>
      </w:pPr>
      <w:r>
        <w:rPr>
          <w:rStyle w:val="CommentReference"/>
        </w:rPr>
        <w:commentReference w:id="199"/>
      </w: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195B558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del w:id="200" w:author="Tedy Ozersky" w:date="2020-03-03T15:33:00Z">
        <w:r w:rsidDel="004514AB">
          <w:rPr>
            <w:rFonts w:ascii="Times New Roman" w:eastAsia="Times New Roman" w:hAnsi="Times New Roman" w:cs="Times New Roman"/>
            <w:sz w:val="24"/>
            <w:szCs w:val="24"/>
          </w:rPr>
          <w:delText>Each biological sample collection and processing procedure is described below.</w:delText>
        </w:r>
      </w:del>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734E19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ins w:id="201" w:author="Tedy Ozersky" w:date="2020-03-03T15:33:00Z">
        <w:r w:rsidR="004514AB">
          <w:rPr>
            <w:rFonts w:ascii="Times New Roman" w:eastAsia="Times New Roman" w:hAnsi="Times New Roman" w:cs="Times New Roman"/>
            <w:sz w:val="24"/>
            <w:szCs w:val="24"/>
          </w:rPr>
          <w:t xml:space="preserve">local </w:t>
        </w:r>
      </w:ins>
      <w:r>
        <w:rPr>
          <w:rFonts w:ascii="Times New Roman" w:eastAsia="Times New Roman" w:hAnsi="Times New Roman" w:cs="Times New Roman"/>
          <w:sz w:val="24"/>
          <w:szCs w:val="24"/>
        </w:rPr>
        <w:t>substrate. A plastic stencil was used to scrape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del w:id="202" w:author="Tedy Ozersky" w:date="2020-03-03T15:34:00Z">
        <w:r w:rsidDel="004514AB">
          <w:rPr>
            <w:rFonts w:ascii="Times New Roman" w:eastAsia="Times New Roman" w:hAnsi="Times New Roman" w:cs="Times New Roman"/>
            <w:sz w:val="24"/>
            <w:szCs w:val="24"/>
          </w:rPr>
          <w:delText xml:space="preserve">for </w:delText>
        </w:r>
      </w:del>
      <w:ins w:id="203" w:author="Tedy Ozersky" w:date="2020-03-03T15:34:00Z">
        <w:r w:rsidR="004514AB">
          <w:rPr>
            <w:rFonts w:ascii="Times New Roman" w:eastAsia="Times New Roman" w:hAnsi="Times New Roman" w:cs="Times New Roman"/>
            <w:sz w:val="24"/>
            <w:szCs w:val="24"/>
          </w:rPr>
          <w:t xml:space="preserve">of </w:t>
        </w:r>
      </w:ins>
      <w:r>
        <w:rPr>
          <w:rFonts w:ascii="Times New Roman" w:eastAsia="Times New Roman" w:hAnsi="Times New Roman" w:cs="Times New Roman"/>
          <w:sz w:val="24"/>
          <w:szCs w:val="24"/>
        </w:rPr>
        <w:t xml:space="preserve">periphyton </w:t>
      </w:r>
      <w:del w:id="204" w:author="Tedy Ozersky" w:date="2020-03-03T15:34:00Z">
        <w:r w:rsidDel="004514AB">
          <w:rPr>
            <w:rFonts w:ascii="Times New Roman" w:eastAsia="Times New Roman" w:hAnsi="Times New Roman" w:cs="Times New Roman"/>
            <w:sz w:val="24"/>
            <w:szCs w:val="24"/>
          </w:rPr>
          <w:delText>samples</w:delText>
        </w:r>
      </w:del>
      <w:ins w:id="205" w:author="Tedy Ozersky" w:date="2020-03-03T15:34:00Z">
        <w:r w:rsidR="004514AB">
          <w:rPr>
            <w:rFonts w:ascii="Times New Roman" w:eastAsia="Times New Roman" w:hAnsi="Times New Roman" w:cs="Times New Roman"/>
            <w:sz w:val="24"/>
            <w:szCs w:val="24"/>
          </w:rPr>
          <w:t>from the upper surface of each rock</w:t>
        </w:r>
      </w:ins>
      <w:r>
        <w:rPr>
          <w:rFonts w:ascii="Times New Roman" w:eastAsia="Times New Roman" w:hAnsi="Times New Roman" w:cs="Times New Roman"/>
          <w:sz w:val="24"/>
          <w:szCs w:val="24"/>
        </w:rPr>
        <w:t xml:space="preserve">. Samples were stored in plastic scintillation vials and preserved with </w:t>
      </w:r>
      <w:proofErr w:type="spellStart"/>
      <w:r>
        <w:rPr>
          <w:rFonts w:ascii="Times New Roman" w:eastAsia="Times New Roman" w:hAnsi="Times New Roman" w:cs="Times New Roman"/>
          <w:sz w:val="24"/>
          <w:szCs w:val="24"/>
        </w:rPr>
        <w:t>Lugol’s</w:t>
      </w:r>
      <w:proofErr w:type="spellEnd"/>
      <w:r>
        <w:rPr>
          <w:rFonts w:ascii="Times New Roman" w:eastAsia="Times New Roman" w:hAnsi="Times New Roman" w:cs="Times New Roman"/>
          <w:sz w:val="24"/>
          <w:szCs w:val="24"/>
        </w:rPr>
        <w:t xml:space="preserve"> solution. Remaining periphyton from the site were 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11233F6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 </w:t>
      </w:r>
      <w:del w:id="206" w:author="Tedy Ozersky" w:date="2020-03-03T15:34:00Z">
        <w:r w:rsidDel="004514AB">
          <w:rPr>
            <w:rFonts w:ascii="Times New Roman" w:eastAsia="Times New Roman" w:hAnsi="Times New Roman" w:cs="Times New Roman"/>
            <w:sz w:val="24"/>
            <w:szCs w:val="24"/>
          </w:rPr>
          <w:delText>plastic scintillation vial</w:delText>
        </w:r>
      </w:del>
      <w:ins w:id="207" w:author="Tedy Ozersky" w:date="2020-03-03T15:34:00Z">
        <w:r w:rsidR="004514AB">
          <w:rPr>
            <w:rFonts w:ascii="Times New Roman" w:eastAsia="Times New Roman" w:hAnsi="Times New Roman" w:cs="Times New Roman"/>
            <w:sz w:val="24"/>
            <w:szCs w:val="24"/>
          </w:rPr>
          <w:t xml:space="preserve"> preserved sample</w:t>
        </w:r>
      </w:ins>
      <w:r>
        <w:rPr>
          <w:rFonts w:ascii="Times New Roman" w:eastAsia="Times New Roman" w:hAnsi="Times New Roman" w:cs="Times New Roman"/>
          <w:sz w:val="24"/>
          <w:szCs w:val="24"/>
        </w:rPr>
        <w:t xml:space="preserve">. For each aliquot, cells, filaments, and colonies were counted for each taxonomic group until at least 300 cells were identified. </w:t>
      </w:r>
      <w:commentRangeStart w:id="208"/>
      <w:r>
        <w:rPr>
          <w:rFonts w:ascii="Times New Roman" w:eastAsia="Times New Roman" w:hAnsi="Times New Roman" w:cs="Times New Roman"/>
          <w:sz w:val="24"/>
          <w:szCs w:val="24"/>
        </w:rPr>
        <w:t>Taxa were classified in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xml:space="preserve">, 2007). Taxonomic groupings were coarse so as to capture overarching patterns in diatom relative to filamentous algae abundance. As a result, diatoms were considered one group. Filamentous algae were considered at finer resolution due to the distinctions in their occurrences described by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Samples contained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a regularly occurring Baikal filamentous alga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{"citationID":"2JkDILFL","properties":{"formattedCitation":"(Kozhov 1963; Osipova et al. 2009)","plainCitation":"(Kozhov 1963; Osipova et al. 2009)","noteIndex":0},"citationItems":[{"id":1670,"uris":["http://zotero.org/groups/332527/items/QAJQINVH"],"uri":["http://zotero.org/groups/332527/items/QAJQINVH"],"itemData":{"id":1670,"type":"book","number-of-pages":"344","publisher":"Springer Science &amp; Business Media","title":"Lake Baikal and its Life","author":[{"family":"Kozhov","given":"M.M."}],"issued":{"date-parts":[["1963"]]}}},{"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(Kozhov 1963; Osipova et al. 2009)</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D5521">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Pr>
          <w:rFonts w:ascii="Times New Roman" w:eastAsia="Times New Roman" w:hAnsi="Times New Roman" w:cs="Times New Roman"/>
          <w:sz w:val="24"/>
          <w:szCs w:val="24"/>
        </w:rPr>
        <w:t>, a recently cosmopolitan filamentous alga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w:t>
      </w:r>
      <w:commentRangeEnd w:id="208"/>
      <w:r w:rsidR="004514AB">
        <w:rPr>
          <w:rStyle w:val="CommentReference"/>
        </w:rPr>
        <w:commentReference w:id="208"/>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54326F9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del w:id="209" w:author="Tedy Ozersky" w:date="2020-03-03T15:46:00Z">
        <w:r w:rsidDel="00E8665D">
          <w:rPr>
            <w:rFonts w:ascii="Times New Roman" w:eastAsia="Times New Roman" w:hAnsi="Times New Roman" w:cs="Times New Roman"/>
            <w:sz w:val="24"/>
            <w:szCs w:val="24"/>
          </w:rPr>
          <w:delText>of approximately 1 m in length</w:delText>
        </w:r>
      </w:del>
      <w:ins w:id="210" w:author="Tedy Ozersky" w:date="2020-03-03T15:46:00Z">
        <w:r w:rsidR="00E8665D">
          <w:rPr>
            <w:rFonts w:ascii="Times New Roman" w:eastAsia="Times New Roman" w:hAnsi="Times New Roman" w:cs="Times New Roman"/>
            <w:sz w:val="24"/>
            <w:szCs w:val="24"/>
          </w:rPr>
          <w:t>for approximately 1 m</w:t>
        </w:r>
      </w:ins>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net and placed in glass jars with </w:t>
      </w:r>
      <w:del w:id="211" w:author="Tedy Ozersky" w:date="2020-03-03T15:47:00Z">
        <w:r w:rsidDel="00E8665D">
          <w:rPr>
            <w:rFonts w:ascii="Times New Roman" w:eastAsia="Times New Roman" w:hAnsi="Times New Roman" w:cs="Times New Roman"/>
            <w:sz w:val="24"/>
            <w:szCs w:val="24"/>
          </w:rPr>
          <w:delText>vodka (~</w:delText>
        </w:r>
      </w:del>
      <w:r>
        <w:rPr>
          <w:rFonts w:ascii="Times New Roman" w:eastAsia="Times New Roman" w:hAnsi="Times New Roman" w:cs="Times New Roman"/>
          <w:sz w:val="24"/>
          <w:szCs w:val="24"/>
        </w:rPr>
        <w:t>40% ethanol</w:t>
      </w:r>
      <w:ins w:id="212" w:author="Tedy Ozersky" w:date="2020-03-03T15:47:00Z">
        <w:r w:rsidR="00E8665D">
          <w:rPr>
            <w:rFonts w:ascii="Times New Roman" w:eastAsia="Times New Roman" w:hAnsi="Times New Roman" w:cs="Times New Roman"/>
            <w:sz w:val="24"/>
            <w:szCs w:val="24"/>
          </w:rPr>
          <w:t xml:space="preserve"> (vodka; which was the only preservative available to us at the time</w:t>
        </w:r>
      </w:ins>
      <w:r>
        <w:rPr>
          <w:rFonts w:ascii="Times New Roman" w:eastAsia="Times New Roman" w:hAnsi="Times New Roman" w:cs="Times New Roman"/>
          <w:sz w:val="24"/>
          <w:szCs w:val="24"/>
        </w:rPr>
        <w:t xml:space="preserve">) for preservation and refrigerated at 4°C aboard the research vessel. </w:t>
      </w:r>
      <w:del w:id="213" w:author="Tedy Ozersky" w:date="2020-03-03T15:47:00Z">
        <w:r w:rsidDel="00E8665D">
          <w:rPr>
            <w:rFonts w:ascii="Times New Roman" w:eastAsia="Times New Roman" w:hAnsi="Times New Roman" w:cs="Times New Roman"/>
            <w:sz w:val="24"/>
            <w:szCs w:val="24"/>
          </w:rPr>
          <w:delText xml:space="preserve">Vodka </w:delText>
        </w:r>
      </w:del>
      <w:ins w:id="214" w:author="Tedy Ozersky" w:date="2020-03-03T15:47:00Z">
        <w:r w:rsidR="00E8665D">
          <w:rPr>
            <w:rFonts w:ascii="Times New Roman" w:eastAsia="Times New Roman" w:hAnsi="Times New Roman" w:cs="Times New Roman"/>
            <w:sz w:val="24"/>
            <w:szCs w:val="24"/>
          </w:rPr>
          <w:t xml:space="preserve">The 40% ethanol preservative </w:t>
        </w:r>
      </w:ins>
      <w:r>
        <w:rPr>
          <w:rFonts w:ascii="Times New Roman" w:eastAsia="Times New Roman" w:hAnsi="Times New Roman" w:cs="Times New Roman"/>
          <w:sz w:val="24"/>
          <w:szCs w:val="24"/>
        </w:rPr>
        <w:t>was replaced with ~80% ethanol upon return to the lab</w:t>
      </w:r>
      <w:ins w:id="215" w:author="Tedy Ozersky" w:date="2020-03-03T15:47:00Z">
        <w:r w:rsidR="00E8665D">
          <w:rPr>
            <w:rFonts w:ascii="Times New Roman" w:eastAsia="Times New Roman" w:hAnsi="Times New Roman" w:cs="Times New Roman"/>
            <w:sz w:val="24"/>
            <w:szCs w:val="24"/>
          </w:rPr>
          <w:t xml:space="preserve"> (within how long?)</w:t>
        </w:r>
      </w:ins>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w:t>
      </w:r>
      <w:commentRangeStart w:id="216"/>
      <w:r>
        <w:rPr>
          <w:rFonts w:ascii="Times New Roman" w:eastAsia="Times New Roman" w:hAnsi="Times New Roman" w:cs="Times New Roman"/>
          <w:sz w:val="24"/>
          <w:szCs w:val="24"/>
        </w:rPr>
        <w:t>at -20°C</w:t>
      </w:r>
      <w:commentRangeEnd w:id="216"/>
      <w:r w:rsidR="00902608">
        <w:rPr>
          <w:rStyle w:val="CommentReference"/>
        </w:rPr>
        <w:commentReference w:id="216"/>
      </w:r>
      <w:r>
        <w:rPr>
          <w:rFonts w:ascii="Times New Roman" w:eastAsia="Times New Roman" w:hAnsi="Times New Roman" w:cs="Times New Roman"/>
          <w:sz w:val="24"/>
          <w:szCs w:val="24"/>
        </w:rPr>
        <w:t xml:space="preserve">. </w:t>
      </w:r>
    </w:p>
    <w:p w14:paraId="420AF3DF" w14:textId="77777777" w:rsidR="00715D55" w:rsidRDefault="00715D55">
      <w:pPr>
        <w:rPr>
          <w:rFonts w:ascii="Times New Roman" w:eastAsia="Times New Roman" w:hAnsi="Times New Roman" w:cs="Times New Roman"/>
          <w:sz w:val="24"/>
          <w:szCs w:val="24"/>
        </w:rPr>
      </w:pPr>
    </w:p>
    <w:p w14:paraId="393A9A2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Invertebrate taxonomic identification and enumeration were performed under a stereoscope. All </w:t>
      </w:r>
      <w:commentRangeStart w:id="217"/>
      <w:r>
        <w:rPr>
          <w:rFonts w:ascii="Times New Roman" w:eastAsia="Times New Roman" w:hAnsi="Times New Roman" w:cs="Times New Roman"/>
          <w:sz w:val="24"/>
          <w:szCs w:val="24"/>
        </w:rPr>
        <w:t xml:space="preserve">well preserved </w:t>
      </w:r>
      <w:commentRangeEnd w:id="217"/>
      <w:r w:rsidR="00902608">
        <w:rPr>
          <w:rStyle w:val="CommentReference"/>
        </w:rPr>
        <w:commentReference w:id="217"/>
      </w:r>
      <w:r>
        <w:rPr>
          <w:rFonts w:ascii="Times New Roman" w:eastAsia="Times New Roman" w:hAnsi="Times New Roman" w:cs="Times New Roman"/>
          <w:sz w:val="24"/>
          <w:szCs w:val="24"/>
        </w:rPr>
        <w:t>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xml:space="preserve">; Table 2).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515880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commentRangeStart w:id="218"/>
      <w:r>
        <w:rPr>
          <w:rFonts w:ascii="Times New Roman" w:eastAsia="Times New Roman" w:hAnsi="Times New Roman" w:cs="Times New Roman"/>
          <w:sz w:val="24"/>
          <w:szCs w:val="24"/>
        </w:rPr>
        <w:t xml:space="preserve">. </w:t>
      </w:r>
      <w:del w:id="219" w:author="Tedy Ozersky" w:date="2020-03-03T15:54:00Z">
        <w:r w:rsidDel="00902608">
          <w:rPr>
            <w:rFonts w:ascii="Times New Roman" w:eastAsia="Times New Roman" w:hAnsi="Times New Roman" w:cs="Times New Roman"/>
            <w:sz w:val="24"/>
            <w:szCs w:val="24"/>
          </w:rPr>
          <w:delText xml:space="preserve">Stable isotopes have been used extensively to examine </w:delText>
        </w:r>
        <w:r w:rsidR="004361D1" w:rsidDel="00902608">
          <w:rPr>
            <w:rFonts w:ascii="Times New Roman" w:eastAsia="Times New Roman" w:hAnsi="Times New Roman" w:cs="Times New Roman"/>
            <w:sz w:val="24"/>
            <w:szCs w:val="24"/>
          </w:rPr>
          <w:delText>food web</w:delText>
        </w:r>
        <w:r w:rsidDel="00902608">
          <w:rPr>
            <w:rFonts w:ascii="Times New Roman" w:eastAsia="Times New Roman" w:hAnsi="Times New Roman" w:cs="Times New Roman"/>
            <w:sz w:val="24"/>
            <w:szCs w:val="24"/>
          </w:rPr>
          <w:delText xml:space="preserve"> structure and dynamics, </w:delText>
        </w:r>
        <w:r w:rsidR="000F223A" w:rsidDel="00902608">
          <w:rPr>
            <w:rFonts w:ascii="Times New Roman" w:eastAsia="Times New Roman" w:hAnsi="Times New Roman" w:cs="Times New Roman"/>
            <w:sz w:val="24"/>
            <w:szCs w:val="24"/>
          </w:rPr>
          <w:delText>indirectly</w:delText>
        </w:r>
        <w:r w:rsidDel="00902608">
          <w:rPr>
            <w:rFonts w:ascii="Times New Roman" w:eastAsia="Times New Roman" w:hAnsi="Times New Roman" w:cs="Times New Roman"/>
            <w:sz w:val="24"/>
            <w:szCs w:val="24"/>
          </w:rPr>
          <w:delText xml:space="preserve"> indicat</w:delText>
        </w:r>
        <w:r w:rsidR="000F223A" w:rsidDel="00902608">
          <w:rPr>
            <w:rFonts w:ascii="Times New Roman" w:eastAsia="Times New Roman" w:hAnsi="Times New Roman" w:cs="Times New Roman"/>
            <w:sz w:val="24"/>
            <w:szCs w:val="24"/>
          </w:rPr>
          <w:delText>ing</w:delText>
        </w:r>
        <w:r w:rsidDel="00902608">
          <w:rPr>
            <w:rFonts w:ascii="Times New Roman" w:eastAsia="Times New Roman" w:hAnsi="Times New Roman" w:cs="Times New Roman"/>
            <w:sz w:val="24"/>
            <w:szCs w:val="24"/>
          </w:rPr>
          <w:delText xml:space="preserve"> </w:delText>
        </w:r>
        <w:r w:rsidR="004361D1" w:rsidDel="00902608">
          <w:rPr>
            <w:rFonts w:ascii="Times New Roman" w:eastAsia="Times New Roman" w:hAnsi="Times New Roman" w:cs="Times New Roman"/>
            <w:sz w:val="24"/>
            <w:szCs w:val="24"/>
          </w:rPr>
          <w:delText>food web</w:delText>
        </w:r>
        <w:r w:rsidDel="00902608">
          <w:rPr>
            <w:rFonts w:ascii="Times New Roman" w:eastAsia="Times New Roman" w:hAnsi="Times New Roman" w:cs="Times New Roman"/>
            <w:sz w:val="24"/>
            <w:szCs w:val="24"/>
          </w:rPr>
          <w:delText xml:space="preserve"> associations (see review </w:delText>
        </w:r>
        <w:r w:rsidR="00B417BC" w:rsidDel="00902608">
          <w:rPr>
            <w:rFonts w:ascii="Times New Roman" w:eastAsia="Times New Roman" w:hAnsi="Times New Roman" w:cs="Times New Roman"/>
            <w:sz w:val="24"/>
            <w:szCs w:val="24"/>
          </w:rPr>
          <w:fldChar w:fldCharType="begin"/>
        </w:r>
        <w:r w:rsidR="00B417BC" w:rsidDel="00902608">
          <w:rPr>
            <w:rFonts w:ascii="Times New Roman" w:eastAsia="Times New Roman" w:hAnsi="Times New Roman" w:cs="Times New Roman"/>
            <w:sz w:val="24"/>
            <w:szCs w:val="24"/>
          </w:rPr>
          <w:delInstrText xml:space="preserve"> ADDIN ZOTERO_ITEM CSL_CITATION {"citationID":"0dzIewzc","properties":{"formattedCitation":"(Layman et al. 2012)","plainCitation":"(Layman et al. 2012)","noteIndex":0},"citationItems":[{"id":2642,"uris":["http://zotero.org/users/2645460/items/DPWUFY3F"],"uri":["http://zotero.org/users/2645460/items/DPWUFY3F"],"itemData":{"id":2642,"type":"article-journal","abstract":"Stable isotope analysis has emerged as one of the primary means for examining the structure and dynamics of food webs, and numerous analytical approaches are now commonly used in the field. Techniques range from simple, qualitative inferences based on the isotopic niche, to Bayesian mixing models that can be used to characterize food-web structure at multiple hierarchical levels. We provide a comprehensive review of these techniques, and thus a single reference source to help identify the most useful approaches to apply to a given data set. We structure the review around four general questions: (1) what is the trophic position of an organism in a food web?; (2) which resource pools support consumers?; (3) what additional information does relative position of consumers in isotopic space reveal about food-web structure?; and (4) what is the degree of trophic variability at the intrapopulation level? For each general question, we detail different approaches that have been applied, discussing the strengths and weaknesses of each. We conclude with a set of suggestions that transcend individual analytical approaches, and provide guidance for future applications in the field.","container-title":"Biological Reviews","DOI":"10.1111/j.1469-185X.2011.00208.x","ISSN":"1469-185X","issue":"3","language":"en","page":"545-562","source":"Wiley Online Library","title":"Applying stable isotopes to examine food-web structure: an overview of analytical tools","title-short":"Applying stable isotopes to examine food-web structure","volume":"87","author":[{"family":"Layman","given":"Craig A."},{"family":"Araujo","given":"Marcio S."},{"family":"Boucek","given":"Ross"},{"family":"Hammerschlag‐Peyer","given":"Caroline M."},{"family":"Harrison","given":"Elizabeth"},{"family":"Jud","given":"Zachary R."},{"family":"Matich","given":"Philip"},{"family":"Rosenblatt","given":"Adam E."},{"family":"Vaudo","given":"Jeremy J."},{"family":"Yeager","given":"Lauren A."},{"family":"Post","given":"David M."},{"family":"Bearhop","given":"Stuart"}],"issued":{"date-parts":[["2012"]]}}}],"schema":"https://github.com/citation-style-language/schema/raw/master/csl-citation.json"} </w:delInstrText>
        </w:r>
        <w:r w:rsidR="00B417BC" w:rsidDel="00902608">
          <w:rPr>
            <w:rFonts w:ascii="Times New Roman" w:eastAsia="Times New Roman" w:hAnsi="Times New Roman" w:cs="Times New Roman"/>
            <w:sz w:val="24"/>
            <w:szCs w:val="24"/>
          </w:rPr>
          <w:fldChar w:fldCharType="separate"/>
        </w:r>
        <w:r w:rsidR="00B417BC" w:rsidRPr="00B417BC" w:rsidDel="00902608">
          <w:rPr>
            <w:rFonts w:ascii="Times New Roman" w:hAnsi="Times New Roman" w:cs="Times New Roman"/>
            <w:sz w:val="24"/>
          </w:rPr>
          <w:delText>(Layman et al. 2012)</w:delText>
        </w:r>
        <w:r w:rsidR="00B417BC" w:rsidDel="00902608">
          <w:rPr>
            <w:rFonts w:ascii="Times New Roman" w:eastAsia="Times New Roman" w:hAnsi="Times New Roman" w:cs="Times New Roman"/>
            <w:sz w:val="24"/>
            <w:szCs w:val="24"/>
          </w:rPr>
          <w:fldChar w:fldCharType="end"/>
        </w:r>
        <w:r w:rsidDel="00902608">
          <w:rPr>
            <w:rFonts w:ascii="Times New Roman" w:eastAsia="Times New Roman" w:hAnsi="Times New Roman" w:cs="Times New Roman"/>
            <w:sz w:val="24"/>
            <w:szCs w:val="24"/>
          </w:rPr>
          <w:delText xml:space="preserve">). More </w:delText>
        </w:r>
        <w:r w:rsidR="000F223A" w:rsidDel="00902608">
          <w:rPr>
            <w:rFonts w:ascii="Times New Roman" w:eastAsia="Times New Roman" w:hAnsi="Times New Roman" w:cs="Times New Roman"/>
            <w:sz w:val="24"/>
            <w:szCs w:val="24"/>
          </w:rPr>
          <w:delText xml:space="preserve">sensitive </w:delText>
        </w:r>
        <w:r w:rsidDel="00902608">
          <w:rPr>
            <w:rFonts w:ascii="Times New Roman" w:eastAsia="Times New Roman" w:hAnsi="Times New Roman" w:cs="Times New Roman"/>
            <w:sz w:val="24"/>
            <w:szCs w:val="24"/>
          </w:rPr>
          <w:delText xml:space="preserve">diet tracers, such as fatty acids, have demonstrated robust potential to identify trophic relationships because fatty acid signatures are largely consistent within a species </w:delText>
        </w:r>
        <w:r w:rsidR="001A1BBB" w:rsidDel="00902608">
          <w:rPr>
            <w:rFonts w:ascii="Times New Roman" w:eastAsia="Times New Roman" w:hAnsi="Times New Roman" w:cs="Times New Roman"/>
            <w:sz w:val="24"/>
            <w:szCs w:val="24"/>
          </w:rPr>
          <w:fldChar w:fldCharType="begin"/>
        </w:r>
        <w:r w:rsidR="001A1BBB" w:rsidDel="00902608">
          <w:rPr>
            <w:rFonts w:ascii="Times New Roman" w:eastAsia="Times New Roman" w:hAnsi="Times New Roman" w:cs="Times New Roman"/>
            <w:sz w:val="24"/>
            <w:szCs w:val="24"/>
          </w:rPr>
          <w:delInstrText xml:space="preserve"> ADDIN ZOTERO_ITEM CSL_CITATION {"citationID":"346OaRXw","properties":{"formattedCitation":"(Iverson et al. 2004; Galloway and Winder 2015)","plainCitation":"(Iverson et al. 2004;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delInstrText>
        </w:r>
        <w:r w:rsidR="001A1BBB" w:rsidDel="00902608">
          <w:rPr>
            <w:rFonts w:ascii="Times New Roman" w:eastAsia="Times New Roman" w:hAnsi="Times New Roman" w:cs="Times New Roman"/>
            <w:sz w:val="24"/>
            <w:szCs w:val="24"/>
          </w:rPr>
          <w:fldChar w:fldCharType="separate"/>
        </w:r>
        <w:r w:rsidR="001A1BBB" w:rsidRPr="001A1BBB" w:rsidDel="00902608">
          <w:rPr>
            <w:rFonts w:ascii="Times New Roman" w:hAnsi="Times New Roman" w:cs="Times New Roman"/>
            <w:sz w:val="24"/>
          </w:rPr>
          <w:delText>(Iverson et al. 2004; Galloway and Winder 2015)</w:delText>
        </w:r>
        <w:r w:rsidR="001A1BBB" w:rsidDel="00902608">
          <w:rPr>
            <w:rFonts w:ascii="Times New Roman" w:eastAsia="Times New Roman" w:hAnsi="Times New Roman" w:cs="Times New Roman"/>
            <w:sz w:val="24"/>
            <w:szCs w:val="24"/>
          </w:rPr>
          <w:fldChar w:fldCharType="end"/>
        </w:r>
        <w:r w:rsidDel="00902608">
          <w:rPr>
            <w:rFonts w:ascii="Times New Roman" w:eastAsia="Times New Roman" w:hAnsi="Times New Roman" w:cs="Times New Roman"/>
            <w:sz w:val="24"/>
            <w:szCs w:val="24"/>
          </w:rPr>
          <w:delText xml:space="preserve">. Fatty acid analysis, therefore, can be used to infer species-level resource consumption, when fatty acid profiles of both resources and consumers are known. Ideally, combining fatty acid profiles with stable isotope data can present a more cohesive </w:delText>
        </w:r>
        <w:r w:rsidR="004361D1" w:rsidDel="00902608">
          <w:rPr>
            <w:rFonts w:ascii="Times New Roman" w:eastAsia="Times New Roman" w:hAnsi="Times New Roman" w:cs="Times New Roman"/>
            <w:sz w:val="24"/>
            <w:szCs w:val="24"/>
          </w:rPr>
          <w:delText>food web</w:delText>
        </w:r>
        <w:r w:rsidDel="00902608">
          <w:rPr>
            <w:rFonts w:ascii="Times New Roman" w:eastAsia="Times New Roman" w:hAnsi="Times New Roman" w:cs="Times New Roman"/>
            <w:sz w:val="24"/>
            <w:szCs w:val="24"/>
          </w:rPr>
          <w:delText xml:space="preserve"> analysis </w:delText>
        </w:r>
        <w:r w:rsidR="001A1BBB" w:rsidDel="00902608">
          <w:rPr>
            <w:rFonts w:ascii="Times New Roman" w:eastAsia="Times New Roman" w:hAnsi="Times New Roman" w:cs="Times New Roman"/>
            <w:sz w:val="24"/>
            <w:szCs w:val="24"/>
          </w:rPr>
          <w:fldChar w:fldCharType="begin"/>
        </w:r>
        <w:r w:rsidR="001A1BBB" w:rsidDel="00902608">
          <w:rPr>
            <w:rFonts w:ascii="Times New Roman" w:eastAsia="Times New Roman" w:hAnsi="Times New Roman" w:cs="Times New Roman"/>
            <w:sz w:val="24"/>
            <w:szCs w:val="24"/>
          </w:rPr>
          <w:delInstrText xml:space="preserve"> ADDIN ZOTERO_ITEM CSL_CITATION {"citationID":"djW7Dh8g","properties":{"formattedCitation":"(Boecklen et al. 2011)","plainCitation":"(Boecklen et al. 2011)","noteIndex":0},"citationItems":[{"id":2650,"uris":["http://zotero.org/users/2645460/items/ZDK9G4XT"],"uri":["http://zotero.org/users/2645460/items/ZDK9G4XT"],"itemData":{"id":2650,"type":"paper-conference","abstract":"Stable isotope analysis (SIA) has proven to be a useful tool in reconstructing diets, characterizing trophic relationships, elucidating patterns of resource allocation, and constructing food webs. Consequently, the number of studies using SIA in trophic ecology has increased exponentially over the past decade. Several subdisciplines have developed, including isotope mixing models, incorporation dynamics models, lipid-extraction and correction methods, isotopic routing models, and compound-specific isotopic analysis. As with all tools, there are limitations to SIA. Chief among these are multiple sources of variation in isotopic signatures, unequal taxonomic and ecosystem coverage, over-reliance on literature values for key parameters, lack of canonical models, untested or unrealistic assumptions, low predictive power, and a paucity of experimental studies. We anticipate progress in SIA resulting from standardization of methods and models, calibration of model parameters through experimentation, and continu...","DOI":"10.1146/annurev-ecolsys-102209-144726","source":"Semantic Scholar","title":"On the Use of Stable Isotopes in Trophic Ecology","author":[{"family":"Boecklen","given":"William J."},{"family":"Yarnes","given":"Christopher T."},{"family":"Cook","given":"Bethany A."},{"family":"James","given":"Avis C."}],"issued":{"date-parts":[["2011"]]}}}],"schema":"https://github.com/citation-style-language/schema/raw/master/csl-citation.json"} </w:delInstrText>
        </w:r>
        <w:r w:rsidR="001A1BBB" w:rsidDel="00902608">
          <w:rPr>
            <w:rFonts w:ascii="Times New Roman" w:eastAsia="Times New Roman" w:hAnsi="Times New Roman" w:cs="Times New Roman"/>
            <w:sz w:val="24"/>
            <w:szCs w:val="24"/>
          </w:rPr>
          <w:fldChar w:fldCharType="separate"/>
        </w:r>
        <w:r w:rsidR="001A1BBB" w:rsidRPr="001A1BBB" w:rsidDel="00902608">
          <w:rPr>
            <w:rFonts w:ascii="Times New Roman" w:hAnsi="Times New Roman" w:cs="Times New Roman"/>
            <w:sz w:val="24"/>
          </w:rPr>
          <w:delText>(Boecklen et al. 2011)</w:delText>
        </w:r>
        <w:r w:rsidR="001A1BBB" w:rsidDel="00902608">
          <w:rPr>
            <w:rFonts w:ascii="Times New Roman" w:eastAsia="Times New Roman" w:hAnsi="Times New Roman" w:cs="Times New Roman"/>
            <w:sz w:val="24"/>
            <w:szCs w:val="24"/>
          </w:rPr>
          <w:fldChar w:fldCharType="end"/>
        </w:r>
        <w:r w:rsidDel="00902608">
          <w:rPr>
            <w:rFonts w:ascii="Times New Roman" w:eastAsia="Times New Roman" w:hAnsi="Times New Roman" w:cs="Times New Roman"/>
            <w:sz w:val="24"/>
            <w:szCs w:val="24"/>
          </w:rPr>
          <w:delText xml:space="preserve">. </w:delText>
        </w:r>
      </w:del>
      <w:commentRangeEnd w:id="218"/>
      <w:r w:rsidR="00902608">
        <w:rPr>
          <w:rStyle w:val="CommentReference"/>
        </w:rPr>
        <w:commentReference w:id="218"/>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77777777"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Prior to isotopic analy</w:t>
      </w:r>
      <w:r>
        <w:rPr>
          <w:rFonts w:ascii="Times New Roman" w:eastAsia="Times New Roman" w:hAnsi="Times New Roman" w:cs="Times New Roman"/>
          <w:color w:val="212121"/>
          <w:sz w:val="24"/>
          <w:szCs w:val="24"/>
        </w:rPr>
        <w:t>sis, periphyton and macroinvertebrate samples were</w:t>
      </w:r>
      <w:r>
        <w:rPr>
          <w:rFonts w:ascii="Times New Roman" w:eastAsia="Times New Roman" w:hAnsi="Times New Roman" w:cs="Times New Roman"/>
          <w:color w:val="212121"/>
          <w:sz w:val="24"/>
          <w:szCs w:val="24"/>
          <w:highlight w:val="white"/>
        </w:rPr>
        <w:t xml:space="preserve"> freeze dried for ~48 h </w:t>
      </w:r>
      <w:commentRangeStart w:id="220"/>
      <w:r>
        <w:rPr>
          <w:rFonts w:ascii="Times New Roman" w:eastAsia="Times New Roman" w:hAnsi="Times New Roman" w:cs="Times New Roman"/>
          <w:color w:val="212121"/>
          <w:sz w:val="24"/>
          <w:szCs w:val="24"/>
          <w:highlight w:val="white"/>
        </w:rPr>
        <w:t xml:space="preserve">(or until dry). </w:t>
      </w:r>
      <w:commentRangeEnd w:id="220"/>
      <w:r w:rsidR="00902608">
        <w:rPr>
          <w:rStyle w:val="CommentReference"/>
        </w:rPr>
        <w:commentReference w:id="220"/>
      </w: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commentRangeStart w:id="221"/>
      <w:r>
        <w:rPr>
          <w:rFonts w:ascii="Times New Roman" w:eastAsia="Times New Roman" w:hAnsi="Times New Roman" w:cs="Times New Roman"/>
          <w:sz w:val="24"/>
          <w:szCs w:val="24"/>
        </w:rPr>
        <w:t xml:space="preserve">Fatty acid </w:t>
      </w:r>
      <w:commentRangeEnd w:id="221"/>
      <w:r w:rsidR="00902608">
        <w:rPr>
          <w:rStyle w:val="CommentReference"/>
        </w:rPr>
        <w:commentReference w:id="221"/>
      </w:r>
      <w:r>
        <w:rPr>
          <w:rFonts w:ascii="Times New Roman" w:eastAsia="Times New Roman" w:hAnsi="Times New Roman" w:cs="Times New Roman"/>
          <w:sz w:val="24"/>
          <w:szCs w:val="24"/>
        </w:rPr>
        <w:t xml:space="preserve">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r>
        <w:rPr>
          <w:rFonts w:ascii="Times New Roman" w:eastAsia="Times New Roman" w:hAnsi="Times New Roman" w:cs="Times New Roman"/>
          <w:sz w:val="24"/>
          <w:szCs w:val="24"/>
        </w:rPr>
        <w:t>chloroform:methanol</w:t>
      </w:r>
      <w:proofErr w:type="spell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w:t>
      </w:r>
      <w:commentRangeStart w:id="222"/>
      <w:r>
        <w:rPr>
          <w:rFonts w:ascii="Times New Roman" w:eastAsia="Times New Roman" w:hAnsi="Times New Roman" w:cs="Times New Roman"/>
          <w:sz w:val="24"/>
          <w:szCs w:val="24"/>
        </w:rPr>
        <w:t>GC/MS quantification was performed in a similar method as described in Schram et al. (2018).</w:t>
      </w:r>
      <w:commentRangeEnd w:id="222"/>
      <w:r>
        <w:commentReference w:id="222"/>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4A2E21F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ins w:id="223" w:author="Tedy Ozersky" w:date="2020-03-03T15:56:00Z">
        <w:r w:rsidR="006A7A61" w:rsidRPr="006A7A61">
          <w:rPr>
            <w:rFonts w:ascii="Times New Roman" w:eastAsia="Times New Roman" w:hAnsi="Times New Roman" w:cs="Times New Roman"/>
            <w:sz w:val="24"/>
            <w:szCs w:val="24"/>
            <w:vertAlign w:val="superscript"/>
            <w:rPrChange w:id="224" w:author="Tedy Ozersky" w:date="2020-03-03T15:56:00Z">
              <w:rPr>
                <w:rFonts w:ascii="Times New Roman" w:eastAsia="Times New Roman" w:hAnsi="Times New Roman" w:cs="Times New Roman"/>
                <w:sz w:val="24"/>
                <w:szCs w:val="24"/>
              </w:rPr>
            </w:rPrChange>
          </w:rPr>
          <w:t>15</w:t>
        </w:r>
      </w:ins>
      <w:r>
        <w:rPr>
          <w:rFonts w:ascii="Times New Roman" w:eastAsia="Times New Roman" w:hAnsi="Times New Roman" w:cs="Times New Roman"/>
          <w:sz w:val="24"/>
          <w:szCs w:val="24"/>
        </w:rPr>
        <w:t>N</w:t>
      </w:r>
      <w:del w:id="225" w:author="Tedy Ozersky" w:date="2020-03-03T15:56:00Z">
        <w:r w:rsidDel="006A7A61">
          <w:rPr>
            <w:rFonts w:ascii="Times New Roman" w:eastAsia="Times New Roman" w:hAnsi="Times New Roman" w:cs="Times New Roman"/>
            <w:sz w:val="24"/>
            <w:szCs w:val="24"/>
          </w:rPr>
          <w:delText>15</w:delText>
        </w:r>
      </w:del>
      <w:r>
        <w:rPr>
          <w:rFonts w:ascii="Times New Roman" w:eastAsia="Times New Roman" w:hAnsi="Times New Roman" w:cs="Times New Roman"/>
          <w:sz w:val="24"/>
          <w:szCs w:val="24"/>
        </w:rPr>
        <w:t xml:space="preserve"> in macroinvertebrate tissues were </w:t>
      </w:r>
      <w:commentRangeStart w:id="226"/>
      <w:r>
        <w:rPr>
          <w:rFonts w:ascii="Times New Roman" w:eastAsia="Times New Roman" w:hAnsi="Times New Roman" w:cs="Times New Roman"/>
          <w:sz w:val="24"/>
          <w:szCs w:val="24"/>
        </w:rPr>
        <w:t xml:space="preserve">log-transformed </w:t>
      </w:r>
      <w:commentRangeEnd w:id="226"/>
      <w:r w:rsidR="006A7A61">
        <w:rPr>
          <w:rStyle w:val="CommentReference"/>
        </w:rPr>
        <w:commentReference w:id="226"/>
      </w:r>
      <w:r>
        <w:rPr>
          <w:rFonts w:ascii="Times New Roman" w:eastAsia="Times New Roman" w:hAnsi="Times New Roman" w:cs="Times New Roman"/>
          <w:sz w:val="24"/>
          <w:szCs w:val="24"/>
        </w:rPr>
        <w:t xml:space="preserve">and regressed against log-transformed distance-weighted population using a linear model. 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1F24DB2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and macroinvertebrate abundance data were each analyzed with a consistent multivariate routine. </w:t>
      </w:r>
      <w:commentRangeStart w:id="227"/>
      <w:r>
        <w:rPr>
          <w:rFonts w:ascii="Times New Roman" w:eastAsia="Times New Roman" w:hAnsi="Times New Roman" w:cs="Times New Roman"/>
          <w:sz w:val="24"/>
          <w:szCs w:val="24"/>
        </w:rPr>
        <w:t xml:space="preserve">First, cross-correlated taxa were </w:t>
      </w:r>
      <w:r w:rsidR="00536BE1">
        <w:rPr>
          <w:rFonts w:ascii="Times New Roman" w:eastAsia="Times New Roman" w:hAnsi="Times New Roman" w:cs="Times New Roman"/>
          <w:sz w:val="24"/>
          <w:szCs w:val="24"/>
        </w:rPr>
        <w:t xml:space="preserve">identified, and the </w:t>
      </w:r>
      <w:r w:rsidR="009654BD">
        <w:rPr>
          <w:rFonts w:ascii="Times New Roman" w:eastAsia="Times New Roman" w:hAnsi="Times New Roman" w:cs="Times New Roman"/>
          <w:sz w:val="24"/>
          <w:szCs w:val="24"/>
        </w:rPr>
        <w:t xml:space="preserve">taxon with less abundance was </w:t>
      </w:r>
      <w:r>
        <w:rPr>
          <w:rFonts w:ascii="Times New Roman" w:eastAsia="Times New Roman" w:hAnsi="Times New Roman" w:cs="Times New Roman"/>
          <w:sz w:val="24"/>
          <w:szCs w:val="24"/>
        </w:rPr>
        <w:t xml:space="preserve">removed so as to ensure species abundances were independent. </w:t>
      </w:r>
      <w:commentRangeEnd w:id="227"/>
      <w:r w:rsidR="006A7A61">
        <w:rPr>
          <w:rStyle w:val="CommentReference"/>
        </w:rPr>
        <w:commentReference w:id="227"/>
      </w:r>
      <w:r>
        <w:rPr>
          <w:rFonts w:ascii="Times New Roman" w:eastAsia="Times New Roman" w:hAnsi="Times New Roman" w:cs="Times New Roman"/>
          <w:sz w:val="24"/>
          <w:szCs w:val="24"/>
        </w:rPr>
        <w:t xml:space="preserve">Second, community compositions for both periphyton and macroinvertebrates were visualized using non-metric multidimensional scaling (NMDS) </w:t>
      </w:r>
      <w:commentRangeStart w:id="228"/>
      <w:r>
        <w:rPr>
          <w:rFonts w:ascii="Times New Roman" w:eastAsia="Times New Roman" w:hAnsi="Times New Roman" w:cs="Times New Roman"/>
          <w:sz w:val="24"/>
          <w:szCs w:val="24"/>
        </w:rPr>
        <w:t>with a Bray-Curtis similarity metric</w:t>
      </w:r>
      <w:commentRangeEnd w:id="228"/>
      <w:r w:rsidR="006A7A61">
        <w:rPr>
          <w:rStyle w:val="CommentReference"/>
        </w:rPr>
        <w:commentReference w:id="228"/>
      </w:r>
      <w:r>
        <w:rPr>
          <w:rFonts w:ascii="Times New Roman" w:eastAsia="Times New Roman" w:hAnsi="Times New Roman" w:cs="Times New Roman"/>
          <w:sz w:val="24"/>
          <w:szCs w:val="24"/>
        </w:rPr>
        <w:t xml:space="preserve">. </w:t>
      </w:r>
      <w:del w:id="229" w:author="Tedy Ozersky" w:date="2020-03-03T15:59:00Z">
        <w:r w:rsidDel="006A7A61">
          <w:rPr>
            <w:rFonts w:ascii="Times New Roman" w:eastAsia="Times New Roman" w:hAnsi="Times New Roman" w:cs="Times New Roman"/>
            <w:sz w:val="24"/>
            <w:szCs w:val="24"/>
          </w:rPr>
          <w:delText xml:space="preserve">Like other ordination techniques (e.g., Principal Component Analysis), NMDS condenses complexity of multi-dimensional data, such that when data are plotted, more similar data points (sampled locations, in our case) are spatially closer together. </w:delText>
        </w:r>
      </w:del>
      <w:r>
        <w:rPr>
          <w:rFonts w:ascii="Times New Roman" w:eastAsia="Times New Roman" w:hAnsi="Times New Roman" w:cs="Times New Roman"/>
          <w:sz w:val="24"/>
          <w:szCs w:val="24"/>
        </w:rPr>
        <w:t xml:space="preserve">Visual inspection of the NMDS plot identified groupings of sampled locations </w:t>
      </w:r>
      <w:commentRangeStart w:id="230"/>
      <w:r>
        <w:rPr>
          <w:rFonts w:ascii="Times New Roman" w:eastAsia="Times New Roman" w:hAnsi="Times New Roman" w:cs="Times New Roman"/>
          <w:sz w:val="24"/>
          <w:szCs w:val="24"/>
        </w:rPr>
        <w:t>based off PPCP concentrations and distance-weighted population</w:t>
      </w:r>
      <w:commentRangeEnd w:id="230"/>
      <w:r w:rsidR="006A7A61">
        <w:rPr>
          <w:rStyle w:val="CommentReference"/>
        </w:rPr>
        <w:commentReference w:id="230"/>
      </w:r>
      <w:r>
        <w:rPr>
          <w:rFonts w:ascii="Times New Roman" w:eastAsia="Times New Roman" w:hAnsi="Times New Roman" w:cs="Times New Roman"/>
          <w:sz w:val="24"/>
          <w:szCs w:val="24"/>
        </w:rPr>
        <w:t xml:space="preserve">. Third, to determine an optimal </w:t>
      </w:r>
      <w:commentRangeStart w:id="231"/>
      <w:r>
        <w:rPr>
          <w:rFonts w:ascii="Times New Roman" w:eastAsia="Times New Roman" w:hAnsi="Times New Roman" w:cs="Times New Roman"/>
          <w:sz w:val="24"/>
          <w:szCs w:val="24"/>
        </w:rPr>
        <w:t>number of groups</w:t>
      </w:r>
      <w:r w:rsidR="00794B9B">
        <w:rPr>
          <w:rFonts w:ascii="Times New Roman" w:eastAsia="Times New Roman" w:hAnsi="Times New Roman" w:cs="Times New Roman"/>
          <w:sz w:val="24"/>
          <w:szCs w:val="24"/>
        </w:rPr>
        <w:t xml:space="preserve"> for the sampled locations</w:t>
      </w:r>
      <w:commentRangeEnd w:id="231"/>
      <w:r w:rsidR="006A7A61">
        <w:rPr>
          <w:rStyle w:val="CommentReference"/>
        </w:rPr>
        <w:commentReference w:id="231"/>
      </w:r>
      <w:r>
        <w:rPr>
          <w:rFonts w:ascii="Times New Roman" w:eastAsia="Times New Roman" w:hAnsi="Times New Roman" w:cs="Times New Roman"/>
          <w:sz w:val="24"/>
          <w:szCs w:val="24"/>
        </w:rPr>
        <w:t>, k-means clustering was performed.</w:t>
      </w:r>
      <w:del w:id="232" w:author="Tedy Ozersky" w:date="2020-03-03T16:08:00Z">
        <w:r w:rsidDel="006C6420">
          <w:rPr>
            <w:rFonts w:ascii="Times New Roman" w:eastAsia="Times New Roman" w:hAnsi="Times New Roman" w:cs="Times New Roman"/>
            <w:sz w:val="24"/>
            <w:szCs w:val="24"/>
          </w:rPr>
          <w:delText xml:space="preserve"> K-means clustering is a non-hierarchical clustering method that iterates through increasing </w:delText>
        </w:r>
        <w:r w:rsidR="00794B9B" w:rsidDel="006C6420">
          <w:rPr>
            <w:rFonts w:ascii="Times New Roman" w:eastAsia="Times New Roman" w:hAnsi="Times New Roman" w:cs="Times New Roman"/>
            <w:sz w:val="24"/>
            <w:szCs w:val="24"/>
          </w:rPr>
          <w:delText xml:space="preserve">numbers </w:delText>
        </w:r>
        <w:r w:rsidDel="006C6420">
          <w:rPr>
            <w:rFonts w:ascii="Times New Roman" w:eastAsia="Times New Roman" w:hAnsi="Times New Roman" w:cs="Times New Roman"/>
            <w:sz w:val="24"/>
            <w:szCs w:val="24"/>
          </w:rPr>
          <w:delText xml:space="preserve">of clusters (K) and assigns sites to the closest cluster’s centroid (i.e., mean) </w:delText>
        </w:r>
        <w:r w:rsidR="001A1BBB" w:rsidDel="006C6420">
          <w:rPr>
            <w:rFonts w:ascii="Times New Roman" w:eastAsia="Times New Roman" w:hAnsi="Times New Roman" w:cs="Times New Roman"/>
            <w:sz w:val="24"/>
            <w:szCs w:val="24"/>
          </w:rPr>
          <w:fldChar w:fldCharType="begin"/>
        </w:r>
        <w:r w:rsidR="001A1BBB" w:rsidDel="006C6420">
          <w:rPr>
            <w:rFonts w:ascii="Times New Roman" w:eastAsia="Times New Roman" w:hAnsi="Times New Roman" w:cs="Times New Roman"/>
            <w:sz w:val="24"/>
            <w:szCs w:val="24"/>
          </w:rPr>
          <w:delInstrText xml:space="preserve"> ADDIN ZOTERO_ITEM CSL_CITATION {"citationID":"cRlK11VT","properties":{"formattedCitation":"(Johnson and Wichern 2007)","plainCitation":"(Johnson and Wichern 2007)","noteIndex":0},"citationItems":[{"id":805,"uris":["http://zotero.org/users/2645460/items/IBNIKEIB"],"uri":["http://zotero.org/users/2645460/items/IBNIKEIB"],"itemData":{"id":805,"type":"book","edition":"6th","event-place":"Upper Saddle River, New Jersey USA","ISBN":"0-13-187715-1","number-of-pages":"773","publisher":"Prentice Hall","publisher-place":"Upper Saddle River, New Jersey USA","title":"Applied Multivariate Statistical Analysis","author":[{"family":"Johnson","given":"Richard A."},{"family":"Wichern","given":"Dean V."}],"issued":{"date-parts":[["2007"]]}}}],"schema":"https://github.com/citation-style-language/schema/raw/master/csl-citation.json"} </w:delInstrText>
        </w:r>
        <w:r w:rsidR="001A1BBB" w:rsidDel="006C6420">
          <w:rPr>
            <w:rFonts w:ascii="Times New Roman" w:eastAsia="Times New Roman" w:hAnsi="Times New Roman" w:cs="Times New Roman"/>
            <w:sz w:val="24"/>
            <w:szCs w:val="24"/>
          </w:rPr>
          <w:fldChar w:fldCharType="separate"/>
        </w:r>
        <w:r w:rsidR="001A1BBB" w:rsidRPr="001A1BBB" w:rsidDel="006C6420">
          <w:rPr>
            <w:rFonts w:ascii="Times New Roman" w:hAnsi="Times New Roman" w:cs="Times New Roman"/>
            <w:sz w:val="24"/>
          </w:rPr>
          <w:delText>(Johnson and Wichern 2007)</w:delText>
        </w:r>
        <w:r w:rsidR="001A1BBB" w:rsidDel="006C6420">
          <w:rPr>
            <w:rFonts w:ascii="Times New Roman" w:eastAsia="Times New Roman" w:hAnsi="Times New Roman" w:cs="Times New Roman"/>
            <w:sz w:val="24"/>
            <w:szCs w:val="24"/>
          </w:rPr>
          <w:fldChar w:fldCharType="end"/>
        </w:r>
      </w:del>
      <w:r>
        <w:rPr>
          <w:rFonts w:ascii="Times New Roman" w:eastAsia="Times New Roman" w:hAnsi="Times New Roman" w:cs="Times New Roman"/>
          <w:sz w:val="24"/>
          <w:szCs w:val="24"/>
        </w:rPr>
        <w:t xml:space="preserve">. </w:t>
      </w:r>
      <w:r w:rsidR="009654BD">
        <w:rPr>
          <w:rFonts w:ascii="Times New Roman" w:eastAsia="Times New Roman" w:hAnsi="Times New Roman" w:cs="Times New Roman"/>
          <w:sz w:val="24"/>
          <w:szCs w:val="24"/>
        </w:rPr>
        <w:t xml:space="preserve">After adding an </w:t>
      </w:r>
      <w:commentRangeStart w:id="233"/>
      <w:r w:rsidR="009654BD">
        <w:rPr>
          <w:rFonts w:ascii="Times New Roman" w:eastAsia="Times New Roman" w:hAnsi="Times New Roman" w:cs="Times New Roman"/>
          <w:sz w:val="24"/>
          <w:szCs w:val="24"/>
        </w:rPr>
        <w:t>additional cluster</w:t>
      </w:r>
      <w:commentRangeEnd w:id="233"/>
      <w:r w:rsidR="006C6420">
        <w:rPr>
          <w:rStyle w:val="CommentReference"/>
        </w:rPr>
        <w:commentReference w:id="233"/>
      </w:r>
      <w:r>
        <w:rPr>
          <w:rFonts w:ascii="Times New Roman" w:eastAsia="Times New Roman" w:hAnsi="Times New Roman" w:cs="Times New Roman"/>
          <w:sz w:val="24"/>
          <w:szCs w:val="24"/>
        </w:rPr>
        <w:t xml:space="preserve">, the within-group-sum-of-squares (WSS) was calculated, and the optimal number of clusters was selected when WSS </w:t>
      </w:r>
      <w:r w:rsidR="009654BD">
        <w:rPr>
          <w:rFonts w:ascii="Times New Roman" w:eastAsia="Times New Roman" w:hAnsi="Times New Roman" w:cs="Times New Roman"/>
          <w:sz w:val="24"/>
          <w:szCs w:val="24"/>
        </w:rPr>
        <w:t>decreased most markedly</w:t>
      </w:r>
      <w:r>
        <w:rPr>
          <w:rFonts w:ascii="Times New Roman" w:eastAsia="Times New Roman" w:hAnsi="Times New Roman" w:cs="Times New Roman"/>
          <w:sz w:val="24"/>
          <w:szCs w:val="24"/>
        </w:rPr>
        <w:t xml:space="preserve">. </w:t>
      </w:r>
      <w:commentRangeStart w:id="234"/>
      <w:r>
        <w:rPr>
          <w:rFonts w:ascii="Times New Roman" w:eastAsia="Times New Roman" w:hAnsi="Times New Roman" w:cs="Times New Roman"/>
          <w:sz w:val="24"/>
          <w:szCs w:val="24"/>
        </w:rPr>
        <w:t>Finally, when an optimal number of groups was determined, sites were assigned to a cluster and then differences between clusters w</w:t>
      </w:r>
      <w:r w:rsidR="000F7A09">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assessed using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with 999 permutations. Unlike traditional multivariate analyses of variance (MANOVA), PERMAN</w:t>
      </w:r>
      <w:r w:rsidR="000F7A09">
        <w:rPr>
          <w:rFonts w:ascii="Times New Roman" w:eastAsia="Times New Roman" w:hAnsi="Times New Roman" w:cs="Times New Roman"/>
          <w:sz w:val="24"/>
          <w:szCs w:val="24"/>
        </w:rPr>
        <w:t>O</w:t>
      </w:r>
      <w:r>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End w:id="234"/>
      <w:r w:rsidR="006C6420">
        <w:rPr>
          <w:rStyle w:val="CommentReference"/>
        </w:rPr>
        <w:commentReference w:id="234"/>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13EDDB1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Fatty acid data were analyzed in a manner </w:t>
      </w:r>
      <w:r w:rsidR="00EF7A40">
        <w:rPr>
          <w:rFonts w:ascii="Times New Roman" w:eastAsia="Times New Roman" w:hAnsi="Times New Roman" w:cs="Times New Roman"/>
          <w:sz w:val="24"/>
          <w:szCs w:val="24"/>
        </w:rPr>
        <w:t xml:space="preserve">similar to </w:t>
      </w:r>
      <w:r>
        <w:rPr>
          <w:rFonts w:ascii="Times New Roman" w:eastAsia="Times New Roman" w:hAnsi="Times New Roman" w:cs="Times New Roman"/>
          <w:sz w:val="24"/>
          <w:szCs w:val="24"/>
        </w:rPr>
        <w:t>periphyton and macroinvertebrate abundance data</w:t>
      </w:r>
      <w:commentRangeStart w:id="235"/>
      <w:r>
        <w:rPr>
          <w:rFonts w:ascii="Times New Roman" w:eastAsia="Times New Roman" w:hAnsi="Times New Roman" w:cs="Times New Roman"/>
          <w:sz w:val="24"/>
          <w:szCs w:val="24"/>
        </w:rPr>
        <w:t>. First, complete fatty acid profiles were visualized by performing NMDS with Bray-Curtis similarity for all organisms (Figure S1)</w:t>
      </w:r>
      <w:commentRangeEnd w:id="235"/>
      <w:r w:rsidR="006C6420">
        <w:rPr>
          <w:rStyle w:val="CommentReference"/>
        </w:rPr>
        <w:commentReference w:id="235"/>
      </w:r>
      <w:r>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del w:id="236" w:author="Tedy Ozersky" w:date="2020-03-03T16:12:00Z">
        <w:r w:rsidDel="006C6420">
          <w:rPr>
            <w:rFonts w:ascii="Times New Roman" w:eastAsia="Times New Roman" w:hAnsi="Times New Roman" w:cs="Times New Roman"/>
            <w:sz w:val="24"/>
            <w:szCs w:val="24"/>
          </w:rPr>
          <w:delText xml:space="preserve">This </w:delText>
        </w:r>
      </w:del>
      <w:ins w:id="237" w:author="Tedy Ozersky" w:date="2020-03-03T16:12:00Z">
        <w:r w:rsidR="006C6420">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same pattern was observed for all fatty acids quantified as well as solely essential fatty acids (EFAs; Figure S2). </w:t>
      </w:r>
      <w:commentRangeStart w:id="238"/>
      <w:r>
        <w:rPr>
          <w:rFonts w:ascii="Times New Roman" w:eastAsia="Times New Roman" w:hAnsi="Times New Roman" w:cs="Times New Roman"/>
          <w:sz w:val="24"/>
          <w:szCs w:val="24"/>
        </w:rPr>
        <w:t xml:space="preserve">EFAs are a subgroup of polyunsaturated fatty acids (PUFAs) that are prone to accumulating within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an ecological focus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w:t>
      </w:r>
      <w:r w:rsidR="00EF7A40">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PPCP concentrations and distance-weighted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w:t>
      </w:r>
      <w:proofErr w:type="spellStart"/>
      <w:r w:rsidR="001A1BBB" w:rsidRPr="001A1BBB">
        <w:rPr>
          <w:rFonts w:ascii="Times New Roman" w:hAnsi="Times New Roman" w:cs="Times New Roman"/>
          <w:sz w:val="24"/>
        </w:rPr>
        <w:t>Osipova</w:t>
      </w:r>
      <w:proofErr w:type="spellEnd"/>
      <w:r w:rsidR="001A1BBB" w:rsidRPr="001A1BBB">
        <w:rPr>
          <w:rFonts w:ascii="Times New Roman" w:hAnsi="Times New Roman" w:cs="Times New Roman"/>
          <w:sz w:val="24"/>
        </w:rPr>
        <w:t xml:space="preserve"> et al. 2009)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 and 22:6ω3 have previously been associated with diatoms</w:t>
      </w:r>
      <w:r w:rsidR="001A1BBB">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Comparing the ratio of (18:3ω3% + 18:4ω3%)/(20:5ω3%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w:t>
      </w:r>
      <w:r w:rsidR="00EF7A40">
        <w:rPr>
          <w:rFonts w:ascii="Times New Roman" w:eastAsia="Times New Roman" w:hAnsi="Times New Roman" w:cs="Times New Roman"/>
          <w:sz w:val="24"/>
          <w:szCs w:val="24"/>
        </w:rPr>
        <w:t xml:space="preserve">feeding </w:t>
      </w:r>
      <w:r>
        <w:rPr>
          <w:rFonts w:ascii="Times New Roman" w:eastAsia="Times New Roman" w:hAnsi="Times New Roman" w:cs="Times New Roman"/>
          <w:sz w:val="24"/>
          <w:szCs w:val="24"/>
        </w:rPr>
        <w:t>patterns</w:t>
      </w:r>
      <w:r w:rsidR="00EF7A40">
        <w:rPr>
          <w:rFonts w:ascii="Times New Roman" w:eastAsia="Times New Roman" w:hAnsi="Times New Roman" w:cs="Times New Roman"/>
          <w:sz w:val="24"/>
          <w:szCs w:val="24"/>
        </w:rPr>
        <w:t xml:space="preserve"> for the grazers</w:t>
      </w:r>
      <w:r>
        <w:rPr>
          <w:rFonts w:ascii="Times New Roman" w:eastAsia="Times New Roman" w:hAnsi="Times New Roman" w:cs="Times New Roman"/>
          <w:sz w:val="24"/>
          <w:szCs w:val="24"/>
        </w:rPr>
        <w:t>.</w:t>
      </w:r>
      <w:commentRangeEnd w:id="238"/>
      <w:r w:rsidR="0008134F">
        <w:rPr>
          <w:rStyle w:val="CommentReference"/>
        </w:rPr>
        <w:commentReference w:id="238"/>
      </w:r>
      <w:r>
        <w:rPr>
          <w:rFonts w:ascii="Times New Roman" w:eastAsia="Times New Roman" w:hAnsi="Times New Roman" w:cs="Times New Roman"/>
          <w:sz w:val="24"/>
          <w:szCs w:val="24"/>
        </w:rPr>
        <w:t xml:space="preserve"> To evaluate how this ratio may be related with sewage pollution, we regressed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F537A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57939B3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commentRangeStart w:id="239"/>
      <w:r>
        <w:rPr>
          <w:rFonts w:ascii="Times New Roman" w:eastAsia="Times New Roman" w:hAnsi="Times New Roman" w:cs="Times New Roman"/>
          <w:sz w:val="24"/>
          <w:szCs w:val="24"/>
        </w:rPr>
        <w:t>p = 0.27</w:t>
      </w:r>
      <w:commentRangeEnd w:id="239"/>
      <w:r w:rsidR="000B5B9E">
        <w:rPr>
          <w:rStyle w:val="CommentReference"/>
        </w:rPr>
        <w:commentReference w:id="239"/>
      </w:r>
      <w:r>
        <w:rPr>
          <w:rFonts w:ascii="Times New Roman" w:eastAsia="Times New Roman" w:hAnsi="Times New Roman" w:cs="Times New Roman"/>
          <w:sz w:val="24"/>
          <w:szCs w:val="24"/>
        </w:rPr>
        <w:t xml:space="preserve">), ammonium (p = 0.16), and chlorophyll a (p = 0.48) were not significantly correlated with distance-weighted </w:t>
      </w:r>
      <w:proofErr w:type="gramStart"/>
      <w:r>
        <w:rPr>
          <w:rFonts w:ascii="Times New Roman" w:eastAsia="Times New Roman" w:hAnsi="Times New Roman" w:cs="Times New Roman"/>
          <w:sz w:val="24"/>
          <w:szCs w:val="24"/>
        </w:rPr>
        <w:t>population  (</w:t>
      </w:r>
      <w:proofErr w:type="gramEnd"/>
      <w:r>
        <w:rPr>
          <w:rFonts w:ascii="Times New Roman" w:eastAsia="Times New Roman" w:hAnsi="Times New Roman" w:cs="Times New Roman"/>
          <w:sz w:val="24"/>
          <w:szCs w:val="24"/>
        </w:rPr>
        <w:t xml:space="preserve">Figure 2). Phosphate (p = 0.01) and total PPCP (p = 0.037) concentrations, however, were significantly correlated with distance-weighted population (p = 0.01; Figure 2). Within the littoral zone, </w:t>
      </w:r>
      <w:del w:id="240" w:author="Tedy Ozersky" w:date="2020-03-03T16:46:00Z">
        <w:r w:rsidDel="00F62B41">
          <w:rPr>
            <w:rFonts w:ascii="Times New Roman" w:eastAsia="Times New Roman" w:hAnsi="Times New Roman" w:cs="Times New Roman"/>
            <w:sz w:val="24"/>
            <w:szCs w:val="24"/>
          </w:rPr>
          <w:delText xml:space="preserve">PPCPs </w:delText>
        </w:r>
      </w:del>
      <w:r>
        <w:rPr>
          <w:rFonts w:ascii="Times New Roman" w:eastAsia="Times New Roman" w:hAnsi="Times New Roman" w:cs="Times New Roman"/>
          <w:sz w:val="24"/>
          <w:szCs w:val="24"/>
        </w:rPr>
        <w:t xml:space="preserve">detected </w:t>
      </w:r>
      <w:ins w:id="241" w:author="Tedy Ozersky" w:date="2020-03-03T16:46:00Z">
        <w:r w:rsidR="00F62B41">
          <w:rPr>
            <w:rFonts w:ascii="Times New Roman" w:eastAsia="Times New Roman" w:hAnsi="Times New Roman" w:cs="Times New Roman"/>
            <w:sz w:val="24"/>
            <w:szCs w:val="24"/>
          </w:rPr>
          <w:t xml:space="preserve">PPCPs </w:t>
        </w:r>
      </w:ins>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070827E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ins w:id="242" w:author="Tedy Ozersky" w:date="2020-03-03T16:47:00Z">
        <w:r w:rsidR="00F62B41">
          <w:rPr>
            <w:rFonts w:ascii="Times New Roman" w:eastAsia="Times New Roman" w:hAnsi="Times New Roman" w:cs="Times New Roman"/>
            <w:sz w:val="24"/>
            <w:szCs w:val="24"/>
          </w:rPr>
          <w:t>sample</w:t>
        </w:r>
      </w:ins>
      <w:ins w:id="243" w:author="Tedy Ozersky" w:date="2020-03-04T18:00:00Z">
        <w:r w:rsidR="000B5B9E">
          <w:rPr>
            <w:rFonts w:ascii="Times New Roman" w:eastAsia="Times New Roman" w:hAnsi="Times New Roman" w:cs="Times New Roman"/>
            <w:sz w:val="24"/>
            <w:szCs w:val="24"/>
          </w:rPr>
          <w:t>s</w:t>
        </w:r>
      </w:ins>
      <w:ins w:id="244" w:author="Tedy Ozersky" w:date="2020-03-03T16:47:00Z">
        <w:r w:rsidR="00F62B41">
          <w:rPr>
            <w:rFonts w:ascii="Times New Roman" w:eastAsia="Times New Roman" w:hAnsi="Times New Roman" w:cs="Times New Roman"/>
            <w:sz w:val="24"/>
            <w:szCs w:val="24"/>
          </w:rPr>
          <w:t xml:space="preserve"> from </w:t>
        </w:r>
      </w:ins>
      <w:r>
        <w:rPr>
          <w:rFonts w:ascii="Times New Roman" w:eastAsia="Times New Roman" w:hAnsi="Times New Roman" w:cs="Times New Roman"/>
          <w:sz w:val="24"/>
          <w:szCs w:val="24"/>
        </w:rPr>
        <w:t xml:space="preserve">both the littoral and pelagic </w:t>
      </w:r>
      <w:del w:id="245" w:author="Tedy Ozersky" w:date="2020-03-03T16:47:00Z">
        <w:r w:rsidDel="00F62B41">
          <w:rPr>
            <w:rFonts w:ascii="Times New Roman" w:eastAsia="Times New Roman" w:hAnsi="Times New Roman" w:cs="Times New Roman"/>
            <w:sz w:val="24"/>
            <w:szCs w:val="24"/>
          </w:rPr>
          <w:delText>zones</w:delText>
        </w:r>
      </w:del>
      <w:ins w:id="246" w:author="Tedy Ozersky" w:date="2020-03-03T16:47:00Z">
        <w:r w:rsidR="00F62B41">
          <w:rPr>
            <w:rFonts w:ascii="Times New Roman" w:eastAsia="Times New Roman" w:hAnsi="Times New Roman" w:cs="Times New Roman"/>
            <w:sz w:val="24"/>
            <w:szCs w:val="24"/>
          </w:rPr>
          <w:t>sites</w:t>
        </w:r>
      </w:ins>
      <w:r>
        <w:rPr>
          <w:rFonts w:ascii="Times New Roman" w:eastAsia="Times New Roman" w:hAnsi="Times New Roman" w:cs="Times New Roman"/>
          <w:sz w:val="24"/>
          <w:szCs w:val="24"/>
        </w:rPr>
        <w:t xml:space="preserve">. Bead microplastics were only detected </w:t>
      </w:r>
      <w:ins w:id="247" w:author="Tedy Ozersky" w:date="2020-03-03T16:47:00Z">
        <w:r w:rsidR="00F62B41">
          <w:rPr>
            <w:rFonts w:ascii="Times New Roman" w:eastAsia="Times New Roman" w:hAnsi="Times New Roman" w:cs="Times New Roman"/>
            <w:sz w:val="24"/>
            <w:szCs w:val="24"/>
          </w:rPr>
          <w:t xml:space="preserve">at sites </w:t>
        </w:r>
      </w:ins>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were the most abundant type of microplastics across all sites </w:t>
      </w:r>
      <w:commentRangeStart w:id="248"/>
      <w:r>
        <w:rPr>
          <w:rFonts w:ascii="Times New Roman" w:eastAsia="Times New Roman" w:hAnsi="Times New Roman" w:cs="Times New Roman"/>
          <w:sz w:val="24"/>
          <w:szCs w:val="24"/>
        </w:rPr>
        <w:t>(average = 3.6 microplastics/L)</w:t>
      </w:r>
      <w:commentRangeEnd w:id="248"/>
      <w:r w:rsidR="00F62B41">
        <w:rPr>
          <w:rStyle w:val="CommentReference"/>
        </w:rPr>
        <w:commentReference w:id="248"/>
      </w:r>
      <w:r>
        <w:rPr>
          <w:rFonts w:ascii="Times New Roman" w:eastAsia="Times New Roman" w:hAnsi="Times New Roman" w:cs="Times New Roman"/>
          <w:sz w:val="24"/>
          <w:szCs w:val="24"/>
        </w:rPr>
        <w:t xml:space="preserve">, followed by fragments (average = 1.4 microplastics/L) and beads (average = 0.09 microplastics/L). Total microplastic densities </w:t>
      </w:r>
      <w:r>
        <w:rPr>
          <w:rFonts w:ascii="Times New Roman" w:eastAsia="Times New Roman" w:hAnsi="Times New Roman" w:cs="Times New Roman"/>
          <w:sz w:val="24"/>
          <w:szCs w:val="24"/>
        </w:rPr>
        <w:lastRenderedPageBreak/>
        <w:t xml:space="preserve">were not significantly correlated with distance-weighted population (p = 0.56; Figure 2), although more types of microplastics were generally observed near areas with higher distance-weighted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w:t>
      </w:r>
      <w:commentRangeStart w:id="249"/>
      <w:r>
        <w:rPr>
          <w:rFonts w:ascii="Times New Roman" w:eastAsia="Times New Roman" w:hAnsi="Times New Roman" w:cs="Times New Roman"/>
          <w:i/>
          <w:sz w:val="24"/>
          <w:szCs w:val="24"/>
        </w:rPr>
        <w:t xml:space="preserve">Periphyton </w:t>
      </w:r>
      <w:commentRangeEnd w:id="249"/>
      <w:r w:rsidR="00F62B41">
        <w:rPr>
          <w:rStyle w:val="CommentReference"/>
        </w:rPr>
        <w:commentReference w:id="249"/>
      </w:r>
    </w:p>
    <w:p w14:paraId="06774DB8" w14:textId="77777777" w:rsidR="00715D55" w:rsidRDefault="00715D55">
      <w:pPr>
        <w:rPr>
          <w:rFonts w:ascii="Times New Roman" w:eastAsia="Times New Roman" w:hAnsi="Times New Roman" w:cs="Times New Roman"/>
          <w:sz w:val="24"/>
          <w:szCs w:val="24"/>
        </w:rPr>
      </w:pPr>
    </w:p>
    <w:p w14:paraId="29ED411F" w14:textId="020C4B8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ins w:id="250" w:author="Tedy Ozersky" w:date="2020-03-03T16:48:00Z">
        <w:r w:rsidR="00F62B41">
          <w:rPr>
            <w:rFonts w:ascii="Times New Roman" w:eastAsia="Times New Roman" w:hAnsi="Times New Roman" w:cs="Times New Roman"/>
            <w:i/>
            <w:sz w:val="24"/>
            <w:szCs w:val="24"/>
          </w:rPr>
          <w:t xml:space="preserve"> </w:t>
        </w:r>
        <w:r w:rsidR="00F62B41" w:rsidRPr="00F62B41">
          <w:rPr>
            <w:rFonts w:ascii="Times New Roman" w:eastAsia="Times New Roman" w:hAnsi="Times New Roman" w:cs="Times New Roman"/>
            <w:sz w:val="24"/>
            <w:szCs w:val="24"/>
            <w:rPrChange w:id="251" w:author="Tedy Ozersky" w:date="2020-03-03T16:48:00Z">
              <w:rPr>
                <w:rFonts w:ascii="Times New Roman" w:eastAsia="Times New Roman" w:hAnsi="Times New Roman" w:cs="Times New Roman"/>
                <w:i/>
                <w:sz w:val="24"/>
                <w:szCs w:val="24"/>
              </w:rPr>
            </w:rPrChange>
          </w:rPr>
          <w:t>spp</w:t>
        </w:r>
        <w:r w:rsidR="00F62B41">
          <w:rPr>
            <w:rFonts w:ascii="Times New Roman" w:eastAsia="Times New Roman" w:hAnsi="Times New Roman" w:cs="Times New Roman"/>
            <w:i/>
            <w:sz w:val="24"/>
            <w:szCs w:val="24"/>
          </w:rPr>
          <w:t>.</w:t>
        </w:r>
      </w:ins>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ins w:id="252" w:author="Tedy Ozersky" w:date="2020-03-03T16:48:00Z">
        <w:r w:rsidR="00F62B41">
          <w:rPr>
            <w:rFonts w:ascii="Times New Roman" w:eastAsia="Times New Roman" w:hAnsi="Times New Roman" w:cs="Times New Roman"/>
            <w:i/>
            <w:sz w:val="24"/>
            <w:szCs w:val="24"/>
          </w:rPr>
          <w:t xml:space="preserve"> </w:t>
        </w:r>
        <w:r w:rsidR="00F62B41" w:rsidRPr="00F62B41">
          <w:rPr>
            <w:rFonts w:ascii="Times New Roman" w:eastAsia="Times New Roman" w:hAnsi="Times New Roman" w:cs="Times New Roman"/>
            <w:sz w:val="24"/>
            <w:szCs w:val="24"/>
            <w:rPrChange w:id="253" w:author="Tedy Ozersky" w:date="2020-03-03T16:48:00Z">
              <w:rPr>
                <w:rFonts w:ascii="Times New Roman" w:eastAsia="Times New Roman" w:hAnsi="Times New Roman" w:cs="Times New Roman"/>
                <w:i/>
                <w:sz w:val="24"/>
                <w:szCs w:val="24"/>
              </w:rPr>
            </w:rPrChange>
          </w:rPr>
          <w:t>spp.</w:t>
        </w:r>
      </w:ins>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ins w:id="254" w:author="Tedy Ozersky" w:date="2020-03-03T16:48:00Z">
        <w:r w:rsidR="00F62B41">
          <w:rPr>
            <w:rFonts w:ascii="Times New Roman" w:eastAsia="Times New Roman" w:hAnsi="Times New Roman" w:cs="Times New Roman"/>
            <w:i/>
            <w:sz w:val="24"/>
            <w:szCs w:val="24"/>
          </w:rPr>
          <w:t xml:space="preserve"> </w:t>
        </w:r>
        <w:r w:rsidR="00F62B41" w:rsidRPr="00F62B41">
          <w:rPr>
            <w:rFonts w:ascii="Times New Roman" w:eastAsia="Times New Roman" w:hAnsi="Times New Roman" w:cs="Times New Roman"/>
            <w:sz w:val="24"/>
            <w:szCs w:val="24"/>
            <w:rPrChange w:id="255" w:author="Tedy Ozersky" w:date="2020-03-03T16:48:00Z">
              <w:rPr>
                <w:rFonts w:ascii="Times New Roman" w:eastAsia="Times New Roman" w:hAnsi="Times New Roman" w:cs="Times New Roman"/>
                <w:i/>
                <w:sz w:val="24"/>
                <w:szCs w:val="24"/>
              </w:rPr>
            </w:rPrChange>
          </w:rPr>
          <w:t>spp</w:t>
        </w:r>
      </w:ins>
      <w:r>
        <w:rPr>
          <w:rFonts w:ascii="Times New Roman" w:eastAsia="Times New Roman" w:hAnsi="Times New Roman" w:cs="Times New Roman"/>
          <w:sz w:val="24"/>
          <w:szCs w:val="24"/>
        </w:rPr>
        <w:t xml:space="preserve">. K-means cluster analysis of periphyton abundance demonstrated three </w:t>
      </w:r>
      <w:del w:id="256" w:author="Tedy Ozersky" w:date="2020-03-03T16:49:00Z">
        <w:r w:rsidDel="00F62B41">
          <w:rPr>
            <w:rFonts w:ascii="Times New Roman" w:eastAsia="Times New Roman" w:hAnsi="Times New Roman" w:cs="Times New Roman"/>
            <w:sz w:val="24"/>
            <w:szCs w:val="24"/>
          </w:rPr>
          <w:delText xml:space="preserve">major </w:delText>
        </w:r>
      </w:del>
      <w:r>
        <w:rPr>
          <w:rFonts w:ascii="Times New Roman" w:eastAsia="Times New Roman" w:hAnsi="Times New Roman" w:cs="Times New Roman"/>
          <w:sz w:val="24"/>
          <w:szCs w:val="24"/>
        </w:rPr>
        <w:t xml:space="preserve">groupings </w:t>
      </w:r>
      <w:del w:id="257" w:author="Tedy Ozersky" w:date="2020-03-03T16:49:00Z">
        <w:r w:rsidDel="00F62B41">
          <w:rPr>
            <w:rFonts w:ascii="Times New Roman" w:eastAsia="Times New Roman" w:hAnsi="Times New Roman" w:cs="Times New Roman"/>
            <w:sz w:val="24"/>
            <w:szCs w:val="24"/>
          </w:rPr>
          <w:delText xml:space="preserve">would </w:delText>
        </w:r>
      </w:del>
      <w:r>
        <w:rPr>
          <w:rFonts w:ascii="Times New Roman" w:eastAsia="Times New Roman" w:hAnsi="Times New Roman" w:cs="Times New Roman"/>
          <w:sz w:val="24"/>
          <w:szCs w:val="24"/>
        </w:rPr>
        <w:t xml:space="preserve">capture most variance, and visual inspection of periphyton community NMDS suggested groupings were related to distance-weighted population values (Figure 3). PERMANOVA results demonstrated that periphyton communities were significantly different based on distance-weighted population values (p = 0.023). </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72732EB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Uncorrelated taxonomic groupings included four amphipod genera: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Poekilogammarus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Cryptoropus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two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families: </w:t>
      </w:r>
      <w:proofErr w:type="spellStart"/>
      <w:r>
        <w:rPr>
          <w:rFonts w:ascii="Times New Roman" w:eastAsia="Times New Roman" w:hAnsi="Times New Roman" w:cs="Times New Roman"/>
          <w:sz w:val="24"/>
          <w:szCs w:val="24"/>
        </w:rPr>
        <w:t>Planorbidae</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Valvatidae</w:t>
      </w:r>
      <w:proofErr w:type="spellEnd"/>
      <w:r>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ins w:id="258" w:author="Tedy Ozersky" w:date="2020-03-03T16:49:00Z">
        <w:r w:rsidR="00F62B41">
          <w:rPr>
            <w:rFonts w:ascii="Times New Roman" w:eastAsia="Times New Roman" w:hAnsi="Times New Roman" w:cs="Times New Roman"/>
            <w:sz w:val="24"/>
            <w:szCs w:val="24"/>
          </w:rPr>
          <w:t xml:space="preserve">were </w:t>
        </w:r>
      </w:ins>
      <w:r>
        <w:rPr>
          <w:rFonts w:ascii="Times New Roman" w:eastAsia="Times New Roman" w:hAnsi="Times New Roman" w:cs="Times New Roman"/>
          <w:sz w:val="24"/>
          <w:szCs w:val="24"/>
        </w:rPr>
        <w:t xml:space="preserve">related to distance-weighted population (Figure 4).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Pr>
          <w:rFonts w:ascii="Times New Roman" w:eastAsia="Times New Roman" w:hAnsi="Times New Roman" w:cs="Times New Roman"/>
          <w:sz w:val="24"/>
          <w:szCs w:val="24"/>
        </w:rPr>
        <w:t xml:space="preserve">distance-weighted populations (p = 0.001).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ins w:id="259" w:author="Tedy Ozersky" w:date="2020-03-03T16:58:00Z">
        <w:r w:rsidR="0044127F">
          <w:rPr>
            <w:rFonts w:ascii="Times New Roman" w:eastAsia="Times New Roman" w:hAnsi="Times New Roman" w:cs="Times New Roman"/>
            <w:i/>
            <w:sz w:val="24"/>
            <w:szCs w:val="24"/>
          </w:rPr>
          <w:t xml:space="preserve">: </w:t>
        </w:r>
        <w:commentRangeStart w:id="260"/>
        <w:r w:rsidR="0044127F">
          <w:rPr>
            <w:rFonts w:ascii="Times New Roman" w:eastAsia="Times New Roman" w:hAnsi="Times New Roman" w:cs="Times New Roman"/>
            <w:i/>
            <w:sz w:val="24"/>
            <w:szCs w:val="24"/>
          </w:rPr>
          <w:t>stable isotopes and fatty acids</w:t>
        </w:r>
        <w:commentRangeEnd w:id="260"/>
        <w:r w:rsidR="0044127F">
          <w:rPr>
            <w:rStyle w:val="CommentReference"/>
          </w:rPr>
          <w:commentReference w:id="260"/>
        </w:r>
      </w:ins>
    </w:p>
    <w:p w14:paraId="5568E349" w14:textId="77777777" w:rsidR="00715D55" w:rsidRDefault="00715D55">
      <w:pPr>
        <w:rPr>
          <w:rFonts w:ascii="Times New Roman" w:eastAsia="Times New Roman" w:hAnsi="Times New Roman" w:cs="Times New Roman"/>
          <w:sz w:val="24"/>
          <w:szCs w:val="24"/>
        </w:rPr>
      </w:pPr>
    </w:p>
    <w:p w14:paraId="33E45225" w14:textId="4FA91A38" w:rsidR="00715D55" w:rsidDel="0044127F" w:rsidRDefault="00D8535D">
      <w:pPr>
        <w:rPr>
          <w:del w:id="261" w:author="Tedy Ozersky" w:date="2020-03-03T16:58:00Z"/>
          <w:rFonts w:ascii="Times New Roman" w:eastAsia="Times New Roman" w:hAnsi="Times New Roman" w:cs="Times New Roman"/>
          <w:i/>
          <w:sz w:val="24"/>
          <w:szCs w:val="24"/>
        </w:rPr>
      </w:pPr>
      <w:del w:id="262" w:author="Tedy Ozersky" w:date="2020-03-03T16:58:00Z">
        <w:r w:rsidDel="0044127F">
          <w:rPr>
            <w:rFonts w:ascii="Times New Roman" w:eastAsia="Times New Roman" w:hAnsi="Times New Roman" w:cs="Times New Roman"/>
            <w:i/>
            <w:sz w:val="24"/>
            <w:szCs w:val="24"/>
          </w:rPr>
          <w:delText>3a. Stable isotopes</w:delText>
        </w:r>
      </w:del>
    </w:p>
    <w:p w14:paraId="59301B20" w14:textId="77777777" w:rsidR="00715D55" w:rsidRDefault="00715D55">
      <w:pPr>
        <w:rPr>
          <w:rFonts w:ascii="Times New Roman" w:eastAsia="Times New Roman" w:hAnsi="Times New Roman" w:cs="Times New Roman"/>
          <w:i/>
          <w:sz w:val="24"/>
          <w:szCs w:val="24"/>
        </w:rPr>
      </w:pPr>
    </w:p>
    <w:p w14:paraId="258D719E" w14:textId="210153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ins w:id="263" w:author="Tedy Ozersky" w:date="2020-03-03T16:51:00Z">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ins>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values ranged from -19.5 to -9.5%, suggesting </w:t>
      </w:r>
      <w:r w:rsidR="00292741">
        <w:rPr>
          <w:rFonts w:ascii="Times New Roman" w:eastAsia="Times New Roman" w:hAnsi="Times New Roman" w:cs="Times New Roman"/>
          <w:sz w:val="24"/>
          <w:szCs w:val="24"/>
        </w:rPr>
        <w:t xml:space="preserve">terrestrial origin for </w:t>
      </w:r>
      <w:commentRangeStart w:id="264"/>
      <w:r>
        <w:rPr>
          <w:rFonts w:ascii="Times New Roman" w:eastAsia="Times New Roman" w:hAnsi="Times New Roman" w:cs="Times New Roman"/>
          <w:sz w:val="24"/>
          <w:szCs w:val="24"/>
        </w:rPr>
        <w:t xml:space="preserve">benthic carbon </w:t>
      </w:r>
      <w:commentRangeEnd w:id="264"/>
      <w:r w:rsidR="00F62B41">
        <w:rPr>
          <w:rStyle w:val="CommentReference"/>
        </w:rPr>
        <w:commentReference w:id="264"/>
      </w:r>
      <w:r>
        <w:rPr>
          <w:rFonts w:ascii="Times New Roman" w:eastAsia="Times New Roman" w:hAnsi="Times New Roman" w:cs="Times New Roman"/>
          <w:sz w:val="24"/>
          <w:szCs w:val="24"/>
        </w:rPr>
        <w:t>(Figure 5; Post, 2002).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values, no grazer groups </w:t>
      </w:r>
      <w:commentRangeStart w:id="265"/>
      <w:r>
        <w:rPr>
          <w:rFonts w:ascii="Times New Roman" w:eastAsia="Times New Roman" w:hAnsi="Times New Roman" w:cs="Times New Roman"/>
          <w:sz w:val="24"/>
          <w:szCs w:val="24"/>
        </w:rPr>
        <w:t xml:space="preserve">deviated </w:t>
      </w:r>
      <w:r w:rsidR="00292741">
        <w:rPr>
          <w:rFonts w:ascii="Times New Roman" w:eastAsia="Times New Roman" w:hAnsi="Times New Roman" w:cs="Times New Roman"/>
          <w:sz w:val="24"/>
          <w:szCs w:val="24"/>
        </w:rPr>
        <w:t xml:space="preserve">more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commentRangeEnd w:id="265"/>
      <w:r w:rsidR="00F62B41">
        <w:rPr>
          <w:rStyle w:val="CommentReference"/>
        </w:rPr>
        <w:commentReference w:id="265"/>
      </w:r>
      <w:r>
        <w:rPr>
          <w:rFonts w:ascii="Times New Roman" w:eastAsia="Times New Roman" w:hAnsi="Times New Roman" w:cs="Times New Roman"/>
          <w:sz w:val="24"/>
          <w:szCs w:val="24"/>
        </w:rPr>
        <w:t xml:space="preserve">,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02251EC9" w:rsidR="00715D55" w:rsidRDefault="00D8535D">
      <w:pPr>
        <w:rPr>
          <w:rFonts w:ascii="Times New Roman" w:eastAsia="Times New Roman" w:hAnsi="Times New Roman" w:cs="Times New Roman"/>
          <w:sz w:val="24"/>
          <w:szCs w:val="24"/>
        </w:rPr>
      </w:pPr>
      <w:del w:id="266" w:author="Tedy Ozersky" w:date="2020-03-03T16:55:00Z">
        <w:r w:rsidDel="00F62B41">
          <w:rPr>
            <w:rFonts w:ascii="Times New Roman" w:eastAsia="Times New Roman" w:hAnsi="Times New Roman" w:cs="Times New Roman"/>
            <w:sz w:val="24"/>
            <w:szCs w:val="24"/>
          </w:rPr>
          <w:delText xml:space="preserve">When evaluating </w:delText>
        </w:r>
        <w:r w:rsidDel="00F62B41">
          <w:rPr>
            <w:rFonts w:ascii="Times New Roman" w:eastAsia="Times New Roman" w:hAnsi="Times New Roman" w:cs="Times New Roman"/>
            <w:sz w:val="24"/>
            <w:szCs w:val="24"/>
            <w:vertAlign w:val="superscript"/>
          </w:rPr>
          <w:delText>13</w:delText>
        </w:r>
        <w:r w:rsidDel="00F62B41">
          <w:rPr>
            <w:rFonts w:ascii="Times New Roman" w:eastAsia="Times New Roman" w:hAnsi="Times New Roman" w:cs="Times New Roman"/>
            <w:sz w:val="24"/>
            <w:szCs w:val="24"/>
          </w:rPr>
          <w:delText>C and δ</w:delText>
        </w:r>
        <w:r w:rsidDel="00F62B41">
          <w:rPr>
            <w:rFonts w:ascii="Times New Roman" w:eastAsia="Times New Roman" w:hAnsi="Times New Roman" w:cs="Times New Roman"/>
            <w:sz w:val="24"/>
            <w:szCs w:val="24"/>
            <w:vertAlign w:val="superscript"/>
          </w:rPr>
          <w:delText>15</w:delText>
        </w:r>
        <w:r w:rsidDel="00F62B41">
          <w:rPr>
            <w:rFonts w:ascii="Times New Roman" w:eastAsia="Times New Roman" w:hAnsi="Times New Roman" w:cs="Times New Roman"/>
            <w:sz w:val="24"/>
            <w:szCs w:val="24"/>
          </w:rPr>
          <w:delText xml:space="preserve">N </w:delText>
        </w:r>
      </w:del>
      <w:del w:id="267" w:author="Tedy Ozersky" w:date="2020-03-03T16:54:00Z">
        <w:r w:rsidDel="00F62B41">
          <w:rPr>
            <w:rFonts w:ascii="Times New Roman" w:eastAsia="Times New Roman" w:hAnsi="Times New Roman" w:cs="Times New Roman"/>
            <w:sz w:val="24"/>
            <w:szCs w:val="24"/>
          </w:rPr>
          <w:delText xml:space="preserve">concentrations </w:delText>
        </w:r>
      </w:del>
      <w:del w:id="268" w:author="Tedy Ozersky" w:date="2020-03-03T16:55:00Z">
        <w:r w:rsidDel="00F62B41">
          <w:rPr>
            <w:rFonts w:ascii="Times New Roman" w:eastAsia="Times New Roman" w:hAnsi="Times New Roman" w:cs="Times New Roman"/>
            <w:sz w:val="24"/>
            <w:szCs w:val="24"/>
          </w:rPr>
          <w:delText xml:space="preserve">in relation to distance-weighted population, </w:delText>
        </w:r>
      </w:del>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significantly increased with distance-weighted population only for grazers (p = 0.008; Figure 2, Figure 5).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distance-weighted population (p = 0.7). In contrast, </w:t>
      </w:r>
      <w:ins w:id="269" w:author="Tedy Ozersky" w:date="2020-03-03T16:55:00Z">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ins>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distance-weighted population for either periphyton or macroinvertebrates. </w:t>
      </w:r>
    </w:p>
    <w:p w14:paraId="29AE9239" w14:textId="77777777" w:rsidR="00715D55" w:rsidRDefault="00715D55">
      <w:pPr>
        <w:rPr>
          <w:rFonts w:ascii="Times New Roman" w:eastAsia="Times New Roman" w:hAnsi="Times New Roman" w:cs="Times New Roman"/>
          <w:sz w:val="24"/>
          <w:szCs w:val="24"/>
        </w:rPr>
      </w:pPr>
    </w:p>
    <w:p w14:paraId="292C4CD4" w14:textId="57FB6C8D" w:rsidR="00715D55" w:rsidDel="0044127F" w:rsidRDefault="00D8535D">
      <w:pPr>
        <w:rPr>
          <w:del w:id="270" w:author="Tedy Ozersky" w:date="2020-03-03T16:58:00Z"/>
          <w:rFonts w:ascii="Times New Roman" w:eastAsia="Times New Roman" w:hAnsi="Times New Roman" w:cs="Times New Roman"/>
          <w:sz w:val="24"/>
          <w:szCs w:val="24"/>
        </w:rPr>
      </w:pPr>
      <w:del w:id="271" w:author="Tedy Ozersky" w:date="2020-03-03T16:58:00Z">
        <w:r w:rsidDel="0044127F">
          <w:rPr>
            <w:rFonts w:ascii="Times New Roman" w:eastAsia="Times New Roman" w:hAnsi="Times New Roman" w:cs="Times New Roman"/>
            <w:i/>
            <w:sz w:val="24"/>
            <w:szCs w:val="24"/>
          </w:rPr>
          <w:delText xml:space="preserve">3b. Fatty acids </w:delText>
        </w:r>
      </w:del>
    </w:p>
    <w:p w14:paraId="238C3CBB" w14:textId="77777777" w:rsidR="00715D55" w:rsidRDefault="00715D55">
      <w:pPr>
        <w:rPr>
          <w:rFonts w:ascii="Times New Roman" w:eastAsia="Times New Roman" w:hAnsi="Times New Roman" w:cs="Times New Roman"/>
          <w:sz w:val="24"/>
          <w:szCs w:val="24"/>
        </w:rPr>
      </w:pPr>
    </w:p>
    <w:p w14:paraId="560291FF" w14:textId="4A01585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essential fatty acids (EFAs) 18:3ω3, 18:4ω3, 20:5ω3, and 22:6ω3. </w:t>
      </w:r>
      <w:commentRangeStart w:id="272"/>
      <w:r>
        <w:rPr>
          <w:rFonts w:ascii="Times New Roman" w:eastAsia="Times New Roman" w:hAnsi="Times New Roman" w:cs="Times New Roman"/>
          <w:sz w:val="24"/>
          <w:szCs w:val="24"/>
        </w:rPr>
        <w:t>The EFAs 18:3ω3 and 18:4ω3 are commonly associated with filamentous algae</w:t>
      </w:r>
      <w:r w:rsidR="001A1BBB">
        <w:rPr>
          <w:rFonts w:ascii="Times New Roman" w:eastAsia="Times New Roman" w:hAnsi="Times New Roman" w:cs="Times New Roman"/>
          <w:sz w:val="24"/>
          <w:szCs w:val="24"/>
        </w:rPr>
        <w:t xml:space="preserve">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are more associated with diatoms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All EFAs are polyunsaturated fatty acids (PUFAs), which are critical to maintaining cellular membrane fluidity especially in cold environments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(Nichols et al. 1993)</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Additionally, EFAs are largely synthesized by primary producers, each species of which usually </w:t>
      </w:r>
      <w:r w:rsidR="00BF09EC">
        <w:rPr>
          <w:rFonts w:ascii="Times New Roman" w:eastAsia="Times New Roman" w:hAnsi="Times New Roman" w:cs="Times New Roman"/>
          <w:sz w:val="24"/>
          <w:szCs w:val="24"/>
        </w:rPr>
        <w:t>produces</w:t>
      </w:r>
      <w:r>
        <w:rPr>
          <w:rFonts w:ascii="Times New Roman" w:eastAsia="Times New Roman" w:hAnsi="Times New Roman" w:cs="Times New Roman"/>
          <w:sz w:val="24"/>
          <w:szCs w:val="24"/>
        </w:rPr>
        <w:t xml:space="preserve"> a consistent EFA signature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(Taipale et al. 2013)</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temperature-related deviations can occur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{"citationID":"YEE7oMhc","properties":{"formattedCitation":"(Flaim et al. 2014; Anesi et al. 2016)","plainCitation":"(Flaim et al. 2014; Anesi et al. 2016)","noteIndex":0},"citationItems":[{"id":2675,"uris":["http://zotero.org/users/2645460/items/H8Q2MSWH"],"uri":["http://zotero.org/users/2645460/items/H8Q2MSWH"],"itemData":{"id":2675,"type":"article-journal","container-title":"Freshwater Biology","DOI":"10.1111/fwb.12321","ISSN":"00465070","issue":"5","journalAbbreviation":"Freshw Biol","language":"en","page":"985-997","source":"DOI.org (Crossref)","title":"Temperature-induced changes in lipid biomarkers and mycosporine-like amino acids in the psychrophilic dinoflagellate &lt;i&gt;Peridinium aciculiferum&lt;/i&gt;","volume":"59","author":[{"family":"Flaim","given":"Giovanna"},{"family":"Obertegger","given":"Ulrike"},{"family":"Anesi","given":"Andrea"},{"family":"Guella","given":"Graziano"}],"issued":{"date-parts":[["2014",5]]}}},{"id":2674,"uris":["http://zotero.org/users/2645460/items/X6LUUR95"],"uri":["http://zotero.org/users/2645460/items/X6LUUR95"],"itemData":{"id":2674,"type":"article-journal","abstract":"Here we report the lipid proﬁles of ten dinoﬂagellate species originating from different freshwater habitats and grown at 4, 13, or 20◦C akin to their natural occurrence. Lipids were determined by High Performance Liquid Chromatography-ElectroSpray Ionization-Mass Spectrometry in positive and negative ion modes. Besides the well-studied monogalactosyldiacylglycerol (MGDG) and digalactosyldiacylglycerol (DGDG) lipids, our study revealed the presence of intact molecular lipid species of trigalactosyldiacylglycerols, betaine diacylglyceryl-carboxyhydroxymethylcholine, sulfolipid sulfoquinovosyldiacylglycerols (SQDG) and phospholipids, in particular phosphatidylcholine, phosphatidylethanolamine and phosphatidylglycerol. In multivariate ordination, the freshwater dinoﬂagellates studied could be distinguished into two groups based on their lipid proﬁles. Peridinium aciculiferum, Borghiella dodgei, B. tenuissima and Tovellia coronata belonged to group 1 while Ceratium cornutum, Gymnodinium palustre, Jadwigia applanata, P. cinctum, P. willei, and P. gatunense belonged to group 2. Indicator species analysis evidenced that group 1 was characterized by 36:9 MGDG and 36:9 DGDG and group 2 by 38:9 and 38:10 MGDG, 38:9 and 38:10 DGDG and 34:1 SQDG. We suggest that the grouping of dinoﬂagellates indicated their range of temperature tolerance. Furthermore, nonthylakoid lipids were linked to dinoﬂagellate phylogeny based on the large ribosomal sub-unit (28S LSU) rather than their temperature tolerance. Thus certain lipids better reﬂected habitat adaptation while other lipids better reﬂected genetic diversity.","container-title":"Frontiers in Plant Science","DOI":"10.3389/fpls.2016.00524","ISSN":"1664-462X","journalAbbreviation":"Front. Plant Sci.","language":"en","source":"DOI.org (Crossref)","title":"Comparative Analysis of Membrane Lipids in Psychrophilic and Mesophilic Freshwater Dinoflagellates","URL":"http://journal.frontiersin.org/Article/10.3389/fpls.2016.00524/abstract","volume":"7","author":[{"family":"Anesi","given":"Andrea"},{"family":"Obertegger","given":"Ulrike"},{"family":"Hansen","given":"Gert"},{"family":"Sukenik","given":"Assaf"},{"family":"Flaim","given":"Giovanna"},{"family":"Guella","given":"Graziano"}],"accessed":{"date-parts":[["2020",2,10]]},"issued":{"date-parts":[["2016",4,20]]}}}],"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(Flaim et al. 2014; Anesi et al. 2016)</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Consumers, however, can acquire EFAs by grazing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(Dalsgaard et al. 2003)</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or upgrading EFAs at their own energetic expense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(Sargent and Falk-Petersen 1988; Dalsgaard et al. 2003)</w:t>
      </w:r>
      <w:r w:rsidR="007E0849">
        <w:rPr>
          <w:rFonts w:ascii="Times New Roman" w:eastAsia="Times New Roman" w:hAnsi="Times New Roman" w:cs="Times New Roman"/>
          <w:sz w:val="24"/>
          <w:szCs w:val="24"/>
        </w:rPr>
        <w:fldChar w:fldCharType="end"/>
      </w:r>
      <w:commentRangeEnd w:id="272"/>
      <w:r w:rsidR="00F62B41">
        <w:rPr>
          <w:rStyle w:val="CommentReference"/>
        </w:rPr>
        <w:commentReference w:id="272"/>
      </w:r>
      <w:r>
        <w:rPr>
          <w:rFonts w:ascii="Times New Roman" w:eastAsia="Times New Roman" w:hAnsi="Times New Roman" w:cs="Times New Roman"/>
          <w:sz w:val="24"/>
          <w:szCs w:val="24"/>
        </w:rPr>
        <w:t xml:space="preserve">. </w:t>
      </w:r>
      <w:del w:id="273" w:author="Tedy Ozersky" w:date="2020-03-03T16:57:00Z">
        <w:r w:rsidDel="0044127F">
          <w:rPr>
            <w:rFonts w:ascii="Times New Roman" w:eastAsia="Times New Roman" w:hAnsi="Times New Roman" w:cs="Times New Roman"/>
            <w:sz w:val="24"/>
            <w:szCs w:val="24"/>
          </w:rPr>
          <w:delText xml:space="preserve">By comparing the most abundant EFAs in both periphyton and amphipods, </w:delText>
        </w:r>
        <w:r w:rsidR="00491178" w:rsidDel="0044127F">
          <w:rPr>
            <w:rFonts w:ascii="Times New Roman" w:eastAsia="Times New Roman" w:hAnsi="Times New Roman" w:cs="Times New Roman"/>
            <w:sz w:val="24"/>
            <w:szCs w:val="24"/>
          </w:rPr>
          <w:delText xml:space="preserve">results of </w:delText>
        </w:r>
        <w:r w:rsidDel="0044127F">
          <w:rPr>
            <w:rFonts w:ascii="Times New Roman" w:eastAsia="Times New Roman" w:hAnsi="Times New Roman" w:cs="Times New Roman"/>
            <w:sz w:val="24"/>
            <w:szCs w:val="24"/>
          </w:rPr>
          <w:delText xml:space="preserve">our analysis </w:delText>
        </w:r>
        <w:r w:rsidR="00491178" w:rsidDel="0044127F">
          <w:rPr>
            <w:rFonts w:ascii="Times New Roman" w:eastAsia="Times New Roman" w:hAnsi="Times New Roman" w:cs="Times New Roman"/>
            <w:sz w:val="24"/>
            <w:szCs w:val="24"/>
          </w:rPr>
          <w:delText>might</w:delText>
        </w:r>
        <w:r w:rsidDel="0044127F">
          <w:rPr>
            <w:rFonts w:ascii="Times New Roman" w:eastAsia="Times New Roman" w:hAnsi="Times New Roman" w:cs="Times New Roman"/>
            <w:sz w:val="24"/>
            <w:szCs w:val="24"/>
          </w:rPr>
          <w:delText xml:space="preserve"> imply changes in trophic interactions. </w:delText>
        </w:r>
      </w:del>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Figure 6) but not with an increasing distance-weighted population (p = 0.17). Amphipods’ fatty acid ratios were not significantly related with either increasing distance-weighted population or increasing PPCP concentrations. </w:t>
      </w:r>
    </w:p>
    <w:p w14:paraId="3BA7C917" w14:textId="77777777" w:rsidR="00715D55" w:rsidRDefault="00715D55">
      <w:pPr>
        <w:rPr>
          <w:rFonts w:ascii="Times New Roman" w:eastAsia="Times New Roman" w:hAnsi="Times New Roman" w:cs="Times New Roman"/>
          <w:sz w:val="24"/>
          <w:szCs w:val="24"/>
        </w:rPr>
      </w:pPr>
      <w:commentRangeStart w:id="274"/>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commentRangeEnd w:id="274"/>
      <w:r w:rsidR="00123693">
        <w:rPr>
          <w:rStyle w:val="CommentReference"/>
        </w:rPr>
        <w:commentReference w:id="274"/>
      </w:r>
    </w:p>
    <w:p w14:paraId="081380B8" w14:textId="77777777" w:rsidR="00715D55" w:rsidRDefault="00715D55">
      <w:pPr>
        <w:rPr>
          <w:rFonts w:ascii="Times New Roman" w:eastAsia="Times New Roman" w:hAnsi="Times New Roman" w:cs="Times New Roman"/>
          <w:sz w:val="24"/>
          <w:szCs w:val="24"/>
        </w:rPr>
      </w:pPr>
    </w:p>
    <w:p w14:paraId="6F3DCE69" w14:textId="4F66410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w:t>
      </w:r>
      <w:del w:id="275" w:author="Tedy Ozersky" w:date="2020-03-03T17:00:00Z">
        <w:r w:rsidDel="00123693">
          <w:rPr>
            <w:rFonts w:ascii="Times New Roman" w:eastAsia="Times New Roman" w:hAnsi="Times New Roman" w:cs="Times New Roman"/>
            <w:sz w:val="24"/>
            <w:szCs w:val="24"/>
          </w:rPr>
          <w:delText xml:space="preserve">, </w:delText>
        </w:r>
      </w:del>
      <w:ins w:id="276" w:author="Tedy Ozersky" w:date="2020-03-03T17:00:00Z">
        <w:r w:rsidR="00123693">
          <w:rPr>
            <w:rFonts w:ascii="Times New Roman" w:eastAsia="Times New Roman" w:hAnsi="Times New Roman" w:cs="Times New Roman"/>
            <w:sz w:val="24"/>
            <w:szCs w:val="24"/>
          </w:rPr>
          <w:t xml:space="preserve">. </w:t>
        </w:r>
      </w:ins>
      <w:del w:id="277" w:author="Tedy Ozersky" w:date="2020-03-03T17:00:00Z">
        <w:r w:rsidDel="00123693">
          <w:rPr>
            <w:rFonts w:ascii="Times New Roman" w:eastAsia="Times New Roman" w:hAnsi="Times New Roman" w:cs="Times New Roman"/>
            <w:sz w:val="24"/>
            <w:szCs w:val="24"/>
          </w:rPr>
          <w:delText>and Baikal’s n</w:delText>
        </w:r>
      </w:del>
      <w:ins w:id="278" w:author="Tedy Ozersky" w:date="2020-03-03T17:00:00Z">
        <w:r w:rsidR="00123693">
          <w:rPr>
            <w:rFonts w:ascii="Times New Roman" w:eastAsia="Times New Roman" w:hAnsi="Times New Roman" w:cs="Times New Roman"/>
            <w:sz w:val="24"/>
            <w:szCs w:val="24"/>
          </w:rPr>
          <w:t>N</w:t>
        </w:r>
      </w:ins>
      <w:r>
        <w:rPr>
          <w:rFonts w:ascii="Times New Roman" w:eastAsia="Times New Roman" w:hAnsi="Times New Roman" w:cs="Times New Roman"/>
          <w:sz w:val="24"/>
          <w:szCs w:val="24"/>
        </w:rPr>
        <w:t xml:space="preserve">earshore </w:t>
      </w:r>
      <w:ins w:id="279" w:author="Tedy Ozersky" w:date="2020-03-03T17:00:00Z">
        <w:r w:rsidR="00123693">
          <w:rPr>
            <w:rFonts w:ascii="Times New Roman" w:eastAsia="Times New Roman" w:hAnsi="Times New Roman" w:cs="Times New Roman"/>
            <w:sz w:val="24"/>
            <w:szCs w:val="24"/>
          </w:rPr>
          <w:t xml:space="preserve">biotic </w:t>
        </w:r>
      </w:ins>
      <w:r>
        <w:rPr>
          <w:rFonts w:ascii="Times New Roman" w:eastAsia="Times New Roman" w:hAnsi="Times New Roman" w:cs="Times New Roman"/>
          <w:sz w:val="24"/>
          <w:szCs w:val="24"/>
        </w:rPr>
        <w:t>communities appear to be responding</w:t>
      </w:r>
      <w:ins w:id="280" w:author="Tedy Ozersky" w:date="2020-03-03T17:00:00Z">
        <w:r w:rsidR="00123693">
          <w:rPr>
            <w:rFonts w:ascii="Times New Roman" w:eastAsia="Times New Roman" w:hAnsi="Times New Roman" w:cs="Times New Roman"/>
            <w:sz w:val="24"/>
            <w:szCs w:val="24"/>
          </w:rPr>
          <w:t xml:space="preserve"> to… what? Sewage pollution? Human </w:t>
        </w:r>
        <w:proofErr w:type="gramStart"/>
        <w:r w:rsidR="00123693">
          <w:rPr>
            <w:rFonts w:ascii="Times New Roman" w:eastAsia="Times New Roman" w:hAnsi="Times New Roman" w:cs="Times New Roman"/>
            <w:sz w:val="24"/>
            <w:szCs w:val="24"/>
          </w:rPr>
          <w:t>impacts?</w:t>
        </w:r>
      </w:ins>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Total PPCP, phosphorus, and macroinvertebrate δ</w:t>
      </w:r>
      <w:ins w:id="281" w:author="Tedy Ozersky" w:date="2020-03-03T17:01:00Z">
        <w:r w:rsidR="00123693" w:rsidRPr="00123693">
          <w:rPr>
            <w:rFonts w:ascii="Times New Roman" w:eastAsia="Times New Roman" w:hAnsi="Times New Roman" w:cs="Times New Roman"/>
            <w:sz w:val="24"/>
            <w:szCs w:val="24"/>
            <w:vertAlign w:val="superscript"/>
            <w:rPrChange w:id="282" w:author="Tedy Ozersky" w:date="2020-03-03T17:01:00Z">
              <w:rPr>
                <w:rFonts w:ascii="Times New Roman" w:eastAsia="Times New Roman" w:hAnsi="Times New Roman" w:cs="Times New Roman"/>
                <w:sz w:val="24"/>
                <w:szCs w:val="24"/>
              </w:rPr>
            </w:rPrChange>
          </w:rPr>
          <w:t>15</w:t>
        </w:r>
      </w:ins>
      <w:r>
        <w:rPr>
          <w:rFonts w:ascii="Times New Roman" w:eastAsia="Times New Roman" w:hAnsi="Times New Roman" w:cs="Times New Roman"/>
          <w:sz w:val="24"/>
          <w:szCs w:val="24"/>
        </w:rPr>
        <w:t>N</w:t>
      </w:r>
      <w:del w:id="283" w:author="Tedy Ozersky" w:date="2020-03-03T17:01:00Z">
        <w:r w:rsidDel="00123693">
          <w:rPr>
            <w:rFonts w:ascii="Times New Roman" w:eastAsia="Times New Roman" w:hAnsi="Times New Roman" w:cs="Times New Roman"/>
            <w:sz w:val="24"/>
            <w:szCs w:val="24"/>
          </w:rPr>
          <w:delText>15</w:delText>
        </w:r>
      </w:del>
      <w:r>
        <w:rPr>
          <w:rFonts w:ascii="Times New Roman" w:eastAsia="Times New Roman" w:hAnsi="Times New Roman" w:cs="Times New Roman"/>
          <w:sz w:val="24"/>
          <w:szCs w:val="24"/>
        </w:rPr>
        <w:t xml:space="preserve"> concentrations </w:t>
      </w:r>
      <w:del w:id="284" w:author="Tedy Ozersky" w:date="2020-03-03T17:01:00Z">
        <w:r w:rsidDel="00123693">
          <w:rPr>
            <w:rFonts w:ascii="Times New Roman" w:eastAsia="Times New Roman" w:hAnsi="Times New Roman" w:cs="Times New Roman"/>
            <w:sz w:val="24"/>
            <w:szCs w:val="24"/>
          </w:rPr>
          <w:delText xml:space="preserve">tended to </w:delText>
        </w:r>
      </w:del>
      <w:r>
        <w:rPr>
          <w:rFonts w:ascii="Times New Roman" w:eastAsia="Times New Roman" w:hAnsi="Times New Roman" w:cs="Times New Roman"/>
          <w:sz w:val="24"/>
          <w:szCs w:val="24"/>
        </w:rPr>
        <w:t>increase</w:t>
      </w:r>
      <w:ins w:id="285" w:author="Tedy Ozersky" w:date="2020-03-03T17:01:00Z">
        <w:r w:rsidR="00123693">
          <w:rPr>
            <w:rFonts w:ascii="Times New Roman" w:eastAsia="Times New Roman" w:hAnsi="Times New Roman" w:cs="Times New Roman"/>
            <w:sz w:val="24"/>
            <w:szCs w:val="24"/>
          </w:rPr>
          <w:t>d</w:t>
        </w:r>
      </w:ins>
      <w:r>
        <w:rPr>
          <w:rFonts w:ascii="Times New Roman" w:eastAsia="Times New Roman" w:hAnsi="Times New Roman" w:cs="Times New Roman"/>
          <w:sz w:val="24"/>
          <w:szCs w:val="24"/>
        </w:rPr>
        <w:t xml:space="preserve"> with distance-weighted population. Similarly, nearshore </w:t>
      </w:r>
      <w:ins w:id="286" w:author="Tedy Ozersky" w:date="2020-03-03T17:01:00Z">
        <w:r w:rsidR="00123693">
          <w:rPr>
            <w:rFonts w:ascii="Times New Roman" w:eastAsia="Times New Roman" w:hAnsi="Times New Roman" w:cs="Times New Roman"/>
            <w:sz w:val="24"/>
            <w:szCs w:val="24"/>
          </w:rPr>
          <w:t xml:space="preserve">biotic </w:t>
        </w:r>
      </w:ins>
      <w:r>
        <w:rPr>
          <w:rFonts w:ascii="Times New Roman" w:eastAsia="Times New Roman" w:hAnsi="Times New Roman" w:cs="Times New Roman"/>
          <w:sz w:val="24"/>
          <w:szCs w:val="24"/>
        </w:rPr>
        <w:t>communities</w:t>
      </w:r>
      <w:ins w:id="287" w:author="Tedy Ozersky" w:date="2020-03-03T17:01:00Z">
        <w:r w:rsidR="00123693">
          <w:rPr>
            <w:rFonts w:ascii="Times New Roman" w:eastAsia="Times New Roman" w:hAnsi="Times New Roman" w:cs="Times New Roman"/>
            <w:sz w:val="24"/>
            <w:szCs w:val="24"/>
          </w:rPr>
          <w:t xml:space="preserve"> at sites</w:t>
        </w:r>
      </w:ins>
      <w:r>
        <w:rPr>
          <w:rFonts w:ascii="Times New Roman" w:eastAsia="Times New Roman" w:hAnsi="Times New Roman" w:cs="Times New Roman"/>
          <w:sz w:val="24"/>
          <w:szCs w:val="24"/>
        </w:rPr>
        <w:t xml:space="preserve"> with stronger sewage signals tended to contain lower fractions of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xml:space="preserve"> and caddisflies and higher filamentous algae presence. In contrast, amphipods remained prevalent throughout all littoral sampling locations. Despite these changes in community composition, fatty acid results </w:t>
      </w:r>
      <w:r w:rsidR="00491178">
        <w:rPr>
          <w:rFonts w:ascii="Times New Roman" w:eastAsia="Times New Roman" w:hAnsi="Times New Roman" w:cs="Times New Roman"/>
          <w:sz w:val="24"/>
          <w:szCs w:val="24"/>
        </w:rPr>
        <w:t>did not support</w:t>
      </w:r>
      <w:r>
        <w:rPr>
          <w:rFonts w:ascii="Times New Roman" w:eastAsia="Times New Roman" w:hAnsi="Times New Roman" w:cs="Times New Roman"/>
          <w:sz w:val="24"/>
          <w:szCs w:val="24"/>
        </w:rPr>
        <w:t xml:space="preserve"> our hypothesis that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interactions would restructure</w:t>
      </w:r>
      <w:ins w:id="288" w:author="Tedy Ozersky" w:date="2020-03-03T17:02:00Z">
        <w:r w:rsidR="00123693">
          <w:rPr>
            <w:rFonts w:ascii="Times New Roman" w:eastAsia="Times New Roman" w:hAnsi="Times New Roman" w:cs="Times New Roman"/>
            <w:sz w:val="24"/>
            <w:szCs w:val="24"/>
          </w:rPr>
          <w:t xml:space="preserve"> in response to…</w:t>
        </w:r>
      </w:ins>
      <w:r>
        <w:rPr>
          <w:rFonts w:ascii="Times New Roman" w:eastAsia="Times New Roman" w:hAnsi="Times New Roman" w:cs="Times New Roman"/>
          <w:sz w:val="24"/>
          <w:szCs w:val="24"/>
        </w:rPr>
        <w:t xml:space="preserve">. </w:t>
      </w:r>
    </w:p>
    <w:p w14:paraId="31247B7F" w14:textId="42FE7444"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the most </w:t>
      </w:r>
      <w:r w:rsidRPr="00115FCB">
        <w:rPr>
          <w:rFonts w:ascii="Times New Roman" w:eastAsia="Times New Roman" w:hAnsi="Times New Roman" w:cs="Times New Roman"/>
          <w:sz w:val="24"/>
          <w:szCs w:val="24"/>
        </w:rPr>
        <w:t>notable</w:t>
      </w:r>
      <w:r>
        <w:rPr>
          <w:rFonts w:ascii="Times New Roman" w:eastAsia="Times New Roman" w:hAnsi="Times New Roman" w:cs="Times New Roman"/>
          <w:sz w:val="24"/>
          <w:szCs w:val="24"/>
        </w:rPr>
        <w:t xml:space="preserve"> result from this study was that sewage pollution can be </w:t>
      </w:r>
      <w:del w:id="289" w:author="Tedy Ozersky" w:date="2020-03-03T17:54:00Z">
        <w:r w:rsidDel="000C2C76">
          <w:rPr>
            <w:rFonts w:ascii="Times New Roman" w:eastAsia="Times New Roman" w:hAnsi="Times New Roman" w:cs="Times New Roman"/>
            <w:sz w:val="24"/>
            <w:szCs w:val="24"/>
          </w:rPr>
          <w:delText xml:space="preserve">both </w:delText>
        </w:r>
      </w:del>
      <w:r>
        <w:rPr>
          <w:rFonts w:ascii="Times New Roman" w:eastAsia="Times New Roman" w:hAnsi="Times New Roman" w:cs="Times New Roman"/>
          <w:sz w:val="24"/>
          <w:szCs w:val="24"/>
        </w:rPr>
        <w:t>detected in Lake Baikal’s nearshore area and</w:t>
      </w:r>
      <w:ins w:id="290" w:author="Tedy Ozersky" w:date="2020-03-03T17:55:00Z">
        <w:r w:rsidR="000C2C76">
          <w:rPr>
            <w:rFonts w:ascii="Times New Roman" w:eastAsia="Times New Roman" w:hAnsi="Times New Roman" w:cs="Times New Roman"/>
            <w:sz w:val="24"/>
            <w:szCs w:val="24"/>
          </w:rPr>
          <w:t xml:space="preserve"> is</w:t>
        </w:r>
      </w:ins>
      <w:r>
        <w:rPr>
          <w:rFonts w:ascii="Times New Roman" w:eastAsia="Times New Roman" w:hAnsi="Times New Roman" w:cs="Times New Roman"/>
          <w:sz w:val="24"/>
          <w:szCs w:val="24"/>
        </w:rPr>
        <w:t xml:space="preserve"> associated with size of and proximity to lakeside development. The </w:t>
      </w:r>
      <w:ins w:id="291" w:author="Tedy Ozersky" w:date="2020-03-03T17:55:00Z">
        <w:r w:rsidR="000C2C76">
          <w:rPr>
            <w:rFonts w:ascii="Times New Roman" w:eastAsia="Times New Roman" w:hAnsi="Times New Roman" w:cs="Times New Roman"/>
            <w:sz w:val="24"/>
            <w:szCs w:val="24"/>
          </w:rPr>
          <w:t xml:space="preserve">detectable </w:t>
        </w:r>
      </w:ins>
      <w:r>
        <w:rPr>
          <w:rFonts w:ascii="Times New Roman" w:eastAsia="Times New Roman" w:hAnsi="Times New Roman" w:cs="Times New Roman"/>
          <w:sz w:val="24"/>
          <w:szCs w:val="24"/>
        </w:rPr>
        <w:t>influence of these localized settlements</w:t>
      </w:r>
      <w:ins w:id="292" w:author="Tedy Ozersky" w:date="2020-03-03T17:55:00Z">
        <w:r w:rsidR="000C2C76">
          <w:rPr>
            <w:rFonts w:ascii="Times New Roman" w:eastAsia="Times New Roman" w:hAnsi="Times New Roman" w:cs="Times New Roman"/>
            <w:sz w:val="24"/>
            <w:szCs w:val="24"/>
          </w:rPr>
          <w:t xml:space="preserve"> on what?</w:t>
        </w:r>
      </w:ins>
      <w:r>
        <w:rPr>
          <w:rFonts w:ascii="Times New Roman" w:eastAsia="Times New Roman" w:hAnsi="Times New Roman" w:cs="Times New Roman"/>
          <w:sz w:val="24"/>
          <w:szCs w:val="24"/>
        </w:rPr>
        <w:t xml:space="preserve"> is </w:t>
      </w:r>
      <w:del w:id="293" w:author="Tedy Ozersky" w:date="2020-03-03T17:56:00Z">
        <w:r w:rsidDel="000C2C76">
          <w:rPr>
            <w:rFonts w:ascii="Times New Roman" w:eastAsia="Times New Roman" w:hAnsi="Times New Roman" w:cs="Times New Roman"/>
            <w:sz w:val="24"/>
            <w:szCs w:val="24"/>
          </w:rPr>
          <w:delText xml:space="preserve">even </w:delText>
        </w:r>
        <w:r w:rsidRPr="00115FCB" w:rsidDel="000C2C76">
          <w:rPr>
            <w:rFonts w:ascii="Times New Roman" w:eastAsia="Times New Roman" w:hAnsi="Times New Roman" w:cs="Times New Roman"/>
            <w:sz w:val="24"/>
            <w:szCs w:val="24"/>
          </w:rPr>
          <w:delText xml:space="preserve">more </w:delText>
        </w:r>
      </w:del>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w:t>
      </w:r>
      <w:ins w:id="294" w:author="Tedy Ozersky" w:date="2020-03-03T17:56:00Z">
        <w:r w:rsidR="000C2C76">
          <w:rPr>
            <w:rFonts w:ascii="Times New Roman" w:eastAsia="Times New Roman" w:hAnsi="Times New Roman" w:cs="Times New Roman"/>
            <w:sz w:val="24"/>
            <w:szCs w:val="24"/>
          </w:rPr>
          <w:t>, including our study area,</w:t>
        </w:r>
      </w:ins>
      <w:r>
        <w:rPr>
          <w:rFonts w:ascii="Times New Roman" w:eastAsia="Times New Roman" w:hAnsi="Times New Roman" w:cs="Times New Roman"/>
          <w:sz w:val="24"/>
          <w:szCs w:val="24"/>
        </w:rPr>
        <w:t xml:space="preserve"> is largely void 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several studies have quantified PPCP concentrations in aquatic systems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(Kolpin et al. 2002; Focazio et al. 2008; Rosi et al. 2013)</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lakes have remained less represented within the PPCP literature in comparison to lotic systems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(Meyer et al. 2019)</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longer hydraulic residence times, PPCP distributions in lentic systems may differ from lotic environments, as pollutants within lakes may be more prone to accumulate </w:t>
      </w:r>
      <w:r>
        <w:rPr>
          <w:rFonts w:ascii="Times New Roman" w:eastAsia="Times New Roman" w:hAnsi="Times New Roman" w:cs="Times New Roman"/>
          <w:sz w:val="24"/>
          <w:szCs w:val="24"/>
        </w:rPr>
        <w:lastRenderedPageBreak/>
        <w:t>within the nearshore before diffusing to undetectable concentrations</w:t>
      </w:r>
      <w:ins w:id="295" w:author="Tedy Ozersky" w:date="2020-03-03T17:56:00Z">
        <w:r w:rsidR="000C2C76">
          <w:rPr>
            <w:rFonts w:ascii="Times New Roman" w:eastAsia="Times New Roman" w:hAnsi="Times New Roman" w:cs="Times New Roman"/>
            <w:sz w:val="24"/>
            <w:szCs w:val="24"/>
          </w:rPr>
          <w:t xml:space="preserve"> offshore</w:t>
        </w:r>
      </w:ins>
      <w:r>
        <w:rPr>
          <w:rFonts w:ascii="Times New Roman" w:eastAsia="Times New Roman" w:hAnsi="Times New Roman" w:cs="Times New Roman"/>
          <w:sz w:val="24"/>
          <w:szCs w:val="24"/>
        </w:rPr>
        <w:t xml:space="preserve">. Our results </w:t>
      </w:r>
      <w:del w:id="296" w:author="Tedy Ozersky" w:date="2020-03-03T17:57:00Z">
        <w:r w:rsidDel="000C2C76">
          <w:rPr>
            <w:rFonts w:ascii="Times New Roman" w:eastAsia="Times New Roman" w:hAnsi="Times New Roman" w:cs="Times New Roman"/>
            <w:sz w:val="24"/>
            <w:szCs w:val="24"/>
          </w:rPr>
          <w:delText>suggest that PPCPs concentrate within the nearshore and are undetectable offshore</w:delText>
        </w:r>
      </w:del>
      <w:ins w:id="297" w:author="Tedy Ozersky" w:date="2020-03-03T17:57:00Z">
        <w:r w:rsidR="000C2C76">
          <w:rPr>
            <w:rFonts w:ascii="Times New Roman" w:eastAsia="Times New Roman" w:hAnsi="Times New Roman" w:cs="Times New Roman"/>
            <w:sz w:val="24"/>
            <w:szCs w:val="24"/>
          </w:rPr>
          <w:t xml:space="preserve">support this, showing </w:t>
        </w:r>
      </w:ins>
      <w:ins w:id="298" w:author="Tedy Ozersky" w:date="2020-03-03T17:58:00Z">
        <w:r w:rsidR="000C2C76">
          <w:rPr>
            <w:rFonts w:ascii="Times New Roman" w:eastAsia="Times New Roman" w:hAnsi="Times New Roman" w:cs="Times New Roman"/>
            <w:sz w:val="24"/>
            <w:szCs w:val="24"/>
          </w:rPr>
          <w:t>patchy</w:t>
        </w:r>
      </w:ins>
      <w:ins w:id="299" w:author="Tedy Ozersky" w:date="2020-03-03T17:57:00Z">
        <w:r w:rsidR="000C2C76">
          <w:rPr>
            <w:rFonts w:ascii="Times New Roman" w:eastAsia="Times New Roman" w:hAnsi="Times New Roman" w:cs="Times New Roman"/>
            <w:sz w:val="24"/>
            <w:szCs w:val="24"/>
          </w:rPr>
          <w:t xml:space="preserve"> concentrations of PPCPs nearshore</w:t>
        </w:r>
      </w:ins>
      <w:ins w:id="300" w:author="Tedy Ozersky" w:date="2020-03-03T17:58:00Z">
        <w:r w:rsidR="000C2C76">
          <w:rPr>
            <w:rFonts w:ascii="Times New Roman" w:eastAsia="Times New Roman" w:hAnsi="Times New Roman" w:cs="Times New Roman"/>
            <w:sz w:val="24"/>
            <w:szCs w:val="24"/>
          </w:rPr>
          <w:t xml:space="preserve"> (in association with development)</w:t>
        </w:r>
      </w:ins>
      <w:ins w:id="301" w:author="Tedy Ozersky" w:date="2020-03-03T17:57:00Z">
        <w:r w:rsidR="000C2C76">
          <w:rPr>
            <w:rFonts w:ascii="Times New Roman" w:eastAsia="Times New Roman" w:hAnsi="Times New Roman" w:cs="Times New Roman"/>
            <w:sz w:val="24"/>
            <w:szCs w:val="24"/>
          </w:rPr>
          <w:t>,</w:t>
        </w:r>
      </w:ins>
      <w:ins w:id="302" w:author="Tedy Ozersky" w:date="2020-03-03T17:58:00Z">
        <w:r w:rsidR="000C2C76">
          <w:rPr>
            <w:rFonts w:ascii="Times New Roman" w:eastAsia="Times New Roman" w:hAnsi="Times New Roman" w:cs="Times New Roman"/>
            <w:sz w:val="24"/>
            <w:szCs w:val="24"/>
          </w:rPr>
          <w:t xml:space="preserve"> and undetectable concentrations at the offshore </w:t>
        </w:r>
        <w:proofErr w:type="gramStart"/>
        <w:r w:rsidR="000C2C76">
          <w:rPr>
            <w:rFonts w:ascii="Times New Roman" w:eastAsia="Times New Roman" w:hAnsi="Times New Roman" w:cs="Times New Roman"/>
            <w:sz w:val="24"/>
            <w:szCs w:val="24"/>
          </w:rPr>
          <w:t>sites</w:t>
        </w:r>
      </w:ins>
      <w:ins w:id="303" w:author="Tedy Ozersky" w:date="2020-03-03T17:57:00Z">
        <w:r w:rsidR="000C2C76">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This result</w:t>
      </w:r>
      <w:r w:rsidR="00956343">
        <w:rPr>
          <w:rFonts w:ascii="Times New Roman" w:eastAsia="Times New Roman" w:hAnsi="Times New Roman" w:cs="Times New Roman"/>
          <w:sz w:val="24"/>
          <w:szCs w:val="24"/>
        </w:rPr>
        <w:t xml:space="preserve"> is </w:t>
      </w:r>
      <w:commentRangeStart w:id="304"/>
      <w:r w:rsidR="00956343">
        <w:rPr>
          <w:rFonts w:ascii="Times New Roman" w:eastAsia="Times New Roman" w:hAnsi="Times New Roman" w:cs="Times New Roman"/>
          <w:sz w:val="24"/>
          <w:szCs w:val="24"/>
        </w:rPr>
        <w:t>especially important</w:t>
      </w:r>
      <w:commentRangeEnd w:id="304"/>
      <w:r w:rsidR="000C2C76">
        <w:rPr>
          <w:rStyle w:val="CommentReference"/>
        </w:rPr>
        <w:commentReference w:id="304"/>
      </w:r>
      <w:r w:rsidR="00956343">
        <w:rPr>
          <w:rFonts w:ascii="Times New Roman" w:eastAsia="Times New Roman" w:hAnsi="Times New Roman" w:cs="Times New Roman"/>
          <w:sz w:val="24"/>
          <w:szCs w:val="24"/>
        </w:rPr>
        <w:t xml:space="preserve">, </w:t>
      </w:r>
      <w:del w:id="305" w:author="Tedy Ozersky" w:date="2020-03-03T17:59:00Z">
        <w:r w:rsidR="00956343" w:rsidDel="000C2C76">
          <w:rPr>
            <w:rFonts w:ascii="Times New Roman" w:eastAsia="Times New Roman" w:hAnsi="Times New Roman" w:cs="Times New Roman"/>
            <w:sz w:val="24"/>
            <w:szCs w:val="24"/>
          </w:rPr>
          <w:delText>considering how Baikal and many other lakes focus</w:delText>
        </w:r>
      </w:del>
      <w:ins w:id="306" w:author="Tedy Ozersky" w:date="2020-03-03T17:59:00Z">
        <w:r w:rsidR="000C2C76">
          <w:rPr>
            <w:rFonts w:ascii="Times New Roman" w:eastAsia="Times New Roman" w:hAnsi="Times New Roman" w:cs="Times New Roman"/>
            <w:sz w:val="24"/>
            <w:szCs w:val="24"/>
          </w:rPr>
          <w:t>that</w:t>
        </w:r>
      </w:ins>
      <w:r w:rsidR="00956343">
        <w:rPr>
          <w:rFonts w:ascii="Times New Roman" w:eastAsia="Times New Roman" w:hAnsi="Times New Roman" w:cs="Times New Roman"/>
          <w:sz w:val="24"/>
          <w:szCs w:val="24"/>
        </w:rPr>
        <w:t xml:space="preserve"> monitoring efforts</w:t>
      </w:r>
      <w:ins w:id="307" w:author="Tedy Ozersky" w:date="2020-03-03T17:59:00Z">
        <w:r w:rsidR="000C2C76">
          <w:rPr>
            <w:rFonts w:ascii="Times New Roman" w:eastAsia="Times New Roman" w:hAnsi="Times New Roman" w:cs="Times New Roman"/>
            <w:sz w:val="24"/>
            <w:szCs w:val="24"/>
          </w:rPr>
          <w:t xml:space="preserve"> in many lakes are</w:t>
        </w:r>
      </w:ins>
      <w:r w:rsidR="00956343">
        <w:rPr>
          <w:rFonts w:ascii="Times New Roman" w:eastAsia="Times New Roman" w:hAnsi="Times New Roman" w:cs="Times New Roman"/>
          <w:sz w:val="24"/>
          <w:szCs w:val="24"/>
        </w:rPr>
        <w:t xml:space="preserve"> </w:t>
      </w:r>
      <w:commentRangeStart w:id="308"/>
      <w:r w:rsidR="00956343">
        <w:rPr>
          <w:rFonts w:ascii="Times New Roman" w:eastAsia="Times New Roman" w:hAnsi="Times New Roman" w:cs="Times New Roman"/>
          <w:sz w:val="24"/>
          <w:szCs w:val="24"/>
        </w:rPr>
        <w:t xml:space="preserve">based on pelagic measurement </w:t>
      </w:r>
      <w:commentRangeEnd w:id="308"/>
      <w:r w:rsidR="000C2C76">
        <w:rPr>
          <w:rStyle w:val="CommentReference"/>
        </w:rPr>
        <w:commentReference w:id="308"/>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(Ministry of Natural Resources and Ecology of the Russian Federation 2014)</w:t>
      </w:r>
      <w:r w:rsidR="00833C11">
        <w:rPr>
          <w:rFonts w:ascii="Times New Roman" w:eastAsia="Times New Roman" w:hAnsi="Times New Roman" w:cs="Times New Roman"/>
          <w:sz w:val="24"/>
          <w:szCs w:val="24"/>
        </w:rPr>
        <w:fldChar w:fldCharType="end"/>
      </w:r>
      <w:r w:rsidR="00956343">
        <w:rPr>
          <w:rFonts w:ascii="Times New Roman" w:eastAsia="Times New Roman" w:hAnsi="Times New Roman" w:cs="Times New Roman"/>
          <w:sz w:val="24"/>
          <w:szCs w:val="24"/>
        </w:rPr>
        <w:t xml:space="preserve">. </w:t>
      </w:r>
      <w:commentRangeStart w:id="309"/>
      <w:r w:rsidR="00956343">
        <w:rPr>
          <w:rFonts w:ascii="Times New Roman" w:eastAsia="Times New Roman" w:hAnsi="Times New Roman" w:cs="Times New Roman"/>
          <w:sz w:val="24"/>
          <w:szCs w:val="24"/>
        </w:rPr>
        <w:t>Despite Lake Baikal’s widely ultraoligotrophic status, nearshore sampling holds promise to identify localized disturbances</w:t>
      </w:r>
      <w:r w:rsidR="00004C3C">
        <w:rPr>
          <w:rFonts w:ascii="Times New Roman" w:eastAsia="Times New Roman" w:hAnsi="Times New Roman" w:cs="Times New Roman"/>
          <w:sz w:val="24"/>
          <w:szCs w:val="24"/>
        </w:rPr>
        <w:t xml:space="preserve"> long before</w:t>
      </w:r>
      <w:r>
        <w:rPr>
          <w:rFonts w:ascii="Times New Roman" w:eastAsia="Times New Roman" w:hAnsi="Times New Roman" w:cs="Times New Roman"/>
          <w:sz w:val="24"/>
          <w:szCs w:val="24"/>
        </w:rPr>
        <w:t xml:space="preserve"> a pelagic response </w:t>
      </w:r>
      <w:r w:rsidR="00004C3C">
        <w:rPr>
          <w:rFonts w:ascii="Times New Roman" w:eastAsia="Times New Roman" w:hAnsi="Times New Roman" w:cs="Times New Roman"/>
          <w:sz w:val="24"/>
          <w:szCs w:val="24"/>
        </w:rPr>
        <w:t>may become</w:t>
      </w:r>
      <w:r>
        <w:rPr>
          <w:rFonts w:ascii="Times New Roman" w:eastAsia="Times New Roman" w:hAnsi="Times New Roman" w:cs="Times New Roman"/>
          <w:sz w:val="24"/>
          <w:szCs w:val="24"/>
        </w:rPr>
        <w:t xml:space="preserve"> detectable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{"citationID":"dMREWd7V","properties":{"formattedCitation":"(Hampton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(Hampton et al. 2011)</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95634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commentRangeEnd w:id="309"/>
      <w:r w:rsidR="00BD3210">
        <w:rPr>
          <w:rStyle w:val="CommentReference"/>
        </w:rPr>
        <w:commentReference w:id="309"/>
      </w:r>
    </w:p>
    <w:p w14:paraId="5FA27999" w14:textId="3ECFE4D7"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w:t>
      </w:r>
      <w:del w:id="310" w:author="Tedy Ozersky" w:date="2020-03-03T18:01:00Z">
        <w:r w:rsidDel="00BD3210">
          <w:rPr>
            <w:rFonts w:ascii="Times New Roman" w:eastAsia="Times New Roman" w:hAnsi="Times New Roman" w:cs="Times New Roman"/>
            <w:sz w:val="24"/>
            <w:szCs w:val="24"/>
          </w:rPr>
          <w:delText xml:space="preserve">Lake Baikal’s </w:delText>
        </w:r>
      </w:del>
      <w:r>
        <w:rPr>
          <w:rFonts w:ascii="Times New Roman" w:eastAsia="Times New Roman" w:hAnsi="Times New Roman" w:cs="Times New Roman"/>
          <w:sz w:val="24"/>
          <w:szCs w:val="24"/>
        </w:rPr>
        <w:t xml:space="preserve">PPCP concentrations, microplastics </w:t>
      </w:r>
      <w:ins w:id="311" w:author="Tedy Ozersky" w:date="2020-03-03T18:01:00Z">
        <w:r w:rsidR="00BD3210">
          <w:rPr>
            <w:rFonts w:ascii="Times New Roman" w:eastAsia="Times New Roman" w:hAnsi="Times New Roman" w:cs="Times New Roman"/>
            <w:sz w:val="24"/>
            <w:szCs w:val="24"/>
          </w:rPr>
          <w:t xml:space="preserve">at our sampling sites </w:t>
        </w:r>
      </w:ins>
      <w:r>
        <w:rPr>
          <w:rFonts w:ascii="Times New Roman" w:eastAsia="Times New Roman" w:hAnsi="Times New Roman" w:cs="Times New Roman"/>
          <w:sz w:val="24"/>
          <w:szCs w:val="24"/>
        </w:rPr>
        <w:t>were not associated with distance-weighted population</w:t>
      </w:r>
      <w:r w:rsidR="008C64AE">
        <w:rPr>
          <w:rFonts w:ascii="Times New Roman" w:eastAsia="Times New Roman" w:hAnsi="Times New Roman" w:cs="Times New Roman"/>
          <w:sz w:val="24"/>
          <w:szCs w:val="24"/>
        </w:rPr>
        <w:t xml:space="preserve"> and may be a poor proxy for sewage pollution in </w:t>
      </w:r>
      <w:ins w:id="312" w:author="Tedy Ozersky" w:date="2020-03-03T18:01:00Z">
        <w:r w:rsidR="00BD3210">
          <w:rPr>
            <w:rFonts w:ascii="Times New Roman" w:eastAsia="Times New Roman" w:hAnsi="Times New Roman" w:cs="Times New Roman"/>
            <w:sz w:val="24"/>
            <w:szCs w:val="24"/>
          </w:rPr>
          <w:t xml:space="preserve">Lake </w:t>
        </w:r>
      </w:ins>
      <w:r w:rsidR="008C64AE">
        <w:rPr>
          <w:rFonts w:ascii="Times New Roman" w:eastAsia="Times New Roman" w:hAnsi="Times New Roman" w:cs="Times New Roman"/>
          <w:sz w:val="24"/>
          <w:szCs w:val="24"/>
        </w:rPr>
        <w:t>Baikal</w:t>
      </w:r>
      <w:r>
        <w:rPr>
          <w:rFonts w:ascii="Times New Roman" w:eastAsia="Times New Roman" w:hAnsi="Times New Roman" w:cs="Times New Roman"/>
          <w:sz w:val="24"/>
          <w:szCs w:val="24"/>
        </w:rPr>
        <w:t>. Microplastics</w:t>
      </w:r>
      <w:del w:id="313" w:author="Tedy Ozersky" w:date="2020-03-03T18:02:00Z">
        <w:r w:rsidDel="00BD3210">
          <w:rPr>
            <w:rFonts w:ascii="Times New Roman" w:eastAsia="Times New Roman" w:hAnsi="Times New Roman" w:cs="Times New Roman"/>
            <w:sz w:val="24"/>
            <w:szCs w:val="24"/>
          </w:rPr>
          <w:delText>, though,</w:delText>
        </w:r>
      </w:del>
      <w:r>
        <w:rPr>
          <w:rFonts w:ascii="Times New Roman" w:eastAsia="Times New Roman" w:hAnsi="Times New Roman" w:cs="Times New Roman"/>
          <w:sz w:val="24"/>
          <w:szCs w:val="24"/>
        </w:rPr>
        <w:t xml:space="preserve"> have been used to identify sewage pollution in </w:t>
      </w:r>
      <w:del w:id="314" w:author="Tedy Ozersky" w:date="2020-03-03T18:02:00Z">
        <w:r w:rsidDel="00BD3210">
          <w:rPr>
            <w:rFonts w:ascii="Times New Roman" w:eastAsia="Times New Roman" w:hAnsi="Times New Roman" w:cs="Times New Roman"/>
            <w:sz w:val="24"/>
            <w:szCs w:val="24"/>
          </w:rPr>
          <w:delText xml:space="preserve">similarly </w:delText>
        </w:r>
      </w:del>
      <w:ins w:id="315" w:author="Tedy Ozersky" w:date="2020-03-03T18:02:00Z">
        <w:r w:rsidR="00BD3210">
          <w:rPr>
            <w:rFonts w:ascii="Times New Roman" w:eastAsia="Times New Roman" w:hAnsi="Times New Roman" w:cs="Times New Roman"/>
            <w:sz w:val="24"/>
            <w:szCs w:val="24"/>
          </w:rPr>
          <w:t xml:space="preserve">other </w:t>
        </w:r>
      </w:ins>
      <w:r>
        <w:rPr>
          <w:rFonts w:ascii="Times New Roman" w:eastAsia="Times New Roman" w:hAnsi="Times New Roman" w:cs="Times New Roman"/>
          <w:sz w:val="24"/>
          <w:szCs w:val="24"/>
        </w:rPr>
        <w:t xml:space="preserve">large lakes, like Lake </w:t>
      </w:r>
      <w:proofErr w:type="spellStart"/>
      <w:r>
        <w:rPr>
          <w:rFonts w:ascii="Times New Roman" w:eastAsia="Times New Roman" w:hAnsi="Times New Roman" w:cs="Times New Roman"/>
          <w:sz w:val="24"/>
          <w:szCs w:val="24"/>
        </w:rPr>
        <w:t>Hovsgol</w:t>
      </w:r>
      <w:proofErr w:type="spellEnd"/>
      <w:r>
        <w:rPr>
          <w:rFonts w:ascii="Times New Roman" w:eastAsia="Times New Roman" w:hAnsi="Times New Roman" w:cs="Times New Roman"/>
          <w:sz w:val="24"/>
          <w:szCs w:val="24"/>
        </w:rPr>
        <w:t xml:space="preserve"> </w:t>
      </w:r>
      <w:commentRangeStart w:id="316"/>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(Free et al. 2014)</w:t>
      </w:r>
      <w:r w:rsidR="00833C11">
        <w:rPr>
          <w:rFonts w:ascii="Times New Roman" w:eastAsia="Times New Roman" w:hAnsi="Times New Roman" w:cs="Times New Roman"/>
          <w:sz w:val="24"/>
          <w:szCs w:val="24"/>
        </w:rPr>
        <w:fldChar w:fldCharType="end"/>
      </w:r>
      <w:commentRangeEnd w:id="316"/>
      <w:r w:rsidR="00BD3210">
        <w:rPr>
          <w:rStyle w:val="CommentReference"/>
        </w:rPr>
        <w:commentReference w:id="316"/>
      </w:r>
      <w:r>
        <w:rPr>
          <w:rFonts w:ascii="Times New Roman" w:eastAsia="Times New Roman" w:hAnsi="Times New Roman" w:cs="Times New Roman"/>
          <w:sz w:val="24"/>
          <w:szCs w:val="24"/>
        </w:rPr>
        <w:t>. Unlike PPCPs’</w:t>
      </w:r>
      <w:ins w:id="317" w:author="Tedy Ozersky" w:date="2020-03-03T18:04:00Z">
        <w:r w:rsidR="00BD3210">
          <w:rPr>
            <w:rFonts w:ascii="Times New Roman" w:eastAsia="Times New Roman" w:hAnsi="Times New Roman" w:cs="Times New Roman"/>
            <w:sz w:val="24"/>
            <w:szCs w:val="24"/>
          </w:rPr>
          <w:t>, which have</w:t>
        </w:r>
      </w:ins>
      <w:r>
        <w:rPr>
          <w:rFonts w:ascii="Times New Roman" w:eastAsia="Times New Roman" w:hAnsi="Times New Roman" w:cs="Times New Roman"/>
          <w:sz w:val="24"/>
          <w:szCs w:val="24"/>
        </w:rPr>
        <w:t xml:space="preserve"> relatively short half-lives</w:t>
      </w:r>
      <w:del w:id="318" w:author="Tedy Ozersky" w:date="2020-03-03T18:04:00Z">
        <w:r w:rsidDel="00BD3210">
          <w:rPr>
            <w:rFonts w:ascii="Times New Roman" w:eastAsia="Times New Roman" w:hAnsi="Times New Roman" w:cs="Times New Roman"/>
            <w:sz w:val="24"/>
            <w:szCs w:val="24"/>
          </w:rPr>
          <w:delText xml:space="preserve"> though</w:delText>
        </w:r>
      </w:del>
      <w:r>
        <w:rPr>
          <w:rFonts w:ascii="Times New Roman" w:eastAsia="Times New Roman" w:hAnsi="Times New Roman" w:cs="Times New Roman"/>
          <w:sz w:val="24"/>
          <w:szCs w:val="24"/>
        </w:rPr>
        <w:t xml:space="preserve">, microplastics </w:t>
      </w:r>
      <w:del w:id="319" w:author="Tedy Ozersky" w:date="2020-03-03T18:04:00Z">
        <w:r w:rsidDel="00BD3210">
          <w:rPr>
            <w:rFonts w:ascii="Times New Roman" w:eastAsia="Times New Roman" w:hAnsi="Times New Roman" w:cs="Times New Roman"/>
            <w:sz w:val="24"/>
            <w:szCs w:val="24"/>
          </w:rPr>
          <w:delText xml:space="preserve">suggest </w:delText>
        </w:r>
      </w:del>
      <w:ins w:id="320" w:author="Tedy Ozersky" w:date="2020-03-03T18:04:00Z">
        <w:r w:rsidR="00BD3210">
          <w:rPr>
            <w:rFonts w:ascii="Times New Roman" w:eastAsia="Times New Roman" w:hAnsi="Times New Roman" w:cs="Times New Roman"/>
            <w:sz w:val="24"/>
            <w:szCs w:val="24"/>
          </w:rPr>
          <w:t xml:space="preserve">indicate </w:t>
        </w:r>
      </w:ins>
      <w:r>
        <w:rPr>
          <w:rFonts w:ascii="Times New Roman" w:eastAsia="Times New Roman" w:hAnsi="Times New Roman" w:cs="Times New Roman"/>
          <w:sz w:val="24"/>
          <w:szCs w:val="24"/>
        </w:rPr>
        <w:t xml:space="preserve">accumulated pollution </w:t>
      </w:r>
      <w:del w:id="321" w:author="Tedy Ozersky" w:date="2020-03-03T18:04:00Z">
        <w:r w:rsidDel="00BD3210">
          <w:rPr>
            <w:rFonts w:ascii="Times New Roman" w:eastAsia="Times New Roman" w:hAnsi="Times New Roman" w:cs="Times New Roman"/>
            <w:sz w:val="24"/>
            <w:szCs w:val="24"/>
          </w:rPr>
          <w:delText>by degrading slowly or remaining recalcitrant to decay</w:delText>
        </w:r>
      </w:del>
      <w:ins w:id="322" w:author="Tedy Ozersky" w:date="2020-03-03T18:04:00Z">
        <w:r w:rsidR="00BD3210">
          <w:rPr>
            <w:rFonts w:ascii="Times New Roman" w:eastAsia="Times New Roman" w:hAnsi="Times New Roman" w:cs="Times New Roman"/>
            <w:sz w:val="24"/>
            <w:szCs w:val="24"/>
          </w:rPr>
          <w:t xml:space="preserve">because of their slow </w:t>
        </w:r>
      </w:ins>
      <w:ins w:id="323" w:author="Tedy Ozersky" w:date="2020-03-03T18:05:00Z">
        <w:r w:rsidR="00BD3210">
          <w:rPr>
            <w:rFonts w:ascii="Times New Roman" w:eastAsia="Times New Roman" w:hAnsi="Times New Roman" w:cs="Times New Roman"/>
            <w:sz w:val="24"/>
            <w:szCs w:val="24"/>
          </w:rPr>
          <w:t>degradation</w:t>
        </w:r>
      </w:ins>
      <w:ins w:id="324" w:author="Tedy Ozersky" w:date="2020-03-03T18:04:00Z">
        <w:r w:rsidR="00BD3210">
          <w:rPr>
            <w:rFonts w:ascii="Times New Roman" w:eastAsia="Times New Roman" w:hAnsi="Times New Roman" w:cs="Times New Roman"/>
            <w:sz w:val="24"/>
            <w:szCs w:val="24"/>
          </w:rPr>
          <w:t xml:space="preserve"> time</w:t>
        </w:r>
      </w:ins>
      <w:r>
        <w:rPr>
          <w:rFonts w:ascii="Times New Roman" w:eastAsia="Times New Roman" w:hAnsi="Times New Roman" w:cs="Times New Roman"/>
          <w:sz w:val="24"/>
          <w:szCs w:val="24"/>
        </w:rPr>
        <w:t xml:space="preserve">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(Brandon et al. 2016)</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a result, microplastic concentrations in Baikal, as quantified by our methods, may be poor proxies for capturing the </w:t>
      </w:r>
      <w:commentRangeStart w:id="325"/>
      <w:r>
        <w:rPr>
          <w:rFonts w:ascii="Times New Roman" w:eastAsia="Times New Roman" w:hAnsi="Times New Roman" w:cs="Times New Roman"/>
          <w:sz w:val="24"/>
          <w:szCs w:val="24"/>
        </w:rPr>
        <w:t>temporal variability of short-term human populations</w:t>
      </w:r>
      <w:commentRangeEnd w:id="325"/>
      <w:r w:rsidR="00BD3210">
        <w:rPr>
          <w:rStyle w:val="CommentReference"/>
        </w:rPr>
        <w:commentReference w:id="325"/>
      </w:r>
      <w:r>
        <w:rPr>
          <w:rFonts w:ascii="Times New Roman" w:eastAsia="Times New Roman" w:hAnsi="Times New Roman" w:cs="Times New Roman"/>
          <w:sz w:val="24"/>
          <w:szCs w:val="24"/>
        </w:rPr>
        <w:t xml:space="preserve">, but may be useful in detecting offshore </w:t>
      </w:r>
      <w:commentRangeStart w:id="326"/>
      <w:r>
        <w:rPr>
          <w:rFonts w:ascii="Times New Roman" w:eastAsia="Times New Roman" w:hAnsi="Times New Roman" w:cs="Times New Roman"/>
          <w:sz w:val="24"/>
          <w:szCs w:val="24"/>
        </w:rPr>
        <w:t xml:space="preserve">sewage signals </w:t>
      </w:r>
      <w:commentRangeEnd w:id="326"/>
      <w:r w:rsidR="00BD3210">
        <w:rPr>
          <w:rStyle w:val="CommentReference"/>
        </w:rPr>
        <w:commentReference w:id="326"/>
      </w:r>
      <w:r>
        <w:rPr>
          <w:rFonts w:ascii="Times New Roman" w:eastAsia="Times New Roman" w:hAnsi="Times New Roman" w:cs="Times New Roman"/>
          <w:sz w:val="24"/>
          <w:szCs w:val="24"/>
        </w:rPr>
        <w:t>as microplastics diffuse from the nearshore to the pelagic.</w:t>
      </w:r>
      <w:r w:rsidR="00491178">
        <w:rPr>
          <w:rFonts w:ascii="Times New Roman" w:eastAsia="Times New Roman" w:hAnsi="Times New Roman" w:cs="Times New Roman"/>
          <w:sz w:val="24"/>
          <w:szCs w:val="24"/>
        </w:rPr>
        <w:t xml:space="preserve"> It is worth noting that since the time of our field sampling, evidence has accumulated that our methods likely dramatically underestimate</w:t>
      </w:r>
      <w:r w:rsidR="00EE52D2">
        <w:rPr>
          <w:rFonts w:ascii="Times New Roman" w:eastAsia="Times New Roman" w:hAnsi="Times New Roman" w:cs="Times New Roman"/>
          <w:sz w:val="24"/>
          <w:szCs w:val="24"/>
        </w:rPr>
        <w:t>d</w:t>
      </w:r>
      <w:r w:rsidR="00491178">
        <w:rPr>
          <w:rFonts w:ascii="Times New Roman" w:eastAsia="Times New Roman" w:hAnsi="Times New Roman" w:cs="Times New Roman"/>
          <w:sz w:val="24"/>
          <w:szCs w:val="24"/>
        </w:rPr>
        <w:t xml:space="preserve"> microplastic abundance</w:t>
      </w:r>
      <w:r>
        <w:rPr>
          <w:rFonts w:ascii="Times New Roman" w:eastAsia="Times New Roman" w:hAnsi="Times New Roman" w:cs="Times New Roman"/>
          <w:sz w:val="24"/>
          <w:szCs w:val="24"/>
        </w:rPr>
        <w:t xml:space="preserve">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(Wang and Wang 2018; Brandon et al. 2020)</w:t>
      </w:r>
      <w:r w:rsidR="00833C1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While we focus here on microplastics as an indicator of human disturbance, microplastics are increasingly shown to disrupt food web dynamics by altering grazing patterns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833C11">
        <w:rPr>
          <w:rFonts w:ascii="Cambria Math" w:eastAsia="Times New Roman" w:hAnsi="Cambria Math" w:cs="Cambria Math"/>
          <w:sz w:val="24"/>
          <w:szCs w:val="24"/>
        </w:rPr>
        <w:instrText>∼</w:instrText>
      </w:r>
      <w:r w:rsidR="00833C11">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sidR="00833C11">
        <w:rPr>
          <w:rFonts w:ascii="Cambria Math" w:eastAsia="Times New Roman" w:hAnsi="Cambria Math" w:cs="Cambria Math"/>
          <w:sz w:val="24"/>
          <w:szCs w:val="24"/>
        </w:rPr>
        <w:instrText>∼</w:instrText>
      </w:r>
      <w:r w:rsidR="00833C11">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sidR="00833C11">
        <w:rPr>
          <w:rFonts w:ascii="Cambria Math" w:eastAsia="Times New Roman" w:hAnsi="Cambria Math" w:cs="Cambria Math"/>
          <w:sz w:val="24"/>
          <w:szCs w:val="24"/>
        </w:rPr>
        <w:instrText>∼</w:instrText>
      </w:r>
      <w:r w:rsidR="00833C11">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(Green 2016)</w:t>
      </w:r>
      <w:r w:rsidR="00833C11">
        <w:rPr>
          <w:rFonts w:ascii="Times New Roman" w:eastAsia="Times New Roman" w:hAnsi="Times New Roman" w:cs="Times New Roman"/>
          <w:sz w:val="24"/>
          <w:szCs w:val="24"/>
        </w:rPr>
        <w:fldChar w:fldCharType="end"/>
      </w:r>
      <w:r w:rsidR="00833C11">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and providing carbon substrate for microbial growth </w:t>
      </w:r>
      <w:r w:rsidR="00833C11">
        <w:rPr>
          <w:rFonts w:ascii="Times New Roman" w:eastAsia="Times New Roman" w:hAnsi="Times New Roman" w:cs="Times New Roman"/>
          <w:sz w:val="24"/>
          <w:szCs w:val="24"/>
        </w:rPr>
        <w:fldChar w:fldCharType="begin"/>
      </w:r>
      <w:r w:rsidR="00833C11">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833C11">
        <w:rPr>
          <w:rFonts w:ascii="Times New Roman" w:eastAsia="Times New Roman" w:hAnsi="Times New Roman" w:cs="Times New Roman"/>
          <w:sz w:val="24"/>
          <w:szCs w:val="24"/>
        </w:rPr>
        <w:fldChar w:fldCharType="separate"/>
      </w:r>
      <w:r w:rsidR="00833C11" w:rsidRPr="00833C11">
        <w:rPr>
          <w:rFonts w:ascii="Times New Roman" w:hAnsi="Times New Roman" w:cs="Times New Roman"/>
          <w:sz w:val="24"/>
        </w:rPr>
        <w:t>(Romera-Castillo et al. 2018)</w:t>
      </w:r>
      <w:r w:rsidR="00833C11">
        <w:rPr>
          <w:rFonts w:ascii="Times New Roman" w:eastAsia="Times New Roman" w:hAnsi="Times New Roman" w:cs="Times New Roman"/>
          <w:sz w:val="24"/>
          <w:szCs w:val="24"/>
        </w:rPr>
        <w:fldChar w:fldCharType="end"/>
      </w:r>
      <w:r w:rsidR="00EE52D2">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71FC0D7" w14:textId="4DF33629" w:rsidR="00715D55" w:rsidRDefault="00EE52D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Along the shoreline, increasing sewage indicators</w:t>
      </w:r>
      <w:r w:rsidDel="00EE52D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as well as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and caddisfly</w:t>
      </w:r>
      <w:r w:rsidR="00BF09EC">
        <w:rPr>
          <w:rFonts w:ascii="Times New Roman" w:eastAsia="Times New Roman" w:hAnsi="Times New Roman" w:cs="Times New Roman"/>
          <w:sz w:val="24"/>
          <w:szCs w:val="24"/>
        </w:rPr>
        <w:t xml:space="preserve"> </w:t>
      </w:r>
      <w:commentRangeStart w:id="327"/>
      <w:ins w:id="328" w:author="Tedy Ozersky" w:date="2020-03-03T18:11:00Z">
        <w:r w:rsidR="007546C9">
          <w:rPr>
            <w:rFonts w:ascii="Times New Roman" w:eastAsia="Times New Roman" w:hAnsi="Times New Roman" w:cs="Times New Roman"/>
            <w:sz w:val="24"/>
            <w:szCs w:val="24"/>
          </w:rPr>
          <w:t>relative</w:t>
        </w:r>
        <w:commentRangeEnd w:id="327"/>
        <w:r w:rsidR="007546C9">
          <w:rPr>
            <w:rStyle w:val="CommentReference"/>
          </w:rPr>
          <w:commentReference w:id="327"/>
        </w:r>
        <w:r w:rsidR="007546C9">
          <w:rPr>
            <w:rFonts w:ascii="Times New Roman" w:eastAsia="Times New Roman" w:hAnsi="Times New Roman" w:cs="Times New Roman"/>
            <w:sz w:val="24"/>
            <w:szCs w:val="24"/>
          </w:rPr>
          <w:t xml:space="preserve"> </w:t>
        </w:r>
      </w:ins>
      <w:r w:rsidR="00BF09EC">
        <w:rPr>
          <w:rFonts w:ascii="Times New Roman" w:eastAsia="Times New Roman" w:hAnsi="Times New Roman" w:cs="Times New Roman"/>
          <w:sz w:val="24"/>
          <w:szCs w:val="24"/>
        </w:rPr>
        <w:t>abundances</w:t>
      </w:r>
      <w:r w:rsidR="00D8535D">
        <w:rPr>
          <w:rFonts w:ascii="Times New Roman" w:eastAsia="Times New Roman" w:hAnsi="Times New Roman" w:cs="Times New Roman"/>
          <w:sz w:val="24"/>
          <w:szCs w:val="24"/>
        </w:rPr>
        <w:t xml:space="preserve">. Previous studies investigating Baikal’s periphyton composition noted that areas adjacent to human development often had increased </w:t>
      </w:r>
      <w:ins w:id="329" w:author="Tedy Ozersky" w:date="2020-03-03T18:12:00Z">
        <w:r w:rsidR="007546C9">
          <w:rPr>
            <w:rFonts w:ascii="Times New Roman" w:eastAsia="Times New Roman" w:hAnsi="Times New Roman" w:cs="Times New Roman"/>
            <w:sz w:val="24"/>
            <w:szCs w:val="24"/>
          </w:rPr>
          <w:t xml:space="preserve">abundance of </w:t>
        </w:r>
      </w:ins>
      <w:r w:rsidR="00D8535D">
        <w:rPr>
          <w:rFonts w:ascii="Times New Roman" w:eastAsia="Times New Roman" w:hAnsi="Times New Roman" w:cs="Times New Roman"/>
          <w:sz w:val="24"/>
          <w:szCs w:val="24"/>
        </w:rPr>
        <w:t>filamentous algae</w:t>
      </w:r>
      <w:ins w:id="330" w:author="Tedy Ozersky" w:date="2020-03-03T18:16:00Z">
        <w:r w:rsidR="007546C9">
          <w:rPr>
            <w:rFonts w:ascii="Times New Roman" w:eastAsia="Times New Roman" w:hAnsi="Times New Roman" w:cs="Times New Roman"/>
            <w:sz w:val="24"/>
            <w:szCs w:val="24"/>
          </w:rPr>
          <w:t xml:space="preserve"> such as </w:t>
        </w:r>
        <w:proofErr w:type="spellStart"/>
        <w:r w:rsidR="007546C9">
          <w:rPr>
            <w:rFonts w:ascii="Times New Roman" w:eastAsia="Times New Roman" w:hAnsi="Times New Roman" w:cs="Times New Roman"/>
            <w:sz w:val="24"/>
            <w:szCs w:val="24"/>
          </w:rPr>
          <w:t>Ulothrix</w:t>
        </w:r>
        <w:proofErr w:type="spellEnd"/>
        <w:r w:rsidR="007546C9">
          <w:rPr>
            <w:rFonts w:ascii="Times New Roman" w:eastAsia="Times New Roman" w:hAnsi="Times New Roman" w:cs="Times New Roman"/>
            <w:sz w:val="24"/>
            <w:szCs w:val="24"/>
          </w:rPr>
          <w:t xml:space="preserve"> and Spirogyra</w:t>
        </w:r>
      </w:ins>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del w:id="331" w:author="Tedy Ozersky" w:date="2020-03-03T18:13:00Z">
        <w:r w:rsidR="000307DE" w:rsidDel="007546C9">
          <w:rPr>
            <w:rFonts w:ascii="Times New Roman" w:eastAsia="Times New Roman" w:hAnsi="Times New Roman" w:cs="Times New Roman"/>
            <w:sz w:val="24"/>
            <w:szCs w:val="24"/>
          </w:rPr>
          <w:delText xml:space="preserve">Even though Timoshkin et al., (2016, 2018) present a convincing argument, </w:delText>
        </w:r>
      </w:del>
      <w:r w:rsidR="00D8535D">
        <w:rPr>
          <w:rFonts w:ascii="Times New Roman" w:eastAsia="Times New Roman" w:hAnsi="Times New Roman" w:cs="Times New Roman"/>
          <w:sz w:val="24"/>
          <w:szCs w:val="24"/>
        </w:rPr>
        <w:t xml:space="preserve">Lake Baikal’s southwestern shore </w:t>
      </w:r>
      <w:del w:id="332" w:author="Tedy Ozersky" w:date="2020-03-03T18:14:00Z">
        <w:r w:rsidR="00D8535D" w:rsidDel="007546C9">
          <w:rPr>
            <w:rFonts w:ascii="Times New Roman" w:eastAsia="Times New Roman" w:hAnsi="Times New Roman" w:cs="Times New Roman"/>
            <w:sz w:val="24"/>
            <w:szCs w:val="24"/>
          </w:rPr>
          <w:delText xml:space="preserve">often </w:delText>
        </w:r>
      </w:del>
      <w:ins w:id="333" w:author="Tedy Ozersky" w:date="2020-03-03T18:14:00Z">
        <w:r w:rsidR="007546C9">
          <w:rPr>
            <w:rFonts w:ascii="Times New Roman" w:eastAsia="Times New Roman" w:hAnsi="Times New Roman" w:cs="Times New Roman"/>
            <w:sz w:val="24"/>
            <w:szCs w:val="24"/>
          </w:rPr>
          <w:t xml:space="preserve">historically </w:t>
        </w:r>
      </w:ins>
      <w:r w:rsidR="00D8535D">
        <w:rPr>
          <w:rFonts w:ascii="Times New Roman" w:eastAsia="Times New Roman" w:hAnsi="Times New Roman" w:cs="Times New Roman"/>
          <w:sz w:val="24"/>
          <w:szCs w:val="24"/>
        </w:rPr>
        <w:t xml:space="preserve">experiences </w:t>
      </w:r>
      <w:del w:id="334" w:author="Tedy Ozersky" w:date="2020-03-03T18:14:00Z">
        <w:r w:rsidR="00D8535D" w:rsidDel="007546C9">
          <w:rPr>
            <w:rFonts w:ascii="Times New Roman" w:eastAsia="Times New Roman" w:hAnsi="Times New Roman" w:cs="Times New Roman"/>
            <w:sz w:val="24"/>
            <w:szCs w:val="24"/>
          </w:rPr>
          <w:delText xml:space="preserve">increased </w:delText>
        </w:r>
      </w:del>
      <w:ins w:id="335" w:author="Tedy Ozersky" w:date="2020-03-03T18:14:00Z">
        <w:r w:rsidR="007546C9">
          <w:rPr>
            <w:rFonts w:ascii="Times New Roman" w:eastAsia="Times New Roman" w:hAnsi="Times New Roman" w:cs="Times New Roman"/>
            <w:sz w:val="24"/>
            <w:szCs w:val="24"/>
          </w:rPr>
          <w:t xml:space="preserve">short </w:t>
        </w:r>
      </w:ins>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del w:id="336" w:author="Tedy Ozersky" w:date="2020-03-03T18:15:00Z">
        <w:r w:rsidR="00D8535D" w:rsidDel="007546C9">
          <w:rPr>
            <w:rFonts w:ascii="Times New Roman" w:eastAsia="Times New Roman" w:hAnsi="Times New Roman" w:cs="Times New Roman"/>
            <w:sz w:val="24"/>
            <w:szCs w:val="24"/>
          </w:rPr>
          <w:delText xml:space="preserve">corroborate Timoshkin’s surveys </w:delText>
        </w:r>
      </w:del>
      <w:ins w:id="337" w:author="Tedy Ozersky" w:date="2020-03-03T18:15:00Z">
        <w:r w:rsidR="007546C9">
          <w:rPr>
            <w:rFonts w:ascii="Times New Roman" w:eastAsia="Times New Roman" w:hAnsi="Times New Roman" w:cs="Times New Roman"/>
            <w:sz w:val="24"/>
            <w:szCs w:val="24"/>
          </w:rPr>
          <w:t xml:space="preserve">agree with results of </w:t>
        </w:r>
      </w:ins>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del w:id="338" w:author="Tedy Ozersky" w:date="2020-03-03T18:15:00Z">
        <w:r w:rsidR="006F5F57" w:rsidRPr="006F5F57" w:rsidDel="007546C9">
          <w:rPr>
            <w:rFonts w:ascii="Times New Roman" w:hAnsi="Times New Roman" w:cs="Times New Roman"/>
            <w:sz w:val="24"/>
          </w:rPr>
          <w:delText>(</w:delText>
        </w:r>
      </w:del>
      <w:r w:rsidR="006F5F57" w:rsidRPr="006F5F57">
        <w:rPr>
          <w:rFonts w:ascii="Times New Roman" w:hAnsi="Times New Roman" w:cs="Times New Roman"/>
          <w:sz w:val="24"/>
        </w:rPr>
        <w:t xml:space="preserve">Timoshkin et al. </w:t>
      </w:r>
      <w:ins w:id="339" w:author="Tedy Ozersky" w:date="2020-03-03T18:15:00Z">
        <w:r w:rsidR="007546C9">
          <w:rPr>
            <w:rFonts w:ascii="Times New Roman" w:hAnsi="Times New Roman" w:cs="Times New Roman"/>
            <w:sz w:val="24"/>
          </w:rPr>
          <w:t>(</w:t>
        </w:r>
      </w:ins>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del w:id="340" w:author="Tedy Ozersky" w:date="2020-03-03T18:16:00Z">
        <w:r w:rsidR="00D8535D" w:rsidDel="007546C9">
          <w:rPr>
            <w:rFonts w:ascii="Times New Roman" w:eastAsia="Times New Roman" w:hAnsi="Times New Roman" w:cs="Times New Roman"/>
            <w:sz w:val="24"/>
            <w:szCs w:val="24"/>
          </w:rPr>
          <w:delText xml:space="preserve">that </w:delText>
        </w:r>
      </w:del>
      <w:ins w:id="341" w:author="Tedy Ozersky" w:date="2020-03-03T18:16:00Z">
        <w:r w:rsidR="007546C9">
          <w:rPr>
            <w:rFonts w:ascii="Times New Roman" w:eastAsia="Times New Roman" w:hAnsi="Times New Roman" w:cs="Times New Roman"/>
            <w:sz w:val="24"/>
            <w:szCs w:val="24"/>
          </w:rPr>
          <w:t xml:space="preserve">and show </w:t>
        </w:r>
      </w:ins>
      <w:del w:id="342" w:author="Tedy Ozersky" w:date="2020-03-03T18:16:00Z">
        <w:r w:rsidR="00D8535D" w:rsidDel="007546C9">
          <w:rPr>
            <w:rFonts w:ascii="Times New Roman" w:eastAsia="Times New Roman" w:hAnsi="Times New Roman" w:cs="Times New Roman"/>
            <w:i/>
            <w:sz w:val="24"/>
            <w:szCs w:val="24"/>
          </w:rPr>
          <w:delText xml:space="preserve">Spirogyra </w:delText>
        </w:r>
        <w:r w:rsidR="00D8535D" w:rsidDel="007546C9">
          <w:rPr>
            <w:rFonts w:ascii="Times New Roman" w:eastAsia="Times New Roman" w:hAnsi="Times New Roman" w:cs="Times New Roman"/>
            <w:sz w:val="24"/>
            <w:szCs w:val="24"/>
          </w:rPr>
          <w:delText xml:space="preserve">as well as </w:delText>
        </w:r>
        <w:r w:rsidR="00D8535D" w:rsidDel="007546C9">
          <w:rPr>
            <w:rFonts w:ascii="Times New Roman" w:eastAsia="Times New Roman" w:hAnsi="Times New Roman" w:cs="Times New Roman"/>
            <w:i/>
            <w:sz w:val="24"/>
            <w:szCs w:val="24"/>
          </w:rPr>
          <w:delText>Ulothrix</w:delText>
        </w:r>
      </w:del>
      <w:ins w:id="343" w:author="Tedy Ozersky" w:date="2020-03-03T18:17:00Z">
        <w:r w:rsidR="007546C9">
          <w:rPr>
            <w:rFonts w:ascii="Times New Roman" w:eastAsia="Times New Roman" w:hAnsi="Times New Roman" w:cs="Times New Roman"/>
            <w:sz w:val="24"/>
            <w:szCs w:val="24"/>
          </w:rPr>
          <w:t>that relative</w:t>
        </w:r>
      </w:ins>
      <w:r w:rsidR="00D8535D">
        <w:rPr>
          <w:rFonts w:ascii="Times New Roman" w:eastAsia="Times New Roman" w:hAnsi="Times New Roman" w:cs="Times New Roman"/>
          <w:sz w:val="24"/>
          <w:szCs w:val="24"/>
        </w:rPr>
        <w:t xml:space="preserve"> abundance </w:t>
      </w:r>
      <w:ins w:id="344" w:author="Tedy Ozersky" w:date="2020-03-03T18:17:00Z">
        <w:r w:rsidR="007546C9">
          <w:rPr>
            <w:rFonts w:ascii="Times New Roman" w:eastAsia="Times New Roman" w:hAnsi="Times New Roman" w:cs="Times New Roman"/>
            <w:sz w:val="24"/>
            <w:szCs w:val="24"/>
          </w:rPr>
          <w:t xml:space="preserve">of filamentous algae </w:t>
        </w:r>
      </w:ins>
      <w:r w:rsidR="00D8535D">
        <w:rPr>
          <w:rFonts w:ascii="Times New Roman" w:eastAsia="Times New Roman" w:hAnsi="Times New Roman" w:cs="Times New Roman"/>
          <w:sz w:val="24"/>
          <w:szCs w:val="24"/>
        </w:rPr>
        <w:t xml:space="preserve">is greatest near areas of high lakeside development. </w:t>
      </w:r>
      <w:commentRangeStart w:id="345"/>
      <w:r w:rsidR="00D8535D">
        <w:rPr>
          <w:rFonts w:ascii="Times New Roman" w:eastAsia="Times New Roman" w:hAnsi="Times New Roman" w:cs="Times New Roman"/>
          <w:sz w:val="24"/>
          <w:szCs w:val="24"/>
        </w:rPr>
        <w:t xml:space="preserve">While not observed at the same magnitude as reported in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 (2016)</w:t>
      </w:r>
      <w:commentRangeEnd w:id="345"/>
      <w:r w:rsidR="007546C9">
        <w:rPr>
          <w:rStyle w:val="CommentReference"/>
        </w:rPr>
        <w:commentReference w:id="345"/>
      </w:r>
      <w:r w:rsidR="00D8535D">
        <w:rPr>
          <w:rFonts w:ascii="Times New Roman" w:eastAsia="Times New Roman" w:hAnsi="Times New Roman" w:cs="Times New Roman"/>
          <w:sz w:val="24"/>
          <w:szCs w:val="24"/>
        </w:rPr>
        <w:t xml:space="preserve">, our results also support those authors’ general conclusion 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tend to be </w:t>
      </w:r>
      <w:commentRangeStart w:id="346"/>
      <w:r w:rsidR="00D8535D">
        <w:rPr>
          <w:rFonts w:ascii="Times New Roman" w:eastAsia="Times New Roman" w:hAnsi="Times New Roman" w:cs="Times New Roman"/>
          <w:sz w:val="24"/>
          <w:szCs w:val="24"/>
        </w:rPr>
        <w:t>more susceptible to sewage pollution</w:t>
      </w:r>
      <w:commentRangeEnd w:id="346"/>
      <w:r w:rsidR="007546C9">
        <w:rPr>
          <w:rStyle w:val="CommentReference"/>
        </w:rPr>
        <w:commentReference w:id="346"/>
      </w:r>
      <w:r w:rsidR="00D8535D">
        <w:rPr>
          <w:rFonts w:ascii="Times New Roman" w:eastAsia="Times New Roman" w:hAnsi="Times New Roman" w:cs="Times New Roman"/>
          <w:sz w:val="24"/>
          <w:szCs w:val="24"/>
        </w:rPr>
        <w:t xml:space="preserve">.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having low tolerance for increased PPCP concentrations, </w:t>
      </w:r>
      <w:commentRangeStart w:id="347"/>
      <w:r w:rsidR="00D8535D">
        <w:rPr>
          <w:rFonts w:ascii="Times New Roman" w:eastAsia="Times New Roman" w:hAnsi="Times New Roman" w:cs="Times New Roman"/>
          <w:sz w:val="24"/>
          <w:szCs w:val="24"/>
        </w:rPr>
        <w:t xml:space="preserve">especially caffeine and its metabolites </w:t>
      </w:r>
      <w:commentRangeEnd w:id="347"/>
      <w:r w:rsidR="007546C9">
        <w:rPr>
          <w:rStyle w:val="CommentReference"/>
        </w:rPr>
        <w:commentReference w:id="347"/>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(Hollingsworth et al. 2002)</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not being able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lastRenderedPageBreak/>
        <w:t xml:space="preserve">filamentous algae not offering the proper nutritional yield for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or certain contaminants within the sewage being particularly toxic to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w:t>
      </w:r>
      <w:proofErr w:type="spellStart"/>
      <w:r w:rsidR="00EF4024" w:rsidRPr="00EF4024">
        <w:rPr>
          <w:rFonts w:ascii="Times New Roman" w:hAnsi="Times New Roman" w:cs="Times New Roman"/>
          <w:sz w:val="24"/>
        </w:rPr>
        <w:t>Timoshkin</w:t>
      </w:r>
      <w:proofErr w:type="spellEnd"/>
      <w:r w:rsidR="00EF4024" w:rsidRPr="00EF4024">
        <w:rPr>
          <w:rFonts w:ascii="Times New Roman" w:hAnsi="Times New Roman" w:cs="Times New Roman"/>
          <w:sz w:val="24"/>
        </w:rPr>
        <w:t xml:space="preserve"> et al. 2016)</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
    <w:p w14:paraId="1835E547" w14:textId="41AC9A4A" w:rsidR="00715D55" w:rsidRDefault="00D8535D">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With respect to how </w:t>
      </w:r>
      <w:commentRangeStart w:id="348"/>
      <w:r>
        <w:rPr>
          <w:rFonts w:ascii="Times New Roman" w:eastAsia="Times New Roman" w:hAnsi="Times New Roman" w:cs="Times New Roman"/>
          <w:sz w:val="24"/>
          <w:szCs w:val="24"/>
        </w:rPr>
        <w:t xml:space="preserve">food webs would restructure </w:t>
      </w:r>
      <w:commentRangeEnd w:id="348"/>
      <w:r w:rsidR="00154ABA">
        <w:rPr>
          <w:rStyle w:val="CommentReference"/>
        </w:rPr>
        <w:commentReference w:id="348"/>
      </w:r>
      <w:r>
        <w:rPr>
          <w:rFonts w:ascii="Times New Roman" w:eastAsia="Times New Roman" w:hAnsi="Times New Roman" w:cs="Times New Roman"/>
          <w:sz w:val="24"/>
          <w:szCs w:val="24"/>
        </w:rPr>
        <w:t xml:space="preserve">with a changing community composition, our data suggest a nuanced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response to increasing sewage signal. Periphyton essential fatty acid profiles from sites with higher sewage pollution had higher levels of 18:3ω3 and 18:4ω3 relative to C20:5ω3 and C22:6ω3 fatty acids. Because fatty acid profiles tend to be indicative of algal species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{"citationID":"Ae34lWiU","properties":{"formattedCitation":"(Iverson et al. 2004; Taipale et al. 2013; Galloway and Winder 2015)","plainCitation":"(Iverson et al. 2004;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(Iverson et al. 2004; Taipale et al. 2013; Galloway and Winder 2015)</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this pattern likely reflects the higher abundance of green algae relative to diatoms.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{"citationID":"4aghBuiq","properties":{"formattedCitation":"(Osipova et al. 2009; Taipale et al. 2013)","plainCitation":"(Osipova et al. 2009; Taipale et al. 2013)","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(Osipova et al. 2009; Taipale et al. 2013)</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Stable isotopes, however, suggested no differences in </w:t>
      </w:r>
      <w:commentRangeStart w:id="349"/>
      <w:r>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highlight w:val="white"/>
        </w:rPr>
        <w:t>δ</w:t>
      </w:r>
      <w:ins w:id="350" w:author="Tedy Ozersky" w:date="2020-03-03T18:22:00Z">
        <w:r w:rsidR="00154ABA" w:rsidRPr="00154ABA">
          <w:rPr>
            <w:rFonts w:ascii="Times New Roman" w:eastAsia="Times New Roman" w:hAnsi="Times New Roman" w:cs="Times New Roman"/>
            <w:sz w:val="24"/>
            <w:szCs w:val="24"/>
            <w:highlight w:val="white"/>
            <w:vertAlign w:val="superscript"/>
            <w:rPrChange w:id="351" w:author="Tedy Ozersky" w:date="2020-03-03T18:22:00Z">
              <w:rPr>
                <w:rFonts w:ascii="Times New Roman" w:eastAsia="Times New Roman" w:hAnsi="Times New Roman" w:cs="Times New Roman"/>
                <w:sz w:val="24"/>
                <w:szCs w:val="24"/>
                <w:highlight w:val="white"/>
              </w:rPr>
            </w:rPrChange>
          </w:rPr>
          <w:t>15</w:t>
        </w:r>
      </w:ins>
      <w:r>
        <w:rPr>
          <w:rFonts w:ascii="Times New Roman" w:eastAsia="Times New Roman" w:hAnsi="Times New Roman" w:cs="Times New Roman"/>
          <w:sz w:val="24"/>
          <w:szCs w:val="24"/>
          <w:highlight w:val="white"/>
        </w:rPr>
        <w:t>N</w:t>
      </w:r>
      <w:commentRangeEnd w:id="349"/>
      <w:r w:rsidR="00154ABA">
        <w:rPr>
          <w:rStyle w:val="CommentReference"/>
        </w:rPr>
        <w:commentReference w:id="349"/>
      </w:r>
      <w:del w:id="352" w:author="Tedy Ozersky" w:date="2020-03-03T18:22:00Z">
        <w:r w:rsidDel="00154ABA">
          <w:rPr>
            <w:rFonts w:ascii="Times New Roman" w:eastAsia="Times New Roman" w:hAnsi="Times New Roman" w:cs="Times New Roman"/>
            <w:sz w:val="24"/>
            <w:szCs w:val="24"/>
            <w:highlight w:val="white"/>
          </w:rPr>
          <w:delText>15%</w:delText>
        </w:r>
      </w:del>
      <w:r>
        <w:rPr>
          <w:rFonts w:ascii="Times New Roman" w:eastAsia="Times New Roman" w:hAnsi="Times New Roman" w:cs="Times New Roman"/>
          <w:sz w:val="24"/>
          <w:szCs w:val="24"/>
          <w:highlight w:val="white"/>
        </w:rPr>
        <w:t xml:space="preserve"> with increasing distance-weighted population (Figure 5). </w:t>
      </w:r>
      <w:r>
        <w:rPr>
          <w:rFonts w:ascii="Times New Roman" w:eastAsia="Times New Roman" w:hAnsi="Times New Roman" w:cs="Times New Roman"/>
          <w:sz w:val="24"/>
          <w:szCs w:val="24"/>
        </w:rPr>
        <w:t xml:space="preserve">In contrast to periphyton, amphipod fatty acid profiles did not differ between sites (Figure 6), whereas </w:t>
      </w:r>
      <w:r>
        <w:rPr>
          <w:rFonts w:ascii="Times New Roman" w:eastAsia="Times New Roman" w:hAnsi="Times New Roman" w:cs="Times New Roman"/>
          <w:sz w:val="24"/>
          <w:szCs w:val="24"/>
          <w:highlight w:val="white"/>
        </w:rPr>
        <w:t>δ</w:t>
      </w:r>
      <w:ins w:id="353" w:author="Tedy Ozersky" w:date="2020-03-03T18:24:00Z">
        <w:r w:rsidR="00154ABA" w:rsidRPr="00154ABA">
          <w:rPr>
            <w:rFonts w:ascii="Times New Roman" w:eastAsia="Times New Roman" w:hAnsi="Times New Roman" w:cs="Times New Roman"/>
            <w:sz w:val="24"/>
            <w:szCs w:val="24"/>
            <w:highlight w:val="white"/>
            <w:vertAlign w:val="superscript"/>
            <w:rPrChange w:id="354" w:author="Tedy Ozersky" w:date="2020-03-03T18:24:00Z">
              <w:rPr>
                <w:rFonts w:ascii="Times New Roman" w:eastAsia="Times New Roman" w:hAnsi="Times New Roman" w:cs="Times New Roman"/>
                <w:sz w:val="24"/>
                <w:szCs w:val="24"/>
                <w:highlight w:val="white"/>
              </w:rPr>
            </w:rPrChange>
          </w:rPr>
          <w:t>15</w:t>
        </w:r>
      </w:ins>
      <w:r>
        <w:rPr>
          <w:rFonts w:ascii="Times New Roman" w:eastAsia="Times New Roman" w:hAnsi="Times New Roman" w:cs="Times New Roman"/>
          <w:sz w:val="24"/>
          <w:szCs w:val="24"/>
          <w:highlight w:val="white"/>
        </w:rPr>
        <w:t>N</w:t>
      </w:r>
      <w:del w:id="355" w:author="Tedy Ozersky" w:date="2020-03-03T18:24:00Z">
        <w:r w:rsidDel="00154ABA">
          <w:rPr>
            <w:rFonts w:ascii="Times New Roman" w:eastAsia="Times New Roman" w:hAnsi="Times New Roman" w:cs="Times New Roman"/>
            <w:sz w:val="24"/>
            <w:szCs w:val="24"/>
            <w:highlight w:val="white"/>
          </w:rPr>
          <w:delText>15%</w:delText>
        </w:r>
      </w:del>
      <w:r>
        <w:rPr>
          <w:rFonts w:ascii="Times New Roman" w:eastAsia="Times New Roman" w:hAnsi="Times New Roman" w:cs="Times New Roman"/>
          <w:sz w:val="24"/>
          <w:szCs w:val="24"/>
          <w:highlight w:val="white"/>
        </w:rPr>
        <w:t xml:space="preserve"> increased slightly </w:t>
      </w:r>
      <w:del w:id="356" w:author="Tedy Ozersky" w:date="2020-03-03T18:24:00Z">
        <w:r w:rsidDel="00154ABA">
          <w:rPr>
            <w:rFonts w:ascii="Times New Roman" w:eastAsia="Times New Roman" w:hAnsi="Times New Roman" w:cs="Times New Roman"/>
            <w:sz w:val="24"/>
            <w:szCs w:val="24"/>
            <w:highlight w:val="white"/>
          </w:rPr>
          <w:delText xml:space="preserve">yet </w:delText>
        </w:r>
      </w:del>
      <w:ins w:id="357" w:author="Tedy Ozersky" w:date="2020-03-03T18:24:00Z">
        <w:r w:rsidR="00154ABA">
          <w:rPr>
            <w:rFonts w:ascii="Times New Roman" w:eastAsia="Times New Roman" w:hAnsi="Times New Roman" w:cs="Times New Roman"/>
            <w:sz w:val="24"/>
            <w:szCs w:val="24"/>
            <w:highlight w:val="white"/>
          </w:rPr>
          <w:t xml:space="preserve">but </w:t>
        </w:r>
      </w:ins>
      <w:r>
        <w:rPr>
          <w:rFonts w:ascii="Times New Roman" w:eastAsia="Times New Roman" w:hAnsi="Times New Roman" w:cs="Times New Roman"/>
          <w:sz w:val="24"/>
          <w:szCs w:val="24"/>
          <w:highlight w:val="white"/>
        </w:rPr>
        <w:t xml:space="preserve">significantly with increasing distance-weighted population. The differing </w:t>
      </w:r>
      <w:ins w:id="358" w:author="Tedy Ozersky" w:date="2020-03-03T18:24:00Z">
        <w:r w:rsidR="00154ABA">
          <w:rPr>
            <w:rFonts w:ascii="Times New Roman" w:eastAsia="Times New Roman" w:hAnsi="Times New Roman" w:cs="Times New Roman"/>
            <w:sz w:val="24"/>
            <w:szCs w:val="24"/>
            <w:highlight w:val="white"/>
          </w:rPr>
          <w:t xml:space="preserve">pattern of </w:t>
        </w:r>
      </w:ins>
      <w:r>
        <w:rPr>
          <w:rFonts w:ascii="Times New Roman" w:eastAsia="Times New Roman" w:hAnsi="Times New Roman" w:cs="Times New Roman"/>
          <w:sz w:val="24"/>
          <w:szCs w:val="24"/>
          <w:highlight w:val="white"/>
        </w:rPr>
        <w:t>periphyton and amphipod δ</w:t>
      </w:r>
      <w:ins w:id="359" w:author="Tedy Ozersky" w:date="2020-03-03T18:24:00Z">
        <w:r w:rsidR="00154ABA" w:rsidRPr="00154ABA">
          <w:rPr>
            <w:rFonts w:ascii="Times New Roman" w:eastAsia="Times New Roman" w:hAnsi="Times New Roman" w:cs="Times New Roman"/>
            <w:sz w:val="24"/>
            <w:szCs w:val="24"/>
            <w:highlight w:val="white"/>
            <w:vertAlign w:val="superscript"/>
            <w:rPrChange w:id="360" w:author="Tedy Ozersky" w:date="2020-03-03T18:24:00Z">
              <w:rPr>
                <w:rFonts w:ascii="Times New Roman" w:eastAsia="Times New Roman" w:hAnsi="Times New Roman" w:cs="Times New Roman"/>
                <w:sz w:val="24"/>
                <w:szCs w:val="24"/>
                <w:highlight w:val="white"/>
              </w:rPr>
            </w:rPrChange>
          </w:rPr>
          <w:t>15</w:t>
        </w:r>
      </w:ins>
      <w:r>
        <w:rPr>
          <w:rFonts w:ascii="Times New Roman" w:eastAsia="Times New Roman" w:hAnsi="Times New Roman" w:cs="Times New Roman"/>
          <w:sz w:val="24"/>
          <w:szCs w:val="24"/>
          <w:highlight w:val="white"/>
        </w:rPr>
        <w:t>N</w:t>
      </w:r>
      <w:del w:id="361" w:author="Tedy Ozersky" w:date="2020-03-03T18:24:00Z">
        <w:r w:rsidDel="00154ABA">
          <w:rPr>
            <w:rFonts w:ascii="Times New Roman" w:eastAsia="Times New Roman" w:hAnsi="Times New Roman" w:cs="Times New Roman"/>
            <w:sz w:val="24"/>
            <w:szCs w:val="24"/>
            <w:highlight w:val="white"/>
          </w:rPr>
          <w:delText>15%</w:delText>
        </w:r>
      </w:del>
      <w:r>
        <w:rPr>
          <w:rFonts w:ascii="Times New Roman" w:eastAsia="Times New Roman" w:hAnsi="Times New Roman" w:cs="Times New Roman"/>
          <w:sz w:val="24"/>
          <w:szCs w:val="24"/>
          <w:highlight w:val="white"/>
        </w:rPr>
        <w:t xml:space="preserve"> </w:t>
      </w:r>
      <w:del w:id="362" w:author="Tedy Ozersky" w:date="2020-03-03T18:24:00Z">
        <w:r w:rsidDel="00154ABA">
          <w:rPr>
            <w:rFonts w:ascii="Times New Roman" w:eastAsia="Times New Roman" w:hAnsi="Times New Roman" w:cs="Times New Roman"/>
            <w:sz w:val="24"/>
            <w:szCs w:val="24"/>
            <w:highlight w:val="white"/>
          </w:rPr>
          <w:delText xml:space="preserve">signatures </w:delText>
        </w:r>
      </w:del>
      <w:ins w:id="363" w:author="Tedy Ozersky" w:date="2020-03-03T18:24:00Z">
        <w:r w:rsidR="00154ABA">
          <w:rPr>
            <w:rFonts w:ascii="Times New Roman" w:eastAsia="Times New Roman" w:hAnsi="Times New Roman" w:cs="Times New Roman"/>
            <w:sz w:val="24"/>
            <w:szCs w:val="24"/>
            <w:highlight w:val="white"/>
          </w:rPr>
          <w:t xml:space="preserve">values </w:t>
        </w:r>
      </w:ins>
      <w:r>
        <w:rPr>
          <w:rFonts w:ascii="Times New Roman" w:eastAsia="Times New Roman" w:hAnsi="Times New Roman" w:cs="Times New Roman"/>
          <w:sz w:val="24"/>
          <w:szCs w:val="24"/>
          <w:highlight w:val="white"/>
        </w:rPr>
        <w:t xml:space="preserve">in relation to distance-weighted population </w:t>
      </w:r>
      <w:r w:rsidR="00232F99">
        <w:rPr>
          <w:rFonts w:ascii="Times New Roman" w:eastAsia="Times New Roman" w:hAnsi="Times New Roman" w:cs="Times New Roman"/>
          <w:sz w:val="24"/>
          <w:szCs w:val="24"/>
          <w:highlight w:val="white"/>
        </w:rPr>
        <w:t>may relate</w:t>
      </w:r>
      <w:r>
        <w:rPr>
          <w:rFonts w:ascii="Times New Roman" w:eastAsia="Times New Roman" w:hAnsi="Times New Roman" w:cs="Times New Roman"/>
          <w:sz w:val="24"/>
          <w:szCs w:val="24"/>
          <w:highlight w:val="white"/>
        </w:rPr>
        <w:t xml:space="preserve"> to amphipods having longer cellular turnover rates (e.g., </w:t>
      </w:r>
      <w:proofErr w:type="spellStart"/>
      <w:r>
        <w:rPr>
          <w:rFonts w:ascii="Times New Roman" w:eastAsia="Times New Roman" w:hAnsi="Times New Roman" w:cs="Times New Roman"/>
          <w:sz w:val="24"/>
          <w:szCs w:val="24"/>
          <w:highlight w:val="white"/>
        </w:rPr>
        <w:t>weeks</w:t>
      </w:r>
      <w:ins w:id="364" w:author="Tedy Ozersky" w:date="2020-03-03T18:25:00Z">
        <w:r w:rsidR="00154ABA">
          <w:rPr>
            <w:rFonts w:ascii="Times New Roman" w:eastAsia="Times New Roman" w:hAnsi="Times New Roman" w:cs="Times New Roman"/>
            <w:sz w:val="24"/>
            <w:szCs w:val="24"/>
            <w:highlight w:val="white"/>
          </w:rPr>
          <w:t>;</w:t>
        </w:r>
      </w:ins>
      <w:del w:id="365" w:author="Tedy Ozersky" w:date="2020-03-03T18:25:00Z">
        <w:r w:rsidDel="00154ABA">
          <w:rPr>
            <w:rFonts w:ascii="Times New Roman" w:eastAsia="Times New Roman" w:hAnsi="Times New Roman" w:cs="Times New Roman"/>
            <w:sz w:val="24"/>
            <w:szCs w:val="24"/>
            <w:highlight w:val="white"/>
          </w:rPr>
          <w:delText xml:space="preserve">, </w:delText>
        </w:r>
      </w:del>
      <w:r w:rsidR="00C131EF">
        <w:rPr>
          <w:rFonts w:ascii="Times New Roman" w:eastAsia="Times New Roman" w:hAnsi="Times New Roman" w:cs="Times New Roman"/>
          <w:sz w:val="24"/>
          <w:szCs w:val="24"/>
          <w:highlight w:val="white"/>
        </w:rPr>
        <w:fldChar w:fldCharType="begin"/>
      </w:r>
      <w:r w:rsidR="00C131EF">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C131EF">
        <w:rPr>
          <w:rFonts w:ascii="Times New Roman" w:eastAsia="Times New Roman" w:hAnsi="Times New Roman" w:cs="Times New Roman"/>
          <w:sz w:val="24"/>
          <w:szCs w:val="24"/>
          <w:highlight w:val="white"/>
        </w:rPr>
        <w:fldChar w:fldCharType="separate"/>
      </w:r>
      <w:del w:id="366" w:author="Tedy Ozersky" w:date="2020-03-03T18:25:00Z">
        <w:r w:rsidR="00C131EF" w:rsidRPr="00C131EF" w:rsidDel="00154ABA">
          <w:rPr>
            <w:rFonts w:ascii="Times New Roman" w:hAnsi="Times New Roman" w:cs="Times New Roman"/>
            <w:sz w:val="24"/>
            <w:highlight w:val="white"/>
          </w:rPr>
          <w:delText>(</w:delText>
        </w:r>
      </w:del>
      <w:r w:rsidR="00C131EF" w:rsidRPr="00C131EF">
        <w:rPr>
          <w:rFonts w:ascii="Times New Roman" w:hAnsi="Times New Roman" w:cs="Times New Roman"/>
          <w:sz w:val="24"/>
          <w:highlight w:val="white"/>
        </w:rPr>
        <w:t>McIntyre</w:t>
      </w:r>
      <w:proofErr w:type="spellEnd"/>
      <w:r w:rsidR="00C131EF" w:rsidRPr="00C131EF">
        <w:rPr>
          <w:rFonts w:ascii="Times New Roman" w:hAnsi="Times New Roman" w:cs="Times New Roman"/>
          <w:sz w:val="24"/>
          <w:highlight w:val="white"/>
        </w:rPr>
        <w:t xml:space="preserve"> and </w:t>
      </w:r>
      <w:proofErr w:type="spellStart"/>
      <w:r w:rsidR="00C131EF" w:rsidRPr="00C131EF">
        <w:rPr>
          <w:rFonts w:ascii="Times New Roman" w:hAnsi="Times New Roman" w:cs="Times New Roman"/>
          <w:sz w:val="24"/>
          <w:highlight w:val="white"/>
        </w:rPr>
        <w:t>Flecker</w:t>
      </w:r>
      <w:proofErr w:type="spellEnd"/>
      <w:r w:rsidR="00C131EF" w:rsidRPr="00C131EF">
        <w:rPr>
          <w:rFonts w:ascii="Times New Roman" w:hAnsi="Times New Roman" w:cs="Times New Roman"/>
          <w:sz w:val="24"/>
          <w:highlight w:val="white"/>
        </w:rPr>
        <w:t xml:space="preserve"> 2006)</w:t>
      </w:r>
      <w:r w:rsidR="00C131EF">
        <w:rPr>
          <w:rFonts w:ascii="Times New Roman" w:eastAsia="Times New Roman" w:hAnsi="Times New Roman" w:cs="Times New Roman"/>
          <w:sz w:val="24"/>
          <w:szCs w:val="24"/>
          <w:highlight w:val="white"/>
        </w:rPr>
        <w:fldChar w:fldCharType="end"/>
      </w:r>
      <w:del w:id="367" w:author="Tedy Ozersky" w:date="2020-03-03T18:25:00Z">
        <w:r w:rsidDel="00154ABA">
          <w:rPr>
            <w:rFonts w:ascii="Times New Roman" w:eastAsia="Times New Roman" w:hAnsi="Times New Roman" w:cs="Times New Roman"/>
            <w:sz w:val="24"/>
            <w:szCs w:val="24"/>
            <w:highlight w:val="white"/>
          </w:rPr>
          <w:delText>)</w:delText>
        </w:r>
      </w:del>
      <w:r>
        <w:rPr>
          <w:rFonts w:ascii="Times New Roman" w:eastAsia="Times New Roman" w:hAnsi="Times New Roman" w:cs="Times New Roman"/>
          <w:sz w:val="24"/>
          <w:szCs w:val="24"/>
          <w:highlight w:val="white"/>
        </w:rPr>
        <w:t xml:space="preserve"> relative to periphyton (e.g., days; </w:t>
      </w:r>
      <w:r w:rsidR="00C131EF">
        <w:rPr>
          <w:rFonts w:ascii="Times New Roman" w:eastAsia="Times New Roman" w:hAnsi="Times New Roman" w:cs="Times New Roman"/>
          <w:sz w:val="24"/>
          <w:szCs w:val="24"/>
          <w:highlight w:val="white"/>
        </w:rPr>
        <w:fldChar w:fldCharType="begin"/>
      </w:r>
      <w:r w:rsidR="00C131EF">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C131EF">
        <w:rPr>
          <w:rFonts w:ascii="Times New Roman" w:eastAsia="Times New Roman" w:hAnsi="Times New Roman" w:cs="Times New Roman"/>
          <w:sz w:val="24"/>
          <w:szCs w:val="24"/>
          <w:highlight w:val="white"/>
        </w:rPr>
        <w:fldChar w:fldCharType="separate"/>
      </w:r>
      <w:r w:rsidR="00C131EF" w:rsidRPr="00C131EF">
        <w:rPr>
          <w:rFonts w:ascii="Times New Roman" w:hAnsi="Times New Roman" w:cs="Times New Roman"/>
          <w:sz w:val="24"/>
          <w:highlight w:val="white"/>
        </w:rPr>
        <w:t>(Swamikannu and Hoagland 1989)</w:t>
      </w:r>
      <w:r w:rsidR="00C131EF">
        <w:rPr>
          <w:rFonts w:ascii="Times New Roman" w:eastAsia="Times New Roman" w:hAnsi="Times New Roman" w:cs="Times New Roman"/>
          <w:sz w:val="24"/>
          <w:szCs w:val="24"/>
          <w:highlight w:val="white"/>
        </w:rPr>
        <w:fldChar w:fldCharType="end"/>
      </w:r>
      <w:r>
        <w:rPr>
          <w:rFonts w:ascii="Times New Roman" w:eastAsia="Times New Roman" w:hAnsi="Times New Roman" w:cs="Times New Roman"/>
          <w:sz w:val="24"/>
          <w:szCs w:val="24"/>
          <w:highlight w:val="white"/>
        </w:rPr>
        <w:t>). This insight implies that amphipods may be long</w:t>
      </w:r>
      <w:ins w:id="368" w:author="Tedy Ozersky" w:date="2020-03-03T18:25:00Z">
        <w:r w:rsidR="00154ABA">
          <w:rPr>
            <w:rFonts w:ascii="Times New Roman" w:eastAsia="Times New Roman" w:hAnsi="Times New Roman" w:cs="Times New Roman"/>
            <w:sz w:val="24"/>
            <w:szCs w:val="24"/>
            <w:highlight w:val="white"/>
          </w:rPr>
          <w:t>er</w:t>
        </w:r>
      </w:ins>
      <w:r>
        <w:rPr>
          <w:rFonts w:ascii="Times New Roman" w:eastAsia="Times New Roman" w:hAnsi="Times New Roman" w:cs="Times New Roman"/>
          <w:sz w:val="24"/>
          <w:szCs w:val="24"/>
          <w:highlight w:val="white"/>
        </w:rPr>
        <w:t xml:space="preserve">-term indicators of sewage pollution </w:t>
      </w:r>
      <w:ins w:id="369" w:author="Tedy Ozersky" w:date="2020-03-03T18:25:00Z">
        <w:r w:rsidR="00154ABA">
          <w:rPr>
            <w:rFonts w:ascii="Times New Roman" w:eastAsia="Times New Roman" w:hAnsi="Times New Roman" w:cs="Times New Roman"/>
            <w:sz w:val="24"/>
            <w:szCs w:val="24"/>
            <w:highlight w:val="white"/>
          </w:rPr>
          <w:t xml:space="preserve">than periphyton </w:t>
        </w:r>
      </w:ins>
      <w:r>
        <w:rPr>
          <w:rFonts w:ascii="Times New Roman" w:eastAsia="Times New Roman" w:hAnsi="Times New Roman" w:cs="Times New Roman"/>
          <w:sz w:val="24"/>
          <w:szCs w:val="24"/>
          <w:highlight w:val="white"/>
        </w:rPr>
        <w:t>in</w:t>
      </w:r>
      <w:del w:id="370" w:author="Tedy Ozersky" w:date="2020-03-03T18:25:00Z">
        <w:r w:rsidDel="00154ABA">
          <w:rPr>
            <w:rFonts w:ascii="Times New Roman" w:eastAsia="Times New Roman" w:hAnsi="Times New Roman" w:cs="Times New Roman"/>
            <w:sz w:val="24"/>
            <w:szCs w:val="24"/>
            <w:highlight w:val="white"/>
          </w:rPr>
          <w:delText>to</w:delText>
        </w:r>
      </w:del>
      <w:r>
        <w:rPr>
          <w:rFonts w:ascii="Times New Roman" w:eastAsia="Times New Roman" w:hAnsi="Times New Roman" w:cs="Times New Roman"/>
          <w:sz w:val="24"/>
          <w:szCs w:val="24"/>
          <w:highlight w:val="white"/>
        </w:rPr>
        <w:t xml:space="preserve"> Baikal</w:t>
      </w:r>
      <w:del w:id="371" w:author="Tedy Ozersky" w:date="2020-03-03T18:25:00Z">
        <w:r w:rsidDel="00154ABA">
          <w:rPr>
            <w:rFonts w:ascii="Times New Roman" w:eastAsia="Times New Roman" w:hAnsi="Times New Roman" w:cs="Times New Roman"/>
            <w:sz w:val="24"/>
            <w:szCs w:val="24"/>
            <w:highlight w:val="white"/>
          </w:rPr>
          <w:delText xml:space="preserve">, whereas periphyton offers a more instantaneous sewage signal. </w:delText>
        </w:r>
      </w:del>
      <w:ins w:id="372" w:author="Tedy Ozersky" w:date="2020-03-03T18:25:00Z">
        <w:r w:rsidR="00154ABA">
          <w:rPr>
            <w:rFonts w:ascii="Times New Roman" w:eastAsia="Times New Roman" w:hAnsi="Times New Roman" w:cs="Times New Roman"/>
            <w:sz w:val="24"/>
            <w:szCs w:val="24"/>
            <w:highlight w:val="white"/>
          </w:rPr>
          <w:t>.</w:t>
        </w:r>
      </w:ins>
    </w:p>
    <w:p w14:paraId="66A9A14B" w14:textId="2FFCFAAE"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proofErr w:type="spellStart"/>
      <w:r>
        <w:rPr>
          <w:rFonts w:ascii="Times New Roman" w:eastAsia="Times New Roman" w:hAnsi="Times New Roman" w:cs="Times New Roman"/>
          <w:sz w:val="24"/>
          <w:szCs w:val="24"/>
        </w:rPr>
        <w:t>intersite</w:t>
      </w:r>
      <w:proofErr w:type="spellEnd"/>
      <w:r>
        <w:rPr>
          <w:rFonts w:ascii="Times New Roman" w:eastAsia="Times New Roman" w:hAnsi="Times New Roman" w:cs="Times New Roman"/>
          <w:sz w:val="24"/>
          <w:szCs w:val="24"/>
        </w:rPr>
        <w:t xml:space="preserve"> variation in </w:t>
      </w:r>
      <w:del w:id="373" w:author="Tedy Ozersky" w:date="2020-03-03T18:26:00Z">
        <w:r w:rsidDel="00154ABA">
          <w:rPr>
            <w:rFonts w:ascii="Times New Roman" w:eastAsia="Times New Roman" w:hAnsi="Times New Roman" w:cs="Times New Roman"/>
            <w:sz w:val="24"/>
            <w:szCs w:val="24"/>
          </w:rPr>
          <w:delText xml:space="preserve">periphyton’s </w:delText>
        </w:r>
      </w:del>
      <w:ins w:id="374" w:author="Tedy Ozersky" w:date="2020-03-03T18:26:00Z">
        <w:r w:rsidR="00154ABA">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fatty acids </w:t>
      </w:r>
      <w:ins w:id="375" w:author="Tedy Ozersky" w:date="2020-03-03T18:26:00Z">
        <w:r w:rsidR="00154ABA">
          <w:rPr>
            <w:rFonts w:ascii="Times New Roman" w:eastAsia="Times New Roman" w:hAnsi="Times New Roman" w:cs="Times New Roman"/>
            <w:sz w:val="24"/>
            <w:szCs w:val="24"/>
          </w:rPr>
          <w:t xml:space="preserve">composition of periphyton </w:t>
        </w:r>
      </w:ins>
      <w:del w:id="376" w:author="Tedy Ozersky" w:date="2020-03-03T18:26:00Z">
        <w:r w:rsidDel="00154ABA">
          <w:rPr>
            <w:rFonts w:ascii="Times New Roman" w:eastAsia="Times New Roman" w:hAnsi="Times New Roman" w:cs="Times New Roman"/>
            <w:sz w:val="24"/>
            <w:szCs w:val="24"/>
          </w:rPr>
          <w:delText>yet intersite consistency in</w:delText>
        </w:r>
      </w:del>
      <w:ins w:id="377" w:author="Tedy Ozersky" w:date="2020-03-03T18:26:00Z">
        <w:r w:rsidR="00154ABA">
          <w:rPr>
            <w:rFonts w:ascii="Times New Roman" w:eastAsia="Times New Roman" w:hAnsi="Times New Roman" w:cs="Times New Roman"/>
            <w:sz w:val="24"/>
            <w:szCs w:val="24"/>
          </w:rPr>
          <w:t>but not</w:t>
        </w:r>
      </w:ins>
      <w:r>
        <w:rPr>
          <w:rFonts w:ascii="Times New Roman" w:eastAsia="Times New Roman" w:hAnsi="Times New Roman" w:cs="Times New Roman"/>
          <w:sz w:val="24"/>
          <w:szCs w:val="24"/>
        </w:rPr>
        <w:t xml:space="preserve"> amphipods’</w:t>
      </w:r>
      <w:del w:id="378" w:author="Tedy Ozersky" w:date="2020-03-03T18:26:00Z">
        <w:r w:rsidDel="00154ABA">
          <w:rPr>
            <w:rFonts w:ascii="Times New Roman" w:eastAsia="Times New Roman" w:hAnsi="Times New Roman" w:cs="Times New Roman"/>
            <w:sz w:val="24"/>
            <w:szCs w:val="24"/>
          </w:rPr>
          <w:delText xml:space="preserve"> fatty acids</w:delText>
        </w:r>
      </w:del>
      <w:r>
        <w:rPr>
          <w:rFonts w:ascii="Times New Roman" w:eastAsia="Times New Roman" w:hAnsi="Times New Roman" w:cs="Times New Roman"/>
          <w:sz w:val="24"/>
          <w:szCs w:val="24"/>
        </w:rPr>
        <w:t xml:space="preserve">, our results suggest that amphipods are able to maintain a consistent fatty acid signature through </w:t>
      </w:r>
      <w:r w:rsidR="008C6721">
        <w:rPr>
          <w:rFonts w:ascii="Times New Roman" w:eastAsia="Times New Roman" w:hAnsi="Times New Roman" w:cs="Times New Roman"/>
          <w:sz w:val="24"/>
          <w:szCs w:val="24"/>
        </w:rPr>
        <w:t>three</w:t>
      </w:r>
      <w:r>
        <w:rPr>
          <w:rFonts w:ascii="Times New Roman" w:eastAsia="Times New Roman" w:hAnsi="Times New Roman" w:cs="Times New Roman"/>
          <w:sz w:val="24"/>
          <w:szCs w:val="24"/>
        </w:rPr>
        <w:t xml:space="preserve"> potential mechanisms. </w:t>
      </w:r>
      <w:commentRangeStart w:id="379"/>
      <w:r>
        <w:rPr>
          <w:rFonts w:ascii="Times New Roman" w:eastAsia="Times New Roman" w:hAnsi="Times New Roman" w:cs="Times New Roman"/>
          <w:sz w:val="24"/>
          <w:szCs w:val="24"/>
        </w:rPr>
        <w:t xml:space="preserve">First, amphipods may selectively consume diatoms as opposed to filamentous algae. As a result, grazing pressure on diatoms would increase, and diatom relative abundance could decrease both from increased grazing and lesser efficiency at removing nutrients from the water column relative to filamentous taxa. Second, amphipods may indeed consume filamentous algae, and then invest energy to convert C18 fatty acids to C20 and C22 fatty acids. Consequently, amphipods would need to catabolize fatty acids necessary to survive in Baikal’s cold temperatures. </w:t>
      </w:r>
      <w:r w:rsidR="008C6721">
        <w:rPr>
          <w:rFonts w:ascii="Times New Roman" w:eastAsia="Times New Roman" w:hAnsi="Times New Roman" w:cs="Times New Roman"/>
          <w:sz w:val="24"/>
          <w:szCs w:val="24"/>
        </w:rPr>
        <w:t>Third,</w:t>
      </w:r>
      <w:r w:rsidR="009D6A53">
        <w:rPr>
          <w:rFonts w:ascii="Times New Roman" w:eastAsia="Times New Roman" w:hAnsi="Times New Roman" w:cs="Times New Roman"/>
          <w:sz w:val="24"/>
          <w:szCs w:val="24"/>
        </w:rPr>
        <w:t xml:space="preserve"> amphipod fatty acid turnover</w:t>
      </w:r>
      <w:r w:rsidR="00BF09EC">
        <w:rPr>
          <w:rFonts w:ascii="Times New Roman" w:eastAsia="Times New Roman" w:hAnsi="Times New Roman" w:cs="Times New Roman"/>
          <w:sz w:val="24"/>
          <w:szCs w:val="24"/>
        </w:rPr>
        <w:t xml:space="preserve"> could be longer than</w:t>
      </w:r>
      <w:r w:rsidR="009D6A53">
        <w:rPr>
          <w:rFonts w:ascii="Times New Roman" w:eastAsia="Times New Roman" w:hAnsi="Times New Roman" w:cs="Times New Roman"/>
          <w:sz w:val="24"/>
          <w:szCs w:val="24"/>
        </w:rPr>
        <w:t xml:space="preserve"> periphyton</w:t>
      </w:r>
      <w:r w:rsidR="00BF09EC">
        <w:rPr>
          <w:rFonts w:ascii="Times New Roman" w:eastAsia="Times New Roman" w:hAnsi="Times New Roman" w:cs="Times New Roman"/>
          <w:sz w:val="24"/>
          <w:szCs w:val="24"/>
        </w:rPr>
        <w:t xml:space="preserve"> fatty acid turnover rates</w:t>
      </w:r>
      <w:r w:rsidR="009D6A53">
        <w:rPr>
          <w:rFonts w:ascii="Times New Roman" w:eastAsia="Times New Roman" w:hAnsi="Times New Roman" w:cs="Times New Roman"/>
          <w:sz w:val="24"/>
          <w:szCs w:val="24"/>
        </w:rPr>
        <w:t>, much like how amphipods</w:t>
      </w:r>
      <w:r w:rsidR="00BF09EC">
        <w:rPr>
          <w:rFonts w:ascii="Times New Roman" w:eastAsia="Times New Roman" w:hAnsi="Times New Roman" w:cs="Times New Roman"/>
          <w:sz w:val="24"/>
          <w:szCs w:val="24"/>
        </w:rPr>
        <w:t>’</w:t>
      </w:r>
      <w:r w:rsidR="009D6A53">
        <w:rPr>
          <w:rFonts w:ascii="Times New Roman" w:eastAsia="Times New Roman" w:hAnsi="Times New Roman" w:cs="Times New Roman"/>
          <w:sz w:val="24"/>
          <w:szCs w:val="24"/>
        </w:rPr>
        <w:t xml:space="preserve"> </w:t>
      </w:r>
      <w:r w:rsidR="009D6A53">
        <w:rPr>
          <w:rFonts w:ascii="Times New Roman" w:eastAsia="Times New Roman" w:hAnsi="Times New Roman" w:cs="Times New Roman"/>
          <w:sz w:val="24"/>
          <w:szCs w:val="24"/>
          <w:highlight w:val="white"/>
        </w:rPr>
        <w:t xml:space="preserve">δN15% </w:t>
      </w:r>
      <w:r w:rsidR="00BF09EC">
        <w:rPr>
          <w:rFonts w:ascii="Times New Roman" w:eastAsia="Times New Roman" w:hAnsi="Times New Roman" w:cs="Times New Roman"/>
          <w:sz w:val="24"/>
          <w:szCs w:val="24"/>
          <w:highlight w:val="white"/>
        </w:rPr>
        <w:t>turnover rates were longer than</w:t>
      </w:r>
      <w:r w:rsidR="009D6A53">
        <w:rPr>
          <w:rFonts w:ascii="Times New Roman" w:eastAsia="Times New Roman" w:hAnsi="Times New Roman" w:cs="Times New Roman"/>
          <w:sz w:val="24"/>
          <w:szCs w:val="24"/>
          <w:highlight w:val="white"/>
        </w:rPr>
        <w:t xml:space="preserve"> </w:t>
      </w:r>
      <w:r w:rsidR="00BF09EC">
        <w:rPr>
          <w:rFonts w:ascii="Times New Roman" w:eastAsia="Times New Roman" w:hAnsi="Times New Roman" w:cs="Times New Roman"/>
          <w:sz w:val="24"/>
          <w:szCs w:val="24"/>
          <w:highlight w:val="white"/>
        </w:rPr>
        <w:t xml:space="preserve">those for </w:t>
      </w:r>
      <w:r w:rsidR="009D6A53">
        <w:rPr>
          <w:rFonts w:ascii="Times New Roman" w:eastAsia="Times New Roman" w:hAnsi="Times New Roman" w:cs="Times New Roman"/>
          <w:sz w:val="24"/>
          <w:szCs w:val="24"/>
          <w:highlight w:val="white"/>
        </w:rPr>
        <w:t xml:space="preserve">periphyton. </w:t>
      </w:r>
      <w:r>
        <w:rPr>
          <w:rFonts w:ascii="Times New Roman" w:eastAsia="Times New Roman" w:hAnsi="Times New Roman" w:cs="Times New Roman"/>
          <w:sz w:val="24"/>
          <w:szCs w:val="24"/>
        </w:rPr>
        <w:t>Regardless of the exact mechanism, our data support the hypothesis that increasing sewage pollution would alter community trophic interactions, which suggests a net energetic cost through amph</w:t>
      </w:r>
      <w:r w:rsidR="00232F99">
        <w:rPr>
          <w:rFonts w:ascii="Times New Roman" w:eastAsia="Times New Roman" w:hAnsi="Times New Roman" w:cs="Times New Roman"/>
          <w:sz w:val="24"/>
          <w:szCs w:val="24"/>
        </w:rPr>
        <w:t>ip</w:t>
      </w:r>
      <w:r>
        <w:rPr>
          <w:rFonts w:ascii="Times New Roman" w:eastAsia="Times New Roman" w:hAnsi="Times New Roman" w:cs="Times New Roman"/>
          <w:sz w:val="24"/>
          <w:szCs w:val="24"/>
        </w:rPr>
        <w:t xml:space="preserve">ods’ increased grazing pressure on diatoms or </w:t>
      </w:r>
      <w:r w:rsidR="00BD46C3">
        <w:rPr>
          <w:rFonts w:ascii="Times New Roman" w:eastAsia="Times New Roman" w:hAnsi="Times New Roman" w:cs="Times New Roman"/>
          <w:sz w:val="24"/>
          <w:szCs w:val="24"/>
        </w:rPr>
        <w:t>consumption</w:t>
      </w:r>
      <w:r>
        <w:rPr>
          <w:rFonts w:ascii="Times New Roman" w:eastAsia="Times New Roman" w:hAnsi="Times New Roman" w:cs="Times New Roman"/>
          <w:sz w:val="24"/>
          <w:szCs w:val="24"/>
        </w:rPr>
        <w:t xml:space="preserve"> of filamentous algae.   </w:t>
      </w:r>
      <w:commentRangeEnd w:id="379"/>
      <w:r w:rsidR="00154ABA">
        <w:rPr>
          <w:rStyle w:val="CommentReference"/>
        </w:rPr>
        <w:commentReference w:id="379"/>
      </w:r>
    </w:p>
    <w:p w14:paraId="149DA58C" w14:textId="2D19DF71"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Together, our results corroborate previous studies by </w:t>
      </w:r>
      <w:del w:id="380" w:author="Tedy Ozersky" w:date="2020-03-03T18:28:00Z">
        <w:r w:rsidDel="00154ABA">
          <w:rPr>
            <w:rFonts w:ascii="Times New Roman" w:eastAsia="Times New Roman" w:hAnsi="Times New Roman" w:cs="Times New Roman"/>
            <w:sz w:val="24"/>
            <w:szCs w:val="24"/>
          </w:rPr>
          <w:delText xml:space="preserve">suggesting </w:delText>
        </w:r>
      </w:del>
      <w:ins w:id="381" w:author="Tedy Ozersky" w:date="2020-03-03T18:28:00Z">
        <w:r w:rsidR="00154ABA">
          <w:rPr>
            <w:rFonts w:ascii="Times New Roman" w:eastAsia="Times New Roman" w:hAnsi="Times New Roman" w:cs="Times New Roman"/>
            <w:sz w:val="24"/>
            <w:szCs w:val="24"/>
          </w:rPr>
          <w:t xml:space="preserve">showing detectable signals of </w:t>
        </w:r>
      </w:ins>
      <w:r>
        <w:rPr>
          <w:rFonts w:ascii="Times New Roman" w:eastAsia="Times New Roman" w:hAnsi="Times New Roman" w:cs="Times New Roman"/>
          <w:sz w:val="24"/>
          <w:szCs w:val="24"/>
        </w:rPr>
        <w:t xml:space="preserve">sewage pollution </w:t>
      </w:r>
      <w:del w:id="382" w:author="Tedy Ozersky" w:date="2020-03-03T18:28:00Z">
        <w:r w:rsidR="00CF3363" w:rsidDel="00154ABA">
          <w:rPr>
            <w:rFonts w:ascii="Times New Roman" w:eastAsia="Times New Roman" w:hAnsi="Times New Roman" w:cs="Times New Roman"/>
            <w:sz w:val="24"/>
            <w:szCs w:val="24"/>
          </w:rPr>
          <w:delText>is occurring</w:delText>
        </w:r>
        <w:r w:rsidDel="00154ABA">
          <w:rPr>
            <w:rFonts w:ascii="Times New Roman" w:eastAsia="Times New Roman" w:hAnsi="Times New Roman" w:cs="Times New Roman"/>
            <w:sz w:val="24"/>
            <w:szCs w:val="24"/>
          </w:rPr>
          <w:delText xml:space="preserve"> </w:delText>
        </w:r>
      </w:del>
      <w:r w:rsidR="00CF3363">
        <w:rPr>
          <w:rFonts w:ascii="Times New Roman" w:eastAsia="Times New Roman" w:hAnsi="Times New Roman" w:cs="Times New Roman"/>
          <w:sz w:val="24"/>
          <w:szCs w:val="24"/>
        </w:rPr>
        <w:t xml:space="preserve">in Lake Baikal’s nearshore area </w:t>
      </w:r>
      <w:del w:id="383" w:author="Tedy Ozersky" w:date="2020-03-03T18:28:00Z">
        <w:r w:rsidR="00CF3363" w:rsidDel="00154ABA">
          <w:rPr>
            <w:rFonts w:ascii="Times New Roman" w:eastAsia="Times New Roman" w:hAnsi="Times New Roman" w:cs="Times New Roman"/>
            <w:sz w:val="24"/>
            <w:szCs w:val="24"/>
          </w:rPr>
          <w:delText>with</w:delText>
        </w:r>
        <w:r w:rsidR="00BD46C3" w:rsidDel="00154ABA">
          <w:rPr>
            <w:rFonts w:ascii="Times New Roman" w:eastAsia="Times New Roman" w:hAnsi="Times New Roman" w:cs="Times New Roman"/>
            <w:sz w:val="24"/>
            <w:szCs w:val="24"/>
          </w:rPr>
          <w:delText xml:space="preserve"> </w:delText>
        </w:r>
      </w:del>
      <w:ins w:id="384" w:author="Tedy Ozersky" w:date="2020-03-03T18:28:00Z">
        <w:r w:rsidR="00154ABA">
          <w:rPr>
            <w:rFonts w:ascii="Times New Roman" w:eastAsia="Times New Roman" w:hAnsi="Times New Roman" w:cs="Times New Roman"/>
            <w:sz w:val="24"/>
            <w:szCs w:val="24"/>
          </w:rPr>
          <w:t xml:space="preserve">and identifying several potential </w:t>
        </w:r>
      </w:ins>
      <w:r>
        <w:rPr>
          <w:rFonts w:ascii="Times New Roman" w:eastAsia="Times New Roman" w:hAnsi="Times New Roman" w:cs="Times New Roman"/>
          <w:sz w:val="24"/>
          <w:szCs w:val="24"/>
        </w:rPr>
        <w:t>ecological consequences</w:t>
      </w:r>
      <w:ins w:id="385" w:author="Tedy Ozersky" w:date="2020-03-03T18:29:00Z">
        <w:r w:rsidR="00154ABA">
          <w:rPr>
            <w:rFonts w:ascii="Times New Roman" w:eastAsia="Times New Roman" w:hAnsi="Times New Roman" w:cs="Times New Roman"/>
            <w:sz w:val="24"/>
            <w:szCs w:val="24"/>
          </w:rPr>
          <w:t xml:space="preserve"> of sewage pollution</w:t>
        </w:r>
      </w:ins>
      <w:r>
        <w:rPr>
          <w:rFonts w:ascii="Times New Roman" w:eastAsia="Times New Roman" w:hAnsi="Times New Roman" w:cs="Times New Roman"/>
          <w:sz w:val="24"/>
          <w:szCs w:val="24"/>
        </w:rPr>
        <w:t>. Unlike previous studies</w:t>
      </w:r>
      <w:commentRangeStart w:id="386"/>
      <w:del w:id="387" w:author="Tedy Ozersky" w:date="2020-03-03T18:29:00Z">
        <w:r w:rsidDel="00154ABA">
          <w:rPr>
            <w:rFonts w:ascii="Times New Roman" w:eastAsia="Times New Roman" w:hAnsi="Times New Roman" w:cs="Times New Roman"/>
            <w:sz w:val="24"/>
            <w:szCs w:val="24"/>
          </w:rPr>
          <w:delText>, though</w:delText>
        </w:r>
      </w:del>
      <w:commentRangeEnd w:id="386"/>
      <w:r w:rsidR="00154ABA">
        <w:rPr>
          <w:rStyle w:val="CommentReference"/>
        </w:rPr>
        <w:commentReference w:id="386"/>
      </w:r>
      <w:r>
        <w:rPr>
          <w:rFonts w:ascii="Times New Roman" w:eastAsia="Times New Roman" w:hAnsi="Times New Roman" w:cs="Times New Roman"/>
          <w:sz w:val="24"/>
          <w:szCs w:val="24"/>
        </w:rPr>
        <w:t xml:space="preserve">, our results demonstrate how patchy hot spots of lakeside development can create gradients of human disturbance. While PPCP hot spots </w:t>
      </w:r>
      <w:del w:id="388" w:author="Tedy Ozersky" w:date="2020-03-03T18:30:00Z">
        <w:r w:rsidDel="00154ABA">
          <w:rPr>
            <w:rFonts w:ascii="Times New Roman" w:eastAsia="Times New Roman" w:hAnsi="Times New Roman" w:cs="Times New Roman"/>
            <w:sz w:val="24"/>
            <w:szCs w:val="24"/>
          </w:rPr>
          <w:delText>as well as</w:delText>
        </w:r>
      </w:del>
      <w:ins w:id="389" w:author="Tedy Ozersky" w:date="2020-03-03T18:30:00Z">
        <w:r w:rsidR="00154ABA">
          <w:rPr>
            <w:rFonts w:ascii="Times New Roman" w:eastAsia="Times New Roman" w:hAnsi="Times New Roman" w:cs="Times New Roman"/>
            <w:sz w:val="24"/>
            <w:szCs w:val="24"/>
          </w:rPr>
          <w:t>and</w:t>
        </w:r>
      </w:ins>
      <w:r>
        <w:rPr>
          <w:rFonts w:ascii="Times New Roman" w:eastAsia="Times New Roman" w:hAnsi="Times New Roman" w:cs="Times New Roman"/>
          <w:sz w:val="24"/>
          <w:szCs w:val="24"/>
        </w:rPr>
        <w:t xml:space="preserve"> gradients have been observed in lotic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{"citationID":"h5cxiItD","properties":{"formattedCitation":"(Bendz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(Bendz et al. 2005)</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subsurface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{"citationID":"EQ1DFhx3","properties":{"formattedCitation":"(Yang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(Yang et al. 2016)</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systems, PPCP gradients within lacustrine environments are less well understood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{"citationID":"TcHZD4Zu","properties":{"formattedCitation":"(Meyer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(Meyer et al. 2019)</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the case of Lake Baikal, internal </w:t>
      </w:r>
      <w:r>
        <w:rPr>
          <w:rFonts w:ascii="Times New Roman" w:eastAsia="Times New Roman" w:hAnsi="Times New Roman" w:cs="Times New Roman"/>
          <w:sz w:val="24"/>
          <w:szCs w:val="24"/>
        </w:rPr>
        <w:lastRenderedPageBreak/>
        <w:t>mixing from currents and wave action (</w:t>
      </w:r>
      <w:proofErr w:type="spellStart"/>
      <w:r>
        <w:rPr>
          <w:rFonts w:ascii="Times New Roman" w:eastAsia="Times New Roman" w:hAnsi="Times New Roman" w:cs="Times New Roman"/>
          <w:sz w:val="24"/>
          <w:szCs w:val="24"/>
        </w:rPr>
        <w:t>Shimaraev</w:t>
      </w:r>
      <w:proofErr w:type="spellEnd"/>
      <w:r>
        <w:rPr>
          <w:rFonts w:ascii="Times New Roman" w:eastAsia="Times New Roman" w:hAnsi="Times New Roman" w:cs="Times New Roman"/>
          <w:sz w:val="24"/>
          <w:szCs w:val="24"/>
        </w:rPr>
        <w:t xml:space="preserve"> et al., 199</w:t>
      </w:r>
      <w:r w:rsidR="00C131EF">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likely created the PPCP gradient we observed. While ecological responses to thermal gradients created by hydrodynamics has been well studied in Lake Baikal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{"citationID":"olEcREqC","properties":{"formattedCitation":"(Kozhov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(Kozhov 1963)</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commentRangeStart w:id="390"/>
      <w:r>
        <w:rPr>
          <w:rFonts w:ascii="Times New Roman" w:eastAsia="Times New Roman" w:hAnsi="Times New Roman" w:cs="Times New Roman"/>
          <w:sz w:val="24"/>
          <w:szCs w:val="24"/>
        </w:rPr>
        <w:t>the potential for Baikal’s physical processes, and lentic systems’ globally, to influence pollutant concentrations presents a new frontier in understanding heterogeneity of human disturbance</w:t>
      </w:r>
      <w:commentRangeEnd w:id="390"/>
      <w:r w:rsidR="00154ABA">
        <w:rPr>
          <w:rStyle w:val="CommentReference"/>
        </w:rPr>
        <w:commentReference w:id="390"/>
      </w:r>
      <w:r>
        <w:rPr>
          <w:rFonts w:ascii="Times New Roman" w:eastAsia="Times New Roman" w:hAnsi="Times New Roman" w:cs="Times New Roman"/>
          <w:sz w:val="24"/>
          <w:szCs w:val="24"/>
        </w:rPr>
        <w:t xml:space="preserve">. Large lakes, such as Baikal and other Great Lakes of the world, </w:t>
      </w:r>
      <w:del w:id="391" w:author="Tedy Ozersky" w:date="2020-03-03T18:31:00Z">
        <w:r w:rsidDel="00287F90">
          <w:rPr>
            <w:rFonts w:ascii="Times New Roman" w:eastAsia="Times New Roman" w:hAnsi="Times New Roman" w:cs="Times New Roman"/>
            <w:sz w:val="24"/>
            <w:szCs w:val="24"/>
          </w:rPr>
          <w:delText xml:space="preserve">may </w:delText>
        </w:r>
      </w:del>
      <w:r>
        <w:rPr>
          <w:rFonts w:ascii="Times New Roman" w:eastAsia="Times New Roman" w:hAnsi="Times New Roman" w:cs="Times New Roman"/>
          <w:sz w:val="24"/>
          <w:szCs w:val="24"/>
        </w:rPr>
        <w:t xml:space="preserve">have complex internal physical processes creating heterogeneities, such as </w:t>
      </w:r>
      <w:proofErr w:type="spellStart"/>
      <w:r>
        <w:rPr>
          <w:rFonts w:ascii="Times New Roman" w:eastAsia="Times New Roman" w:hAnsi="Times New Roman" w:cs="Times New Roman"/>
          <w:sz w:val="24"/>
          <w:szCs w:val="24"/>
        </w:rPr>
        <w:t>Poincaré</w:t>
      </w:r>
      <w:proofErr w:type="spellEnd"/>
      <w:r>
        <w:rPr>
          <w:rFonts w:ascii="Times New Roman" w:eastAsia="Times New Roman" w:hAnsi="Times New Roman" w:cs="Times New Roman"/>
          <w:sz w:val="24"/>
          <w:szCs w:val="24"/>
        </w:rPr>
        <w:t xml:space="preserve"> waves or Langmuir circulation, whereas smaller lakes </w:t>
      </w:r>
      <w:del w:id="392" w:author="Tedy Ozersky" w:date="2020-03-03T18:33:00Z">
        <w:r w:rsidDel="00287F90">
          <w:rPr>
            <w:rFonts w:ascii="Times New Roman" w:eastAsia="Times New Roman" w:hAnsi="Times New Roman" w:cs="Times New Roman"/>
            <w:sz w:val="24"/>
            <w:szCs w:val="24"/>
          </w:rPr>
          <w:delText>may be</w:delText>
        </w:r>
      </w:del>
      <w:ins w:id="393" w:author="Tedy Ozersky" w:date="2020-03-03T18:33:00Z">
        <w:r w:rsidR="00287F90">
          <w:rPr>
            <w:rFonts w:ascii="Times New Roman" w:eastAsia="Times New Roman" w:hAnsi="Times New Roman" w:cs="Times New Roman"/>
            <w:sz w:val="24"/>
            <w:szCs w:val="24"/>
          </w:rPr>
          <w:t>are</w:t>
        </w:r>
      </w:ins>
      <w:r>
        <w:rPr>
          <w:rFonts w:ascii="Times New Roman" w:eastAsia="Times New Roman" w:hAnsi="Times New Roman" w:cs="Times New Roman"/>
          <w:sz w:val="24"/>
          <w:szCs w:val="24"/>
        </w:rPr>
        <w:t xml:space="preserve"> more influenced by traveling surface waves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{"citationID":"o3OVrfdS","properties":{"formattedCitation":"(Wetzel 2001)","plainCitation":"(Wetzel 2001)","noteIndex":0},"citationItems":[{"id":2710,"uris":["http://zotero.org/users/2645460/items/PU3YFEDI"],"uri":["http://zotero.org/users/2645460/items/PU3YFEDI"],"itemData":{"id":2710,"type":"book","archive":"WorldCat.org","edition":"3rd ed.","event-place":"San Diego","ISBN":"0-12-744760-1","language":"English","publisher":"Academic Press","publisher-place":"San Diego","title":"Limnology : lake and river ecosystems","URL":"http://catdir.loc.gov/catdir/enhancements/fy0610/00110178-t.html","author":[{"family":"Wetzel","given":"Robert G."}],"issued":{"date-parts":[["2001"]]}}}],"schema":"https://github.com/citation-style-language/schema/raw/master/csl-citation.json"}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(Wetzel 2001)</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Given lacustrine physical processes’ potential to influence contaminant distributions and ecological communities, our results highlight how nuanced physical, chemical, and biological </w:t>
      </w:r>
      <w:r w:rsidR="00CF3363">
        <w:rPr>
          <w:rFonts w:ascii="Times New Roman" w:eastAsia="Times New Roman" w:hAnsi="Times New Roman" w:cs="Times New Roman"/>
          <w:sz w:val="24"/>
          <w:szCs w:val="24"/>
        </w:rPr>
        <w:t xml:space="preserve">measurements may </w:t>
      </w:r>
      <w:r>
        <w:rPr>
          <w:rFonts w:ascii="Times New Roman" w:eastAsia="Times New Roman" w:hAnsi="Times New Roman" w:cs="Times New Roman"/>
          <w:sz w:val="24"/>
          <w:szCs w:val="24"/>
        </w:rPr>
        <w:t xml:space="preserve">be necessary to define heterogeneous disturbances and ecological responses. </w:t>
      </w:r>
    </w:p>
    <w:p w14:paraId="7EE4A387" w14:textId="77777777" w:rsidR="00715D55" w:rsidRDefault="00715D55">
      <w:pPr>
        <w:ind w:firstLine="720"/>
        <w:rPr>
          <w:rFonts w:ascii="Times New Roman" w:eastAsia="Times New Roman" w:hAnsi="Times New Roman" w:cs="Times New Roman"/>
          <w:sz w:val="24"/>
          <w:szCs w:val="24"/>
        </w:rPr>
      </w:pPr>
    </w:p>
    <w:p w14:paraId="246270A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Future research trajectories in the </w:t>
      </w:r>
      <w:commentRangeStart w:id="394"/>
      <w:r>
        <w:rPr>
          <w:rFonts w:ascii="Times New Roman" w:eastAsia="Times New Roman" w:hAnsi="Times New Roman" w:cs="Times New Roman"/>
          <w:i/>
          <w:sz w:val="24"/>
          <w:szCs w:val="24"/>
        </w:rPr>
        <w:t>context of a changing climate</w:t>
      </w:r>
      <w:commentRangeEnd w:id="394"/>
      <w:r w:rsidR="00287F90">
        <w:rPr>
          <w:rStyle w:val="CommentReference"/>
        </w:rPr>
        <w:commentReference w:id="394"/>
      </w:r>
    </w:p>
    <w:p w14:paraId="6F894F6C" w14:textId="77777777" w:rsidR="00715D55" w:rsidRDefault="00715D55">
      <w:pPr>
        <w:rPr>
          <w:rFonts w:ascii="Times New Roman" w:eastAsia="Times New Roman" w:hAnsi="Times New Roman" w:cs="Times New Roman"/>
          <w:sz w:val="24"/>
          <w:szCs w:val="24"/>
        </w:rPr>
      </w:pPr>
    </w:p>
    <w:p w14:paraId="01B8D361" w14:textId="3FB3D960"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Ancient Lake Baikal remains a biodiversity hot spot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{"citationID":"hZWSj1AC","properties":{"formattedCitation":"(Hampton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(Hampton et al. 2018)</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 the majority of endemic species tend to be cryophilic </w:t>
      </w:r>
      <w:proofErr w:type="spellStart"/>
      <w:r>
        <w:rPr>
          <w:rFonts w:ascii="Times New Roman" w:eastAsia="Times New Roman" w:hAnsi="Times New Roman" w:cs="Times New Roman"/>
          <w:sz w:val="24"/>
          <w:szCs w:val="24"/>
        </w:rPr>
        <w:t>stenotherms</w:t>
      </w:r>
      <w:proofErr w:type="spellEnd"/>
      <w:r>
        <w:rPr>
          <w:rFonts w:ascii="Times New Roman" w:eastAsia="Times New Roman" w:hAnsi="Times New Roman" w:cs="Times New Roman"/>
          <w:sz w:val="24"/>
          <w:szCs w:val="24"/>
        </w:rPr>
        <w:t xml:space="preserve">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{"citationID":"jyd5ANz8","properties":{"formattedCitation":"(Kozhova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szCs w:val="24"/>
        </w:rPr>
        <w:t>(</w:t>
      </w:r>
      <w:proofErr w:type="spellStart"/>
      <w:r w:rsidR="00C131EF" w:rsidRPr="00C131EF">
        <w:rPr>
          <w:rFonts w:ascii="Times New Roman" w:hAnsi="Times New Roman" w:cs="Times New Roman"/>
          <w:sz w:val="24"/>
          <w:szCs w:val="24"/>
        </w:rPr>
        <w:t>Kozhova</w:t>
      </w:r>
      <w:proofErr w:type="spellEnd"/>
      <w:r w:rsidR="00C131EF" w:rsidRPr="00C131EF">
        <w:rPr>
          <w:rFonts w:ascii="Times New Roman" w:hAnsi="Times New Roman" w:cs="Times New Roman"/>
          <w:sz w:val="24"/>
          <w:szCs w:val="24"/>
        </w:rPr>
        <w:t xml:space="preserve"> and </w:t>
      </w:r>
      <w:proofErr w:type="spellStart"/>
      <w:r w:rsidR="00C131EF" w:rsidRPr="00C131EF">
        <w:rPr>
          <w:rFonts w:ascii="Times New Roman" w:hAnsi="Times New Roman" w:cs="Times New Roman"/>
          <w:sz w:val="24"/>
          <w:szCs w:val="24"/>
        </w:rPr>
        <w:t>Izmest’eva</w:t>
      </w:r>
      <w:proofErr w:type="spellEnd"/>
      <w:r w:rsidR="00C131EF" w:rsidRPr="00C131EF">
        <w:rPr>
          <w:rFonts w:ascii="Times New Roman" w:hAnsi="Times New Roman" w:cs="Times New Roman"/>
          <w:sz w:val="24"/>
          <w:szCs w:val="24"/>
        </w:rPr>
        <w:t xml:space="preserve"> 1998)</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increasing lake temperatures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{"citationID":"Efbhknqj","properties":{"formattedCitation":"(O\\uc0\\u8217{}Reilly et al. 2015)","plainCitation":"(O’Reilly et al. 2015)","noteIndex":0},"citationItems":[{"id":276,"uris":["http://zotero.org/users/2645460/items/XH766HGN"],"uri":["http://zotero.org/users/2645460/items/XH766HGN"],"itemData":{"id":276,"type":"article-journal","container-title":"Geophysical Research Letters","DOI":"10.1002/2015GL066235","ISSN":"00948276","issue":"24","language":"en","page":"10,773-10,781","source":"CrossRef","title":"Rapid and highly variable warming of lake surface waters around the globe: GLOBAL LAKE SURFACE WARMING","title-short":"Rapid and highly variable warming of lake surface waters around the globe","volume":"42","author":[{"family":"O'Reilly","given":"Catherine M."},{"family":"Sharma","given":"Sapna"},{"family":"Gray","given":"Derek K."},{"family":"Hampton","given":"Stephanie E."},{"family":"Read","given":"Jordan S."},{"family":"Rowley","given":"Rex J."},{"family":"Schneider","given":"Philipp"},{"family":"Lenters","given":"John D."},{"family":"McIntyre","given":"Peter B."},{"family":"Kraemer","given":"Benjamin M."},{"family":"Weyhenmeyer","given":"Gesa A."},{"family":"Straile","given":"Dietmar"},{"family":"Dong","given":"Bo"},{"family":"Adrian","given":"Rita"},{"family":"Allan","given":"Mathew G."},{"family":"Anneville","given":"Orlane"},{"family":"Arvola","given":"Lauri"},{"family":"Austin","given":"Jay"},{"family":"Bailey","given":"John L."},{"family":"Baron","given":"Jill S."},{"family":"Brookes","given":"Justin D."},{"family":"Eyto","given":"Elvira","non-dropping-particle":"de"},{"family":"Dokulil","given":"Martin T."},{"family":"Hamilton","given":"David P."},{"family":"Havens","given":"Karl"},{"family":"Hetherington","given":"Amy L."},{"family":"Higgins","given":"Scott N."},{"family":"Hook","given":"Simon"},{"family":"Izmest'eva","given":"Lyubov R."},{"family":"Joehnk","given":"Klaus D."},{"family":"Kangur","given":"Kulli"},{"family":"Kasprzak","given":"Peter"},{"family":"Kumagai","given":"Michio"},{"family":"Kuusisto","given":"Esko"},{"family":"Leshkevich","given":"George"},{"family":"Livingstone","given":"David M."},{"family":"MacIntyre","given":"Sally"},{"family":"May","given":"Linda"},{"family":"Melack","given":"John M."},{"family":"Mueller-Navarra","given":"Doerthe C."},{"family":"Naumenko","given":"Mikhail"},{"family":"Noges","given":"Peeter"},{"family":"Noges","given":"Tiina"},{"family":"North","given":"Ryan P."},{"family":"Plisnier","given":"Pierre-Denis"},{"family":"Rigosi","given":"Anna"},{"family":"Rimmer","given":"Alon"},{"family":"Rogora","given":"Michela"},{"family":"Rudstam","given":"Lars G."},{"family":"Rusak","given":"James A."},{"family":"Salmaso","given":"Nico"},{"family":"Samal","given":"Nihar R."},{"family":"Schindler","given":"Daniel E."},{"family":"Schladow","given":"S. Geoffrey"},{"family":"Schmid","given":"Martin"},{"family":"Schmidt","given":"Silke R."},{"family":"Silow","given":"Eugene"},{"family":"Soylu","given":"M. Evren"},{"family":"Teubner","given":"Katrin"},{"family":"Verburg","given":"Piet"},{"family":"Voutilainen","given":"Ari"},{"family":"Watkinson","given":"Andrew"},{"family":"Williamson","given":"Craig E."},{"family":"Zhang","given":"Guoqing"}],"issued":{"date-parts":[["2015",12,28]]}}}],"schema":"https://github.com/citation-style-language/schema/raw/master/csl-citation.json"}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szCs w:val="24"/>
        </w:rPr>
        <w:t>(O’Reilly et al. 2015)</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less consistent ice coverage </w:t>
      </w:r>
      <w:r w:rsidR="00C131EF">
        <w:rPr>
          <w:rFonts w:ascii="Times New Roman" w:eastAsia="Times New Roman" w:hAnsi="Times New Roman" w:cs="Times New Roman"/>
          <w:sz w:val="24"/>
          <w:szCs w:val="24"/>
        </w:rPr>
        <w:fldChar w:fldCharType="begin"/>
      </w:r>
      <w:r w:rsidR="00C131EF">
        <w:rPr>
          <w:rFonts w:ascii="Times New Roman" w:eastAsia="Times New Roman" w:hAnsi="Times New Roman" w:cs="Times New Roman"/>
          <w:sz w:val="24"/>
          <w:szCs w:val="24"/>
        </w:rPr>
        <w:instrText xml:space="preserve"> ADDIN ZOTERO_ITEM CSL_CITATION {"citationID":"DvbFuiCg","properties":{"formattedCitation":"(Sharma et al. 2019)","plainCitation":"(Sharma et al. 2019)","noteIndex":0},"citationItems":[{"id":2715,"uris":["http://zotero.org/users/2645460/items/MIHCJF6E"],"uri":["http://zotero.org/users/2645460/items/MIHCJF6E"],"itemData":{"id":2715,"type":"article-journal","container-title":"Nature Climate Change","DOI":"10.1038/s41558-018-0393-5","ISSN":"1758-678X, 1758-6798","issue":"3","journalAbbreviation":"Nat. Clim. Chang.","language":"en","page":"227-231","source":"DOI.org (Crossref)","title":"Widespread loss of lake ice around the Northern Hemisphere in a warming world","volume":"9","author":[{"family":"Sharma","given":"Sapna"},{"family":"Blagrave","given":"Kevin"},{"family":"Magnuson","given":"John J."},{"family":"O’Reilly","given":"Catherine M."},{"family":"Oliver","given":"Samantha"},{"family":"Batt","given":"Ryan D."},{"family":"Magee","given":"Madeline R."},{"family":"Straile","given":"Dietmar"},{"family":"Weyhenmeyer","given":"Gesa A."},{"family":"Winslow","given":"Luke"},{"family":"Woolway","given":"R. Iestyn"}],"issued":{"date-parts":[["2019",3]]}}}],"schema":"https://github.com/citation-style-language/schema/raw/master/csl-citation.json"} </w:instrText>
      </w:r>
      <w:r w:rsidR="00C131EF">
        <w:rPr>
          <w:rFonts w:ascii="Times New Roman" w:eastAsia="Times New Roman" w:hAnsi="Times New Roman" w:cs="Times New Roman"/>
          <w:sz w:val="24"/>
          <w:szCs w:val="24"/>
        </w:rPr>
        <w:fldChar w:fldCharType="separate"/>
      </w:r>
      <w:r w:rsidR="00C131EF" w:rsidRPr="00C131EF">
        <w:rPr>
          <w:rFonts w:ascii="Times New Roman" w:hAnsi="Times New Roman" w:cs="Times New Roman"/>
          <w:sz w:val="24"/>
        </w:rPr>
        <w:t>(Sharma et al. 2019)</w:t>
      </w:r>
      <w:r w:rsidR="00C131E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worldwide, it is unclear how cold-water adapted species will respond to a warming ambient environment in conjunction with human disturbance. </w:t>
      </w:r>
      <w:del w:id="395" w:author="Tedy Ozersky" w:date="2020-03-03T18:37:00Z">
        <w:r w:rsidDel="00287F90">
          <w:rPr>
            <w:rFonts w:ascii="Times New Roman" w:eastAsia="Times New Roman" w:hAnsi="Times New Roman" w:cs="Times New Roman"/>
            <w:sz w:val="24"/>
            <w:szCs w:val="24"/>
          </w:rPr>
          <w:delText>In our study, w</w:delText>
        </w:r>
      </w:del>
      <w:ins w:id="396" w:author="Tedy Ozersky" w:date="2020-03-03T18:37:00Z">
        <w:r w:rsidR="00287F90">
          <w:rPr>
            <w:rFonts w:ascii="Times New Roman" w:eastAsia="Times New Roman" w:hAnsi="Times New Roman" w:cs="Times New Roman"/>
            <w:sz w:val="24"/>
            <w:szCs w:val="24"/>
          </w:rPr>
          <w:t>W</w:t>
        </w:r>
      </w:ins>
      <w:r>
        <w:rPr>
          <w:rFonts w:ascii="Times New Roman" w:eastAsia="Times New Roman" w:hAnsi="Times New Roman" w:cs="Times New Roman"/>
          <w:sz w:val="24"/>
          <w:szCs w:val="24"/>
        </w:rPr>
        <w:t xml:space="preserve">e demonstrated that littoral amphipods were prevalent throughout the entirety of human disturbance gradients, which are likely </w:t>
      </w:r>
      <w:commentRangeStart w:id="397"/>
      <w:r>
        <w:rPr>
          <w:rFonts w:ascii="Times New Roman" w:eastAsia="Times New Roman" w:hAnsi="Times New Roman" w:cs="Times New Roman"/>
          <w:sz w:val="24"/>
          <w:szCs w:val="24"/>
        </w:rPr>
        <w:t>products of physical limnological processes</w:t>
      </w:r>
      <w:commentRangeEnd w:id="397"/>
      <w:r w:rsidR="00287F90">
        <w:rPr>
          <w:rStyle w:val="CommentReference"/>
        </w:rPr>
        <w:commentReference w:id="397"/>
      </w:r>
      <w:r>
        <w:rPr>
          <w:rFonts w:ascii="Times New Roman" w:eastAsia="Times New Roman" w:hAnsi="Times New Roman" w:cs="Times New Roman"/>
          <w:sz w:val="24"/>
          <w:szCs w:val="24"/>
        </w:rPr>
        <w:t xml:space="preserve">. </w:t>
      </w:r>
      <w:commentRangeStart w:id="398"/>
      <w:r>
        <w:rPr>
          <w:rFonts w:ascii="Times New Roman" w:eastAsia="Times New Roman" w:hAnsi="Times New Roman" w:cs="Times New Roman"/>
          <w:sz w:val="24"/>
          <w:szCs w:val="24"/>
        </w:rPr>
        <w:t xml:space="preserve">These same physical processes are also influenced by climate </w:t>
      </w:r>
      <w:proofErr w:type="spellStart"/>
      <w:r>
        <w:rPr>
          <w:rFonts w:ascii="Times New Roman" w:eastAsia="Times New Roman" w:hAnsi="Times New Roman" w:cs="Times New Roman"/>
          <w:sz w:val="24"/>
          <w:szCs w:val="24"/>
        </w:rPr>
        <w:t>forcings</w:t>
      </w:r>
      <w:proofErr w:type="spellEnd"/>
      <w:r>
        <w:rPr>
          <w:rFonts w:ascii="Times New Roman" w:eastAsia="Times New Roman" w:hAnsi="Times New Roman" w:cs="Times New Roman"/>
          <w:sz w:val="24"/>
          <w:szCs w:val="24"/>
        </w:rPr>
        <w:t>, such as temperature and wind</w:t>
      </w:r>
      <w:commentRangeEnd w:id="398"/>
      <w:r w:rsidR="00287F90">
        <w:rPr>
          <w:rStyle w:val="CommentReference"/>
        </w:rPr>
        <w:commentReference w:id="398"/>
      </w:r>
      <w:r>
        <w:rPr>
          <w:rFonts w:ascii="Times New Roman" w:eastAsia="Times New Roman" w:hAnsi="Times New Roman" w:cs="Times New Roman"/>
          <w:sz w:val="24"/>
          <w:szCs w:val="24"/>
        </w:rPr>
        <w:t xml:space="preserve">. In the case of Baikal, endemic amphipods are well adapted to </w:t>
      </w:r>
      <w:commentRangeStart w:id="399"/>
      <w:r>
        <w:rPr>
          <w:rFonts w:ascii="Times New Roman" w:eastAsia="Times New Roman" w:hAnsi="Times New Roman" w:cs="Times New Roman"/>
          <w:sz w:val="24"/>
          <w:szCs w:val="24"/>
        </w:rPr>
        <w:t xml:space="preserve">intense hydrodynamics </w:t>
      </w:r>
      <w:commentRangeEnd w:id="399"/>
      <w:r w:rsidR="00287F90">
        <w:rPr>
          <w:rStyle w:val="CommentReference"/>
        </w:rPr>
        <w:commentReference w:id="399"/>
      </w:r>
      <w:r w:rsidR="00A92B32">
        <w:rPr>
          <w:rFonts w:ascii="Times New Roman" w:eastAsia="Times New Roman" w:hAnsi="Times New Roman" w:cs="Times New Roman"/>
          <w:sz w:val="24"/>
          <w:szCs w:val="24"/>
        </w:rPr>
        <w:fldChar w:fldCharType="begin"/>
      </w:r>
      <w:r w:rsidR="00A92B32">
        <w:rPr>
          <w:rFonts w:ascii="Times New Roman" w:eastAsia="Times New Roman" w:hAnsi="Times New Roman" w:cs="Times New Roman"/>
          <w:sz w:val="24"/>
          <w:szCs w:val="24"/>
        </w:rPr>
        <w:instrText xml:space="preserve"> ADDIN ZOTERO_ITEM CSL_CITATION {"citationID":"82FRQHg9","properties":{"formattedCitation":"(Jakob et al. 2016)","plainCitation":"(Jakob et al. 2016)","noteIndex":0},"citationItems":[{"id":340,"uris":["http://zotero.org/users/2645460/items/4U6P9GMB"],"uri":["http://zotero.org/users/2645460/items/4U6P9GMB"],"itemData":{"id":340,"type":"article-journal","container-title":"Ecosphere","DOI":"10.1002/ecs2.1308","ISSN":"21508925","issue":"3","language":"en","source":"CrossRef","title":"Lake Baikal amphipods under climate change: thermal constraints and ecological consequences","title-short":"Lake Baikal amphipods under climate change","URL":"http://doi.wiley.com/10.1002/ecs2.1308","volume":"7","author":[{"family":"Jakob","given":"Lena"},{"family":"Axenov-Gribanov","given":"Denis V."},{"family":"Gurkov","given":"Anton N."},{"family":"Ginzburg","given":"Michael"},{"family":"Bedulina","given":"Daria S."},{"family":"Timofeyev","given":"Maxim A."},{"family":"Luckenbach","given":"Till"},{"family":"Lucassen","given":"Magnus"},{"family":"Sartoris","given":"Franz J."},{"family":"Pörtner","given":"Hans-O."}],"editor":[{"family":"Benstead","given":"J."}],"accessed":{"date-parts":[["2016",5,30]]},"issued":{"date-parts":[["2016",3]]}}}],"schema":"https://github.com/citation-style-language/schema/raw/master/csl-citation.json"} </w:instrText>
      </w:r>
      <w:r w:rsidR="00A92B32">
        <w:rPr>
          <w:rFonts w:ascii="Times New Roman" w:eastAsia="Times New Roman" w:hAnsi="Times New Roman" w:cs="Times New Roman"/>
          <w:sz w:val="24"/>
          <w:szCs w:val="24"/>
        </w:rPr>
        <w:fldChar w:fldCharType="separate"/>
      </w:r>
      <w:r w:rsidR="00A92B32" w:rsidRPr="00A92B32">
        <w:rPr>
          <w:rFonts w:ascii="Times New Roman" w:hAnsi="Times New Roman" w:cs="Times New Roman"/>
          <w:sz w:val="24"/>
        </w:rPr>
        <w:t>(Jakob et al. 2016)</w:t>
      </w:r>
      <w:r w:rsidR="00A92B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yet they have shown acute sensitivity to temperature </w:t>
      </w:r>
      <w:r w:rsidR="00A92B32">
        <w:rPr>
          <w:rFonts w:ascii="Times New Roman" w:eastAsia="Times New Roman" w:hAnsi="Times New Roman" w:cs="Times New Roman"/>
          <w:sz w:val="24"/>
          <w:szCs w:val="24"/>
        </w:rPr>
        <w:fldChar w:fldCharType="begin"/>
      </w:r>
      <w:r w:rsidR="00A92B32">
        <w:rPr>
          <w:rFonts w:ascii="Times New Roman" w:eastAsia="Times New Roman" w:hAnsi="Times New Roman" w:cs="Times New Roman"/>
          <w:sz w:val="24"/>
          <w:szCs w:val="24"/>
        </w:rPr>
        <w:instrText xml:space="preserve"> ADDIN ZOTERO_ITEM CSL_CITATION {"citationID":"Q8NWxvlU","properties":{"formattedCitation":"(Bedulina et al. 2017)","plainCitation":"(Bedulina et al. 2017)","noteIndex":0},"citationItems":[{"id":395,"uris":["http://zotero.org/users/2645460/items/QM6T8BM9"],"uri":["http://zotero.org/users/2645460/items/QM6T8BM9"],"itemData":{"id":395,"type":"article-journal","container-title":"PeerJ","DOI":"10.7717/peerj.2864","ISSN":"2167-8359","language":"en","page":"e2864","source":"CrossRef","title":"Intersexual differences of heat shock response between two amphipods ( &lt;i&gt;Eulimnogammarus verrucosus&lt;/i&gt; and &lt;i&gt;Eulimnogammarus cyaneus&lt;/i&gt; ) in Lake Baikal","volume":"5","author":[{"family":"Bedulina","given":"Daria"},{"family":"Meyer","given":"Michael F."},{"family":"Gurkov","given":"Anton"},{"family":"Kondratjeva","given":"Ekaterina"},{"family":"Baduev","given":"Boris"},{"family":"Gusdorf","given":"Roman"},{"family":"Timofeyev","given":"Maxim A."}],"issued":{"date-parts":[["2017",2,21]]}}}],"schema":"https://github.com/citation-style-language/schema/raw/master/csl-citation.json"} </w:instrText>
      </w:r>
      <w:r w:rsidR="00A92B32">
        <w:rPr>
          <w:rFonts w:ascii="Times New Roman" w:eastAsia="Times New Roman" w:hAnsi="Times New Roman" w:cs="Times New Roman"/>
          <w:sz w:val="24"/>
          <w:szCs w:val="24"/>
        </w:rPr>
        <w:fldChar w:fldCharType="separate"/>
      </w:r>
      <w:r w:rsidR="00A92B32" w:rsidRPr="00A92B32">
        <w:rPr>
          <w:rFonts w:ascii="Times New Roman" w:hAnsi="Times New Roman" w:cs="Times New Roman"/>
          <w:sz w:val="24"/>
        </w:rPr>
        <w:t>(Bedulina et al. 2017)</w:t>
      </w:r>
      <w:r w:rsidR="00A92B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well as toxicants </w:t>
      </w:r>
      <w:commentRangeStart w:id="400"/>
      <w:r w:rsidR="00A92B32">
        <w:rPr>
          <w:rFonts w:ascii="Times New Roman" w:eastAsia="Times New Roman" w:hAnsi="Times New Roman" w:cs="Times New Roman"/>
          <w:sz w:val="24"/>
          <w:szCs w:val="24"/>
        </w:rPr>
        <w:fldChar w:fldCharType="begin"/>
      </w:r>
      <w:r w:rsidR="00A92B32">
        <w:rPr>
          <w:rFonts w:ascii="Times New Roman" w:eastAsia="Times New Roman" w:hAnsi="Times New Roman" w:cs="Times New Roman"/>
          <w:sz w:val="24"/>
          <w:szCs w:val="24"/>
        </w:rPr>
        <w:instrText xml:space="preserve"> ADDIN ZOTERO_ITEM CSL_CITATION {"citationID":"QrrgEfP7","properties":{"formattedCitation":"(Timofeyev et al. 2008)","plainCitation":"(Timofeyev et al. 2008)","noteIndex":0},"citationItems":[{"id":2718,"uris":["http://zotero.org/users/2645460/items/UI93SQ3F"],"uri":["http://zotero.org/users/2645460/items/UI93SQ3F"],"itemData":{"id":2718,"type":"article-journal","abstract":"This study evaluated small heat shock proteins (sHSP) (related to α-crystallin) and antioxidant enzymes (POD, peroxidase and CAT, catalase) as possible biomarkers for use in toxicological studies. Biochemical responses to cadmium chloride in two Lake Baikal endemic amphipods (Eulimnogammarus verrucosus, Eulimnogammarus cyaneus) and Palearctic species (Gammarus lacustris) were compared. Our findings showed that cadmium chloride toxicity directly influenced POD activity and sHSP synthesis in all amphipod species. The Baikalean endemic and the Palearctic amphipod species responded by decreasing activity of POD and they exhibited a dose-dependent activation of sHSP synthesis. All measured parameters differed among species and depended on the species’ ability to resist cadmium chloride toxicity. CAT activity in the Palearctic species responded significantly to cadmium chloride exposure; however, responses were negligible for both Baikalean species. We suggest that synthesis of sHSP, together with changes in POD activity, could be used as biomarkers for further studies of amphipod species including endemics from Lake Baikal.","container-title":"Ecotoxicology and Environmental Safety","DOI":"10.1016/j.ecoenv.2007.06.014","ISSN":"0147-6513","issue":"1","journalAbbreviation":"Ecotoxicology and Environmental Safety","language":"en","page":"99-105","source":"ScienceDirect","title":"Evaluation of biochemical responses in Palearctic and Lake Baikal endemic amphipod species exposed to CdCl2","volume":"70","author":[{"family":"Timofeyev","given":"M. A."},{"family":"Shatilina","given":"Z. M."},{"family":"Bedulina","given":"D. S."},{"family":"Protopopova","given":"M. V."},{"family":"Pavlichenko","given":"V. V."},{"family":"Grabelnych","given":"O. I."},{"family":"Kolesnichenko","given":"A. V."}],"issued":{"date-parts":[["2008",5,1]]}}}],"schema":"https://github.com/citation-style-language/schema/raw/master/csl-citation.json"} </w:instrText>
      </w:r>
      <w:r w:rsidR="00A92B32">
        <w:rPr>
          <w:rFonts w:ascii="Times New Roman" w:eastAsia="Times New Roman" w:hAnsi="Times New Roman" w:cs="Times New Roman"/>
          <w:sz w:val="24"/>
          <w:szCs w:val="24"/>
        </w:rPr>
        <w:fldChar w:fldCharType="separate"/>
      </w:r>
      <w:r w:rsidR="00A92B32" w:rsidRPr="00A92B32">
        <w:rPr>
          <w:rFonts w:ascii="Times New Roman" w:hAnsi="Times New Roman" w:cs="Times New Roman"/>
          <w:sz w:val="24"/>
        </w:rPr>
        <w:t>(Timofeyev et al. 2008)</w:t>
      </w:r>
      <w:r w:rsidR="00A92B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extent to which a changing climate may result in </w:t>
      </w:r>
      <w:commentRangeStart w:id="401"/>
      <w:r>
        <w:rPr>
          <w:rFonts w:ascii="Times New Roman" w:eastAsia="Times New Roman" w:hAnsi="Times New Roman" w:cs="Times New Roman"/>
          <w:sz w:val="24"/>
          <w:szCs w:val="24"/>
        </w:rPr>
        <w:t xml:space="preserve">altered hydrodynamics </w:t>
      </w:r>
      <w:commentRangeEnd w:id="401"/>
      <w:r w:rsidR="00287F90">
        <w:rPr>
          <w:rStyle w:val="CommentReference"/>
        </w:rPr>
        <w:commentReference w:id="401"/>
      </w:r>
      <w:r>
        <w:rPr>
          <w:rFonts w:ascii="Times New Roman" w:eastAsia="Times New Roman" w:hAnsi="Times New Roman" w:cs="Times New Roman"/>
          <w:sz w:val="24"/>
          <w:szCs w:val="24"/>
        </w:rPr>
        <w:t>is uncertain, but potential exists for altered current and mixing patterns to warm water and transport solutes unexpectedly</w:t>
      </w:r>
      <w:commentRangeEnd w:id="400"/>
      <w:r w:rsidR="00287F90">
        <w:rPr>
          <w:rStyle w:val="CommentReference"/>
        </w:rPr>
        <w:commentReference w:id="400"/>
      </w:r>
      <w:r>
        <w:rPr>
          <w:rFonts w:ascii="Times New Roman" w:eastAsia="Times New Roman" w:hAnsi="Times New Roman" w:cs="Times New Roman"/>
          <w:sz w:val="24"/>
          <w:szCs w:val="24"/>
        </w:rPr>
        <w:t xml:space="preserve">. </w:t>
      </w:r>
      <w:commentRangeStart w:id="402"/>
      <w:r>
        <w:rPr>
          <w:rFonts w:ascii="Times New Roman" w:eastAsia="Times New Roman" w:hAnsi="Times New Roman" w:cs="Times New Roman"/>
          <w:sz w:val="24"/>
          <w:szCs w:val="24"/>
        </w:rPr>
        <w:t xml:space="preserve">Beyond Baikal, a changing climate creates potential for altered lake hydrodynamics globally. </w:t>
      </w:r>
      <w:commentRangeEnd w:id="402"/>
      <w:r w:rsidR="00287F90">
        <w:rPr>
          <w:rStyle w:val="CommentReference"/>
        </w:rPr>
        <w:commentReference w:id="402"/>
      </w:r>
      <w:r>
        <w:rPr>
          <w:rFonts w:ascii="Times New Roman" w:eastAsia="Times New Roman" w:hAnsi="Times New Roman" w:cs="Times New Roman"/>
          <w:sz w:val="24"/>
          <w:szCs w:val="24"/>
        </w:rPr>
        <w:t xml:space="preserve">Changes in intra-lake transport may be consequential for understanding heterogeneity, suggesting need for intensive study of individual systems’ disturbances and ecological responses and extensive comparison of lakes between regions.  </w:t>
      </w: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22B5C0A7" w14:textId="77777777" w:rsidR="00BF09EC" w:rsidRDefault="00A92B32" w:rsidP="00BF09EC">
      <w:pPr>
        <w:pStyle w:val="Bibliography"/>
      </w:pPr>
      <w:r w:rsidRPr="00A92B32">
        <w:fldChar w:fldCharType="begin"/>
      </w:r>
      <w:r w:rsidRPr="00A92B32">
        <w:instrText xml:space="preserve"> ADDIN ZOTERO_BIBL {"uncited":[],"omitted":[],"custom":[]} CSL_BIBLIOGRAPHY </w:instrText>
      </w:r>
      <w:r w:rsidRPr="00A92B32">
        <w:fldChar w:fldCharType="separate"/>
      </w:r>
      <w:r w:rsidR="00BF09EC">
        <w:t xml:space="preserve">Anderson, M. J. 2001. A new method for non-parametric multivariate analysis of variance. Austral Ecology </w:t>
      </w:r>
      <w:r w:rsidR="00BF09EC">
        <w:rPr>
          <w:b/>
          <w:bCs/>
        </w:rPr>
        <w:t>26</w:t>
      </w:r>
      <w:r w:rsidR="00BF09EC">
        <w:t>: 32–46. doi:10.1111/j.1442-9993.2001.01070.pp.x</w:t>
      </w:r>
    </w:p>
    <w:p w14:paraId="31AC7E44" w14:textId="77777777" w:rsidR="00BF09EC" w:rsidRDefault="00BF09EC" w:rsidP="00BF09EC">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4174C800" w14:textId="77777777" w:rsidR="00BF09EC" w:rsidRDefault="00BF09EC" w:rsidP="00BF09EC">
      <w:pPr>
        <w:pStyle w:val="Bibliography"/>
      </w:pPr>
      <w:r>
        <w:t xml:space="preserve">Anesi, A., U. Obertegger, G. Hansen, A. Sukenik, G. Flaim, and G. Guella. 2016. Comparative Analysis of Membrane Lipids in Psychrophilic and Mesophilic Freshwater Dinoflagellates. Front. Plant Sci. </w:t>
      </w:r>
      <w:r>
        <w:rPr>
          <w:b/>
          <w:bCs/>
        </w:rPr>
        <w:t>7</w:t>
      </w:r>
      <w:r>
        <w:t>. doi:10.3389/fpls.2016.00524</w:t>
      </w:r>
    </w:p>
    <w:p w14:paraId="382984E9" w14:textId="77777777" w:rsidR="00BF09EC" w:rsidRDefault="00BF09EC" w:rsidP="00BF09EC">
      <w:pPr>
        <w:pStyle w:val="Bibliography"/>
      </w:pPr>
      <w:r>
        <w:t xml:space="preserve">Araujo, L., N. Villa, N. Camargo, M. Bustos, T. García, and A. de J. Prieto. 2011. Persistence of gemfibrozil, naproxen and mefenamic acid in natural waters. Environ Chem Lett </w:t>
      </w:r>
      <w:r>
        <w:rPr>
          <w:b/>
          <w:bCs/>
        </w:rPr>
        <w:t>9</w:t>
      </w:r>
      <w:r>
        <w:t>: 13–18. doi:10.1007/s10311-009-0239-5</w:t>
      </w:r>
    </w:p>
    <w:p w14:paraId="2BDCC17A" w14:textId="77777777" w:rsidR="00BF09EC" w:rsidRDefault="00BF09EC" w:rsidP="00BF09EC">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4EF72F33" w14:textId="77777777" w:rsidR="00BF09EC" w:rsidRDefault="00BF09EC" w:rsidP="00BF09EC">
      <w:pPr>
        <w:pStyle w:val="Bibliography"/>
      </w:pPr>
      <w:r>
        <w:t xml:space="preserve">Bedulina, D., M. F. Meyer, A. Gurkov, E. Kondratjeva, B. Baduev, R. Gusdorf, and M. A. Timofeyev. 2017. Intersexual differences of heat shock response between two amphipods ( </w:t>
      </w:r>
      <w:r>
        <w:rPr>
          <w:i/>
          <w:iCs/>
        </w:rPr>
        <w:t>Eulimnogammarus verrucosus</w:t>
      </w:r>
      <w:r>
        <w:t xml:space="preserve"> and </w:t>
      </w:r>
      <w:r>
        <w:rPr>
          <w:i/>
          <w:iCs/>
        </w:rPr>
        <w:t>Eulimnogammarus cyaneus</w:t>
      </w:r>
      <w:r>
        <w:t xml:space="preserve"> ) in Lake Baikal. PeerJ </w:t>
      </w:r>
      <w:r>
        <w:rPr>
          <w:b/>
          <w:bCs/>
        </w:rPr>
        <w:t>5</w:t>
      </w:r>
      <w:r>
        <w:t>: e2864. doi:10.7717/peerj.2864</w:t>
      </w:r>
    </w:p>
    <w:p w14:paraId="7BDA951C" w14:textId="77777777" w:rsidR="00BF09EC" w:rsidRDefault="00BF09EC" w:rsidP="00BF09EC">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0B974E5C" w14:textId="77777777" w:rsidR="00BF09EC" w:rsidRDefault="00BF09EC" w:rsidP="00BF09EC">
      <w:pPr>
        <w:pStyle w:val="Bibliography"/>
      </w:pPr>
      <w:r>
        <w:lastRenderedPageBreak/>
        <w:t xml:space="preserve">Benotti, M. J., and B. J. Brownawell. 2009. Microbial degradation of pharmaceuticals in estuarine and coastal seawater. Environmental Pollution </w:t>
      </w:r>
      <w:r>
        <w:rPr>
          <w:b/>
          <w:bCs/>
        </w:rPr>
        <w:t>157</w:t>
      </w:r>
      <w:r>
        <w:t>: 994–1002. doi:10.1016/j.envpol.2008.10.009</w:t>
      </w:r>
    </w:p>
    <w:p w14:paraId="46A5C436" w14:textId="77777777" w:rsidR="00BF09EC" w:rsidRDefault="00BF09EC" w:rsidP="00BF09EC">
      <w:pPr>
        <w:pStyle w:val="Bibliography"/>
      </w:pPr>
      <w:r>
        <w:t>Boecklen, W. J., C. T. Yarnes, B. A. Cook, and A. C. James. 2011. On the Use of Stable Isotopes in Trophic Ecology.</w:t>
      </w:r>
    </w:p>
    <w:p w14:paraId="60652C93" w14:textId="77777777" w:rsidR="00BF09EC" w:rsidRDefault="00BF09EC" w:rsidP="00BF09EC">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246BDEE4" w14:textId="77777777" w:rsidR="00BF09EC" w:rsidRDefault="00BF09EC" w:rsidP="00BF09EC">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5952A259" w14:textId="77777777" w:rsidR="00BF09EC" w:rsidRDefault="00BF09EC" w:rsidP="00BF09EC">
      <w:pPr>
        <w:pStyle w:val="Bibliography"/>
      </w:pPr>
      <w:r>
        <w:t xml:space="preserve">Carpenter, S. R., J. J. Cole, M. L. Pace, and others. 2005. Ecosystem Subsidies: Terrestrial Support of Aquatic Food Webs from 13c Addition to Contrasting Lakes. Ecology </w:t>
      </w:r>
      <w:r>
        <w:rPr>
          <w:b/>
          <w:bCs/>
        </w:rPr>
        <w:t>86</w:t>
      </w:r>
      <w:r>
        <w:t>: 2737–2750. doi:10.1890/04-1282</w:t>
      </w:r>
    </w:p>
    <w:p w14:paraId="522B2226" w14:textId="77777777" w:rsidR="00BF09EC" w:rsidRDefault="00BF09EC" w:rsidP="00BF09EC">
      <w:pPr>
        <w:pStyle w:val="Bibliography"/>
      </w:pPr>
      <w:r>
        <w:t xml:space="preserve">Carpenter, S., B. Walker, J. M. Anderies, and N. Abel. 2001. From Metaphor to Measurement: Resilience of What to What? Ecosystems </w:t>
      </w:r>
      <w:r>
        <w:rPr>
          <w:b/>
          <w:bCs/>
        </w:rPr>
        <w:t>4</w:t>
      </w:r>
      <w:r>
        <w:t>: 765–781. doi:10.1007/s10021-001-0045-9</w:t>
      </w:r>
    </w:p>
    <w:p w14:paraId="5BC9E245" w14:textId="77777777" w:rsidR="00BF09EC" w:rsidRDefault="00BF09EC" w:rsidP="00BF09EC">
      <w:pPr>
        <w:pStyle w:val="Bibliography"/>
      </w:pPr>
      <w:r>
        <w:t xml:space="preserve">Crouse, D. T., L. B. Crowder, and H. Caswell. 1987. A Stage-Based Population Model for Loggerhead Sea Turtles and Implications for Conservation. Ecology </w:t>
      </w:r>
      <w:r>
        <w:rPr>
          <w:b/>
          <w:bCs/>
        </w:rPr>
        <w:t>68</w:t>
      </w:r>
      <w:r>
        <w:t>: 1412–1423. doi:10.2307/1939225</w:t>
      </w:r>
    </w:p>
    <w:p w14:paraId="6AFA626E" w14:textId="77777777" w:rsidR="00BF09EC" w:rsidRDefault="00BF09EC" w:rsidP="00BF09EC">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229F0F59" w14:textId="77777777" w:rsidR="00BF09EC" w:rsidRDefault="00BF09EC" w:rsidP="00BF09EC">
      <w:pPr>
        <w:pStyle w:val="Bibliography"/>
      </w:pPr>
      <w:r>
        <w:t xml:space="preserve">Ellis, B. K., J. A. Stanford, D. Goodman, and others. 2011. Long-term effects of a trophic cascade in a large lake ecosystem. Proceedings of the National Academy of Sciences </w:t>
      </w:r>
      <w:r>
        <w:rPr>
          <w:b/>
          <w:bCs/>
        </w:rPr>
        <w:t>108</w:t>
      </w:r>
      <w:r>
        <w:t>: 1070–1075. doi:10.1073/pnas.1013006108</w:t>
      </w:r>
    </w:p>
    <w:p w14:paraId="4B1C86B3" w14:textId="77777777" w:rsidR="00BF09EC" w:rsidRDefault="00BF09EC" w:rsidP="00BF09EC">
      <w:pPr>
        <w:pStyle w:val="Bibliography"/>
      </w:pPr>
      <w:r>
        <w:lastRenderedPageBreak/>
        <w:t xml:space="preserve">Flaim, G., U. Obertegger, A. Anesi, and G. Guella. 2014. Temperature-induced changes in lipid biomarkers and mycosporine-like amino acids in the psychrophilic dinoflagellate </w:t>
      </w:r>
      <w:r>
        <w:rPr>
          <w:i/>
          <w:iCs/>
        </w:rPr>
        <w:t>Peridinium aciculiferum</w:t>
      </w:r>
      <w:r>
        <w:t xml:space="preserve">. Freshw Biol </w:t>
      </w:r>
      <w:r>
        <w:rPr>
          <w:b/>
          <w:bCs/>
        </w:rPr>
        <w:t>59</w:t>
      </w:r>
      <w:r>
        <w:t>: 985–997. doi:10.1111/fwb.12321</w:t>
      </w:r>
    </w:p>
    <w:p w14:paraId="206851CD" w14:textId="77777777" w:rsidR="00BF09EC" w:rsidRDefault="00BF09EC" w:rsidP="00BF09EC">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5D16F7F8" w14:textId="77777777" w:rsidR="00BF09EC" w:rsidRDefault="00BF09EC" w:rsidP="00BF09EC">
      <w:pPr>
        <w:pStyle w:val="Bibliography"/>
      </w:pPr>
      <w:r>
        <w:t xml:space="preserve">Franklin, J. F., D. Lindenmayer, J. A. MacMahon, A. McKee, J. Magnuson, D. A. Perry, R. Waide, and D. Foster. 2000. Threads of continuity. Conservation in Practice </w:t>
      </w:r>
      <w:r>
        <w:rPr>
          <w:b/>
          <w:bCs/>
        </w:rPr>
        <w:t>1</w:t>
      </w:r>
      <w:r>
        <w:t>: 8–17.</w:t>
      </w:r>
    </w:p>
    <w:p w14:paraId="5533BE68" w14:textId="77777777" w:rsidR="00BF09EC" w:rsidRDefault="00BF09EC" w:rsidP="00BF09EC">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3D1C8967" w14:textId="77777777" w:rsidR="00BF09EC" w:rsidRDefault="00BF09EC" w:rsidP="00BF09EC">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0AD0044C" w14:textId="77777777" w:rsidR="00BF09EC" w:rsidRDefault="00BF09EC" w:rsidP="00BF09EC">
      <w:pPr>
        <w:pStyle w:val="Bibliography"/>
      </w:pPr>
      <w:r>
        <w:t xml:space="preserve">Ginn, T. R., F. J. Loge, and T. D. Scheibe. 2007. Explaining" Noise" as Environmental Variations in Population Dynamics. Computing in Science &amp; Engineering </w:t>
      </w:r>
      <w:r>
        <w:rPr>
          <w:b/>
          <w:bCs/>
        </w:rPr>
        <w:t>9</w:t>
      </w:r>
      <w:r>
        <w:t>: 40–49.</w:t>
      </w:r>
    </w:p>
    <w:p w14:paraId="69417CD9" w14:textId="77777777" w:rsidR="00BF09EC" w:rsidRDefault="00BF09EC" w:rsidP="00BF09EC">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105F753D" w14:textId="77777777" w:rsidR="00BF09EC" w:rsidRDefault="00BF09EC" w:rsidP="00BF09EC">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392167EC" w14:textId="77777777" w:rsidR="00BF09EC" w:rsidRDefault="00BF09EC" w:rsidP="00BF09EC">
      <w:pPr>
        <w:pStyle w:val="Bibliography"/>
      </w:pPr>
      <w:r>
        <w:lastRenderedPageBreak/>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519C9C81" w14:textId="77777777" w:rsidR="00BF09EC" w:rsidRDefault="00BF09EC" w:rsidP="00BF09EC">
      <w:pPr>
        <w:pStyle w:val="Bibliography"/>
      </w:pPr>
      <w:r>
        <w:t xml:space="preserve">Hampton, S. E., S. McGowan, T. Ozersky, and others. 2018. Recent ecological change in ancient lakes. Limnology and Oceanography </w:t>
      </w:r>
      <w:r>
        <w:rPr>
          <w:b/>
          <w:bCs/>
        </w:rPr>
        <w:t>63</w:t>
      </w:r>
      <w:r>
        <w:t>: 2277–2304. doi:10.1002/lno.10938</w:t>
      </w:r>
    </w:p>
    <w:p w14:paraId="002CDD8E" w14:textId="77777777" w:rsidR="00BF09EC" w:rsidRDefault="00BF09EC" w:rsidP="00BF09EC">
      <w:pPr>
        <w:pStyle w:val="Bibliography"/>
      </w:pPr>
      <w:r>
        <w:t xml:space="preserve">Harper, K. A., S. E. McDonald, P. J. Burton, and others. 2005. Edge Influence on Forest Structure and Composition in Fragmented Landscapes. Conservation Biology </w:t>
      </w:r>
      <w:r>
        <w:rPr>
          <w:b/>
          <w:bCs/>
        </w:rPr>
        <w:t>19</w:t>
      </w:r>
      <w:r>
        <w:t>: 768–782.</w:t>
      </w:r>
    </w:p>
    <w:p w14:paraId="543C3826" w14:textId="77777777" w:rsidR="00BF09EC" w:rsidRDefault="00BF09EC" w:rsidP="00BF09EC">
      <w:pPr>
        <w:pStyle w:val="Bibliography"/>
      </w:pPr>
      <w:r>
        <w:t xml:space="preserve">Hollingsworth, R. G., J. W. Armstrong, and E. Campbell. 2002. Caffeine as a repellent for slugs and snails. Nature </w:t>
      </w:r>
      <w:r>
        <w:rPr>
          <w:b/>
          <w:bCs/>
        </w:rPr>
        <w:t>417</w:t>
      </w:r>
      <w:r>
        <w:t>: 915–916. doi:10.1038/417915a</w:t>
      </w:r>
    </w:p>
    <w:p w14:paraId="2542E00D" w14:textId="77777777" w:rsidR="00BF09EC" w:rsidRDefault="00BF09EC" w:rsidP="00BF09EC">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119A1736" w14:textId="77777777" w:rsidR="00BF09EC" w:rsidRDefault="00BF09EC" w:rsidP="00BF09EC">
      <w:pPr>
        <w:pStyle w:val="Bibliography"/>
      </w:pPr>
      <w:r>
        <w:t xml:space="preserve">Jakob, L., D. V. Axenov-Gribanov, A. N. Gurkov, and others. 2016. Lake Baikal amphipods under climate change: thermal constraints and ecological consequences J. Benstead [ed.]. Ecosphere </w:t>
      </w:r>
      <w:r>
        <w:rPr>
          <w:b/>
          <w:bCs/>
        </w:rPr>
        <w:t>7</w:t>
      </w:r>
      <w:r>
        <w:t>. doi:10.1002/ecs2.1308</w:t>
      </w:r>
    </w:p>
    <w:p w14:paraId="5F7926D7" w14:textId="77777777" w:rsidR="00BF09EC" w:rsidRDefault="00BF09EC" w:rsidP="00BF09EC">
      <w:pPr>
        <w:pStyle w:val="Bibliography"/>
      </w:pPr>
      <w:r>
        <w:t>Johnson, R. A., and D. V. Wichern. 2007. Applied Multivariate Statistical Analysis, 6th ed. Prentice Hall.</w:t>
      </w:r>
    </w:p>
    <w:p w14:paraId="45D3F719" w14:textId="77777777" w:rsidR="00BF09EC" w:rsidRDefault="00BF09EC" w:rsidP="00BF09EC">
      <w:pPr>
        <w:pStyle w:val="Bibliography"/>
      </w:pPr>
      <w:r>
        <w:t xml:space="preserve">Kelly, J. R., and R. E. Scheibling. 2012. Fatty acids as dietary tracers in benthic food webs. Marine Ecology Progress Series </w:t>
      </w:r>
      <w:r>
        <w:rPr>
          <w:b/>
          <w:bCs/>
        </w:rPr>
        <w:t>446</w:t>
      </w:r>
      <w:r>
        <w:t>: 1–22. doi:10.3354/meps09559</w:t>
      </w:r>
    </w:p>
    <w:p w14:paraId="6FBB509F" w14:textId="77777777" w:rsidR="00BF09EC" w:rsidRDefault="00BF09EC" w:rsidP="00BF09EC">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0010DC1A" w14:textId="77777777" w:rsidR="00BF09EC" w:rsidRDefault="00BF09EC" w:rsidP="00BF09EC">
      <w:pPr>
        <w:pStyle w:val="Bibliography"/>
      </w:pPr>
      <w:r>
        <w:t xml:space="preserve">Koelmans, A. A., N. H. Mohamed Nor, E. Hermsen, M. Kooi, S. M. Mintenig, and J. De France. 2019. Microplastics in freshwaters and drinking water: Critical review and assessment of data quality. Water Research </w:t>
      </w:r>
      <w:r>
        <w:rPr>
          <w:b/>
          <w:bCs/>
        </w:rPr>
        <w:t>155</w:t>
      </w:r>
      <w:r>
        <w:t>: 410–422. doi:10.1016/j.watres.2019.02.054</w:t>
      </w:r>
    </w:p>
    <w:p w14:paraId="21D87A22" w14:textId="77777777" w:rsidR="00BF09EC" w:rsidRDefault="00BF09EC" w:rsidP="00BF09EC">
      <w:pPr>
        <w:pStyle w:val="Bibliography"/>
      </w:pPr>
      <w:r>
        <w:lastRenderedPageBreak/>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08D23609" w14:textId="77777777" w:rsidR="00BF09EC" w:rsidRDefault="00BF09EC" w:rsidP="00BF09EC">
      <w:pPr>
        <w:pStyle w:val="Bibliography"/>
      </w:pPr>
      <w:r>
        <w:t>Kozhov, M. M. 1963. Lake Baikal and its Life, Springer Science &amp; Business Media.</w:t>
      </w:r>
    </w:p>
    <w:p w14:paraId="036FA38E" w14:textId="77777777" w:rsidR="00BF09EC" w:rsidRDefault="00BF09EC" w:rsidP="00BF09EC">
      <w:pPr>
        <w:pStyle w:val="Bibliography"/>
      </w:pPr>
      <w:r>
        <w:t>Kozhova, O. M., and L. R. Izmest’eva. 1998. Lake Baikal: Evolution and Biodiversity, Backhuys Publishers.</w:t>
      </w:r>
    </w:p>
    <w:p w14:paraId="6CE23F79" w14:textId="77777777" w:rsidR="00BF09EC" w:rsidRDefault="00BF09EC" w:rsidP="00BF09EC">
      <w:pPr>
        <w:pStyle w:val="Bibliography"/>
      </w:pPr>
      <w:r>
        <w:t xml:space="preserve">Lake, P. S. 2000. Disturbance, patchiness, and diversity in streams. Journal of the north american Benthological society </w:t>
      </w:r>
      <w:r>
        <w:rPr>
          <w:b/>
          <w:bCs/>
        </w:rPr>
        <w:t>19</w:t>
      </w:r>
      <w:r>
        <w:t>: 573–592.</w:t>
      </w:r>
    </w:p>
    <w:p w14:paraId="3EA9EA56" w14:textId="77777777" w:rsidR="00BF09EC" w:rsidRDefault="00BF09EC" w:rsidP="00BF09EC">
      <w:pPr>
        <w:pStyle w:val="Bibliography"/>
      </w:pPr>
      <w:r>
        <w:t xml:space="preserve">Layman, C. A., M. S. Araujo, R. Boucek, and others. 2012. Applying stable isotopes to examine food-web structure: an overview of analytical tools. Biological Reviews </w:t>
      </w:r>
      <w:r>
        <w:rPr>
          <w:b/>
          <w:bCs/>
        </w:rPr>
        <w:t>87</w:t>
      </w:r>
      <w:r>
        <w:t>: 545–562. doi:10.1111/j.1469-185X.2011.00208.x</w:t>
      </w:r>
    </w:p>
    <w:p w14:paraId="178FB5F1" w14:textId="77777777" w:rsidR="00BF09EC" w:rsidRDefault="00BF09EC" w:rsidP="00BF09EC">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7F43AA13" w14:textId="77777777" w:rsidR="00BF09EC" w:rsidRDefault="00BF09EC" w:rsidP="00BF09EC">
      <w:pPr>
        <w:pStyle w:val="Bibliography"/>
      </w:pPr>
      <w:r>
        <w:t xml:space="preserve">Longcore, T., and C. Rich. 2004. Ecological Light Pollution. Frontiers in Ecology and the Environment </w:t>
      </w:r>
      <w:r>
        <w:rPr>
          <w:b/>
          <w:bCs/>
        </w:rPr>
        <w:t>2</w:t>
      </w:r>
      <w:r>
        <w:t>: 191. doi:10.2307/3868314</w:t>
      </w:r>
    </w:p>
    <w:p w14:paraId="61E09EB3" w14:textId="77777777" w:rsidR="00BF09EC" w:rsidRDefault="00BF09EC" w:rsidP="00BF09EC">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0135265A" w14:textId="77777777" w:rsidR="00BF09EC" w:rsidRDefault="00BF09EC" w:rsidP="00BF09EC">
      <w:pPr>
        <w:pStyle w:val="Bibliography"/>
      </w:pPr>
      <w:r>
        <w:t>Mazzella, L., and G. F. Russo. 1989. Grazing effect of two Gibbula species (Mollusca, Archaeogastropoda) on the epiphytic community of Posidonia oceanica leaves.</w:t>
      </w:r>
    </w:p>
    <w:p w14:paraId="6F0CFEB1" w14:textId="77777777" w:rsidR="00BF09EC" w:rsidRDefault="00BF09EC" w:rsidP="00BF09EC">
      <w:pPr>
        <w:pStyle w:val="Bibliography"/>
      </w:pPr>
      <w:r>
        <w:t xml:space="preserve">McIntyre, P. B., and A. S. Flecker. 2006. Rapid turnover of tissue nitrogen of primary consumers in tropical freshwaters. Oecologia </w:t>
      </w:r>
      <w:r>
        <w:rPr>
          <w:b/>
          <w:bCs/>
        </w:rPr>
        <w:t>148</w:t>
      </w:r>
      <w:r>
        <w:t>: 12–21. doi:10.1007/s00442-005-0354-3</w:t>
      </w:r>
    </w:p>
    <w:p w14:paraId="6093CEC0" w14:textId="77777777" w:rsidR="00BF09EC" w:rsidRDefault="00BF09EC" w:rsidP="00BF09EC">
      <w:pPr>
        <w:pStyle w:val="Bibliography"/>
      </w:pPr>
      <w:r>
        <w:t xml:space="preserve">Meyer, M. F., S. M. Powers, and S. E. Hampton. 2019. An Evidence Synthesis of Pharmaceuticals and Personal Care Products (PPCPs) in the Environment: Imbalances </w:t>
      </w:r>
      <w:r>
        <w:lastRenderedPageBreak/>
        <w:t xml:space="preserve">among Compounds, Sewage Treatment Techniques, and Ecosystem Types. Environ. Sci. Technol. </w:t>
      </w:r>
      <w:r>
        <w:rPr>
          <w:b/>
          <w:bCs/>
        </w:rPr>
        <w:t>53</w:t>
      </w:r>
      <w:r>
        <w:t>: 12961–12973. doi:10.1021/acs.est.9b02966</w:t>
      </w:r>
    </w:p>
    <w:p w14:paraId="216F8A45" w14:textId="77777777" w:rsidR="00BF09EC" w:rsidRDefault="00BF09EC" w:rsidP="00BF09EC">
      <w:pPr>
        <w:pStyle w:val="Bibliography"/>
      </w:pPr>
      <w:r>
        <w:t>Ministry of Natural Resources and Ecology of the Russian Federation. 2014. On the State of Lake Baikal and Measures for Its Protection in 2013: Government Report.</w:t>
      </w:r>
    </w:p>
    <w:p w14:paraId="4F184FD5" w14:textId="77777777" w:rsidR="00BF09EC" w:rsidRDefault="00BF09EC" w:rsidP="00BF09EC">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72BB8541" w14:textId="77777777" w:rsidR="00BF09EC" w:rsidRDefault="00BF09EC" w:rsidP="00BF09EC">
      <w:pPr>
        <w:pStyle w:val="Bibliography"/>
      </w:pPr>
      <w:r>
        <w:t>Moran, P. W., S. E. Cox, S. S. Embrey, R. L. Huffman, T. D. Olsen, and S. C. Fradkin. 2012. Sources and Sinks of Nitrogen and Phosphorus in a Deep, Oligotrophic Lake, Lake Crescent, Olympic National Park, Washington. US Geological Survey.</w:t>
      </w:r>
    </w:p>
    <w:p w14:paraId="1EF3F784" w14:textId="77777777" w:rsidR="00BF09EC" w:rsidRDefault="00BF09EC" w:rsidP="00BF09EC">
      <w:pPr>
        <w:pStyle w:val="Bibliography"/>
      </w:pPr>
      <w:r>
        <w:t xml:space="preserve">Nichols, D. S., P. D. Nichols, and T. A. McMeekin. 1993. Polyunsaturated fatty acids in Antarctic bacteria. Antartic science </w:t>
      </w:r>
      <w:r>
        <w:rPr>
          <w:b/>
          <w:bCs/>
        </w:rPr>
        <w:t>5</w:t>
      </w:r>
      <w:r>
        <w:t>: 149–160. doi:10.1017/S0954102093000215</w:t>
      </w:r>
    </w:p>
    <w:p w14:paraId="106B41D2" w14:textId="77777777" w:rsidR="00BF09EC" w:rsidRDefault="00BF09EC" w:rsidP="00BF09EC">
      <w:pPr>
        <w:pStyle w:val="Bibliography"/>
      </w:pPr>
      <w:r>
        <w:t>Oksanen, J., F. G. Blanchet, M. Friendly, and others. 2019. vegan: Community Ecology Package,.</w:t>
      </w:r>
    </w:p>
    <w:p w14:paraId="7DC8D7F9" w14:textId="77777777" w:rsidR="00BF09EC" w:rsidRDefault="00BF09EC" w:rsidP="00BF09EC">
      <w:pPr>
        <w:pStyle w:val="Bibliography"/>
      </w:pPr>
      <w:r>
        <w:t xml:space="preserve">O’Reilly, C. M., S. Sharma, D. K. Gray, and others. 2015. Rapid and highly variable warming of lake surface waters around the globe: GLOBAL LAKE SURFACE WARMING. Geophysical Research Letters </w:t>
      </w:r>
      <w:r>
        <w:rPr>
          <w:b/>
          <w:bCs/>
        </w:rPr>
        <w:t>42</w:t>
      </w:r>
      <w:r>
        <w:t>: 10,773-10,781. doi:10.1002/2015GL066235</w:t>
      </w:r>
    </w:p>
    <w:p w14:paraId="1D125EA0" w14:textId="77777777" w:rsidR="00BF09EC" w:rsidRDefault="00BF09EC" w:rsidP="00BF09EC">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64C4DAA4" w14:textId="77777777" w:rsidR="00BF09EC" w:rsidRDefault="00BF09EC" w:rsidP="00BF09EC">
      <w:pPr>
        <w:pStyle w:val="Bibliography"/>
      </w:pPr>
      <w:r>
        <w:t xml:space="preserve">Post, D. M. 2002. Using Stable Isotopes to Estimate Trophic Position: Models, Methods, and Assumptions. Ecology </w:t>
      </w:r>
      <w:r>
        <w:rPr>
          <w:b/>
          <w:bCs/>
        </w:rPr>
        <w:t>83</w:t>
      </w:r>
      <w:r>
        <w:t>: 703–718. doi:10.1890/0012-9658(2002)083[0703:USITET]2.0.CO;2</w:t>
      </w:r>
    </w:p>
    <w:p w14:paraId="6F04C075" w14:textId="77777777" w:rsidR="00BF09EC" w:rsidRDefault="00BF09EC" w:rsidP="00BF09EC">
      <w:pPr>
        <w:pStyle w:val="Bibliography"/>
      </w:pPr>
      <w:r>
        <w:lastRenderedPageBreak/>
        <w:t xml:space="preserve">Powers, S. M., T. W. Bruulsema, T. P. Burt, and others. 2016. Long-term accumulation and transport of anthropogenic phosphorus in three river basins. Nature Geoscience </w:t>
      </w:r>
      <w:r>
        <w:rPr>
          <w:b/>
          <w:bCs/>
        </w:rPr>
        <w:t>9</w:t>
      </w:r>
      <w:r>
        <w:t>: 353–356. doi:10.1038/ngeo2693</w:t>
      </w:r>
    </w:p>
    <w:p w14:paraId="24584483" w14:textId="77777777" w:rsidR="00BF09EC" w:rsidRDefault="00BF09EC" w:rsidP="00BF09EC">
      <w:pPr>
        <w:pStyle w:val="Bibliography"/>
      </w:pPr>
      <w:r>
        <w:t>R Core Team. 2019. R: A Language and Environment for Statistical Computing,.</w:t>
      </w:r>
    </w:p>
    <w:p w14:paraId="694920BE" w14:textId="77777777" w:rsidR="00BF09EC" w:rsidRDefault="00BF09EC" w:rsidP="00BF09EC">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3579F9FB" w14:textId="77777777" w:rsidR="00BF09EC" w:rsidRDefault="00BF09EC" w:rsidP="00BF09EC">
      <w:pPr>
        <w:pStyle w:val="Bibliography"/>
      </w:pPr>
      <w:r>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2377EDAC" w14:textId="77777777" w:rsidR="00BF09EC" w:rsidRDefault="00BF09EC" w:rsidP="00BF09EC">
      <w:pPr>
        <w:pStyle w:val="Bibliography"/>
      </w:pPr>
      <w:r>
        <w:t xml:space="preserve">Rosi, E. J., D. W. Kincaid, H. A. Bechtold, T. V. Royer, M. Rojas, and J. J. Kelly. 2013. Pharmaceuticals suppress algal growth and microbial respiration and alter bacterial communities in stream biofilms. Ecological Applications </w:t>
      </w:r>
      <w:r>
        <w:rPr>
          <w:b/>
          <w:bCs/>
        </w:rPr>
        <w:t>23</w:t>
      </w:r>
      <w:r>
        <w:t>: 583–593.</w:t>
      </w:r>
    </w:p>
    <w:p w14:paraId="4AE5B102" w14:textId="77777777" w:rsidR="00BF09EC" w:rsidRDefault="00BF09EC" w:rsidP="00BF09EC">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68C4652D" w14:textId="77777777" w:rsidR="00BF09EC" w:rsidRDefault="00BF09EC" w:rsidP="00BF09EC">
      <w:pPr>
        <w:pStyle w:val="Bibliography"/>
      </w:pPr>
      <w:r>
        <w:t xml:space="preserve">Sargent, J. R., and S. Falk-Petersen. 1988. The lipid biochemistry of calanoid copepods. Hydrobiologia </w:t>
      </w:r>
      <w:r>
        <w:rPr>
          <w:b/>
          <w:bCs/>
        </w:rPr>
        <w:t>167–168</w:t>
      </w:r>
      <w:r>
        <w:t>: 101–114. doi:10.1007/BF00026297</w:t>
      </w:r>
    </w:p>
    <w:p w14:paraId="516A6C2D" w14:textId="77777777" w:rsidR="00BF09EC" w:rsidRDefault="00BF09EC" w:rsidP="00BF09EC">
      <w:pPr>
        <w:pStyle w:val="Bibliography"/>
      </w:pPr>
      <w:r>
        <w:t xml:space="preserve">Scheuerell, M. D., and D. E. Schindler. 2004. Changes in the Spatial Distribution of Fishes in Lakes Along a Residential Development Gradient. Ecosystems </w:t>
      </w:r>
      <w:r>
        <w:rPr>
          <w:b/>
          <w:bCs/>
        </w:rPr>
        <w:t>7</w:t>
      </w:r>
      <w:r>
        <w:t>: 98–106. doi:10.1007/s10021-003-0214-0</w:t>
      </w:r>
    </w:p>
    <w:p w14:paraId="7AC4EBB6" w14:textId="77777777" w:rsidR="00BF09EC" w:rsidRDefault="00BF09EC" w:rsidP="00BF09EC">
      <w:pPr>
        <w:pStyle w:val="Bibliography"/>
      </w:pPr>
      <w:r>
        <w:t xml:space="preserve">Sharma, S., K. Blagrave, J. J. Magnuson, and others. 2019. Widespread loss of lake ice around the Northern Hemisphere in a warming world. Nat. Clim. Chang. </w:t>
      </w:r>
      <w:r>
        <w:rPr>
          <w:b/>
          <w:bCs/>
        </w:rPr>
        <w:t>9</w:t>
      </w:r>
      <w:r>
        <w:t>: 227–231. doi:10.1038/s41558-018-0393-5</w:t>
      </w:r>
    </w:p>
    <w:p w14:paraId="6F939E80" w14:textId="77777777" w:rsidR="00BF09EC" w:rsidRDefault="00BF09EC" w:rsidP="00BF09EC">
      <w:pPr>
        <w:pStyle w:val="Bibliography"/>
      </w:pPr>
      <w:r>
        <w:lastRenderedPageBreak/>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0D34783C" w14:textId="77777777" w:rsidR="00BF09EC" w:rsidRDefault="00BF09EC" w:rsidP="00BF09EC">
      <w:pPr>
        <w:pStyle w:val="Bibliography"/>
      </w:pPr>
      <w:r>
        <w:t xml:space="preserve">Sokolova, I., and G. Lannig. 2008. Interactive effects of metal pollution and temperature on metabolism in aquatic ectotherms: implications of global climate change. Climate Research </w:t>
      </w:r>
      <w:r>
        <w:rPr>
          <w:b/>
          <w:bCs/>
        </w:rPr>
        <w:t>37</w:t>
      </w:r>
      <w:r>
        <w:t>: 181–201. doi:10.3354/cr00764</w:t>
      </w:r>
    </w:p>
    <w:p w14:paraId="30F54048" w14:textId="77777777" w:rsidR="00BF09EC" w:rsidRDefault="00BF09EC" w:rsidP="00BF09EC">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4BAFE39F" w14:textId="77777777" w:rsidR="00BF09EC" w:rsidRDefault="00BF09EC" w:rsidP="00BF09EC">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35BC1FF5" w14:textId="77777777" w:rsidR="00BF09EC" w:rsidRDefault="00BF09EC" w:rsidP="00BF09EC">
      <w:pPr>
        <w:pStyle w:val="Bibliography"/>
      </w:pPr>
      <w:r>
        <w:t xml:space="preserve">Timofeyev, M. A., Z. M. Shatilina, D. S. Bedulina, M. V. Protopopova, V. V. Pavlichenko, O. I. Grabelnych, and A. V. Kolesnichenko. 2008. Evaluation of biochemical responses in Palearctic and Lake Baikal endemic amphipod species exposed to CdCl2. Ecotoxicology and Environmental Safety </w:t>
      </w:r>
      <w:r>
        <w:rPr>
          <w:b/>
          <w:bCs/>
        </w:rPr>
        <w:t>70</w:t>
      </w:r>
      <w:r>
        <w:t>: 99–105. doi:10.1016/j.ecoenv.2007.06.014</w:t>
      </w:r>
    </w:p>
    <w:p w14:paraId="0D22C1A4" w14:textId="77777777" w:rsidR="00BF09EC" w:rsidRDefault="00BF09EC" w:rsidP="00BF09EC">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096B5692" w14:textId="77777777" w:rsidR="00BF09EC" w:rsidRDefault="00BF09EC" w:rsidP="00BF09EC">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75E4D609" w14:textId="77777777" w:rsidR="00BF09EC" w:rsidRDefault="00BF09EC" w:rsidP="00BF09EC">
      <w:pPr>
        <w:pStyle w:val="Bibliography"/>
      </w:pPr>
      <w:r>
        <w:lastRenderedPageBreak/>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66F3FD8B" w14:textId="77777777" w:rsidR="00BF09EC" w:rsidRDefault="00BF09EC" w:rsidP="00BF09EC">
      <w:pPr>
        <w:pStyle w:val="Bibliography"/>
      </w:pPr>
      <w:r>
        <w:t xml:space="preserve">Vadeboncoeur, Y., G. Peterson, M. J. Vander Zanden, and J. Kalff. 2008. Benthic algal production across lake size gradients: interactions among morphometry, nutrients, and light. Ecology </w:t>
      </w:r>
      <w:r>
        <w:rPr>
          <w:b/>
          <w:bCs/>
        </w:rPr>
        <w:t>89</w:t>
      </w:r>
      <w:r>
        <w:t>: 2542–2552.</w:t>
      </w:r>
    </w:p>
    <w:p w14:paraId="3952BB74" w14:textId="77777777" w:rsidR="00BF09EC" w:rsidRDefault="00BF09EC" w:rsidP="00BF09EC">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35EE1194" w14:textId="77777777" w:rsidR="00BF09EC" w:rsidRDefault="00BF09EC" w:rsidP="00BF09EC">
      <w:pPr>
        <w:pStyle w:val="Bibliography"/>
      </w:pPr>
      <w:r>
        <w:t>Wetzel, R. G. 2001. Limnology : lake and river ecosystems, 3rd ed. Academic Press.</w:t>
      </w:r>
    </w:p>
    <w:p w14:paraId="09253CB3" w14:textId="77777777" w:rsidR="00BF09EC" w:rsidRDefault="00BF09EC" w:rsidP="00BF09EC">
      <w:pPr>
        <w:pStyle w:val="Bibliography"/>
      </w:pPr>
      <w:r>
        <w:t>Wickham, H. 2016. ggplot2: Elegant Graphics for Data Analysis, Springer-Verlag.</w:t>
      </w:r>
    </w:p>
    <w:p w14:paraId="74966203" w14:textId="77777777" w:rsidR="00BF09EC" w:rsidRDefault="00BF09EC" w:rsidP="00BF09EC">
      <w:pPr>
        <w:pStyle w:val="Bibliography"/>
      </w:pPr>
      <w:r>
        <w:t>Wickham, H., R. Francois, L. Henry, and K. Mueller. 2019. dplyr: A Grammar of Data Manipulation,.</w:t>
      </w:r>
    </w:p>
    <w:p w14:paraId="483AF5C4" w14:textId="77777777" w:rsidR="00BF09EC" w:rsidRDefault="00BF09EC" w:rsidP="00BF09EC">
      <w:pPr>
        <w:pStyle w:val="Bibliography"/>
      </w:pPr>
      <w:r>
        <w:t>Wickham, H., and L. Henry. 2019. tidyr: Easily Tidy Data with ‘spread()’ and ‘gather()’ Functions,.</w:t>
      </w:r>
    </w:p>
    <w:p w14:paraId="18F3309B" w14:textId="77777777" w:rsidR="00BF09EC" w:rsidRDefault="00BF09EC" w:rsidP="00BF09EC">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449C59F7" w14:textId="77777777" w:rsidR="00BF09EC" w:rsidRDefault="00BF09EC" w:rsidP="00BF09EC">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1ACD0460" w14:textId="13C77C45"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expert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w:t>
      </w:r>
      <w:proofErr w:type="spellStart"/>
      <w:r>
        <w:rPr>
          <w:rFonts w:ascii="Times New Roman" w:eastAsia="Times New Roman" w:hAnsi="Times New Roman" w:cs="Times New Roman"/>
          <w:sz w:val="24"/>
          <w:szCs w:val="24"/>
        </w:rPr>
        <w:t>Lannouette</w:t>
      </w:r>
      <w:proofErr w:type="spellEnd"/>
      <w:r>
        <w:rPr>
          <w:rFonts w:ascii="Times New Roman" w:eastAsia="Times New Roman" w:hAnsi="Times New Roman" w:cs="Times New Roman"/>
          <w:sz w:val="24"/>
          <w:szCs w:val="24"/>
        </w:rPr>
        <w:t xml:space="preserv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a"/>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gridCol w:w="936"/>
        <w:gridCol w:w="936"/>
      </w:tblGrid>
      <w:tr w:rsidR="00715D55" w14:paraId="4124E38F" w14:textId="77777777">
        <w:trPr>
          <w:trHeight w:val="44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A6F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Site description of all sampled locations. All locations are littoral except for three pelagic locations labelled as “OS”. Because “OS” locations presented logistical challenges, certain temperature and distance from shore measurements were not collected at the same time as the samples. “Adjacent Population” refers to the number of people living in any human settlements directly adjacent to the sampling location. </w:t>
            </w:r>
          </w:p>
        </w:tc>
      </w:tr>
      <w:tr w:rsidR="00715D55" w14:paraId="075EA721"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715D55" w:rsidRDefault="00D8535D">
            <w:pPr>
              <w:widowControl w:val="0"/>
              <w:spacing w:line="240" w:lineRule="auto"/>
              <w:rPr>
                <w:rFonts w:ascii="Times New Roman" w:eastAsia="Times New Roman" w:hAnsi="Times New Roman" w:cs="Times New Roman"/>
                <w:sz w:val="16"/>
                <w:szCs w:val="16"/>
              </w:rPr>
            </w:pPr>
            <w:commentRangeStart w:id="403"/>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08AB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Midpoint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76E3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Bottom Temperature (C)</w:t>
            </w:r>
            <w:commentRangeEnd w:id="403"/>
            <w:r w:rsidR="000B4975">
              <w:rPr>
                <w:rStyle w:val="CommentReference"/>
              </w:rPr>
              <w:commentReference w:id="403"/>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715D55" w14:paraId="032B760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7E4758B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Borders>
              <w:top w:val="single" w:sz="8" w:space="0" w:color="000000"/>
            </w:tcBorders>
            <w:tcMar>
              <w:top w:w="100" w:type="dxa"/>
              <w:left w:w="100" w:type="dxa"/>
              <w:bottom w:w="100" w:type="dxa"/>
              <w:right w:w="100" w:type="dxa"/>
            </w:tcMar>
          </w:tcPr>
          <w:p w14:paraId="122283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Borders>
              <w:top w:val="single" w:sz="8" w:space="0" w:color="000000"/>
            </w:tcBorders>
            <w:tcMar>
              <w:top w:w="100" w:type="dxa"/>
              <w:left w:w="100" w:type="dxa"/>
              <w:bottom w:w="100" w:type="dxa"/>
              <w:right w:w="100" w:type="dxa"/>
            </w:tcMar>
          </w:tcPr>
          <w:p w14:paraId="5113E45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7909B2C8"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21C9E9E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5A1EBBB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50ABC1B5"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4B37BD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471D47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715D55" w14:paraId="57056E37"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DC612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2BA25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0A6CEED0"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749F226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17F810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715D55" w14:paraId="6007E97E"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5CE8009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4B6BC00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715D55" w14:paraId="4A3FAC8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387886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187832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629DA4F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26BCC2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C8378A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20DBB6F6"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40F9AD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58813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05826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6D4F9DAD"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3BDF4C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008733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5DC518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1CB11AE5"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3A356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7C2EF5D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5FC6BE4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40ECA9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52202D2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63EF299C"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5A495E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BB652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1BF58C2A"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54EEB9B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6558AD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15F2BA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715D55" w14:paraId="650B2ED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12C3D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941D7B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715D55" w14:paraId="7405B999"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711BFC2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9A4CB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032D91A7" w14:textId="77777777">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108438E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B87562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200C90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965CDE6" wp14:editId="1198CD2B">
            <wp:extent cx="5943600" cy="245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451100"/>
                    </a:xfrm>
                    <a:prstGeom prst="rect">
                      <a:avLst/>
                    </a:prstGeom>
                    <a:ln/>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F91D3CC" w14:textId="6E310C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w:t>
      </w:r>
      <w:commentRangeStart w:id="404"/>
      <w:r>
        <w:rPr>
          <w:rFonts w:ascii="Times New Roman" w:eastAsia="Times New Roman" w:hAnsi="Times New Roman" w:cs="Times New Roman"/>
          <w:sz w:val="24"/>
          <w:szCs w:val="24"/>
        </w:rPr>
        <w:t>sized</w:t>
      </w:r>
      <w:commentRangeEnd w:id="404"/>
      <w:r w:rsidR="000B4975">
        <w:rPr>
          <w:rStyle w:val="CommentReference"/>
        </w:rPr>
        <w:commentReference w:id="404"/>
      </w:r>
      <w:r>
        <w:rPr>
          <w:rFonts w:ascii="Times New Roman" w:eastAsia="Times New Roman" w:hAnsi="Times New Roman" w:cs="Times New Roman"/>
          <w:sz w:val="24"/>
          <w:szCs w:val="24"/>
        </w:rPr>
        <w:t xml:space="preserve"> and colored by distance-weighted population. Grey sites are located where a distance-weighted population could not be calculated.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contains approximately 2,000 permanent residents, although it experiences a transient tourist population of approximately 300,000 people annually.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contains approximately 56 permanent 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has approximately 600 permanent residents and remains relatively consistent throughout the year. Three offshore samples were also collected to compare pelagic sewage signals to those in the littoral. </w:t>
      </w:r>
      <w:r>
        <w:br w:type="page"/>
      </w:r>
    </w:p>
    <w:p w14:paraId="6876E35E" w14:textId="77777777" w:rsidR="00715D55" w:rsidRDefault="00715D55">
      <w:pPr>
        <w:rPr>
          <w:rFonts w:ascii="Times New Roman" w:eastAsia="Times New Roman" w:hAnsi="Times New Roman" w:cs="Times New Roman"/>
          <w:sz w:val="24"/>
          <w:szCs w:val="24"/>
        </w:rPr>
      </w:pPr>
    </w:p>
    <w:tbl>
      <w:tblPr>
        <w:tblStyle w:val="a0"/>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commentRangeStart w:id="405"/>
            <w:r>
              <w:rPr>
                <w:rFonts w:ascii="Times New Roman" w:eastAsia="Times New Roman" w:hAnsi="Times New Roman" w:cs="Times New Roman"/>
                <w:sz w:val="16"/>
                <w:szCs w:val="16"/>
              </w:rPr>
              <w:t>Table 2: M</w:t>
            </w:r>
            <w:commentRangeEnd w:id="405"/>
            <w:r>
              <w:commentReference w:id="405"/>
            </w:r>
            <w:r>
              <w:rPr>
                <w:rFonts w:ascii="Times New Roman" w:eastAsia="Times New Roman" w:hAnsi="Times New Roman" w:cs="Times New Roman"/>
                <w:sz w:val="16"/>
                <w:szCs w:val="16"/>
              </w:rPr>
              <w:t xml:space="preserve">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intermida</w:t>
            </w:r>
            <w:proofErr w:type="spellEnd"/>
          </w:p>
        </w:tc>
        <w:tc>
          <w:tcPr>
            <w:tcW w:w="312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31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lata</w:t>
            </w:r>
            <w:proofErr w:type="spellEnd"/>
          </w:p>
        </w:tc>
        <w:tc>
          <w:tcPr>
            <w:tcW w:w="312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31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latior</w:t>
            </w:r>
            <w:proofErr w:type="spellEnd"/>
          </w:p>
        </w:tc>
        <w:tc>
          <w:tcPr>
            <w:tcW w:w="312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31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p>
        </w:tc>
        <w:tc>
          <w:tcPr>
            <w:tcW w:w="312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31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715D55" w14:paraId="575A5CF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lora</w:t>
            </w:r>
            <w:proofErr w:type="spellEnd"/>
          </w:p>
        </w:tc>
        <w:tc>
          <w:tcPr>
            <w:tcW w:w="3120" w:type="dxa"/>
            <w:tcMar>
              <w:top w:w="100" w:type="dxa"/>
              <w:left w:w="100" w:type="dxa"/>
              <w:bottom w:w="100" w:type="dxa"/>
              <w:right w:w="100" w:type="dxa"/>
            </w:tcMar>
          </w:tcPr>
          <w:p w14:paraId="33C5C53D"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3120" w:type="dxa"/>
            <w:tcMar>
              <w:top w:w="100" w:type="dxa"/>
              <w:left w:w="100" w:type="dxa"/>
              <w:bottom w:w="100" w:type="dxa"/>
              <w:right w:w="100" w:type="dxa"/>
            </w:tcMar>
          </w:tcPr>
          <w:p w14:paraId="452C80E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78735A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p>
        </w:tc>
        <w:tc>
          <w:tcPr>
            <w:tcW w:w="3120" w:type="dxa"/>
            <w:tcMar>
              <w:top w:w="100" w:type="dxa"/>
              <w:left w:w="100" w:type="dxa"/>
              <w:bottom w:w="100" w:type="dxa"/>
              <w:right w:w="100" w:type="dxa"/>
            </w:tcMar>
          </w:tcPr>
          <w:p w14:paraId="70B9207A"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3120" w:type="dxa"/>
            <w:tcMar>
              <w:top w:w="100" w:type="dxa"/>
              <w:left w:w="100" w:type="dxa"/>
              <w:bottom w:w="100" w:type="dxa"/>
              <w:right w:w="100" w:type="dxa"/>
            </w:tcMar>
          </w:tcPr>
          <w:p w14:paraId="091FE45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FFED5A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w:t>
            </w:r>
          </w:p>
        </w:tc>
        <w:tc>
          <w:tcPr>
            <w:tcW w:w="3120" w:type="dxa"/>
            <w:tcMar>
              <w:top w:w="100" w:type="dxa"/>
              <w:left w:w="100" w:type="dxa"/>
              <w:bottom w:w="100" w:type="dxa"/>
              <w:right w:w="100" w:type="dxa"/>
            </w:tcMar>
          </w:tcPr>
          <w:p w14:paraId="157C54C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CC41A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9DC4CE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p>
        </w:tc>
        <w:tc>
          <w:tcPr>
            <w:tcW w:w="3120" w:type="dxa"/>
            <w:tcMar>
              <w:top w:w="100" w:type="dxa"/>
              <w:left w:w="100" w:type="dxa"/>
              <w:bottom w:w="100" w:type="dxa"/>
              <w:right w:w="100" w:type="dxa"/>
            </w:tcMar>
          </w:tcPr>
          <w:p w14:paraId="3AF6870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A638C3"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1856B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p>
        </w:tc>
        <w:tc>
          <w:tcPr>
            <w:tcW w:w="3120" w:type="dxa"/>
            <w:tcMar>
              <w:top w:w="100" w:type="dxa"/>
              <w:left w:w="100" w:type="dxa"/>
              <w:bottom w:w="100" w:type="dxa"/>
              <w:right w:w="100" w:type="dxa"/>
            </w:tcMar>
          </w:tcPr>
          <w:p w14:paraId="29468EE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2E4E08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4A60B80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p>
        </w:tc>
        <w:tc>
          <w:tcPr>
            <w:tcW w:w="3120" w:type="dxa"/>
            <w:tcMar>
              <w:top w:w="100" w:type="dxa"/>
              <w:left w:w="100" w:type="dxa"/>
              <w:bottom w:w="100" w:type="dxa"/>
              <w:right w:w="100" w:type="dxa"/>
            </w:tcMar>
          </w:tcPr>
          <w:p w14:paraId="4E3ED5F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BA45514"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3786D5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p>
        </w:tc>
        <w:tc>
          <w:tcPr>
            <w:tcW w:w="3120" w:type="dxa"/>
            <w:tcMar>
              <w:top w:w="100" w:type="dxa"/>
              <w:left w:w="100" w:type="dxa"/>
              <w:bottom w:w="100" w:type="dxa"/>
              <w:right w:w="100" w:type="dxa"/>
            </w:tcMar>
          </w:tcPr>
          <w:p w14:paraId="769E062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75E308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F278F5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p>
        </w:tc>
        <w:tc>
          <w:tcPr>
            <w:tcW w:w="3120" w:type="dxa"/>
            <w:tcMar>
              <w:top w:w="100" w:type="dxa"/>
              <w:left w:w="100" w:type="dxa"/>
              <w:bottom w:w="100" w:type="dxa"/>
              <w:right w:w="100" w:type="dxa"/>
            </w:tcMar>
          </w:tcPr>
          <w:p w14:paraId="35CFDAA7"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204045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84C908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p>
        </w:tc>
        <w:tc>
          <w:tcPr>
            <w:tcW w:w="3120" w:type="dxa"/>
            <w:tcMar>
              <w:top w:w="100" w:type="dxa"/>
              <w:left w:w="100" w:type="dxa"/>
              <w:bottom w:w="100" w:type="dxa"/>
              <w:right w:w="100" w:type="dxa"/>
            </w:tcMar>
          </w:tcPr>
          <w:p w14:paraId="788608E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4910104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D24567B"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p>
        </w:tc>
        <w:tc>
          <w:tcPr>
            <w:tcW w:w="3120" w:type="dxa"/>
            <w:tcMar>
              <w:top w:w="100" w:type="dxa"/>
              <w:left w:w="100" w:type="dxa"/>
              <w:bottom w:w="100" w:type="dxa"/>
              <w:right w:w="100" w:type="dxa"/>
            </w:tcMar>
          </w:tcPr>
          <w:p w14:paraId="44791709"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475900E"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FF7E07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p>
        </w:tc>
        <w:tc>
          <w:tcPr>
            <w:tcW w:w="3120" w:type="dxa"/>
            <w:tcMar>
              <w:top w:w="100" w:type="dxa"/>
              <w:left w:w="100" w:type="dxa"/>
              <w:bottom w:w="100" w:type="dxa"/>
              <w:right w:w="100" w:type="dxa"/>
            </w:tcMar>
          </w:tcPr>
          <w:p w14:paraId="3A53076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50772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6C1CB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p>
        </w:tc>
        <w:tc>
          <w:tcPr>
            <w:tcW w:w="3120" w:type="dxa"/>
            <w:tcMar>
              <w:top w:w="100" w:type="dxa"/>
              <w:left w:w="100" w:type="dxa"/>
              <w:bottom w:w="100" w:type="dxa"/>
              <w:right w:w="100" w:type="dxa"/>
            </w:tcMar>
          </w:tcPr>
          <w:p w14:paraId="580709B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10C1AC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089A71"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1B1B73A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7306E6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C6359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p>
        </w:tc>
        <w:tc>
          <w:tcPr>
            <w:tcW w:w="3120" w:type="dxa"/>
            <w:tcMar>
              <w:top w:w="100" w:type="dxa"/>
              <w:left w:w="100" w:type="dxa"/>
              <w:bottom w:w="100" w:type="dxa"/>
              <w:right w:w="100" w:type="dxa"/>
            </w:tcMar>
          </w:tcPr>
          <w:p w14:paraId="53FD56A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8F14EA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E2CACE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30E3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Hyallela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cziarnianski</w:t>
            </w:r>
            <w:proofErr w:type="spellEnd"/>
          </w:p>
        </w:tc>
        <w:tc>
          <w:tcPr>
            <w:tcW w:w="3120" w:type="dxa"/>
            <w:tcMar>
              <w:top w:w="100" w:type="dxa"/>
              <w:left w:w="100" w:type="dxa"/>
              <w:bottom w:w="100" w:type="dxa"/>
              <w:right w:w="100" w:type="dxa"/>
            </w:tcMar>
          </w:tcPr>
          <w:p w14:paraId="1AF651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6A7CB3C"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1D0BB70"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p>
        </w:tc>
        <w:tc>
          <w:tcPr>
            <w:tcW w:w="3120" w:type="dxa"/>
            <w:tcMar>
              <w:top w:w="100" w:type="dxa"/>
              <w:left w:w="100" w:type="dxa"/>
              <w:bottom w:w="100" w:type="dxa"/>
              <w:right w:w="100" w:type="dxa"/>
            </w:tcMar>
          </w:tcPr>
          <w:p w14:paraId="745B036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629D910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D417A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p>
        </w:tc>
        <w:tc>
          <w:tcPr>
            <w:tcW w:w="3120" w:type="dxa"/>
            <w:tcMar>
              <w:top w:w="100" w:type="dxa"/>
              <w:left w:w="100" w:type="dxa"/>
              <w:bottom w:w="100" w:type="dxa"/>
              <w:right w:w="100" w:type="dxa"/>
            </w:tcMar>
          </w:tcPr>
          <w:p w14:paraId="389A85E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B10C42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C721FD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p>
        </w:tc>
        <w:tc>
          <w:tcPr>
            <w:tcW w:w="3120" w:type="dxa"/>
            <w:tcMar>
              <w:top w:w="100" w:type="dxa"/>
              <w:left w:w="100" w:type="dxa"/>
              <w:bottom w:w="100" w:type="dxa"/>
              <w:right w:w="100" w:type="dxa"/>
            </w:tcMar>
          </w:tcPr>
          <w:p w14:paraId="7B58CF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923C610"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6AEF9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p>
        </w:tc>
        <w:tc>
          <w:tcPr>
            <w:tcW w:w="3120" w:type="dxa"/>
            <w:tcMar>
              <w:top w:w="100" w:type="dxa"/>
              <w:left w:w="100" w:type="dxa"/>
              <w:bottom w:w="100" w:type="dxa"/>
              <w:right w:w="100" w:type="dxa"/>
            </w:tcMar>
          </w:tcPr>
          <w:p w14:paraId="772B941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DDF28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DA837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7CEA112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AA02B4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71EE54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p>
        </w:tc>
        <w:tc>
          <w:tcPr>
            <w:tcW w:w="3120" w:type="dxa"/>
            <w:tcMar>
              <w:top w:w="100" w:type="dxa"/>
              <w:left w:w="100" w:type="dxa"/>
              <w:bottom w:w="100" w:type="dxa"/>
              <w:right w:w="100" w:type="dxa"/>
            </w:tcMar>
          </w:tcPr>
          <w:p w14:paraId="280D903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B61EF1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2E940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p>
        </w:tc>
        <w:tc>
          <w:tcPr>
            <w:tcW w:w="3120" w:type="dxa"/>
            <w:tcMar>
              <w:top w:w="100" w:type="dxa"/>
              <w:left w:w="100" w:type="dxa"/>
              <w:bottom w:w="100" w:type="dxa"/>
              <w:right w:w="100" w:type="dxa"/>
            </w:tcMar>
          </w:tcPr>
          <w:p w14:paraId="390E9C0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0853FB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75E729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p>
        </w:tc>
        <w:tc>
          <w:tcPr>
            <w:tcW w:w="3120" w:type="dxa"/>
            <w:tcMar>
              <w:top w:w="100" w:type="dxa"/>
              <w:left w:w="100" w:type="dxa"/>
              <w:bottom w:w="100" w:type="dxa"/>
              <w:right w:w="100" w:type="dxa"/>
            </w:tcMar>
          </w:tcPr>
          <w:p w14:paraId="76675803"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5A85F5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BF269B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EA03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p>
        </w:tc>
        <w:tc>
          <w:tcPr>
            <w:tcW w:w="3120" w:type="dxa"/>
            <w:tcMar>
              <w:top w:w="100" w:type="dxa"/>
              <w:left w:w="100" w:type="dxa"/>
              <w:bottom w:w="100" w:type="dxa"/>
              <w:right w:w="100" w:type="dxa"/>
            </w:tcMar>
          </w:tcPr>
          <w:p w14:paraId="1235088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7957691" w14:textId="77777777" w:rsidR="00715D55" w:rsidRDefault="00715D55">
            <w:pPr>
              <w:widowControl w:val="0"/>
              <w:spacing w:line="240" w:lineRule="auto"/>
              <w:rPr>
                <w:rFonts w:ascii="Times New Roman" w:eastAsia="Times New Roman" w:hAnsi="Times New Roman" w:cs="Times New Roman"/>
                <w:sz w:val="16"/>
                <w:szCs w:val="16"/>
              </w:rPr>
            </w:pPr>
          </w:p>
        </w:tc>
      </w:tr>
    </w:tbl>
    <w:tbl>
      <w:tblPr>
        <w:tblStyle w:val="a1"/>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715D55" w14:paraId="602B8410"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A4CEA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1311.29</w:t>
            </w:r>
          </w:p>
        </w:tc>
        <w:tc>
          <w:tcPr>
            <w:tcW w:w="941" w:type="dxa"/>
            <w:tcMar>
              <w:top w:w="100" w:type="dxa"/>
              <w:left w:w="100" w:type="dxa"/>
              <w:bottom w:w="100" w:type="dxa"/>
              <w:right w:w="100" w:type="dxa"/>
            </w:tcMar>
          </w:tcPr>
          <w:p w14:paraId="73DC295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0C0E3696"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9CECD3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435.045</w:t>
            </w:r>
          </w:p>
        </w:tc>
        <w:tc>
          <w:tcPr>
            <w:tcW w:w="941" w:type="dxa"/>
            <w:tcMar>
              <w:top w:w="100" w:type="dxa"/>
              <w:left w:w="100" w:type="dxa"/>
              <w:bottom w:w="100" w:type="dxa"/>
              <w:right w:w="100" w:type="dxa"/>
            </w:tcMar>
          </w:tcPr>
          <w:p w14:paraId="0DA4F31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56F2EAC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6057125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306.89</w:t>
            </w:r>
          </w:p>
        </w:tc>
        <w:tc>
          <w:tcPr>
            <w:tcW w:w="941" w:type="dxa"/>
            <w:tcMar>
              <w:top w:w="100" w:type="dxa"/>
              <w:left w:w="100" w:type="dxa"/>
              <w:bottom w:w="100" w:type="dxa"/>
              <w:right w:w="100" w:type="dxa"/>
            </w:tcMar>
          </w:tcPr>
          <w:p w14:paraId="0768B4F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22454E77"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5E60DA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15.50</w:t>
            </w:r>
          </w:p>
        </w:tc>
        <w:tc>
          <w:tcPr>
            <w:tcW w:w="941" w:type="dxa"/>
            <w:tcMar>
              <w:top w:w="100" w:type="dxa"/>
              <w:left w:w="100" w:type="dxa"/>
              <w:bottom w:w="100" w:type="dxa"/>
              <w:right w:w="100" w:type="dxa"/>
            </w:tcMar>
          </w:tcPr>
          <w:p w14:paraId="449EFC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3FEE3A20"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092BA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16.44</w:t>
            </w:r>
          </w:p>
        </w:tc>
        <w:tc>
          <w:tcPr>
            <w:tcW w:w="941" w:type="dxa"/>
            <w:tcMar>
              <w:top w:w="100" w:type="dxa"/>
              <w:left w:w="100" w:type="dxa"/>
              <w:bottom w:w="100" w:type="dxa"/>
              <w:right w:w="100" w:type="dxa"/>
            </w:tcMar>
          </w:tcPr>
          <w:p w14:paraId="080EEED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19D32BCB"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470C8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264.55</w:t>
            </w:r>
          </w:p>
        </w:tc>
        <w:tc>
          <w:tcPr>
            <w:tcW w:w="941" w:type="dxa"/>
            <w:tcMar>
              <w:top w:w="100" w:type="dxa"/>
              <w:left w:w="100" w:type="dxa"/>
              <w:bottom w:w="100" w:type="dxa"/>
              <w:right w:w="100" w:type="dxa"/>
            </w:tcMar>
          </w:tcPr>
          <w:p w14:paraId="65C38BB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4F4E8352"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tcPr>
          <w:p w14:paraId="3F77A37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6BC713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3DD6660F"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1B31A7C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34.80</w:t>
            </w:r>
          </w:p>
        </w:tc>
        <w:tc>
          <w:tcPr>
            <w:tcW w:w="941" w:type="dxa"/>
            <w:tcMar>
              <w:top w:w="100" w:type="dxa"/>
              <w:left w:w="100" w:type="dxa"/>
              <w:bottom w:w="100" w:type="dxa"/>
              <w:right w:w="100" w:type="dxa"/>
            </w:tcMar>
          </w:tcPr>
          <w:p w14:paraId="5AFD2D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5664F199"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12A0E6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43.51</w:t>
            </w:r>
          </w:p>
        </w:tc>
        <w:tc>
          <w:tcPr>
            <w:tcW w:w="941" w:type="dxa"/>
            <w:tcMar>
              <w:top w:w="100" w:type="dxa"/>
              <w:left w:w="100" w:type="dxa"/>
              <w:bottom w:w="100" w:type="dxa"/>
              <w:right w:w="100" w:type="dxa"/>
            </w:tcMar>
          </w:tcPr>
          <w:p w14:paraId="3577F7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Low</w:t>
            </w:r>
          </w:p>
        </w:tc>
      </w:tr>
      <w:tr w:rsidR="00715D55" w14:paraId="607A8533"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0BBDF49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84.84</w:t>
            </w:r>
          </w:p>
        </w:tc>
        <w:tc>
          <w:tcPr>
            <w:tcW w:w="941" w:type="dxa"/>
            <w:tcMar>
              <w:top w:w="100" w:type="dxa"/>
              <w:left w:w="100" w:type="dxa"/>
              <w:bottom w:w="100" w:type="dxa"/>
              <w:right w:w="100" w:type="dxa"/>
            </w:tcMar>
          </w:tcPr>
          <w:p w14:paraId="115E0F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Mod</w:t>
            </w:r>
          </w:p>
        </w:tc>
      </w:tr>
      <w:tr w:rsidR="00715D55" w14:paraId="2F94143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29EDE83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868.42</w:t>
            </w:r>
          </w:p>
        </w:tc>
        <w:tc>
          <w:tcPr>
            <w:tcW w:w="941" w:type="dxa"/>
            <w:tcMar>
              <w:top w:w="100" w:type="dxa"/>
              <w:left w:w="100" w:type="dxa"/>
              <w:bottom w:w="100" w:type="dxa"/>
              <w:right w:w="100" w:type="dxa"/>
            </w:tcMar>
          </w:tcPr>
          <w:p w14:paraId="26F211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56CDEECC"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tcPr>
          <w:p w14:paraId="3DE341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525660D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422C7527"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217205E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6221.74</w:t>
            </w:r>
          </w:p>
        </w:tc>
        <w:tc>
          <w:tcPr>
            <w:tcW w:w="941" w:type="dxa"/>
            <w:tcMar>
              <w:top w:w="100" w:type="dxa"/>
              <w:left w:w="100" w:type="dxa"/>
              <w:bottom w:w="100" w:type="dxa"/>
              <w:right w:w="100" w:type="dxa"/>
            </w:tcMar>
          </w:tcPr>
          <w:p w14:paraId="2E59B2C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397B84FC"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tcPr>
          <w:p w14:paraId="1B99A9F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2703.49</w:t>
            </w:r>
          </w:p>
        </w:tc>
        <w:tc>
          <w:tcPr>
            <w:tcW w:w="941" w:type="dxa"/>
            <w:tcMar>
              <w:top w:w="100" w:type="dxa"/>
              <w:left w:w="100" w:type="dxa"/>
              <w:bottom w:w="100" w:type="dxa"/>
              <w:right w:w="100" w:type="dxa"/>
            </w:tcMar>
          </w:tcPr>
          <w:p w14:paraId="711B258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30DB5C5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7D32341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1359.84</w:t>
            </w:r>
          </w:p>
        </w:tc>
        <w:tc>
          <w:tcPr>
            <w:tcW w:w="941" w:type="dxa"/>
            <w:tcMar>
              <w:top w:w="100" w:type="dxa"/>
              <w:left w:w="100" w:type="dxa"/>
              <w:bottom w:w="100" w:type="dxa"/>
              <w:right w:w="100" w:type="dxa"/>
            </w:tcMar>
          </w:tcPr>
          <w:p w14:paraId="0A065AF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High</w:t>
            </w:r>
          </w:p>
        </w:tc>
      </w:tr>
      <w:tr w:rsidR="00715D55" w14:paraId="5317B0CE"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tcPr>
          <w:p w14:paraId="143F29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561A897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715D55" w14:paraId="10AA3A2D" w14:textId="77777777" w:rsidTr="00A92B32">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tcPr>
          <w:p w14:paraId="3EBEDFE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41" w:type="dxa"/>
            <w:tcMar>
              <w:top w:w="100" w:type="dxa"/>
              <w:left w:w="100" w:type="dxa"/>
              <w:bottom w:w="100" w:type="dxa"/>
              <w:right w:w="100" w:type="dxa"/>
            </w:tcMar>
          </w:tcPr>
          <w:p w14:paraId="3BA05358"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E03B194" wp14:editId="5EC05521">
            <wp:extent cx="5412707" cy="857011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12707" cy="8570119"/>
                    </a:xfrm>
                    <a:prstGeom prst="rect">
                      <a:avLst/>
                    </a:prstGeom>
                    <a:ln/>
                  </pic:spPr>
                </pic:pic>
              </a:graphicData>
            </a:graphic>
          </wp:inline>
        </w:drawing>
      </w:r>
    </w:p>
    <w:p w14:paraId="2A82112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Linear models of total PPCP concentrations (A), N15 (B), phosphorus (C), Chlorophyll a (D), Nitrate (E), Total Microplastics (F), Ammonium (G), and Microplastic Density (H) regressed against log-transformed distance-weighted population. Total PPCP concentrations (A), N15 (B), and phosphorus (C) produced significant models. Chlorophyll a (D), Nitrate (E), Total Microplastics (F), Ammonium (G), and Microplastic Density (H) did not produce significant models. </w:t>
      </w:r>
      <w:r>
        <w:br w:type="page"/>
      </w:r>
    </w:p>
    <w:p w14:paraId="5AD8598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138EAF14" wp14:editId="63DF4ECE">
            <wp:extent cx="5943600" cy="29718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971800"/>
                    </a:xfrm>
                    <a:prstGeom prst="rect">
                      <a:avLst/>
                    </a:prstGeom>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Periphyton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Labels are sized by log10 distance-weighted population and colored by sites with high (purple), moderate (pink), and low (orange) distance-weighted population values. PERMANOVA confirmed the three groups to be significantly different (p = 0.023). Sites with a higher distance-weighted population value tended to be more associated with filamentous algal groupings, whereas moderate and low values were more associated with diatom abundance.</w:t>
      </w:r>
      <w:r>
        <w:br w:type="page"/>
      </w:r>
    </w:p>
    <w:p w14:paraId="7F5F2D8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08DF2C0D" wp14:editId="74A9A1D2">
            <wp:extent cx="5943600" cy="2971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2971800"/>
                    </a:xfrm>
                    <a:prstGeom prst="rect">
                      <a:avLst/>
                    </a:prstGeom>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77777777" w:rsidR="00715D55" w:rsidRDefault="00D8535D">
      <w:pPr>
        <w:rPr>
          <w:rFonts w:ascii="Times New Roman" w:eastAsia="Times New Roman" w:hAnsi="Times New Roman" w:cs="Times New Roman"/>
          <w:sz w:val="24"/>
          <w:szCs w:val="24"/>
        </w:rPr>
      </w:pPr>
      <w:commentRangeStart w:id="406"/>
      <w:r>
        <w:rPr>
          <w:rFonts w:ascii="Times New Roman" w:eastAsia="Times New Roman" w:hAnsi="Times New Roman" w:cs="Times New Roman"/>
          <w:sz w:val="24"/>
          <w:szCs w:val="24"/>
        </w:rPr>
        <w:t>Figure 4</w:t>
      </w:r>
      <w:commentRangeEnd w:id="406"/>
      <w:r w:rsidR="000B4975">
        <w:rPr>
          <w:rStyle w:val="CommentReference"/>
        </w:rPr>
        <w:commentReference w:id="406"/>
      </w:r>
      <w:r>
        <w:rPr>
          <w:rFonts w:ascii="Times New Roman" w:eastAsia="Times New Roman" w:hAnsi="Times New Roman" w:cs="Times New Roman"/>
          <w:sz w:val="24"/>
          <w:szCs w:val="24"/>
        </w:rPr>
        <w:t>: Macroinvertebrate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Sampling location labels are sized by log-transformed distance-weighted population with major groups including low (orange), moderate (pink), and high (purple) distance-weighted population. PERMANOVA confirmed the three groups to be significantly different (p = 0.002). Sites with a higher distance-weighted population values tended to be associated with amphipod and leech taxa (see Table 2), whereas sites with lesser distance-weighted population values were more associated with increased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abundance (see Table 2).</w:t>
      </w:r>
      <w:r>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Biplot of mean and standard deviation C13 and N15 stable isotope values for littoral amphipods and periphyton, grouped by categorical distance-weighted population (Table 3). In general, periphyton did not differ in C13 or N15 signatures with increasing distance-weighted population,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amphipods increased N15 signatures with increasing distance-weighted population.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signatures differed from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most likely because </w:t>
      </w:r>
      <w:proofErr w:type="spellStart"/>
      <w:r>
        <w:rPr>
          <w:rFonts w:ascii="Times New Roman" w:eastAsia="Times New Roman" w:hAnsi="Times New Roman" w:cs="Times New Roman"/>
          <w:sz w:val="24"/>
          <w:szCs w:val="24"/>
        </w:rPr>
        <w:t>Pallasea</w:t>
      </w:r>
      <w:proofErr w:type="spellEnd"/>
      <w:r>
        <w:rPr>
          <w:rFonts w:ascii="Times New Roman" w:eastAsia="Times New Roman" w:hAnsi="Times New Roman" w:cs="Times New Roman"/>
          <w:sz w:val="24"/>
          <w:szCs w:val="24"/>
        </w:rPr>
        <w:t xml:space="preserve"> tends to remain in the nearshore area,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will regularly migrate the deeper zones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Didorenko</w:t>
      </w:r>
      <w:proofErr w:type="spellEnd"/>
      <w:r>
        <w:rPr>
          <w:rFonts w:ascii="Times New Roman" w:eastAsia="Times New Roman" w:hAnsi="Times New Roman" w:cs="Times New Roman"/>
          <w:sz w:val="24"/>
          <w:szCs w:val="24"/>
        </w:rPr>
        <w:t xml:space="preserve">, 2015). </w:t>
      </w:r>
      <w:r>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29ED365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Figure 3).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r>
        <w:br w:type="page"/>
      </w:r>
    </w:p>
    <w:p w14:paraId="0C4A75E9"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C7B93E4" wp14:editId="6BE565D2">
            <wp:extent cx="5943600" cy="49530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943600" cy="4953000"/>
                    </a:xfrm>
                    <a:prstGeom prst="rect">
                      <a:avLst/>
                    </a:prstGeom>
                    <a:ln/>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77777777" w:rsidR="00715D55" w:rsidRDefault="00D8535D">
      <w:pPr>
        <w:rPr>
          <w:rFonts w:ascii="Times New Roman" w:eastAsia="Times New Roman" w:hAnsi="Times New Roman" w:cs="Times New Roman"/>
          <w:sz w:val="24"/>
          <w:szCs w:val="24"/>
        </w:rPr>
      </w:pPr>
      <w:commentRangeStart w:id="407"/>
      <w:r>
        <w:rPr>
          <w:rFonts w:ascii="Times New Roman" w:eastAsia="Times New Roman" w:hAnsi="Times New Roman" w:cs="Times New Roman"/>
          <w:sz w:val="24"/>
          <w:szCs w:val="24"/>
        </w:rPr>
        <w:t>Figure S1: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fatty acid compositions for each macroinvertebrate and primary producer collected. Interspecific variation in fatty acid composition tended to be larger than intraspecific variation, implying that fatty acid signatures were largely species-specific and not environmentally driven. </w:t>
      </w:r>
      <w:commentRangeEnd w:id="407"/>
      <w:r w:rsidR="000B4975">
        <w:rPr>
          <w:rStyle w:val="CommentReference"/>
        </w:rPr>
        <w:commentReference w:id="407"/>
      </w:r>
      <w:r>
        <w:br w:type="page"/>
      </w:r>
    </w:p>
    <w:p w14:paraId="55D0939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5A801AE1" wp14:editId="7F9411A9">
            <wp:extent cx="5943600" cy="4953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4953000"/>
                    </a:xfrm>
                    <a:prstGeom prst="rect">
                      <a:avLst/>
                    </a:prstGeom>
                    <a:ln/>
                  </pic:spPr>
                </pic:pic>
              </a:graphicData>
            </a:graphic>
          </wp:inline>
        </w:drawing>
      </w:r>
    </w:p>
    <w:p w14:paraId="3DBB4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S2: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essential fatty acid compositions for each macroinvertebrate and primary producer collected. Interspecific variation in fatty acid composition tended to be larger than intraspecific variation, implying that fatty acid signatures were largely species-specific and not environmentally driven. </w:t>
      </w:r>
      <w:r>
        <w:br w:type="page"/>
      </w:r>
    </w:p>
    <w:p w14:paraId="556303B1" w14:textId="77777777" w:rsidR="00715D55" w:rsidRDefault="00715D55">
      <w:pPr>
        <w:rPr>
          <w:rFonts w:ascii="Times New Roman" w:eastAsia="Times New Roman" w:hAnsi="Times New Roman" w:cs="Times New Roman"/>
          <w:sz w:val="24"/>
          <w:szCs w:val="24"/>
        </w:rPr>
      </w:pPr>
    </w:p>
    <w:tbl>
      <w:tblPr>
        <w:tblStyle w:val="a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15D55" w14:paraId="34299402" w14:textId="77777777">
        <w:trPr>
          <w:trHeight w:val="440"/>
        </w:trPr>
        <w:tc>
          <w:tcPr>
            <w:tcW w:w="9360" w:type="dxa"/>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1885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S1: Metrics for calculating distance-weighted population. All landscape data were measured in google maps, and population data were collected from the 2012 census (</w:t>
            </w:r>
            <w:proofErr w:type="spellStart"/>
            <w:r>
              <w:rPr>
                <w:rFonts w:ascii="Times New Roman" w:eastAsia="Times New Roman" w:hAnsi="Times New Roman" w:cs="Times New Roman"/>
                <w:sz w:val="24"/>
                <w:szCs w:val="24"/>
              </w:rPr>
              <w:t>IrkuStat</w:t>
            </w:r>
            <w:proofErr w:type="spellEnd"/>
            <w:r>
              <w:rPr>
                <w:rFonts w:ascii="Times New Roman" w:eastAsia="Times New Roman" w:hAnsi="Times New Roman" w:cs="Times New Roman"/>
                <w:sz w:val="24"/>
                <w:szCs w:val="24"/>
              </w:rPr>
              <w:t xml:space="preserve">, 2012). LI-1 has values of 0 for all variables because it was the southernmost site. </w:t>
            </w:r>
          </w:p>
        </w:tc>
      </w:tr>
      <w:tr w:rsidR="00715D55" w14:paraId="37FED590"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1FCEF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Site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54BDF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to southern developed site (km)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78DF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Population at southern developed site</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DCDE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Shoreline length of southern developed site (km)</w:t>
            </w:r>
          </w:p>
        </w:tc>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306E29" w14:textId="77777777" w:rsidR="00715D55" w:rsidRDefault="00D8535D">
            <w:pPr>
              <w:widowControl w:val="0"/>
              <w:spacing w:line="240" w:lineRule="auto"/>
              <w:rPr>
                <w:rFonts w:ascii="Times New Roman" w:eastAsia="Times New Roman" w:hAnsi="Times New Roman" w:cs="Times New Roman"/>
                <w:sz w:val="24"/>
                <w:szCs w:val="24"/>
              </w:rPr>
            </w:pPr>
            <w:commentRangeStart w:id="408"/>
            <w:r>
              <w:rPr>
                <w:rFonts w:ascii="Times New Roman" w:eastAsia="Times New Roman" w:hAnsi="Times New Roman" w:cs="Times New Roman"/>
                <w:sz w:val="24"/>
                <w:szCs w:val="24"/>
              </w:rPr>
              <w:t>Area of southern developed site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commentRangeEnd w:id="408"/>
            <w:r w:rsidR="000B5B9E">
              <w:rPr>
                <w:rStyle w:val="CommentReference"/>
              </w:rPr>
              <w:commentReference w:id="408"/>
            </w:r>
          </w:p>
        </w:tc>
      </w:tr>
      <w:tr w:rsidR="00715D55" w14:paraId="3E856E5A"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3D7C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BK-1</w:t>
            </w:r>
          </w:p>
        </w:tc>
        <w:tc>
          <w:tcPr>
            <w:tcW w:w="1872" w:type="dxa"/>
            <w:tcMar>
              <w:top w:w="100" w:type="dxa"/>
              <w:left w:w="100" w:type="dxa"/>
              <w:bottom w:w="100" w:type="dxa"/>
              <w:right w:w="100" w:type="dxa"/>
            </w:tcMar>
          </w:tcPr>
          <w:p w14:paraId="19896D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0.22</w:t>
            </w:r>
          </w:p>
        </w:tc>
        <w:tc>
          <w:tcPr>
            <w:tcW w:w="1872" w:type="dxa"/>
            <w:tcMar>
              <w:top w:w="100" w:type="dxa"/>
              <w:left w:w="100" w:type="dxa"/>
              <w:bottom w:w="100" w:type="dxa"/>
              <w:right w:w="100" w:type="dxa"/>
            </w:tcMar>
          </w:tcPr>
          <w:p w14:paraId="484C8EE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3C13C6A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5DB9DD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6FAB8078"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E744D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BGO-3</w:t>
            </w:r>
          </w:p>
        </w:tc>
        <w:tc>
          <w:tcPr>
            <w:tcW w:w="1872" w:type="dxa"/>
            <w:tcMar>
              <w:top w:w="100" w:type="dxa"/>
              <w:left w:w="100" w:type="dxa"/>
              <w:bottom w:w="100" w:type="dxa"/>
              <w:right w:w="100" w:type="dxa"/>
            </w:tcMar>
          </w:tcPr>
          <w:p w14:paraId="0647E2C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1.54</w:t>
            </w:r>
          </w:p>
        </w:tc>
        <w:tc>
          <w:tcPr>
            <w:tcW w:w="1872" w:type="dxa"/>
            <w:tcMar>
              <w:top w:w="100" w:type="dxa"/>
              <w:left w:w="100" w:type="dxa"/>
              <w:bottom w:w="100" w:type="dxa"/>
              <w:right w:w="100" w:type="dxa"/>
            </w:tcMar>
          </w:tcPr>
          <w:p w14:paraId="0ED32EB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600</w:t>
            </w:r>
          </w:p>
        </w:tc>
        <w:tc>
          <w:tcPr>
            <w:tcW w:w="1872" w:type="dxa"/>
            <w:tcMar>
              <w:top w:w="100" w:type="dxa"/>
              <w:left w:w="100" w:type="dxa"/>
              <w:bottom w:w="100" w:type="dxa"/>
              <w:right w:w="100" w:type="dxa"/>
            </w:tcMar>
          </w:tcPr>
          <w:p w14:paraId="56B37D6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1.65</w:t>
            </w:r>
          </w:p>
        </w:tc>
        <w:tc>
          <w:tcPr>
            <w:tcW w:w="1872" w:type="dxa"/>
            <w:tcMar>
              <w:top w:w="100" w:type="dxa"/>
              <w:left w:w="100" w:type="dxa"/>
              <w:bottom w:w="100" w:type="dxa"/>
              <w:right w:w="100" w:type="dxa"/>
            </w:tcMar>
          </w:tcPr>
          <w:p w14:paraId="3EDE428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2.43</w:t>
            </w:r>
          </w:p>
        </w:tc>
      </w:tr>
      <w:tr w:rsidR="00715D55" w14:paraId="4F2CB536"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81B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BK-2</w:t>
            </w:r>
          </w:p>
        </w:tc>
        <w:tc>
          <w:tcPr>
            <w:tcW w:w="1872" w:type="dxa"/>
            <w:tcMar>
              <w:top w:w="100" w:type="dxa"/>
              <w:left w:w="100" w:type="dxa"/>
              <w:bottom w:w="100" w:type="dxa"/>
              <w:right w:w="100" w:type="dxa"/>
            </w:tcMar>
          </w:tcPr>
          <w:p w14:paraId="5AB928B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10.44</w:t>
            </w:r>
          </w:p>
        </w:tc>
        <w:tc>
          <w:tcPr>
            <w:tcW w:w="1872" w:type="dxa"/>
            <w:tcMar>
              <w:top w:w="100" w:type="dxa"/>
              <w:left w:w="100" w:type="dxa"/>
              <w:bottom w:w="100" w:type="dxa"/>
              <w:right w:w="100" w:type="dxa"/>
            </w:tcMar>
          </w:tcPr>
          <w:p w14:paraId="0C5BC92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38409A6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216F8AC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544FEF2F"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0B13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BK-3</w:t>
            </w:r>
          </w:p>
        </w:tc>
        <w:tc>
          <w:tcPr>
            <w:tcW w:w="1872" w:type="dxa"/>
            <w:tcMar>
              <w:top w:w="100" w:type="dxa"/>
              <w:left w:w="100" w:type="dxa"/>
              <w:bottom w:w="100" w:type="dxa"/>
              <w:right w:w="100" w:type="dxa"/>
            </w:tcMar>
          </w:tcPr>
          <w:p w14:paraId="440A266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0.94</w:t>
            </w:r>
          </w:p>
        </w:tc>
        <w:tc>
          <w:tcPr>
            <w:tcW w:w="1872" w:type="dxa"/>
            <w:tcMar>
              <w:top w:w="100" w:type="dxa"/>
              <w:left w:w="100" w:type="dxa"/>
              <w:bottom w:w="100" w:type="dxa"/>
              <w:right w:w="100" w:type="dxa"/>
            </w:tcMar>
          </w:tcPr>
          <w:p w14:paraId="546F039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1E9D7E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430C922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40B17D3"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97B21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BGO-1</w:t>
            </w:r>
          </w:p>
        </w:tc>
        <w:tc>
          <w:tcPr>
            <w:tcW w:w="1872" w:type="dxa"/>
            <w:tcMar>
              <w:top w:w="100" w:type="dxa"/>
              <w:left w:w="100" w:type="dxa"/>
              <w:bottom w:w="100" w:type="dxa"/>
              <w:right w:w="100" w:type="dxa"/>
            </w:tcMar>
          </w:tcPr>
          <w:p w14:paraId="6B9727C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18.61</w:t>
            </w:r>
          </w:p>
        </w:tc>
        <w:tc>
          <w:tcPr>
            <w:tcW w:w="1872" w:type="dxa"/>
            <w:tcMar>
              <w:top w:w="100" w:type="dxa"/>
              <w:left w:w="100" w:type="dxa"/>
              <w:bottom w:w="100" w:type="dxa"/>
              <w:right w:w="100" w:type="dxa"/>
            </w:tcMar>
          </w:tcPr>
          <w:p w14:paraId="20DD72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6A70336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6D71DBD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2B850821"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9DE25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BGO-2</w:t>
            </w:r>
          </w:p>
        </w:tc>
        <w:tc>
          <w:tcPr>
            <w:tcW w:w="1872" w:type="dxa"/>
            <w:tcMar>
              <w:top w:w="100" w:type="dxa"/>
              <w:left w:w="100" w:type="dxa"/>
              <w:bottom w:w="100" w:type="dxa"/>
              <w:right w:w="100" w:type="dxa"/>
            </w:tcMar>
          </w:tcPr>
          <w:p w14:paraId="5C0080D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17.54</w:t>
            </w:r>
          </w:p>
        </w:tc>
        <w:tc>
          <w:tcPr>
            <w:tcW w:w="1872" w:type="dxa"/>
            <w:tcMar>
              <w:top w:w="100" w:type="dxa"/>
              <w:left w:w="100" w:type="dxa"/>
              <w:bottom w:w="100" w:type="dxa"/>
              <w:right w:w="100" w:type="dxa"/>
            </w:tcMar>
          </w:tcPr>
          <w:p w14:paraId="1A5B872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45CD53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386C3DA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B05AD45"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5AE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KD-1</w:t>
            </w:r>
          </w:p>
        </w:tc>
        <w:tc>
          <w:tcPr>
            <w:tcW w:w="1872" w:type="dxa"/>
            <w:tcMar>
              <w:top w:w="100" w:type="dxa"/>
              <w:left w:w="100" w:type="dxa"/>
              <w:bottom w:w="100" w:type="dxa"/>
              <w:right w:w="100" w:type="dxa"/>
            </w:tcMar>
          </w:tcPr>
          <w:p w14:paraId="6E46278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8.29</w:t>
            </w:r>
          </w:p>
        </w:tc>
        <w:tc>
          <w:tcPr>
            <w:tcW w:w="1872" w:type="dxa"/>
            <w:tcMar>
              <w:top w:w="100" w:type="dxa"/>
              <w:left w:w="100" w:type="dxa"/>
              <w:bottom w:w="100" w:type="dxa"/>
              <w:right w:w="100" w:type="dxa"/>
            </w:tcMar>
          </w:tcPr>
          <w:p w14:paraId="1466D2A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47AB8F6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1BA95A9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B370EAE"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51C6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KD-2</w:t>
            </w:r>
          </w:p>
        </w:tc>
        <w:tc>
          <w:tcPr>
            <w:tcW w:w="1872" w:type="dxa"/>
            <w:tcMar>
              <w:top w:w="100" w:type="dxa"/>
              <w:left w:w="100" w:type="dxa"/>
              <w:bottom w:w="100" w:type="dxa"/>
              <w:right w:w="100" w:type="dxa"/>
            </w:tcMar>
          </w:tcPr>
          <w:p w14:paraId="11AFDB0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6.63</w:t>
            </w:r>
          </w:p>
        </w:tc>
        <w:tc>
          <w:tcPr>
            <w:tcW w:w="1872" w:type="dxa"/>
            <w:tcMar>
              <w:top w:w="100" w:type="dxa"/>
              <w:left w:w="100" w:type="dxa"/>
              <w:bottom w:w="100" w:type="dxa"/>
              <w:right w:w="100" w:type="dxa"/>
            </w:tcMar>
          </w:tcPr>
          <w:p w14:paraId="2271C70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01ED0F3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7E6D893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3C1C6B86"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AFD0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MS-1</w:t>
            </w:r>
          </w:p>
        </w:tc>
        <w:tc>
          <w:tcPr>
            <w:tcW w:w="1872" w:type="dxa"/>
            <w:tcMar>
              <w:top w:w="100" w:type="dxa"/>
              <w:left w:w="100" w:type="dxa"/>
              <w:bottom w:w="100" w:type="dxa"/>
              <w:right w:w="100" w:type="dxa"/>
            </w:tcMar>
          </w:tcPr>
          <w:p w14:paraId="640AE5B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872" w:type="dxa"/>
            <w:tcMar>
              <w:top w:w="100" w:type="dxa"/>
              <w:left w:w="100" w:type="dxa"/>
              <w:bottom w:w="100" w:type="dxa"/>
              <w:right w:w="100" w:type="dxa"/>
            </w:tcMar>
          </w:tcPr>
          <w:p w14:paraId="111C73D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w:t>
            </w:r>
          </w:p>
        </w:tc>
        <w:tc>
          <w:tcPr>
            <w:tcW w:w="1872" w:type="dxa"/>
            <w:tcMar>
              <w:top w:w="100" w:type="dxa"/>
              <w:left w:w="100" w:type="dxa"/>
              <w:bottom w:w="100" w:type="dxa"/>
              <w:right w:w="100" w:type="dxa"/>
            </w:tcMar>
          </w:tcPr>
          <w:p w14:paraId="0B9462A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1.19</w:t>
            </w:r>
          </w:p>
        </w:tc>
        <w:tc>
          <w:tcPr>
            <w:tcW w:w="1872" w:type="dxa"/>
            <w:tcMar>
              <w:top w:w="100" w:type="dxa"/>
              <w:left w:w="100" w:type="dxa"/>
              <w:bottom w:w="100" w:type="dxa"/>
              <w:right w:w="100" w:type="dxa"/>
            </w:tcMar>
          </w:tcPr>
          <w:p w14:paraId="5698B9C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0.33</w:t>
            </w:r>
          </w:p>
        </w:tc>
      </w:tr>
      <w:tr w:rsidR="00715D55" w14:paraId="42D801D9"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55D82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SM-1</w:t>
            </w:r>
          </w:p>
        </w:tc>
        <w:tc>
          <w:tcPr>
            <w:tcW w:w="1872" w:type="dxa"/>
            <w:tcMar>
              <w:top w:w="100" w:type="dxa"/>
              <w:left w:w="100" w:type="dxa"/>
              <w:bottom w:w="100" w:type="dxa"/>
              <w:right w:w="100" w:type="dxa"/>
            </w:tcMar>
          </w:tcPr>
          <w:p w14:paraId="5D52669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5.23</w:t>
            </w:r>
          </w:p>
        </w:tc>
        <w:tc>
          <w:tcPr>
            <w:tcW w:w="1872" w:type="dxa"/>
            <w:tcMar>
              <w:top w:w="100" w:type="dxa"/>
              <w:left w:w="100" w:type="dxa"/>
              <w:bottom w:w="100" w:type="dxa"/>
              <w:right w:w="100" w:type="dxa"/>
            </w:tcMar>
          </w:tcPr>
          <w:p w14:paraId="3D37D7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225DA3F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D6911A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68435207"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CBC02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OS-1</w:t>
            </w:r>
          </w:p>
        </w:tc>
        <w:tc>
          <w:tcPr>
            <w:tcW w:w="1872" w:type="dxa"/>
            <w:tcMar>
              <w:top w:w="100" w:type="dxa"/>
              <w:left w:w="100" w:type="dxa"/>
              <w:bottom w:w="100" w:type="dxa"/>
              <w:right w:w="100" w:type="dxa"/>
            </w:tcMar>
          </w:tcPr>
          <w:p w14:paraId="6A97FF65"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42DB48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872D1D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77EA080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15D55" w14:paraId="36F63F9A"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ED40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OS-2</w:t>
            </w:r>
          </w:p>
        </w:tc>
        <w:tc>
          <w:tcPr>
            <w:tcW w:w="1872" w:type="dxa"/>
            <w:tcMar>
              <w:top w:w="100" w:type="dxa"/>
              <w:left w:w="100" w:type="dxa"/>
              <w:bottom w:w="100" w:type="dxa"/>
              <w:right w:w="100" w:type="dxa"/>
            </w:tcMar>
          </w:tcPr>
          <w:p w14:paraId="4309B3B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64047E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B141D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5DC70421"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715D55" w14:paraId="45A1437C"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2DA14"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EM-1</w:t>
            </w:r>
          </w:p>
        </w:tc>
        <w:tc>
          <w:tcPr>
            <w:tcW w:w="1872" w:type="dxa"/>
            <w:tcMar>
              <w:top w:w="100" w:type="dxa"/>
              <w:left w:w="100" w:type="dxa"/>
              <w:bottom w:w="100" w:type="dxa"/>
              <w:right w:w="100" w:type="dxa"/>
            </w:tcMar>
          </w:tcPr>
          <w:p w14:paraId="42A4F0A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3.34</w:t>
            </w:r>
          </w:p>
        </w:tc>
        <w:tc>
          <w:tcPr>
            <w:tcW w:w="1872" w:type="dxa"/>
            <w:tcMar>
              <w:top w:w="100" w:type="dxa"/>
              <w:left w:w="100" w:type="dxa"/>
              <w:bottom w:w="100" w:type="dxa"/>
              <w:right w:w="100" w:type="dxa"/>
            </w:tcMar>
          </w:tcPr>
          <w:p w14:paraId="4CB12A22"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43AA30A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319F38C"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43E6448E"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A6CF2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LI-1</w:t>
            </w:r>
          </w:p>
        </w:tc>
        <w:tc>
          <w:tcPr>
            <w:tcW w:w="1872" w:type="dxa"/>
            <w:tcMar>
              <w:top w:w="100" w:type="dxa"/>
              <w:left w:w="100" w:type="dxa"/>
              <w:bottom w:w="100" w:type="dxa"/>
              <w:right w:w="100" w:type="dxa"/>
            </w:tcMar>
          </w:tcPr>
          <w:p w14:paraId="5866D719"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7C56CD8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29184A2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1872" w:type="dxa"/>
            <w:tcMar>
              <w:top w:w="100" w:type="dxa"/>
              <w:left w:w="100" w:type="dxa"/>
              <w:bottom w:w="100" w:type="dxa"/>
              <w:right w:w="100" w:type="dxa"/>
            </w:tcMar>
          </w:tcPr>
          <w:p w14:paraId="23E283C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715D55" w14:paraId="7F0F797F"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0DE9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LI-2</w:t>
            </w:r>
          </w:p>
        </w:tc>
        <w:tc>
          <w:tcPr>
            <w:tcW w:w="1872" w:type="dxa"/>
            <w:tcMar>
              <w:top w:w="100" w:type="dxa"/>
              <w:left w:w="100" w:type="dxa"/>
              <w:bottom w:w="100" w:type="dxa"/>
              <w:right w:w="100" w:type="dxa"/>
            </w:tcMar>
          </w:tcPr>
          <w:p w14:paraId="14C7387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872" w:type="dxa"/>
            <w:tcMar>
              <w:top w:w="100" w:type="dxa"/>
              <w:left w:w="100" w:type="dxa"/>
              <w:bottom w:w="100" w:type="dxa"/>
              <w:right w:w="100" w:type="dxa"/>
            </w:tcMar>
          </w:tcPr>
          <w:p w14:paraId="39CF0F1E"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5783C77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75880AB3"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7D7C0B2D"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502BD"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LI-3</w:t>
            </w:r>
          </w:p>
        </w:tc>
        <w:tc>
          <w:tcPr>
            <w:tcW w:w="1872" w:type="dxa"/>
            <w:tcMar>
              <w:top w:w="100" w:type="dxa"/>
              <w:left w:w="100" w:type="dxa"/>
              <w:bottom w:w="100" w:type="dxa"/>
              <w:right w:w="100" w:type="dxa"/>
            </w:tcMar>
          </w:tcPr>
          <w:p w14:paraId="2E36BB0B"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1.68</w:t>
            </w:r>
          </w:p>
        </w:tc>
        <w:tc>
          <w:tcPr>
            <w:tcW w:w="1872" w:type="dxa"/>
            <w:tcMar>
              <w:top w:w="100" w:type="dxa"/>
              <w:left w:w="100" w:type="dxa"/>
              <w:bottom w:w="100" w:type="dxa"/>
              <w:right w:w="100" w:type="dxa"/>
            </w:tcMar>
          </w:tcPr>
          <w:p w14:paraId="04B2592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2000</w:t>
            </w:r>
          </w:p>
        </w:tc>
        <w:tc>
          <w:tcPr>
            <w:tcW w:w="1872" w:type="dxa"/>
            <w:tcMar>
              <w:top w:w="100" w:type="dxa"/>
              <w:left w:w="100" w:type="dxa"/>
              <w:bottom w:w="100" w:type="dxa"/>
              <w:right w:w="100" w:type="dxa"/>
            </w:tcMar>
          </w:tcPr>
          <w:p w14:paraId="49141ECA"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872" w:type="dxa"/>
            <w:tcMar>
              <w:top w:w="100" w:type="dxa"/>
              <w:left w:w="100" w:type="dxa"/>
              <w:bottom w:w="100" w:type="dxa"/>
              <w:right w:w="100" w:type="dxa"/>
            </w:tcMar>
          </w:tcPr>
          <w:p w14:paraId="23EE067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2.03</w:t>
            </w:r>
          </w:p>
        </w:tc>
      </w:tr>
      <w:tr w:rsidR="00715D55" w14:paraId="06DF5C84" w14:textId="77777777">
        <w:tc>
          <w:tcPr>
            <w:tcW w:w="18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5C3C6"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OS-3</w:t>
            </w:r>
          </w:p>
        </w:tc>
        <w:tc>
          <w:tcPr>
            <w:tcW w:w="1872" w:type="dxa"/>
            <w:tcMar>
              <w:top w:w="100" w:type="dxa"/>
              <w:left w:w="100" w:type="dxa"/>
              <w:bottom w:w="100" w:type="dxa"/>
              <w:right w:w="100" w:type="dxa"/>
            </w:tcMar>
          </w:tcPr>
          <w:p w14:paraId="2FF43150"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46148E3F"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1DA1EBF8"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c>
          <w:tcPr>
            <w:tcW w:w="1872" w:type="dxa"/>
            <w:tcMar>
              <w:top w:w="100" w:type="dxa"/>
              <w:left w:w="100" w:type="dxa"/>
              <w:bottom w:w="100" w:type="dxa"/>
              <w:right w:w="100" w:type="dxa"/>
            </w:tcMar>
          </w:tcPr>
          <w:p w14:paraId="67E63DD7" w14:textId="77777777" w:rsidR="00715D55" w:rsidRDefault="00D8535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1ECEDA6" w14:textId="0A908571" w:rsidR="00715D55" w:rsidRDefault="00715D55">
      <w:pPr>
        <w:rPr>
          <w:rFonts w:ascii="Times New Roman" w:eastAsia="Times New Roman" w:hAnsi="Times New Roman" w:cs="Times New Roman"/>
          <w:sz w:val="24"/>
          <w:szCs w:val="24"/>
        </w:rPr>
      </w:pPr>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ichael Meyer" w:date="2020-03-03T18:51:00Z" w:initials="">
    <w:p w14:paraId="52D163AC" w14:textId="77777777" w:rsidR="00A91AE6" w:rsidRDefault="00A91AE6">
      <w:pPr>
        <w:widowControl w:val="0"/>
        <w:pBdr>
          <w:top w:val="nil"/>
          <w:left w:val="nil"/>
          <w:bottom w:val="nil"/>
          <w:right w:val="nil"/>
          <w:between w:val="nil"/>
        </w:pBdr>
        <w:spacing w:line="240" w:lineRule="auto"/>
        <w:rPr>
          <w:color w:val="000000"/>
        </w:rPr>
      </w:pPr>
      <w:r>
        <w:rPr>
          <w:color w:val="000000"/>
        </w:rPr>
        <w:t>Note for later....we'll need to eventually talk about author order....and who is in the list.</w:t>
      </w:r>
    </w:p>
  </w:comment>
  <w:comment w:id="3" w:author="Tedy Ozersky" w:date="2020-03-03T18:51:00Z" w:initials="TO">
    <w:p w14:paraId="5B1B4C58" w14:textId="78BC427F" w:rsidR="00A91AE6" w:rsidRDefault="00A91AE6">
      <w:pPr>
        <w:pStyle w:val="CommentText"/>
      </w:pPr>
      <w:r>
        <w:rPr>
          <w:rStyle w:val="CommentReference"/>
        </w:rPr>
        <w:annotationRef/>
      </w:r>
      <w:r>
        <w:t>Not totally clear what you mean by this.</w:t>
      </w:r>
    </w:p>
  </w:comment>
  <w:comment w:id="9" w:author="Tedy Ozersky" w:date="2020-03-03T18:51:00Z" w:initials="TO">
    <w:p w14:paraId="12930CC4" w14:textId="2F35CAC0" w:rsidR="00A91AE6" w:rsidRDefault="00A91AE6">
      <w:pPr>
        <w:pStyle w:val="CommentText"/>
      </w:pPr>
      <w:r>
        <w:rPr>
          <w:rStyle w:val="CommentReference"/>
        </w:rPr>
        <w:annotationRef/>
      </w:r>
      <w:r>
        <w:t>Maybe start as separate sentence and be slightly more specific about nature of response.</w:t>
      </w:r>
    </w:p>
  </w:comment>
  <w:comment w:id="10" w:author="Tedy Ozersky" w:date="2020-03-03T18:51:00Z" w:initials="TO">
    <w:p w14:paraId="7C446DF3" w14:textId="5F4CD565" w:rsidR="00A91AE6" w:rsidRDefault="00A91AE6">
      <w:pPr>
        <w:pStyle w:val="CommentText"/>
      </w:pPr>
      <w:r>
        <w:rPr>
          <w:rStyle w:val="CommentReference"/>
        </w:rPr>
        <w:annotationRef/>
      </w:r>
      <w:r>
        <w:t>Hard to speak of ‘extent’ since you only surveyed a tiny portion of the lake shore; consider rephrasing. Also, how are you assessing ‘magnitude’ of release? Again, I think this needs to be rephrased to reflect what you actually did/ can say with data.</w:t>
      </w:r>
    </w:p>
  </w:comment>
  <w:comment w:id="13" w:author="Tedy Ozersky" w:date="2020-03-03T18:51:00Z" w:initials="TO">
    <w:p w14:paraId="1A2007EB" w14:textId="75F38802" w:rsidR="00A91AE6" w:rsidRDefault="00A91AE6">
      <w:pPr>
        <w:pStyle w:val="CommentText"/>
      </w:pPr>
      <w:r>
        <w:rPr>
          <w:rStyle w:val="CommentReference"/>
        </w:rPr>
        <w:annotationRef/>
      </w:r>
      <w:r>
        <w:t>Are they really ‘sewage-specific’ indicators? As you write later they can originate from various sources</w:t>
      </w:r>
    </w:p>
  </w:comment>
  <w:comment w:id="15" w:author="Tedy Ozersky" w:date="2020-03-04T09:01:00Z" w:initials="TO">
    <w:p w14:paraId="787C89F7" w14:textId="186749E8" w:rsidR="00A91AE6" w:rsidRDefault="00A91AE6">
      <w:pPr>
        <w:pStyle w:val="CommentText"/>
      </w:pPr>
      <w:r>
        <w:rPr>
          <w:rStyle w:val="CommentReference"/>
        </w:rPr>
        <w:annotationRef/>
      </w:r>
      <w:r>
        <w:t>Do you really look at abundance? Or relative abundance and community composition?</w:t>
      </w:r>
    </w:p>
  </w:comment>
  <w:comment w:id="16" w:author="Tedy Ozersky" w:date="2020-03-04T09:01:00Z" w:initials="TO">
    <w:p w14:paraId="1FBBAF1C" w14:textId="4181F6DD" w:rsidR="00A91AE6" w:rsidRDefault="00A91AE6">
      <w:pPr>
        <w:pStyle w:val="CommentText"/>
      </w:pPr>
      <w:r>
        <w:rPr>
          <w:rStyle w:val="CommentReference"/>
        </w:rPr>
        <w:annotationRef/>
      </w:r>
      <w:r>
        <w:t>Rephrase/ unpack what you mean by this</w:t>
      </w:r>
    </w:p>
  </w:comment>
  <w:comment w:id="20" w:author="Tedy Ozersky" w:date="2020-03-03T18:51:00Z" w:initials="TO">
    <w:p w14:paraId="627462BD" w14:textId="32A3498B" w:rsidR="00A91AE6" w:rsidRDefault="00A91AE6">
      <w:pPr>
        <w:pStyle w:val="CommentText"/>
      </w:pPr>
      <w:r>
        <w:rPr>
          <w:rStyle w:val="CommentReference"/>
        </w:rPr>
        <w:annotationRef/>
      </w:r>
      <w:r>
        <w:t>This is kind of unclear. Why southern? I know you explain it later (I have some issues with the way you analyze this btw, but more on that later), but it is not obvious in abstract. Consider rephrasing this.</w:t>
      </w:r>
    </w:p>
  </w:comment>
  <w:comment w:id="34" w:author="Tedy Ozersky" w:date="2020-03-03T18:51:00Z" w:initials="TO">
    <w:p w14:paraId="064FADE8" w14:textId="37EBC2AA" w:rsidR="00A91AE6" w:rsidRDefault="00A91AE6">
      <w:pPr>
        <w:pStyle w:val="CommentText"/>
      </w:pPr>
      <w:r>
        <w:rPr>
          <w:rStyle w:val="CommentReference"/>
        </w:rPr>
        <w:annotationRef/>
      </w:r>
      <w:r>
        <w:t>A bit of a weak ending. What is the main conclusion? Timely in what way? What is the “big picture” relevance of the findings?</w:t>
      </w:r>
    </w:p>
  </w:comment>
  <w:comment w:id="35" w:author="Tedy Ozersky" w:date="2020-03-04T09:04:00Z" w:initials="TO">
    <w:p w14:paraId="5C8DEB86" w14:textId="77777777" w:rsidR="00A91AE6" w:rsidRDefault="00A91AE6">
      <w:pPr>
        <w:pStyle w:val="CommentText"/>
      </w:pPr>
      <w:r>
        <w:rPr>
          <w:rStyle w:val="CommentReference"/>
        </w:rPr>
        <w:annotationRef/>
      </w:r>
      <w:r>
        <w:t xml:space="preserve">Overall the intro is too long and unfocused. I suggest you find a way to cut the 8 paragraphs you currently have to no more than 5. There is a lot of information in the intro right now the significance of which is unclear. In some places you also use more words than are needed to say a thing. This results in a long and unfocused read. </w:t>
      </w:r>
    </w:p>
    <w:p w14:paraId="2C528A06" w14:textId="77777777" w:rsidR="00A91AE6" w:rsidRDefault="00A91AE6">
      <w:pPr>
        <w:pStyle w:val="CommentText"/>
      </w:pPr>
    </w:p>
    <w:p w14:paraId="20E0845C" w14:textId="2120209C" w:rsidR="00A91AE6" w:rsidRDefault="00A91AE6">
      <w:pPr>
        <w:pStyle w:val="CommentText"/>
      </w:pPr>
      <w:r>
        <w:t xml:space="preserve">Think about what you are trying to say with your introduction (and your paper); what are the real key points that you want your readers to take away before they move to the rest of the paper? Then trim away everything that is not directly related to the key points. For example, I feel like the second half of your first paragraph can be removed (or condensed to a single sentence) without detracting from the paper. </w:t>
      </w:r>
    </w:p>
  </w:comment>
  <w:comment w:id="42" w:author="Tedy Ozersky" w:date="2020-03-03T18:51:00Z" w:initials="TO">
    <w:p w14:paraId="09B4830E" w14:textId="2F3F79FC" w:rsidR="00A91AE6" w:rsidRDefault="00A91AE6">
      <w:pPr>
        <w:pStyle w:val="CommentText"/>
      </w:pPr>
      <w:r>
        <w:rPr>
          <w:rStyle w:val="CommentReference"/>
        </w:rPr>
        <w:annotationRef/>
      </w:r>
      <w:r>
        <w:t>Not sure this is a very good illustration of what you are trying to say.</w:t>
      </w:r>
    </w:p>
  </w:comment>
  <w:comment w:id="43" w:author="Tedy Ozersky" w:date="2020-03-04T09:05:00Z" w:initials="TO">
    <w:p w14:paraId="3438EE7A" w14:textId="407FC3C8" w:rsidR="00A91AE6" w:rsidRDefault="00A91AE6">
      <w:pPr>
        <w:pStyle w:val="CommentText"/>
      </w:pPr>
      <w:r>
        <w:rPr>
          <w:rStyle w:val="CommentReference"/>
        </w:rPr>
        <w:annotationRef/>
      </w:r>
      <w:r>
        <w:t xml:space="preserve">I’m not really sure what you are trying to say here; consider removing or </w:t>
      </w:r>
      <w:proofErr w:type="spellStart"/>
      <w:r>
        <w:t>rephasing</w:t>
      </w:r>
      <w:proofErr w:type="spellEnd"/>
    </w:p>
  </w:comment>
  <w:comment w:id="44" w:author="Tedy Ozersky" w:date="2020-03-03T18:51:00Z" w:initials="TO">
    <w:p w14:paraId="6AFCF83F" w14:textId="2B70958E" w:rsidR="00A91AE6" w:rsidRDefault="00A91AE6">
      <w:pPr>
        <w:pStyle w:val="CommentText"/>
      </w:pPr>
      <w:r>
        <w:rPr>
          <w:rStyle w:val="CommentReference"/>
        </w:rPr>
        <w:annotationRef/>
      </w:r>
      <w:r>
        <w:t>Again, what does this mean?</w:t>
      </w:r>
    </w:p>
  </w:comment>
  <w:comment w:id="45" w:author="Tedy Ozersky" w:date="2020-03-04T09:09:00Z" w:initials="TO">
    <w:p w14:paraId="4ABE8509" w14:textId="632130B0" w:rsidR="00A91AE6" w:rsidRDefault="00A91AE6">
      <w:pPr>
        <w:pStyle w:val="CommentText"/>
      </w:pPr>
      <w:r>
        <w:rPr>
          <w:rStyle w:val="CommentReference"/>
        </w:rPr>
        <w:annotationRef/>
      </w:r>
      <w:r>
        <w:t>The significance/meaning of this sentence is unclear. Consider rephrasing.</w:t>
      </w:r>
    </w:p>
  </w:comment>
  <w:comment w:id="46" w:author="Tedy Ozersky" w:date="2020-03-04T17:29:00Z" w:initials="TO">
    <w:p w14:paraId="7F948E1D" w14:textId="6E4FBD3C" w:rsidR="00A91AE6" w:rsidRDefault="00A91AE6">
      <w:pPr>
        <w:pStyle w:val="CommentText"/>
      </w:pPr>
      <w:r>
        <w:rPr>
          <w:rStyle w:val="CommentReference"/>
        </w:rPr>
        <w:annotationRef/>
      </w:r>
      <w:r>
        <w:t xml:space="preserve">Why is this important to studying heterogeneous disturbance? </w:t>
      </w:r>
      <w:r w:rsidR="004F577D">
        <w:t>Consider clarifying- it is not clear from the text</w:t>
      </w:r>
    </w:p>
  </w:comment>
  <w:comment w:id="47" w:author="Tedy Ozersky" w:date="2020-03-04T17:30:00Z" w:initials="TO">
    <w:p w14:paraId="135E12E4" w14:textId="58E9D3ED" w:rsidR="00A91AE6" w:rsidRDefault="00A91AE6">
      <w:pPr>
        <w:pStyle w:val="CommentText"/>
      </w:pPr>
      <w:r>
        <w:rPr>
          <w:rStyle w:val="CommentReference"/>
        </w:rPr>
        <w:annotationRef/>
      </w:r>
      <w:r w:rsidR="004F577D">
        <w:t xml:space="preserve">This sentence is </w:t>
      </w:r>
      <w:r>
        <w:t xml:space="preserve">longer than it has to be, making it unclear what you are trying to say. Here is an attempt at rephrasing it: “Lakeshore settlements can impact littoral biota through disturbances such as sewage release”. </w:t>
      </w:r>
    </w:p>
    <w:p w14:paraId="4A379817" w14:textId="77777777" w:rsidR="00A91AE6" w:rsidRDefault="00A91AE6">
      <w:pPr>
        <w:pStyle w:val="CommentText"/>
      </w:pPr>
    </w:p>
    <w:p w14:paraId="56FD65AF" w14:textId="6BF4FAAA" w:rsidR="00A91AE6" w:rsidRDefault="004F577D">
      <w:pPr>
        <w:pStyle w:val="CommentText"/>
      </w:pPr>
      <w:r>
        <w:t>Try</w:t>
      </w:r>
      <w:r w:rsidR="00A91AE6">
        <w:t xml:space="preserve"> to resist the temptation to create long, complicated sentences. Right now many of your sentences </w:t>
      </w:r>
      <w:r>
        <w:t>are a bit vague and unclear</w:t>
      </w:r>
      <w:r w:rsidR="00A91AE6">
        <w:t>. Clarity of writing= clarity of thought.</w:t>
      </w:r>
    </w:p>
  </w:comment>
  <w:comment w:id="58" w:author="Tedy Ozersky" w:date="2020-03-04T17:32:00Z" w:initials="TO">
    <w:p w14:paraId="48961813" w14:textId="669226F3" w:rsidR="00A91AE6" w:rsidRDefault="00A91AE6">
      <w:pPr>
        <w:pStyle w:val="CommentText"/>
      </w:pPr>
      <w:r>
        <w:rPr>
          <w:rStyle w:val="CommentReference"/>
        </w:rPr>
        <w:annotationRef/>
      </w:r>
      <w:r>
        <w:t xml:space="preserve">What </w:t>
      </w:r>
      <w:r w:rsidR="004F577D">
        <w:t>do you mean by</w:t>
      </w:r>
      <w:r>
        <w:t xml:space="preserve"> ‘high impact’? </w:t>
      </w:r>
      <w:r w:rsidR="004F577D">
        <w:t xml:space="preserve"> If it means it introduces pollutants and reshapes communities than you don’t really need the ‘high impact’.</w:t>
      </w:r>
    </w:p>
  </w:comment>
  <w:comment w:id="59" w:author="Tedy Ozersky" w:date="2020-03-03T18:51:00Z" w:initials="TO">
    <w:p w14:paraId="24D004B5" w14:textId="67A6ADCB" w:rsidR="00A91AE6" w:rsidRDefault="00A91AE6">
      <w:pPr>
        <w:pStyle w:val="CommentText"/>
      </w:pPr>
      <w:r>
        <w:rPr>
          <w:rStyle w:val="CommentReference"/>
        </w:rPr>
        <w:annotationRef/>
      </w:r>
      <w:r>
        <w:t>I feel like you can condense this to a couple sentences.</w:t>
      </w:r>
    </w:p>
  </w:comment>
  <w:comment w:id="60" w:author="Tedy Ozersky" w:date="2020-03-03T18:51:00Z" w:initials="TO">
    <w:p w14:paraId="6D96B7C9" w14:textId="256F53EF" w:rsidR="00A91AE6" w:rsidRDefault="00A91AE6">
      <w:pPr>
        <w:pStyle w:val="CommentText"/>
      </w:pPr>
      <w:r>
        <w:rPr>
          <w:rStyle w:val="CommentReference"/>
        </w:rPr>
        <w:annotationRef/>
      </w:r>
      <w:r>
        <w:t>I feel like this can be condensed substantially</w:t>
      </w:r>
    </w:p>
  </w:comment>
  <w:comment w:id="63" w:author="Tedy Ozersky" w:date="2020-03-03T18:51:00Z" w:initials="TO">
    <w:p w14:paraId="4A4ED7A6" w14:textId="38841E58" w:rsidR="00A91AE6" w:rsidRDefault="00A91AE6">
      <w:pPr>
        <w:pStyle w:val="CommentText"/>
      </w:pPr>
      <w:r>
        <w:rPr>
          <w:rStyle w:val="CommentReference"/>
        </w:rPr>
        <w:annotationRef/>
      </w:r>
      <w:r>
        <w:t>I feel like this is the main point of what you are trying to say with the previous several sentences “PPCPs are sewage indicators, with concentrations being proportional to sewage inputs”.</w:t>
      </w:r>
    </w:p>
  </w:comment>
  <w:comment w:id="74" w:author="Tedy Ozersky" w:date="2020-03-04T17:35:00Z" w:initials="TO">
    <w:p w14:paraId="566B745E" w14:textId="2E4991AB" w:rsidR="004F577D" w:rsidRDefault="004F577D">
      <w:pPr>
        <w:pStyle w:val="CommentText"/>
      </w:pPr>
      <w:r>
        <w:rPr>
          <w:rStyle w:val="CommentReference"/>
        </w:rPr>
        <w:annotationRef/>
      </w:r>
      <w:r>
        <w:t xml:space="preserve"> the last 3 paragraphs (and half of next) are too detailed discussion of </w:t>
      </w:r>
      <w:proofErr w:type="spellStart"/>
      <w:r>
        <w:t>nutes</w:t>
      </w:r>
      <w:proofErr w:type="spellEnd"/>
      <w:r>
        <w:t>, PPCPs and microplastics. I think you can condense these ideas significantly and then have a more detailed discussion of their utility (in context of your results) later in the MS (in discussion).</w:t>
      </w:r>
    </w:p>
  </w:comment>
  <w:comment w:id="76" w:author="Tedy Ozersky" w:date="2020-03-04T17:35:00Z" w:initials="TO">
    <w:p w14:paraId="76003B7F" w14:textId="0DCA3F4C" w:rsidR="00A91AE6" w:rsidRDefault="00A91AE6">
      <w:pPr>
        <w:pStyle w:val="CommentText"/>
      </w:pPr>
      <w:r>
        <w:rPr>
          <w:rStyle w:val="CommentReference"/>
        </w:rPr>
        <w:annotationRef/>
      </w:r>
      <w:r w:rsidR="004F577D">
        <w:t>Not totally clear how this is relevant to the point</w:t>
      </w:r>
    </w:p>
  </w:comment>
  <w:comment w:id="77" w:author="Tedy Ozersky" w:date="2020-03-03T18:51:00Z" w:initials="TO">
    <w:p w14:paraId="2A1EE06A" w14:textId="44D4B821" w:rsidR="00A91AE6" w:rsidRDefault="00A91AE6">
      <w:pPr>
        <w:pStyle w:val="CommentText"/>
      </w:pPr>
      <w:r>
        <w:rPr>
          <w:rStyle w:val="CommentReference"/>
        </w:rPr>
        <w:annotationRef/>
      </w:r>
      <w:r>
        <w:t>This seems like a new topic from what you discussed at start of paragraph; consider breaking it into a new paragraph</w:t>
      </w:r>
    </w:p>
  </w:comment>
  <w:comment w:id="79" w:author="Tedy Ozersky" w:date="2020-03-03T18:51:00Z" w:initials="TO">
    <w:p w14:paraId="6251E88A" w14:textId="4E464D47" w:rsidR="00A91AE6" w:rsidRDefault="00A91AE6">
      <w:pPr>
        <w:pStyle w:val="CommentText"/>
      </w:pPr>
      <w:r>
        <w:rPr>
          <w:rStyle w:val="CommentReference"/>
        </w:rPr>
        <w:annotationRef/>
      </w:r>
      <w:r>
        <w:t>Have not defined these yet</w:t>
      </w:r>
    </w:p>
  </w:comment>
  <w:comment w:id="80" w:author="Tedy Ozersky" w:date="2020-03-03T18:51:00Z" w:initials="TO">
    <w:p w14:paraId="39ADE7B0" w14:textId="17FABD0E" w:rsidR="00A91AE6" w:rsidRDefault="00A91AE6">
      <w:pPr>
        <w:pStyle w:val="CommentText"/>
      </w:pPr>
      <w:r>
        <w:rPr>
          <w:rStyle w:val="CommentReference"/>
        </w:rPr>
        <w:annotationRef/>
      </w:r>
      <w:r>
        <w:t>Specify that you mean diversity</w:t>
      </w:r>
    </w:p>
  </w:comment>
  <w:comment w:id="81" w:author="Tedy Ozersky" w:date="2020-03-04T17:36:00Z" w:initials="TO">
    <w:p w14:paraId="28BDFFF6" w14:textId="60F2DDB1" w:rsidR="00A91AE6" w:rsidRDefault="00A91AE6">
      <w:pPr>
        <w:pStyle w:val="CommentText"/>
      </w:pPr>
      <w:r>
        <w:rPr>
          <w:rStyle w:val="CommentReference"/>
        </w:rPr>
        <w:annotationRef/>
      </w:r>
      <w:r>
        <w:t>Need to do a better job of describing the context</w:t>
      </w:r>
      <w:r w:rsidR="004F577D">
        <w:t xml:space="preserve"> of recent </w:t>
      </w:r>
      <w:proofErr w:type="gramStart"/>
      <w:r w:rsidR="004F577D">
        <w:t xml:space="preserve">eutrophication </w:t>
      </w:r>
      <w:r>
        <w:t xml:space="preserve"> and</w:t>
      </w:r>
      <w:proofErr w:type="gramEnd"/>
      <w:r>
        <w:t xml:space="preserve"> setting up the reasoning for your study.</w:t>
      </w:r>
    </w:p>
  </w:comment>
  <w:comment w:id="98" w:author="Tedy Ozersky" w:date="2020-03-03T18:51:00Z" w:initials="TO">
    <w:p w14:paraId="79FFAAA2" w14:textId="3004FBC4" w:rsidR="00A91AE6" w:rsidRDefault="00A91AE6">
      <w:pPr>
        <w:pStyle w:val="CommentText"/>
      </w:pPr>
      <w:r>
        <w:rPr>
          <w:rStyle w:val="CommentReference"/>
        </w:rPr>
        <w:annotationRef/>
      </w:r>
      <w:r>
        <w:t>Not sure what this is saying or why.</w:t>
      </w:r>
    </w:p>
  </w:comment>
  <w:comment w:id="113" w:author="Tedy Ozersky" w:date="2020-03-03T18:51:00Z" w:initials="TO">
    <w:p w14:paraId="3DD9353D" w14:textId="2528CEAC" w:rsidR="00A91AE6" w:rsidRDefault="00A91AE6">
      <w:pPr>
        <w:pStyle w:val="CommentText"/>
      </w:pPr>
      <w:r>
        <w:rPr>
          <w:rStyle w:val="CommentReference"/>
        </w:rPr>
        <w:annotationRef/>
      </w:r>
      <w:r>
        <w:t>Where does the isotope and FA work fit in?</w:t>
      </w:r>
    </w:p>
  </w:comment>
  <w:comment w:id="114" w:author="Tedy Ozersky" w:date="2020-03-04T17:36:00Z" w:initials="TO">
    <w:p w14:paraId="191309F1" w14:textId="79DF0954" w:rsidR="00A91AE6" w:rsidRDefault="00A91AE6">
      <w:pPr>
        <w:pStyle w:val="CommentText"/>
      </w:pPr>
      <w:r>
        <w:rPr>
          <w:rStyle w:val="CommentReference"/>
        </w:rPr>
        <w:annotationRef/>
      </w:r>
      <w:r>
        <w:t xml:space="preserve">What is the goal of </w:t>
      </w:r>
      <w:r w:rsidR="004F577D">
        <w:t xml:space="preserve">the study? It is not clear right </w:t>
      </w:r>
      <w:proofErr w:type="spellStart"/>
      <w:r w:rsidR="004F577D">
        <w:t>noe</w:t>
      </w:r>
      <w:proofErr w:type="spellEnd"/>
      <w:r>
        <w:t xml:space="preserve"> what it is and why the hypotheses you set up are important to study. Try to revise to show more clearly why your study is import</w:t>
      </w:r>
      <w:r w:rsidR="004F577D">
        <w:t>ant for Lake Baikal and beyond.</w:t>
      </w:r>
    </w:p>
  </w:comment>
  <w:comment w:id="121" w:author="Tedy Ozersky" w:date="2020-03-03T18:51:00Z" w:initials="TO">
    <w:p w14:paraId="153AA8BB" w14:textId="11C2AB69" w:rsidR="00A91AE6" w:rsidRDefault="00A91AE6">
      <w:pPr>
        <w:pStyle w:val="CommentText"/>
      </w:pPr>
      <w:r>
        <w:rPr>
          <w:rStyle w:val="CommentReference"/>
        </w:rPr>
        <w:annotationRef/>
      </w:r>
      <w:r>
        <w:t>Suggest moving this further down in the methods and maybe adding a bit more info on the wastewater management methods used</w:t>
      </w:r>
    </w:p>
  </w:comment>
  <w:comment w:id="155" w:author="Tedy Ozersky" w:date="2020-03-03T18:51:00Z" w:initials="TO">
    <w:p w14:paraId="6FA82899" w14:textId="482C95C4" w:rsidR="00A91AE6" w:rsidRDefault="00A91AE6">
      <w:pPr>
        <w:pStyle w:val="CommentText"/>
      </w:pPr>
      <w:r>
        <w:rPr>
          <w:rStyle w:val="CommentReference"/>
        </w:rPr>
        <w:annotationRef/>
      </w:r>
      <w:r>
        <w:t>Trying to give readers idea of extent of “development”</w:t>
      </w:r>
    </w:p>
  </w:comment>
  <w:comment w:id="158" w:author="Tedy Ozersky" w:date="2020-03-03T18:51:00Z" w:initials="TO">
    <w:p w14:paraId="515A8EE6" w14:textId="7AAEBB7B" w:rsidR="00A91AE6" w:rsidRDefault="00A91AE6">
      <w:pPr>
        <w:pStyle w:val="CommentText"/>
      </w:pPr>
      <w:r>
        <w:rPr>
          <w:rStyle w:val="CommentReference"/>
        </w:rPr>
        <w:annotationRef/>
      </w:r>
      <w:r>
        <w:t>Not totally clear what you mean; consider rephrasing</w:t>
      </w:r>
    </w:p>
  </w:comment>
  <w:comment w:id="164" w:author="Tedy Ozersky" w:date="2020-03-03T18:51:00Z" w:initials="TO">
    <w:p w14:paraId="17DB2F26" w14:textId="73082759" w:rsidR="00A91AE6" w:rsidRDefault="00A91AE6">
      <w:pPr>
        <w:pStyle w:val="CommentText"/>
      </w:pPr>
      <w:r>
        <w:rPr>
          <w:rStyle w:val="CommentReference"/>
        </w:rPr>
        <w:annotationRef/>
      </w:r>
      <w:r>
        <w:t>Not sure about meaning here.</w:t>
      </w:r>
    </w:p>
  </w:comment>
  <w:comment w:id="165" w:author="Tedy Ozersky" w:date="2020-03-04T17:54:00Z" w:initials="TO">
    <w:p w14:paraId="0C64650F" w14:textId="77777777" w:rsidR="000B5B9E" w:rsidRDefault="00A91AE6">
      <w:pPr>
        <w:pStyle w:val="CommentText"/>
      </w:pPr>
      <w:r>
        <w:rPr>
          <w:rStyle w:val="CommentReference"/>
        </w:rPr>
        <w:annotationRef/>
      </w:r>
      <w:r w:rsidR="000B5B9E">
        <w:t>I don’t think this is a</w:t>
      </w:r>
      <w:r>
        <w:t xml:space="preserve"> good approach. </w:t>
      </w:r>
    </w:p>
    <w:p w14:paraId="3D45C1D4" w14:textId="77777777" w:rsidR="000B5B9E" w:rsidRDefault="000B5B9E">
      <w:pPr>
        <w:pStyle w:val="CommentText"/>
      </w:pPr>
    </w:p>
    <w:p w14:paraId="05AE151F" w14:textId="77777777" w:rsidR="000B5B9E" w:rsidRDefault="00A91AE6">
      <w:pPr>
        <w:pStyle w:val="CommentText"/>
      </w:pPr>
      <w:r>
        <w:t>First, dropping all the data from a site does not make sense</w:t>
      </w:r>
      <w:r w:rsidR="000B5B9E">
        <w:t>; there has to be a really good reason for eliminating a site</w:t>
      </w:r>
      <w:r>
        <w:t>.</w:t>
      </w:r>
    </w:p>
    <w:p w14:paraId="4FD4565B" w14:textId="77777777" w:rsidR="000B5B9E" w:rsidRDefault="000B5B9E">
      <w:pPr>
        <w:pStyle w:val="CommentText"/>
      </w:pPr>
    </w:p>
    <w:p w14:paraId="4B7436D7" w14:textId="77777777" w:rsidR="000B5B9E" w:rsidRDefault="00A91AE6">
      <w:pPr>
        <w:pStyle w:val="CommentText"/>
      </w:pPr>
      <w:r>
        <w:t xml:space="preserve">Second, the choice of the southern site to count from seems arbitrary. The circulation pattern you describe (south to north) is unlikely to be consistent enough to create a gradient. Also, bulk circulation diagrams for Baikal show counterclockwise circulation in southern basin. </w:t>
      </w:r>
    </w:p>
    <w:p w14:paraId="75D5CE11" w14:textId="77777777" w:rsidR="000B5B9E" w:rsidRDefault="000B5B9E">
      <w:pPr>
        <w:pStyle w:val="CommentText"/>
      </w:pPr>
    </w:p>
    <w:p w14:paraId="77ECB0E0" w14:textId="4468A262" w:rsidR="00A91AE6" w:rsidRDefault="00A91AE6">
      <w:pPr>
        <w:pStyle w:val="CommentText"/>
      </w:pPr>
      <w:r>
        <w:t>Third, it just seems convoluted; it’s hard to understand how and why you calculated it the way you did.</w:t>
      </w:r>
    </w:p>
    <w:p w14:paraId="2D61980D" w14:textId="77777777" w:rsidR="00A91AE6" w:rsidRDefault="00A91AE6">
      <w:pPr>
        <w:pStyle w:val="CommentText"/>
      </w:pPr>
    </w:p>
    <w:p w14:paraId="6265C707" w14:textId="67055ACF" w:rsidR="00A91AE6" w:rsidRDefault="000B5B9E">
      <w:pPr>
        <w:pStyle w:val="CommentText"/>
      </w:pPr>
      <w:r>
        <w:t>We need to think of a different way to do this that includes the southern site in analysis, even if it destroys significant trends</w:t>
      </w:r>
    </w:p>
  </w:comment>
  <w:comment w:id="166" w:author="Tedy Ozersky" w:date="2020-03-03T18:51:00Z" w:initials="TO">
    <w:p w14:paraId="16BDC751" w14:textId="789FB266" w:rsidR="00A91AE6" w:rsidRDefault="00A91AE6">
      <w:pPr>
        <w:pStyle w:val="CommentText"/>
      </w:pPr>
      <w:r>
        <w:rPr>
          <w:rStyle w:val="CommentReference"/>
        </w:rPr>
        <w:annotationRef/>
      </w:r>
      <w:r>
        <w:t>How did you identify developed area? Explain in more detail.</w:t>
      </w:r>
    </w:p>
  </w:comment>
  <w:comment w:id="167" w:author="Tedy Ozersky" w:date="2020-03-03T18:51:00Z" w:initials="TO">
    <w:p w14:paraId="2E17F656" w14:textId="5EC6F0B3" w:rsidR="00A91AE6" w:rsidRDefault="00A91AE6">
      <w:pPr>
        <w:pStyle w:val="CommentText"/>
      </w:pPr>
      <w:r>
        <w:rPr>
          <w:rStyle w:val="CommentReference"/>
        </w:rPr>
        <w:annotationRef/>
      </w:r>
      <w:r>
        <w:t>can you remind me where these came from? How were they cleaned before sample collection?</w:t>
      </w:r>
    </w:p>
  </w:comment>
  <w:comment w:id="171" w:author="Michael Meyer" w:date="2020-03-03T18:51:00Z" w:initials="">
    <w:p w14:paraId="4E9421BA" w14:textId="77777777" w:rsidR="00A91AE6" w:rsidRDefault="00A91AE6">
      <w:pPr>
        <w:widowControl w:val="0"/>
        <w:pBdr>
          <w:top w:val="nil"/>
          <w:left w:val="nil"/>
          <w:bottom w:val="nil"/>
          <w:right w:val="nil"/>
          <w:between w:val="nil"/>
        </w:pBdr>
        <w:spacing w:line="240" w:lineRule="auto"/>
        <w:rPr>
          <w:color w:val="000000"/>
        </w:rPr>
      </w:pPr>
      <w:r>
        <w:rPr>
          <w:color w:val="000000"/>
        </w:rPr>
        <w:t>SH: We need more detail here.</w:t>
      </w:r>
    </w:p>
    <w:p w14:paraId="23DEBDAE" w14:textId="77777777" w:rsidR="00A91AE6" w:rsidRDefault="00A91AE6">
      <w:pPr>
        <w:widowControl w:val="0"/>
        <w:pBdr>
          <w:top w:val="nil"/>
          <w:left w:val="nil"/>
          <w:bottom w:val="nil"/>
          <w:right w:val="nil"/>
          <w:between w:val="nil"/>
        </w:pBdr>
        <w:spacing w:line="240" w:lineRule="auto"/>
        <w:rPr>
          <w:color w:val="000000"/>
        </w:rPr>
      </w:pPr>
    </w:p>
    <w:p w14:paraId="331F7F46" w14:textId="77777777" w:rsidR="00A91AE6" w:rsidRDefault="00A91AE6">
      <w:pPr>
        <w:widowControl w:val="0"/>
        <w:pBdr>
          <w:top w:val="nil"/>
          <w:left w:val="nil"/>
          <w:bottom w:val="nil"/>
          <w:right w:val="nil"/>
          <w:between w:val="nil"/>
        </w:pBdr>
        <w:spacing w:line="240" w:lineRule="auto"/>
        <w:rPr>
          <w:color w:val="000000"/>
        </w:rPr>
      </w:pPr>
      <w:r>
        <w:rPr>
          <w:color w:val="000000"/>
        </w:rPr>
        <w:t xml:space="preserve">MM: I just translated what TO </w:t>
      </w:r>
      <w:proofErr w:type="spellStart"/>
      <w:r>
        <w:rPr>
          <w:color w:val="000000"/>
        </w:rPr>
        <w:t>sent</w:t>
      </w:r>
      <w:proofErr w:type="spellEnd"/>
      <w:r>
        <w:rPr>
          <w:color w:val="000000"/>
        </w:rPr>
        <w:t xml:space="preserve"> me....maybe he can ask </w:t>
      </w:r>
      <w:proofErr w:type="spellStart"/>
      <w:r>
        <w:rPr>
          <w:color w:val="000000"/>
        </w:rPr>
        <w:t>Pastukhov</w:t>
      </w:r>
      <w:proofErr w:type="spellEnd"/>
      <w:r>
        <w:rPr>
          <w:color w:val="000000"/>
        </w:rPr>
        <w:t>?</w:t>
      </w:r>
    </w:p>
    <w:p w14:paraId="2B9474E5" w14:textId="77777777" w:rsidR="00A91AE6" w:rsidRDefault="00A91AE6">
      <w:pPr>
        <w:widowControl w:val="0"/>
        <w:pBdr>
          <w:top w:val="nil"/>
          <w:left w:val="nil"/>
          <w:bottom w:val="nil"/>
          <w:right w:val="nil"/>
          <w:between w:val="nil"/>
        </w:pBdr>
        <w:spacing w:line="240" w:lineRule="auto"/>
        <w:rPr>
          <w:color w:val="000000"/>
        </w:rPr>
      </w:pPr>
    </w:p>
    <w:p w14:paraId="79554C54" w14:textId="585E3C3C" w:rsidR="00A91AE6" w:rsidRDefault="00A91AE6">
      <w:pPr>
        <w:widowControl w:val="0"/>
        <w:pBdr>
          <w:top w:val="nil"/>
          <w:left w:val="nil"/>
          <w:bottom w:val="nil"/>
          <w:right w:val="nil"/>
          <w:between w:val="nil"/>
        </w:pBdr>
        <w:spacing w:line="240" w:lineRule="auto"/>
        <w:rPr>
          <w:color w:val="000000"/>
        </w:rPr>
      </w:pPr>
      <w:r>
        <w:rPr>
          <w:color w:val="000000"/>
        </w:rPr>
        <w:t>SH: maybe he can help decide whether more detail is needed</w:t>
      </w:r>
    </w:p>
  </w:comment>
  <w:comment w:id="170" w:author="Tedy Ozersky" w:date="2020-03-03T18:51:00Z" w:initials="TO">
    <w:p w14:paraId="52FD0F73" w14:textId="63A75393" w:rsidR="00A91AE6" w:rsidRDefault="00A91AE6">
      <w:pPr>
        <w:pStyle w:val="CommentText"/>
      </w:pPr>
      <w:r>
        <w:rPr>
          <w:rStyle w:val="CommentReference"/>
        </w:rPr>
        <w:annotationRef/>
      </w:r>
      <w:r>
        <w:t>I’ll dig into this.</w:t>
      </w:r>
    </w:p>
  </w:comment>
  <w:comment w:id="172" w:author="Tedy Ozersky" w:date="2020-03-04T17:55:00Z" w:initials="TO">
    <w:p w14:paraId="4DA20F8B" w14:textId="6C9664A7" w:rsidR="00A91AE6" w:rsidRDefault="00A91AE6">
      <w:pPr>
        <w:pStyle w:val="CommentText"/>
      </w:pPr>
      <w:r>
        <w:rPr>
          <w:rStyle w:val="CommentReference"/>
        </w:rPr>
        <w:annotationRef/>
      </w:r>
      <w:r>
        <w:t>W</w:t>
      </w:r>
      <w:r w:rsidR="000B5B9E">
        <w:t xml:space="preserve">hich </w:t>
      </w:r>
      <w:proofErr w:type="gramStart"/>
      <w:r w:rsidR="000B5B9E">
        <w:t xml:space="preserve">lab </w:t>
      </w:r>
      <w:r>
        <w:t xml:space="preserve"> did</w:t>
      </w:r>
      <w:proofErr w:type="gramEnd"/>
      <w:r>
        <w:t xml:space="preserve"> chlorophyll? </w:t>
      </w:r>
    </w:p>
  </w:comment>
  <w:comment w:id="177" w:author="Tedy Ozersky" w:date="2020-03-03T18:51:00Z" w:initials="TO">
    <w:p w14:paraId="1C341B1F" w14:textId="6E3381A6" w:rsidR="00A91AE6" w:rsidRDefault="00A91AE6">
      <w:pPr>
        <w:pStyle w:val="CommentText"/>
      </w:pPr>
      <w:r>
        <w:rPr>
          <w:rStyle w:val="CommentReference"/>
        </w:rPr>
        <w:annotationRef/>
      </w:r>
      <w:r>
        <w:t>which one? grade?</w:t>
      </w:r>
    </w:p>
  </w:comment>
  <w:comment w:id="180" w:author="Tedy Ozersky" w:date="2020-03-03T18:51:00Z" w:initials="TO">
    <w:p w14:paraId="4FE44AC3" w14:textId="17F0236B" w:rsidR="00A91AE6" w:rsidRDefault="00A91AE6">
      <w:pPr>
        <w:pStyle w:val="CommentText"/>
      </w:pPr>
      <w:r>
        <w:rPr>
          <w:rStyle w:val="CommentReference"/>
        </w:rPr>
        <w:annotationRef/>
      </w:r>
      <w:r>
        <w:t>at room temp? fridge? freezer?</w:t>
      </w:r>
    </w:p>
  </w:comment>
  <w:comment w:id="183" w:author="Tedy Ozersky" w:date="2020-03-03T18:51:00Z" w:initials="TO">
    <w:p w14:paraId="32AD1FD8" w14:textId="18502826" w:rsidR="00A91AE6" w:rsidRDefault="00A91AE6">
      <w:pPr>
        <w:pStyle w:val="CommentText"/>
      </w:pPr>
      <w:r>
        <w:rPr>
          <w:rStyle w:val="CommentReference"/>
        </w:rPr>
        <w:annotationRef/>
      </w:r>
      <w:r>
        <w:t>Need a bit more detail here.</w:t>
      </w:r>
    </w:p>
  </w:comment>
  <w:comment w:id="191" w:author="Tedy Ozersky" w:date="2020-03-03T18:51:00Z" w:initials="TO">
    <w:p w14:paraId="52080642" w14:textId="1F5F79A0" w:rsidR="00A91AE6" w:rsidRDefault="00A91AE6">
      <w:pPr>
        <w:pStyle w:val="CommentText"/>
      </w:pPr>
      <w:r>
        <w:rPr>
          <w:rStyle w:val="CommentReference"/>
        </w:rPr>
        <w:annotationRef/>
      </w:r>
      <w:r>
        <w:t>What about offshore samples?</w:t>
      </w:r>
    </w:p>
  </w:comment>
  <w:comment w:id="192" w:author="Tedy Ozersky" w:date="2020-03-03T18:51:00Z" w:initials="TO">
    <w:p w14:paraId="32243E1D" w14:textId="029E862E" w:rsidR="00A91AE6" w:rsidRDefault="00A91AE6">
      <w:pPr>
        <w:pStyle w:val="CommentText"/>
      </w:pPr>
      <w:r>
        <w:rPr>
          <w:rStyle w:val="CommentReference"/>
        </w:rPr>
        <w:annotationRef/>
      </w:r>
      <w:r>
        <w:t>This seems obvious…</w:t>
      </w:r>
    </w:p>
  </w:comment>
  <w:comment w:id="195" w:author="Tedy Ozersky" w:date="2020-03-04T17:55:00Z" w:initials="TO">
    <w:p w14:paraId="13AF4E63" w14:textId="38015935" w:rsidR="00A91AE6" w:rsidRDefault="00A91AE6">
      <w:pPr>
        <w:pStyle w:val="CommentText"/>
      </w:pPr>
      <w:r>
        <w:rPr>
          <w:rStyle w:val="CommentReference"/>
        </w:rPr>
        <w:annotationRef/>
      </w:r>
      <w:r>
        <w:t xml:space="preserve">I know “GF/F” already includes ‘filter’, but most people still write </w:t>
      </w:r>
      <w:r w:rsidR="000B5B9E">
        <w:t>‘</w:t>
      </w:r>
      <w:r>
        <w:t>GF/F filter</w:t>
      </w:r>
      <w:r w:rsidR="000B5B9E">
        <w:t>’</w:t>
      </w:r>
    </w:p>
  </w:comment>
  <w:comment w:id="197" w:author="Tedy Ozersky" w:date="2020-03-03T18:51:00Z" w:initials="TO">
    <w:p w14:paraId="1BD76215" w14:textId="43F343B2" w:rsidR="00A91AE6" w:rsidRDefault="00A91AE6">
      <w:pPr>
        <w:pStyle w:val="CommentText"/>
      </w:pPr>
      <w:r>
        <w:rPr>
          <w:rStyle w:val="CommentReference"/>
        </w:rPr>
        <w:annotationRef/>
      </w:r>
      <w:r>
        <w:t>I don’t think you’d see those in dried biological material.</w:t>
      </w:r>
    </w:p>
  </w:comment>
  <w:comment w:id="199" w:author="Tedy Ozersky" w:date="2020-03-03T18:51:00Z" w:initials="TO">
    <w:p w14:paraId="0064F33D" w14:textId="562F4C05" w:rsidR="00A91AE6" w:rsidRDefault="00A91AE6">
      <w:pPr>
        <w:pStyle w:val="CommentText"/>
      </w:pPr>
      <w:r>
        <w:rPr>
          <w:rStyle w:val="CommentReference"/>
        </w:rPr>
        <w:annotationRef/>
      </w:r>
      <w:r>
        <w:t>I recall we used blanks in this process. How did you adjust for blanks?</w:t>
      </w:r>
    </w:p>
  </w:comment>
  <w:comment w:id="208" w:author="Tedy Ozersky" w:date="2020-03-03T18:51:00Z" w:initials="TO">
    <w:p w14:paraId="7A5B2F76" w14:textId="55C5B592" w:rsidR="00A91AE6" w:rsidRDefault="00A91AE6">
      <w:pPr>
        <w:pStyle w:val="CommentText"/>
      </w:pPr>
      <w:r>
        <w:rPr>
          <w:rStyle w:val="CommentReference"/>
        </w:rPr>
        <w:annotationRef/>
      </w:r>
      <w:r>
        <w:t>I feel like the writing here could be tightened.</w:t>
      </w:r>
    </w:p>
  </w:comment>
  <w:comment w:id="216" w:author="Tedy Ozersky" w:date="2020-03-03T18:51:00Z" w:initials="TO">
    <w:p w14:paraId="4DC36DB3" w14:textId="4FB1CCB0" w:rsidR="00A91AE6" w:rsidRDefault="00A91AE6">
      <w:pPr>
        <w:pStyle w:val="CommentText"/>
      </w:pPr>
      <w:r>
        <w:rPr>
          <w:rStyle w:val="CommentReference"/>
        </w:rPr>
        <w:annotationRef/>
      </w:r>
      <w:r>
        <w:t xml:space="preserve">This seems not quite right. I thought we stored the samples in -80 in Irkutsk? </w:t>
      </w:r>
    </w:p>
  </w:comment>
  <w:comment w:id="217" w:author="Tedy Ozersky" w:date="2020-03-03T18:51:00Z" w:initials="TO">
    <w:p w14:paraId="0DA4B781" w14:textId="76085807" w:rsidR="00A91AE6" w:rsidRDefault="00A91AE6">
      <w:pPr>
        <w:pStyle w:val="CommentText"/>
      </w:pPr>
      <w:r>
        <w:rPr>
          <w:rStyle w:val="CommentReference"/>
        </w:rPr>
        <w:annotationRef/>
      </w:r>
      <w:r>
        <w:t>What about the not well-preserved ones?</w:t>
      </w:r>
    </w:p>
  </w:comment>
  <w:comment w:id="218" w:author="Tedy Ozersky" w:date="2020-03-03T18:51:00Z" w:initials="TO">
    <w:p w14:paraId="6DE17ECA" w14:textId="0F8B6825" w:rsidR="00A91AE6" w:rsidRDefault="00A91AE6">
      <w:pPr>
        <w:pStyle w:val="CommentText"/>
      </w:pPr>
      <w:r>
        <w:rPr>
          <w:rStyle w:val="CommentReference"/>
        </w:rPr>
        <w:annotationRef/>
      </w:r>
      <w:r>
        <w:t>I don’t think this belongs here. Seems better suited to intro or discussion.</w:t>
      </w:r>
    </w:p>
  </w:comment>
  <w:comment w:id="220" w:author="Tedy Ozersky" w:date="2020-03-03T18:51:00Z" w:initials="TO">
    <w:p w14:paraId="7FF72712" w14:textId="03CD1C36" w:rsidR="00A91AE6" w:rsidRDefault="00A91AE6">
      <w:pPr>
        <w:pStyle w:val="CommentText"/>
      </w:pPr>
      <w:r>
        <w:rPr>
          <w:rStyle w:val="CommentReference"/>
        </w:rPr>
        <w:annotationRef/>
      </w:r>
      <w:r>
        <w:t>Info on grinding? Weighing into capsules? Removing snails from their shells?</w:t>
      </w:r>
    </w:p>
  </w:comment>
  <w:comment w:id="221" w:author="Tedy Ozersky" w:date="2020-03-03T18:51:00Z" w:initials="TO">
    <w:p w14:paraId="0D49235B" w14:textId="15C630C9" w:rsidR="00A91AE6" w:rsidRDefault="00A91AE6">
      <w:pPr>
        <w:pStyle w:val="CommentText"/>
      </w:pPr>
      <w:r>
        <w:rPr>
          <w:rStyle w:val="CommentReference"/>
        </w:rPr>
        <w:annotationRef/>
      </w:r>
      <w:r>
        <w:t>Again, info on prepping samples for analysis? Was this done here at UMD or in Oregon?</w:t>
      </w:r>
    </w:p>
  </w:comment>
  <w:comment w:id="222" w:author="Michael Meyer" w:date="2020-03-03T18:51:00Z" w:initials="">
    <w:p w14:paraId="5A6269B5" w14:textId="77777777" w:rsidR="00A91AE6" w:rsidRDefault="00A91AE6">
      <w:pPr>
        <w:widowControl w:val="0"/>
        <w:pBdr>
          <w:top w:val="nil"/>
          <w:left w:val="nil"/>
          <w:bottom w:val="nil"/>
          <w:right w:val="nil"/>
          <w:between w:val="nil"/>
        </w:pBdr>
        <w:spacing w:line="240" w:lineRule="auto"/>
        <w:rPr>
          <w:color w:val="000000"/>
        </w:rPr>
      </w:pPr>
      <w:r>
        <w:rPr>
          <w:color w:val="000000"/>
        </w:rPr>
        <w:t>We should get make and model of machine from either AG or JS.</w:t>
      </w:r>
    </w:p>
  </w:comment>
  <w:comment w:id="226" w:author="Tedy Ozersky" w:date="2020-03-03T18:51:00Z" w:initials="TO">
    <w:p w14:paraId="2595CB33" w14:textId="66304327" w:rsidR="00A91AE6" w:rsidRDefault="00A91AE6">
      <w:pPr>
        <w:pStyle w:val="CommentText"/>
      </w:pPr>
      <w:r>
        <w:rPr>
          <w:rStyle w:val="CommentReference"/>
        </w:rPr>
        <w:annotationRef/>
      </w:r>
      <w:r>
        <w:t>Why?</w:t>
      </w:r>
    </w:p>
  </w:comment>
  <w:comment w:id="227" w:author="Tedy Ozersky" w:date="2020-03-03T18:51:00Z" w:initials="TO">
    <w:p w14:paraId="3B8C73E3" w14:textId="56770031" w:rsidR="00A91AE6" w:rsidRDefault="00A91AE6">
      <w:pPr>
        <w:pStyle w:val="CommentText"/>
      </w:pPr>
      <w:r>
        <w:rPr>
          <w:rStyle w:val="CommentReference"/>
        </w:rPr>
        <w:annotationRef/>
      </w:r>
      <w:r>
        <w:t>I’m not really sure what this means</w:t>
      </w:r>
    </w:p>
  </w:comment>
  <w:comment w:id="228" w:author="Tedy Ozersky" w:date="2020-03-03T18:51:00Z" w:initials="TO">
    <w:p w14:paraId="672AEEE5" w14:textId="3E41412A" w:rsidR="00A91AE6" w:rsidRDefault="00A91AE6">
      <w:pPr>
        <w:pStyle w:val="CommentText"/>
      </w:pPr>
      <w:r>
        <w:rPr>
          <w:rStyle w:val="CommentReference"/>
        </w:rPr>
        <w:annotationRef/>
      </w:r>
      <w:r>
        <w:t>Transformation of data?</w:t>
      </w:r>
    </w:p>
  </w:comment>
  <w:comment w:id="230" w:author="Tedy Ozersky" w:date="2020-03-03T18:51:00Z" w:initials="TO">
    <w:p w14:paraId="2BDE8642" w14:textId="7D270F1A" w:rsidR="00A91AE6" w:rsidRDefault="00A91AE6">
      <w:pPr>
        <w:pStyle w:val="CommentText"/>
      </w:pPr>
      <w:r>
        <w:rPr>
          <w:rStyle w:val="CommentReference"/>
        </w:rPr>
        <w:annotationRef/>
      </w:r>
      <w:r>
        <w:t>Not clear</w:t>
      </w:r>
    </w:p>
  </w:comment>
  <w:comment w:id="231" w:author="Tedy Ozersky" w:date="2020-03-03T18:51:00Z" w:initials="TO">
    <w:p w14:paraId="35810BF5" w14:textId="25AA746D" w:rsidR="00A91AE6" w:rsidRDefault="00A91AE6">
      <w:pPr>
        <w:pStyle w:val="CommentText"/>
      </w:pPr>
      <w:r>
        <w:rPr>
          <w:rStyle w:val="CommentReference"/>
        </w:rPr>
        <w:annotationRef/>
      </w:r>
      <w:r>
        <w:t>Groups of what? Not clear what you mean or what the objective of this analysis is. You might start this section by clarifying what was the goal of the MV analysis.</w:t>
      </w:r>
    </w:p>
  </w:comment>
  <w:comment w:id="233" w:author="Tedy Ozersky" w:date="2020-03-03T18:51:00Z" w:initials="TO">
    <w:p w14:paraId="3E030730" w14:textId="5A938E43" w:rsidR="00A91AE6" w:rsidRDefault="00A91AE6">
      <w:pPr>
        <w:pStyle w:val="CommentText"/>
      </w:pPr>
      <w:r>
        <w:rPr>
          <w:rStyle w:val="CommentReference"/>
        </w:rPr>
        <w:annotationRef/>
      </w:r>
      <w:r>
        <w:t>Why?</w:t>
      </w:r>
    </w:p>
  </w:comment>
  <w:comment w:id="234" w:author="Tedy Ozersky" w:date="2020-03-03T18:51:00Z" w:initials="TO">
    <w:p w14:paraId="4D240E65" w14:textId="434C6377" w:rsidR="00A91AE6" w:rsidRDefault="00A91AE6">
      <w:pPr>
        <w:pStyle w:val="CommentText"/>
      </w:pPr>
      <w:r>
        <w:rPr>
          <w:rStyle w:val="CommentReference"/>
        </w:rPr>
        <w:annotationRef/>
      </w:r>
      <w:r>
        <w:t>Again, hard to understand why you did all this without knowing the goal of the analysis</w:t>
      </w:r>
    </w:p>
  </w:comment>
  <w:comment w:id="235" w:author="Tedy Ozersky" w:date="2020-03-03T18:51:00Z" w:initials="TO">
    <w:p w14:paraId="4479C3F8" w14:textId="03CFCDFC" w:rsidR="00A91AE6" w:rsidRDefault="00A91AE6">
      <w:pPr>
        <w:pStyle w:val="CommentText"/>
      </w:pPr>
      <w:r>
        <w:rPr>
          <w:rStyle w:val="CommentReference"/>
        </w:rPr>
        <w:annotationRef/>
      </w:r>
      <w:r>
        <w:t>Again, what is the goal? Also, what are the ‘row’ and ‘columns’ here? FAs? Taxa? Sites?</w:t>
      </w:r>
    </w:p>
  </w:comment>
  <w:comment w:id="238" w:author="Tedy Ozersky" w:date="2020-03-03T18:51:00Z" w:initials="TO">
    <w:p w14:paraId="41E0E047" w14:textId="33EDA4C2" w:rsidR="00A91AE6" w:rsidRDefault="00A91AE6">
      <w:pPr>
        <w:pStyle w:val="CommentText"/>
      </w:pPr>
      <w:r>
        <w:rPr>
          <w:rStyle w:val="CommentReference"/>
        </w:rPr>
        <w:annotationRef/>
      </w:r>
      <w:r>
        <w:t>Again, this seems like intro/ discussion material to me.</w:t>
      </w:r>
    </w:p>
  </w:comment>
  <w:comment w:id="239" w:author="Tedy Ozersky" w:date="2020-03-04T18:00:00Z" w:initials="TO">
    <w:p w14:paraId="6D42304B" w14:textId="5C0C3865" w:rsidR="000B5B9E" w:rsidRDefault="000B5B9E">
      <w:pPr>
        <w:pStyle w:val="CommentText"/>
      </w:pPr>
      <w:r>
        <w:rPr>
          <w:rStyle w:val="CommentReference"/>
        </w:rPr>
        <w:annotationRef/>
      </w:r>
      <w:r>
        <w:t>what correlation test is it? Or is it regression? Provide R2 values</w:t>
      </w:r>
    </w:p>
  </w:comment>
  <w:comment w:id="248" w:author="Tedy Ozersky" w:date="2020-03-03T18:51:00Z" w:initials="TO">
    <w:p w14:paraId="57945096" w14:textId="64CD4EAF" w:rsidR="00A91AE6" w:rsidRDefault="00A91AE6">
      <w:pPr>
        <w:pStyle w:val="CommentText"/>
      </w:pPr>
      <w:r>
        <w:rPr>
          <w:rStyle w:val="CommentReference"/>
        </w:rPr>
        <w:annotationRef/>
      </w:r>
      <w:r>
        <w:t>SD or some other measure of variation?</w:t>
      </w:r>
    </w:p>
  </w:comment>
  <w:comment w:id="249" w:author="Tedy Ozersky" w:date="2020-03-04T18:00:00Z" w:initials="TO">
    <w:p w14:paraId="532D9DCD" w14:textId="35AD07DC" w:rsidR="00A91AE6" w:rsidRDefault="00A91AE6">
      <w:pPr>
        <w:pStyle w:val="CommentText"/>
      </w:pPr>
      <w:r>
        <w:rPr>
          <w:rStyle w:val="CommentReference"/>
        </w:rPr>
        <w:annotationRef/>
      </w:r>
      <w:r>
        <w:t xml:space="preserve">I think it might be useful to describe how the periphyton (and macroinvertebrate) communities changed from site to site; i.e., which taxa were responsible for the </w:t>
      </w:r>
      <w:r w:rsidR="000B5B9E">
        <w:t>differences</w:t>
      </w:r>
      <w:r>
        <w:t>?</w:t>
      </w:r>
    </w:p>
  </w:comment>
  <w:comment w:id="260" w:author="Tedy Ozersky" w:date="2020-03-03T18:51:00Z" w:initials="TO">
    <w:p w14:paraId="5E511E5F" w14:textId="7C67C22D" w:rsidR="00A91AE6" w:rsidRDefault="00A91AE6">
      <w:pPr>
        <w:pStyle w:val="CommentText"/>
      </w:pPr>
      <w:r>
        <w:rPr>
          <w:rStyle w:val="CommentReference"/>
        </w:rPr>
        <w:annotationRef/>
      </w:r>
      <w:r>
        <w:t>I think you can combine them in one section; there is not a lot of text.</w:t>
      </w:r>
    </w:p>
  </w:comment>
  <w:comment w:id="264" w:author="Tedy Ozersky" w:date="2020-03-04T18:01:00Z" w:initials="TO">
    <w:p w14:paraId="07092ED1" w14:textId="099589A9" w:rsidR="00A91AE6" w:rsidRDefault="00A91AE6">
      <w:pPr>
        <w:pStyle w:val="CommentText"/>
      </w:pPr>
      <w:r>
        <w:rPr>
          <w:rStyle w:val="CommentReference"/>
        </w:rPr>
        <w:annotationRef/>
      </w:r>
      <w:r>
        <w:t>I’m not sure this makes sense. Terrestrial C3 plants have signatures in the -25 range; C4 plants are more enriched, but they are not abundant near lake Baikal. These values are</w:t>
      </w:r>
      <w:r w:rsidR="000B5B9E">
        <w:t xml:space="preserve"> mostly</w:t>
      </w:r>
      <w:r>
        <w:t xml:space="preserve"> within the range of normal periphyton 13C. </w:t>
      </w:r>
    </w:p>
  </w:comment>
  <w:comment w:id="265" w:author="Tedy Ozersky" w:date="2020-03-03T18:51:00Z" w:initials="TO">
    <w:p w14:paraId="7AE4C9C3" w14:textId="398FB10B" w:rsidR="00A91AE6" w:rsidRDefault="00A91AE6">
      <w:pPr>
        <w:pStyle w:val="CommentText"/>
      </w:pPr>
      <w:r>
        <w:rPr>
          <w:rStyle w:val="CommentReference"/>
        </w:rPr>
        <w:annotationRef/>
      </w:r>
      <w:r>
        <w:t>Of what?</w:t>
      </w:r>
    </w:p>
  </w:comment>
  <w:comment w:id="272" w:author="Tedy Ozersky" w:date="2020-03-03T18:51:00Z" w:initials="TO">
    <w:p w14:paraId="422D9F72" w14:textId="09BB42D1" w:rsidR="00A91AE6" w:rsidRDefault="00A91AE6">
      <w:pPr>
        <w:pStyle w:val="CommentText"/>
      </w:pPr>
      <w:r>
        <w:rPr>
          <w:rStyle w:val="CommentReference"/>
        </w:rPr>
        <w:annotationRef/>
      </w:r>
      <w:r>
        <w:t>Again, this is intro/</w:t>
      </w:r>
      <w:proofErr w:type="spellStart"/>
      <w:r>
        <w:t>dicsussion</w:t>
      </w:r>
      <w:proofErr w:type="spellEnd"/>
      <w:r>
        <w:t xml:space="preserve"> material. Stick to reporting results in the results section.</w:t>
      </w:r>
    </w:p>
  </w:comment>
  <w:comment w:id="274" w:author="Tedy Ozersky" w:date="2020-03-04T18:01:00Z" w:initials="TO">
    <w:p w14:paraId="0652597A" w14:textId="7C0B9988" w:rsidR="00A91AE6" w:rsidRDefault="00A91AE6">
      <w:pPr>
        <w:pStyle w:val="CommentText"/>
      </w:pPr>
      <w:r>
        <w:rPr>
          <w:rStyle w:val="CommentReference"/>
        </w:rPr>
        <w:annotationRef/>
      </w:r>
      <w:r>
        <w:t xml:space="preserve"> I recently got some advice from a review</w:t>
      </w:r>
      <w:r w:rsidR="000B5B9E">
        <w:t>er</w:t>
      </w:r>
      <w:r>
        <w:t xml:space="preserve"> on my paper that I think applies here: let your hypotheses guide/ structure the discussion. Address each hypothesis that you set up </w:t>
      </w:r>
      <w:r w:rsidR="000B5B9E">
        <w:t>i</w:t>
      </w:r>
      <w:r>
        <w:t>n the intro in turn, describing support/ lack of support, the literature context and the implications for your study system and beyond.</w:t>
      </w:r>
    </w:p>
    <w:p w14:paraId="61995623" w14:textId="77777777" w:rsidR="00A91AE6" w:rsidRDefault="00A91AE6">
      <w:pPr>
        <w:pStyle w:val="CommentText"/>
      </w:pPr>
    </w:p>
    <w:p w14:paraId="3620DB07" w14:textId="63078FB5" w:rsidR="00A91AE6" w:rsidRDefault="00A91AE6">
      <w:pPr>
        <w:pStyle w:val="CommentText"/>
      </w:pPr>
      <w:r>
        <w:t>Related to same: maybe divide your discussion into subheadings that dovetail with your hypotheses.</w:t>
      </w:r>
    </w:p>
    <w:p w14:paraId="781F4784" w14:textId="77777777" w:rsidR="00A91AE6" w:rsidRDefault="00A91AE6">
      <w:pPr>
        <w:pStyle w:val="CommentText"/>
      </w:pPr>
    </w:p>
    <w:p w14:paraId="008C4FDF" w14:textId="2F5AC940" w:rsidR="00A91AE6" w:rsidRDefault="00A91AE6">
      <w:pPr>
        <w:pStyle w:val="CommentText"/>
      </w:pPr>
      <w:r>
        <w:t>Right now the discussion sort of meanders and it’s difficult to see what you are trying to say or how it is important.</w:t>
      </w:r>
    </w:p>
  </w:comment>
  <w:comment w:id="304" w:author="Tedy Ozersky" w:date="2020-03-03T18:51:00Z" w:initials="TO">
    <w:p w14:paraId="73C7F204" w14:textId="2CED27E4" w:rsidR="00A91AE6" w:rsidRDefault="00A91AE6">
      <w:pPr>
        <w:pStyle w:val="CommentText"/>
      </w:pPr>
      <w:r>
        <w:rPr>
          <w:rStyle w:val="CommentReference"/>
        </w:rPr>
        <w:annotationRef/>
      </w:r>
      <w:r>
        <w:t>For what?</w:t>
      </w:r>
    </w:p>
  </w:comment>
  <w:comment w:id="308" w:author="Tedy Ozersky" w:date="2020-03-03T18:51:00Z" w:initials="TO">
    <w:p w14:paraId="51CE8695" w14:textId="1C346DDD" w:rsidR="00A91AE6" w:rsidRDefault="00A91AE6">
      <w:pPr>
        <w:pStyle w:val="CommentText"/>
      </w:pPr>
      <w:r>
        <w:rPr>
          <w:rStyle w:val="CommentReference"/>
        </w:rPr>
        <w:annotationRef/>
      </w:r>
      <w:r>
        <w:t>This is a good point. I think it should be moved to the end as one of the “big picture” implications of your study (need for spatially-resolved littoral monitoring).</w:t>
      </w:r>
    </w:p>
  </w:comment>
  <w:comment w:id="309" w:author="Tedy Ozersky" w:date="2020-03-03T18:51:00Z" w:initials="TO">
    <w:p w14:paraId="42D26C3D" w14:textId="218827C1" w:rsidR="00A91AE6" w:rsidRDefault="00A91AE6">
      <w:pPr>
        <w:pStyle w:val="CommentText"/>
      </w:pPr>
      <w:r>
        <w:rPr>
          <w:rStyle w:val="CommentReference"/>
        </w:rPr>
        <w:annotationRef/>
      </w:r>
      <w:r>
        <w:t>awkward phrasing.</w:t>
      </w:r>
    </w:p>
  </w:comment>
  <w:comment w:id="316" w:author="Tedy Ozersky" w:date="2020-03-03T18:51:00Z" w:initials="TO">
    <w:p w14:paraId="1206A504" w14:textId="1CC31186" w:rsidR="00A91AE6" w:rsidRDefault="00A91AE6">
      <w:pPr>
        <w:pStyle w:val="CommentText"/>
      </w:pPr>
      <w:r>
        <w:rPr>
          <w:rStyle w:val="CommentReference"/>
        </w:rPr>
        <w:annotationRef/>
      </w:r>
      <w:r>
        <w:t xml:space="preserve">Did they look at spatial distribution? You might want to discuss this (and other papers if they exist) in more detail. Maybe take a look at </w:t>
      </w:r>
    </w:p>
    <w:p w14:paraId="50E5D902" w14:textId="42E449EF" w:rsidR="00A91AE6" w:rsidRDefault="00A91AE6">
      <w:pPr>
        <w:pStyle w:val="CommentText"/>
      </w:pPr>
      <w:r>
        <w:rPr>
          <w:color w:val="222222"/>
          <w:sz w:val="20"/>
          <w:szCs w:val="20"/>
          <w:shd w:val="clear" w:color="auto" w:fill="FFFFFF"/>
        </w:rPr>
        <w:t xml:space="preserve">Hendrickson, E., Minor, E. C., &amp; Schreiner, K. (2018). Microplastic abundance and composition in western Lake Superior as determined via microscopy, </w:t>
      </w:r>
      <w:proofErr w:type="spellStart"/>
      <w:r>
        <w:rPr>
          <w:color w:val="222222"/>
          <w:sz w:val="20"/>
          <w:szCs w:val="20"/>
          <w:shd w:val="clear" w:color="auto" w:fill="FFFFFF"/>
        </w:rPr>
        <w:t>Pyr</w:t>
      </w:r>
      <w:proofErr w:type="spellEnd"/>
      <w:r>
        <w:rPr>
          <w:color w:val="222222"/>
          <w:sz w:val="20"/>
          <w:szCs w:val="20"/>
          <w:shd w:val="clear" w:color="auto" w:fill="FFFFFF"/>
        </w:rPr>
        <w:t>-GC/MS, and FTIR. </w:t>
      </w:r>
      <w:r>
        <w:rPr>
          <w:i/>
          <w:iCs/>
          <w:color w:val="222222"/>
          <w:sz w:val="20"/>
          <w:szCs w:val="20"/>
          <w:shd w:val="clear" w:color="auto" w:fill="FFFFFF"/>
        </w:rPr>
        <w:t>Environmental science &amp; technology</w:t>
      </w:r>
      <w:r>
        <w:rPr>
          <w:color w:val="222222"/>
          <w:sz w:val="20"/>
          <w:szCs w:val="20"/>
          <w:shd w:val="clear" w:color="auto" w:fill="FFFFFF"/>
        </w:rPr>
        <w:t>, </w:t>
      </w:r>
      <w:r>
        <w:rPr>
          <w:i/>
          <w:iCs/>
          <w:color w:val="222222"/>
          <w:sz w:val="20"/>
          <w:szCs w:val="20"/>
          <w:shd w:val="clear" w:color="auto" w:fill="FFFFFF"/>
        </w:rPr>
        <w:t>52</w:t>
      </w:r>
      <w:r>
        <w:rPr>
          <w:color w:val="222222"/>
          <w:sz w:val="20"/>
          <w:szCs w:val="20"/>
          <w:shd w:val="clear" w:color="auto" w:fill="FFFFFF"/>
        </w:rPr>
        <w:t>(4), 1787-1796.</w:t>
      </w:r>
    </w:p>
  </w:comment>
  <w:comment w:id="325" w:author="Tedy Ozersky" w:date="2020-03-03T18:51:00Z" w:initials="TO">
    <w:p w14:paraId="35EF240E" w14:textId="62E8E449" w:rsidR="00A91AE6" w:rsidRDefault="00A91AE6">
      <w:pPr>
        <w:pStyle w:val="CommentText"/>
      </w:pPr>
      <w:r>
        <w:rPr>
          <w:rStyle w:val="CommentReference"/>
        </w:rPr>
        <w:annotationRef/>
      </w:r>
      <w:r>
        <w:t>?</w:t>
      </w:r>
    </w:p>
  </w:comment>
  <w:comment w:id="326" w:author="Tedy Ozersky" w:date="2020-03-03T18:51:00Z" w:initials="TO">
    <w:p w14:paraId="58151FDA" w14:textId="511CC011" w:rsidR="00A91AE6" w:rsidRDefault="00A91AE6">
      <w:pPr>
        <w:pStyle w:val="CommentText"/>
      </w:pPr>
      <w:r>
        <w:rPr>
          <w:rStyle w:val="CommentReference"/>
        </w:rPr>
        <w:annotationRef/>
      </w:r>
      <w:r>
        <w:t>but microplastics may not originate from just sewage? Seems like this is worth mentioning again.</w:t>
      </w:r>
    </w:p>
  </w:comment>
  <w:comment w:id="327" w:author="Tedy Ozersky" w:date="2020-03-03T18:51:00Z" w:initials="TO">
    <w:p w14:paraId="0B286E34" w14:textId="0576C9D4" w:rsidR="00A91AE6" w:rsidRDefault="00A91AE6">
      <w:pPr>
        <w:pStyle w:val="CommentText"/>
      </w:pPr>
      <w:r>
        <w:rPr>
          <w:rStyle w:val="CommentReference"/>
        </w:rPr>
        <w:annotationRef/>
      </w:r>
      <w:r>
        <w:t>need to keep this in mind- our method for macros can only tell about relative abundance</w:t>
      </w:r>
    </w:p>
  </w:comment>
  <w:comment w:id="345" w:author="Tedy Ozersky" w:date="2020-03-04T18:02:00Z" w:initials="TO">
    <w:p w14:paraId="6ED8EC09" w14:textId="32D66F94" w:rsidR="00A91AE6" w:rsidRDefault="00A91AE6">
      <w:pPr>
        <w:pStyle w:val="CommentText"/>
      </w:pPr>
      <w:r>
        <w:rPr>
          <w:rStyle w:val="CommentReference"/>
        </w:rPr>
        <w:annotationRef/>
      </w:r>
      <w:r>
        <w:t xml:space="preserve">Is this the study that documented mass mortality of snails? As I recall their data are not quantitative, so discussion of magnitude is probably not appropriate. I </w:t>
      </w:r>
      <w:proofErr w:type="spellStart"/>
      <w:r>
        <w:t>g</w:t>
      </w:r>
      <w:r w:rsidR="00324C64">
        <w:t>r</w:t>
      </w:r>
      <w:r>
        <w:t>t</w:t>
      </w:r>
      <w:proofErr w:type="spellEnd"/>
      <w:r>
        <w:t xml:space="preserve"> the point you are trying to make, but as written it is a bit awkward.</w:t>
      </w:r>
    </w:p>
  </w:comment>
  <w:comment w:id="346" w:author="Tedy Ozersky" w:date="2020-03-03T18:51:00Z" w:initials="TO">
    <w:p w14:paraId="31E47B12" w14:textId="1C402069" w:rsidR="00A91AE6" w:rsidRDefault="00A91AE6">
      <w:pPr>
        <w:pStyle w:val="CommentText"/>
      </w:pPr>
      <w:r>
        <w:rPr>
          <w:rStyle w:val="CommentReference"/>
        </w:rPr>
        <w:annotationRef/>
      </w:r>
      <w:r>
        <w:t>than what?</w:t>
      </w:r>
    </w:p>
  </w:comment>
  <w:comment w:id="347" w:author="Tedy Ozersky" w:date="2020-03-04T18:02:00Z" w:initials="TO">
    <w:p w14:paraId="01FAF946" w14:textId="31444767" w:rsidR="00A91AE6" w:rsidRDefault="00A91AE6">
      <w:pPr>
        <w:pStyle w:val="CommentText"/>
      </w:pPr>
      <w:r>
        <w:rPr>
          <w:rStyle w:val="CommentReference"/>
        </w:rPr>
        <w:annotationRef/>
      </w:r>
      <w:r>
        <w:t xml:space="preserve">this seems </w:t>
      </w:r>
      <w:proofErr w:type="spellStart"/>
      <w:r>
        <w:t>far fetched</w:t>
      </w:r>
      <w:proofErr w:type="spellEnd"/>
      <w:r>
        <w:t xml:space="preserve">; you have actual caffeine </w:t>
      </w:r>
      <w:r w:rsidR="00324C64">
        <w:t>concentrations</w:t>
      </w:r>
      <w:r>
        <w:t xml:space="preserve"> for Baikal; how do they compare with studies on showing noticeable effects of caffeine?</w:t>
      </w:r>
    </w:p>
  </w:comment>
  <w:comment w:id="348" w:author="Tedy Ozersky" w:date="2020-03-04T18:03:00Z" w:initials="TO">
    <w:p w14:paraId="0C982A5F" w14:textId="785A2226" w:rsidR="00A91AE6" w:rsidRDefault="00A91AE6">
      <w:pPr>
        <w:pStyle w:val="CommentText"/>
      </w:pPr>
      <w:r>
        <w:rPr>
          <w:rStyle w:val="CommentReference"/>
        </w:rPr>
        <w:annotationRef/>
      </w:r>
      <w:r>
        <w:t xml:space="preserve">In a way, </w:t>
      </w:r>
      <w:proofErr w:type="spellStart"/>
      <w:r>
        <w:t>macroinv</w:t>
      </w:r>
      <w:proofErr w:type="spellEnd"/>
      <w:r>
        <w:t xml:space="preserve"> community composition results also tell you stuff about the food web and how it restructures</w:t>
      </w:r>
      <w:r w:rsidR="00324C64">
        <w:t>. Do we know much about the diets of the critters in the samples?</w:t>
      </w:r>
    </w:p>
  </w:comment>
  <w:comment w:id="349" w:author="Tedy Ozersky" w:date="2020-03-04T18:03:00Z" w:initials="TO">
    <w:p w14:paraId="7228EEEF" w14:textId="372D7CE1" w:rsidR="00A91AE6" w:rsidRDefault="00A91AE6">
      <w:pPr>
        <w:pStyle w:val="CommentText"/>
      </w:pPr>
      <w:r>
        <w:rPr>
          <w:rStyle w:val="CommentReference"/>
        </w:rPr>
        <w:annotationRef/>
      </w:r>
      <w:r>
        <w:t>why would you expect change in 15N of periphyton? There is a good reason</w:t>
      </w:r>
      <w:r w:rsidR="00324C64">
        <w:t xml:space="preserve"> (sewage derived N is more enriched)</w:t>
      </w:r>
      <w:r>
        <w:t>, but you should clarify.</w:t>
      </w:r>
    </w:p>
  </w:comment>
  <w:comment w:id="379" w:author="Tedy Ozersky" w:date="2020-03-03T18:51:00Z" w:initials="TO">
    <w:p w14:paraId="7B1B47A0" w14:textId="7BA9104E" w:rsidR="00A91AE6" w:rsidRDefault="00A91AE6">
      <w:pPr>
        <w:pStyle w:val="CommentText"/>
      </w:pPr>
      <w:r>
        <w:rPr>
          <w:rStyle w:val="CommentReference"/>
        </w:rPr>
        <w:annotationRef/>
      </w:r>
      <w:r>
        <w:t>There is a lot of space dedicated to this; which hypothesis/ objective is this addressing? Consider condensing substantially and adding refs</w:t>
      </w:r>
    </w:p>
  </w:comment>
  <w:comment w:id="386" w:author="Tedy Ozersky" w:date="2020-03-03T18:51:00Z" w:initials="TO">
    <w:p w14:paraId="6A952BA2" w14:textId="5DFD9F15" w:rsidR="00A91AE6" w:rsidRDefault="00A91AE6">
      <w:pPr>
        <w:pStyle w:val="CommentText"/>
      </w:pPr>
      <w:r>
        <w:rPr>
          <w:rStyle w:val="CommentReference"/>
        </w:rPr>
        <w:annotationRef/>
      </w:r>
      <w:r>
        <w:t>forget that you know this word</w:t>
      </w:r>
    </w:p>
  </w:comment>
  <w:comment w:id="390" w:author="Tedy Ozersky" w:date="2020-03-03T18:51:00Z" w:initials="TO">
    <w:p w14:paraId="28591A50" w14:textId="77777777" w:rsidR="00A91AE6" w:rsidRDefault="00A91AE6">
      <w:pPr>
        <w:pStyle w:val="CommentText"/>
      </w:pPr>
      <w:r>
        <w:rPr>
          <w:rStyle w:val="CommentReference"/>
        </w:rPr>
        <w:annotationRef/>
      </w:r>
      <w:r>
        <w:t>I don’t know M. Take a look at some of the Great Lakes lit; people think and write a lot about the movement of material that comes in the nearshore of the great lakes with river plumes and sewage diffusers. I suggest you dig into this lit if you are going to be taking this angle. Just a couple examples out of very many:</w:t>
      </w:r>
    </w:p>
    <w:p w14:paraId="2DAB9EDC" w14:textId="7D532D40" w:rsidR="00A91AE6" w:rsidRDefault="00A91AE6">
      <w:pPr>
        <w:pStyle w:val="CommentText"/>
      </w:pPr>
      <w:r>
        <w:t xml:space="preserve"> </w:t>
      </w:r>
    </w:p>
    <w:p w14:paraId="0E386D52" w14:textId="121F303E" w:rsidR="00A91AE6" w:rsidRDefault="00A91AE6">
      <w:pPr>
        <w:pStyle w:val="CommentText"/>
      </w:pPr>
      <w:r>
        <w:rPr>
          <w:color w:val="222222"/>
          <w:sz w:val="20"/>
          <w:szCs w:val="20"/>
          <w:shd w:val="clear" w:color="auto" w:fill="FFFFFF"/>
        </w:rPr>
        <w:t>Rao, Y. R., &amp; Schwab, D. J. (2007). Transport and mixing between the coastal and offshore waters in the Great Lakes: a review. </w:t>
      </w:r>
      <w:r>
        <w:rPr>
          <w:i/>
          <w:iCs/>
          <w:color w:val="222222"/>
          <w:sz w:val="20"/>
          <w:szCs w:val="20"/>
          <w:shd w:val="clear" w:color="auto" w:fill="FFFFFF"/>
        </w:rPr>
        <w:t>Journal of Great Lakes Research</w:t>
      </w:r>
      <w:r>
        <w:rPr>
          <w:color w:val="222222"/>
          <w:sz w:val="20"/>
          <w:szCs w:val="20"/>
          <w:shd w:val="clear" w:color="auto" w:fill="FFFFFF"/>
        </w:rPr>
        <w:t>, </w:t>
      </w:r>
      <w:r>
        <w:rPr>
          <w:i/>
          <w:iCs/>
          <w:color w:val="222222"/>
          <w:sz w:val="20"/>
          <w:szCs w:val="20"/>
          <w:shd w:val="clear" w:color="auto" w:fill="FFFFFF"/>
        </w:rPr>
        <w:t>33</w:t>
      </w:r>
      <w:r>
        <w:rPr>
          <w:color w:val="222222"/>
          <w:sz w:val="20"/>
          <w:szCs w:val="20"/>
          <w:shd w:val="clear" w:color="auto" w:fill="FFFFFF"/>
        </w:rPr>
        <w:t>(1), 202-218.</w:t>
      </w:r>
    </w:p>
    <w:p w14:paraId="7403B79B" w14:textId="77777777" w:rsidR="00A91AE6" w:rsidRDefault="00A91AE6">
      <w:pPr>
        <w:pStyle w:val="CommentText"/>
      </w:pPr>
    </w:p>
    <w:p w14:paraId="2FAC5FB5" w14:textId="2A903057" w:rsidR="00A91AE6" w:rsidRDefault="00A91AE6">
      <w:pPr>
        <w:pStyle w:val="CommentText"/>
        <w:rPr>
          <w:color w:val="222222"/>
          <w:sz w:val="20"/>
          <w:szCs w:val="20"/>
          <w:shd w:val="clear" w:color="auto" w:fill="FFFFFF"/>
        </w:rPr>
      </w:pPr>
      <w:proofErr w:type="spellStart"/>
      <w:r>
        <w:rPr>
          <w:color w:val="222222"/>
          <w:sz w:val="20"/>
          <w:szCs w:val="20"/>
          <w:shd w:val="clear" w:color="auto" w:fill="FFFFFF"/>
        </w:rPr>
        <w:t>Makarewicz</w:t>
      </w:r>
      <w:proofErr w:type="spellEnd"/>
      <w:r>
        <w:rPr>
          <w:color w:val="222222"/>
          <w:sz w:val="20"/>
          <w:szCs w:val="20"/>
          <w:shd w:val="clear" w:color="auto" w:fill="FFFFFF"/>
        </w:rPr>
        <w:t>, J. C., Lewis, T. W., Boyer, G. L., &amp; Edwards, W. J. (2012). The influence of streams on nearshore water chemistry, Lake Ontario. </w:t>
      </w:r>
      <w:r>
        <w:rPr>
          <w:i/>
          <w:iCs/>
          <w:color w:val="222222"/>
          <w:sz w:val="20"/>
          <w:szCs w:val="20"/>
          <w:shd w:val="clear" w:color="auto" w:fill="FFFFFF"/>
        </w:rPr>
        <w:t>Journal of Great Lakes Research</w:t>
      </w:r>
      <w:r>
        <w:rPr>
          <w:color w:val="222222"/>
          <w:sz w:val="20"/>
          <w:szCs w:val="20"/>
          <w:shd w:val="clear" w:color="auto" w:fill="FFFFFF"/>
        </w:rPr>
        <w:t>, </w:t>
      </w:r>
      <w:r>
        <w:rPr>
          <w:i/>
          <w:iCs/>
          <w:color w:val="222222"/>
          <w:sz w:val="20"/>
          <w:szCs w:val="20"/>
          <w:shd w:val="clear" w:color="auto" w:fill="FFFFFF"/>
        </w:rPr>
        <w:t>38</w:t>
      </w:r>
      <w:r>
        <w:rPr>
          <w:color w:val="222222"/>
          <w:sz w:val="20"/>
          <w:szCs w:val="20"/>
          <w:shd w:val="clear" w:color="auto" w:fill="FFFFFF"/>
        </w:rPr>
        <w:t>, 62-71.</w:t>
      </w:r>
    </w:p>
    <w:p w14:paraId="2F98466E" w14:textId="77777777" w:rsidR="00A91AE6" w:rsidRDefault="00A91AE6">
      <w:pPr>
        <w:pStyle w:val="CommentText"/>
        <w:rPr>
          <w:color w:val="222222"/>
          <w:sz w:val="20"/>
          <w:szCs w:val="20"/>
          <w:shd w:val="clear" w:color="auto" w:fill="FFFFFF"/>
        </w:rPr>
      </w:pPr>
    </w:p>
    <w:p w14:paraId="4CB09DEC" w14:textId="0487DC23" w:rsidR="00A91AE6" w:rsidRDefault="00A91AE6">
      <w:pPr>
        <w:pStyle w:val="CommentText"/>
      </w:pPr>
      <w:r>
        <w:rPr>
          <w:color w:val="222222"/>
          <w:sz w:val="20"/>
          <w:szCs w:val="20"/>
          <w:shd w:val="clear" w:color="auto" w:fill="FFFFFF"/>
        </w:rPr>
        <w:t>Bennett, E. R., &amp; Metcalfe, C. D. (2000). Distribution of degradation products of alkylphenol ethoxylates near sewage treatment plants in the lower Great Lakes, North America. </w:t>
      </w:r>
      <w:r>
        <w:rPr>
          <w:i/>
          <w:iCs/>
          <w:color w:val="222222"/>
          <w:sz w:val="20"/>
          <w:szCs w:val="20"/>
          <w:shd w:val="clear" w:color="auto" w:fill="FFFFFF"/>
        </w:rPr>
        <w:t>Environmental Toxicology and Chemistry: An International Journal</w:t>
      </w:r>
      <w:r>
        <w:rPr>
          <w:color w:val="222222"/>
          <w:sz w:val="20"/>
          <w:szCs w:val="20"/>
          <w:shd w:val="clear" w:color="auto" w:fill="FFFFFF"/>
        </w:rPr>
        <w:t>, </w:t>
      </w:r>
      <w:r>
        <w:rPr>
          <w:i/>
          <w:iCs/>
          <w:color w:val="222222"/>
          <w:sz w:val="20"/>
          <w:szCs w:val="20"/>
          <w:shd w:val="clear" w:color="auto" w:fill="FFFFFF"/>
        </w:rPr>
        <w:t>19</w:t>
      </w:r>
      <w:r>
        <w:rPr>
          <w:color w:val="222222"/>
          <w:sz w:val="20"/>
          <w:szCs w:val="20"/>
          <w:shd w:val="clear" w:color="auto" w:fill="FFFFFF"/>
        </w:rPr>
        <w:t>(4), 784-792.</w:t>
      </w:r>
    </w:p>
    <w:p w14:paraId="6D223F29" w14:textId="77777777" w:rsidR="00A91AE6" w:rsidRDefault="00A91AE6">
      <w:pPr>
        <w:pStyle w:val="CommentText"/>
      </w:pPr>
    </w:p>
  </w:comment>
  <w:comment w:id="394" w:author="Tedy Ozersky" w:date="2020-03-04T18:04:00Z" w:initials="TO">
    <w:p w14:paraId="5A83A830" w14:textId="5D31F7CF" w:rsidR="00A91AE6" w:rsidRDefault="00A91AE6">
      <w:pPr>
        <w:pStyle w:val="CommentText"/>
      </w:pPr>
      <w:r>
        <w:rPr>
          <w:rStyle w:val="CommentReference"/>
        </w:rPr>
        <w:annotationRef/>
      </w:r>
      <w:r>
        <w:t xml:space="preserve">Why climate change? What about in context of continued nearshore development? This seems like </w:t>
      </w:r>
      <w:r w:rsidR="00324C64">
        <w:t>a sort of red herring</w:t>
      </w:r>
      <w:r>
        <w:t xml:space="preserve"> to end the paper on. I can see one or two sentences on interaction be climate and development, but not this much attention. The paper should end by highlighting the main conclusions from your work and how/ why they are significant/ have implications for other systems.</w:t>
      </w:r>
    </w:p>
  </w:comment>
  <w:comment w:id="397" w:author="Tedy Ozersky" w:date="2020-03-03T18:51:00Z" w:initials="TO">
    <w:p w14:paraId="30393F9E" w14:textId="54FA1DA1" w:rsidR="00A91AE6" w:rsidRDefault="00A91AE6">
      <w:pPr>
        <w:pStyle w:val="CommentText"/>
      </w:pPr>
      <w:r>
        <w:rPr>
          <w:rStyle w:val="CommentReference"/>
        </w:rPr>
        <w:annotationRef/>
      </w:r>
      <w:r>
        <w:t>?</w:t>
      </w:r>
    </w:p>
  </w:comment>
  <w:comment w:id="398" w:author="Tedy Ozersky" w:date="2020-03-03T18:51:00Z" w:initials="TO">
    <w:p w14:paraId="10772FFA" w14:textId="6651FB9C" w:rsidR="00A91AE6" w:rsidRDefault="00A91AE6">
      <w:pPr>
        <w:pStyle w:val="CommentText"/>
      </w:pPr>
      <w:r>
        <w:rPr>
          <w:rStyle w:val="CommentReference"/>
        </w:rPr>
        <w:annotationRef/>
      </w:r>
      <w:r>
        <w:t xml:space="preserve">? </w:t>
      </w:r>
      <w:proofErr w:type="spellStart"/>
      <w:r>
        <w:t>whuc</w:t>
      </w:r>
      <w:proofErr w:type="spellEnd"/>
      <w:r>
        <w:t xml:space="preserve"> ones?</w:t>
      </w:r>
    </w:p>
  </w:comment>
  <w:comment w:id="399" w:author="Tedy Ozersky" w:date="2020-03-03T18:51:00Z" w:initials="TO">
    <w:p w14:paraId="746BEC95" w14:textId="01C95B06" w:rsidR="00A91AE6" w:rsidRDefault="00A91AE6">
      <w:pPr>
        <w:pStyle w:val="CommentText"/>
      </w:pPr>
      <w:r>
        <w:rPr>
          <w:rStyle w:val="CommentReference"/>
        </w:rPr>
        <w:annotationRef/>
      </w:r>
      <w:r>
        <w:t>you mean water movement? I’m not sure I follow your climate/ hydrodynamics connection.</w:t>
      </w:r>
    </w:p>
  </w:comment>
  <w:comment w:id="401" w:author="Tedy Ozersky" w:date="2020-03-03T18:51:00Z" w:initials="TO">
    <w:p w14:paraId="6B833A25" w14:textId="39059547" w:rsidR="00A91AE6" w:rsidRDefault="00A91AE6">
      <w:pPr>
        <w:pStyle w:val="CommentText"/>
      </w:pPr>
      <w:r>
        <w:rPr>
          <w:rStyle w:val="CommentReference"/>
        </w:rPr>
        <w:annotationRef/>
      </w:r>
      <w:r>
        <w:t>?</w:t>
      </w:r>
    </w:p>
  </w:comment>
  <w:comment w:id="400" w:author="Tedy Ozersky" w:date="2020-03-03T18:51:00Z" w:initials="TO">
    <w:p w14:paraId="77A1BC41" w14:textId="0750839C" w:rsidR="00A91AE6" w:rsidRDefault="00A91AE6">
      <w:pPr>
        <w:pStyle w:val="CommentText"/>
      </w:pPr>
      <w:r>
        <w:rPr>
          <w:rStyle w:val="CommentReference"/>
        </w:rPr>
        <w:annotationRef/>
      </w:r>
      <w:r>
        <w:t>I’m not sure I follow this</w:t>
      </w:r>
    </w:p>
  </w:comment>
  <w:comment w:id="402" w:author="Tedy Ozersky" w:date="2020-03-03T18:51:00Z" w:initials="TO">
    <w:p w14:paraId="2F5DD9A7" w14:textId="7960D062" w:rsidR="00A91AE6" w:rsidRDefault="00A91AE6">
      <w:pPr>
        <w:pStyle w:val="CommentText"/>
      </w:pPr>
      <w:r>
        <w:rPr>
          <w:rStyle w:val="CommentReference"/>
        </w:rPr>
        <w:annotationRef/>
      </w:r>
      <w:r>
        <w:t>Again, I don’t follow; how are altered hydrodynamics relevant to the main points of the paper (heterogeneous nearshore effects of sewage pollution)? You need to do a better job of explaining the connection (and also condense this).</w:t>
      </w:r>
    </w:p>
  </w:comment>
  <w:comment w:id="403" w:author="Tedy Ozersky" w:date="2020-03-03T18:51:00Z" w:initials="TO">
    <w:p w14:paraId="70450F47" w14:textId="4F53AC67" w:rsidR="00A91AE6" w:rsidRDefault="00A91AE6">
      <w:pPr>
        <w:pStyle w:val="CommentText"/>
      </w:pPr>
      <w:r>
        <w:rPr>
          <w:rStyle w:val="CommentReference"/>
        </w:rPr>
        <w:annotationRef/>
      </w:r>
      <w:r>
        <w:t>Just report one of them… how are all 3 relevant?</w:t>
      </w:r>
    </w:p>
  </w:comment>
  <w:comment w:id="404" w:author="Tedy Ozersky" w:date="2020-03-04T18:04:00Z" w:initials="TO">
    <w:p w14:paraId="10658223" w14:textId="41DBCA51" w:rsidR="00A91AE6" w:rsidRDefault="00A91AE6">
      <w:pPr>
        <w:pStyle w:val="CommentText"/>
      </w:pPr>
      <w:r>
        <w:rPr>
          <w:rStyle w:val="CommentReference"/>
        </w:rPr>
        <w:annotationRef/>
      </w:r>
      <w:r>
        <w:t>Size is ha</w:t>
      </w:r>
      <w:r w:rsidR="00324C64">
        <w:t>r</w:t>
      </w:r>
      <w:r>
        <w:t>d to tell apart; need larger scale</w:t>
      </w:r>
    </w:p>
  </w:comment>
  <w:comment w:id="405" w:author="Michael Meyer" w:date="2020-03-03T18:51:00Z" w:initials="">
    <w:p w14:paraId="339D4A23" w14:textId="77777777" w:rsidR="00A91AE6" w:rsidRDefault="00A91AE6">
      <w:pPr>
        <w:widowControl w:val="0"/>
        <w:pBdr>
          <w:top w:val="nil"/>
          <w:left w:val="nil"/>
          <w:bottom w:val="nil"/>
          <w:right w:val="nil"/>
          <w:between w:val="nil"/>
        </w:pBdr>
        <w:spacing w:line="240" w:lineRule="auto"/>
        <w:rPr>
          <w:color w:val="000000"/>
        </w:rPr>
      </w:pPr>
      <w:r>
        <w:rPr>
          <w:color w:val="000000"/>
        </w:rPr>
        <w:t>I think we'll need to list author and year for each of the amphipod species......just realizing this, but that'll take some time to wrangle.</w:t>
      </w:r>
    </w:p>
  </w:comment>
  <w:comment w:id="406" w:author="Tedy Ozersky" w:date="2020-03-03T18:51:00Z" w:initials="TO">
    <w:p w14:paraId="4E101E99" w14:textId="55D93B20" w:rsidR="00A91AE6" w:rsidRDefault="00A91AE6">
      <w:pPr>
        <w:pStyle w:val="CommentText"/>
      </w:pPr>
      <w:r>
        <w:rPr>
          <w:rStyle w:val="CommentReference"/>
        </w:rPr>
        <w:annotationRef/>
      </w:r>
      <w:r>
        <w:t>combine figs 3+4 into 2-panel fig</w:t>
      </w:r>
    </w:p>
  </w:comment>
  <w:comment w:id="407" w:author="Tedy Ozersky" w:date="2020-03-03T18:51:00Z" w:initials="TO">
    <w:p w14:paraId="6DE3A430" w14:textId="664AC727" w:rsidR="00A91AE6" w:rsidRDefault="00A91AE6">
      <w:pPr>
        <w:pStyle w:val="CommentText"/>
      </w:pPr>
      <w:r>
        <w:rPr>
          <w:rStyle w:val="CommentReference"/>
        </w:rPr>
        <w:annotationRef/>
      </w:r>
      <w:r>
        <w:t xml:space="preserve">What’s </w:t>
      </w:r>
      <w:proofErr w:type="spellStart"/>
      <w:r>
        <w:t>Drapa</w:t>
      </w:r>
      <w:proofErr w:type="spellEnd"/>
      <w:r>
        <w:t>? Splash zone? Readers won’t know</w:t>
      </w:r>
    </w:p>
  </w:comment>
  <w:comment w:id="408" w:author="Tedy Ozersky" w:date="2020-03-04T17:53:00Z" w:initials="TO">
    <w:p w14:paraId="206F658A" w14:textId="2926D10B" w:rsidR="000B5B9E" w:rsidRDefault="000B5B9E">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163AC" w15:done="0"/>
  <w15:commentEx w15:paraId="5B1B4C58" w15:done="0"/>
  <w15:commentEx w15:paraId="12930CC4" w15:done="0"/>
  <w15:commentEx w15:paraId="7C446DF3" w15:done="0"/>
  <w15:commentEx w15:paraId="1A2007EB" w15:done="0"/>
  <w15:commentEx w15:paraId="787C89F7" w15:done="0"/>
  <w15:commentEx w15:paraId="1FBBAF1C" w15:done="0"/>
  <w15:commentEx w15:paraId="627462BD" w15:done="0"/>
  <w15:commentEx w15:paraId="064FADE8" w15:done="0"/>
  <w15:commentEx w15:paraId="20E0845C" w15:done="0"/>
  <w15:commentEx w15:paraId="09B4830E" w15:done="0"/>
  <w15:commentEx w15:paraId="3438EE7A" w15:done="0"/>
  <w15:commentEx w15:paraId="6AFCF83F" w15:done="0"/>
  <w15:commentEx w15:paraId="4ABE8509" w15:done="0"/>
  <w15:commentEx w15:paraId="7F948E1D" w15:done="0"/>
  <w15:commentEx w15:paraId="56FD65AF" w15:done="0"/>
  <w15:commentEx w15:paraId="48961813" w15:done="0"/>
  <w15:commentEx w15:paraId="24D004B5" w15:done="0"/>
  <w15:commentEx w15:paraId="6D96B7C9" w15:done="0"/>
  <w15:commentEx w15:paraId="4A4ED7A6" w15:done="0"/>
  <w15:commentEx w15:paraId="566B745E" w15:done="0"/>
  <w15:commentEx w15:paraId="76003B7F" w15:done="0"/>
  <w15:commentEx w15:paraId="2A1EE06A" w15:done="0"/>
  <w15:commentEx w15:paraId="6251E88A" w15:done="0"/>
  <w15:commentEx w15:paraId="39ADE7B0" w15:done="0"/>
  <w15:commentEx w15:paraId="28BDFFF6" w15:done="0"/>
  <w15:commentEx w15:paraId="79FFAAA2" w15:done="0"/>
  <w15:commentEx w15:paraId="3DD9353D" w15:done="0"/>
  <w15:commentEx w15:paraId="191309F1" w15:done="0"/>
  <w15:commentEx w15:paraId="153AA8BB" w15:done="0"/>
  <w15:commentEx w15:paraId="6FA82899" w15:done="0"/>
  <w15:commentEx w15:paraId="515A8EE6" w15:done="0"/>
  <w15:commentEx w15:paraId="17DB2F26" w15:done="0"/>
  <w15:commentEx w15:paraId="6265C707" w15:done="0"/>
  <w15:commentEx w15:paraId="16BDC751" w15:done="0"/>
  <w15:commentEx w15:paraId="2E17F656" w15:done="0"/>
  <w15:commentEx w15:paraId="79554C54" w15:done="0"/>
  <w15:commentEx w15:paraId="52FD0F73" w15:done="0"/>
  <w15:commentEx w15:paraId="4DA20F8B" w15:done="0"/>
  <w15:commentEx w15:paraId="1C341B1F" w15:done="0"/>
  <w15:commentEx w15:paraId="4FE44AC3" w15:done="0"/>
  <w15:commentEx w15:paraId="32AD1FD8" w15:done="0"/>
  <w15:commentEx w15:paraId="52080642" w15:done="0"/>
  <w15:commentEx w15:paraId="32243E1D" w15:done="0"/>
  <w15:commentEx w15:paraId="13AF4E63" w15:done="0"/>
  <w15:commentEx w15:paraId="1BD76215" w15:done="0"/>
  <w15:commentEx w15:paraId="0064F33D" w15:done="0"/>
  <w15:commentEx w15:paraId="7A5B2F76" w15:done="0"/>
  <w15:commentEx w15:paraId="4DC36DB3" w15:done="0"/>
  <w15:commentEx w15:paraId="0DA4B781" w15:done="0"/>
  <w15:commentEx w15:paraId="6DE17ECA" w15:done="0"/>
  <w15:commentEx w15:paraId="7FF72712" w15:done="0"/>
  <w15:commentEx w15:paraId="0D49235B" w15:done="0"/>
  <w15:commentEx w15:paraId="5A6269B5" w15:done="0"/>
  <w15:commentEx w15:paraId="2595CB33" w15:done="0"/>
  <w15:commentEx w15:paraId="3B8C73E3" w15:done="0"/>
  <w15:commentEx w15:paraId="672AEEE5" w15:done="0"/>
  <w15:commentEx w15:paraId="2BDE8642" w15:done="0"/>
  <w15:commentEx w15:paraId="35810BF5" w15:done="0"/>
  <w15:commentEx w15:paraId="3E030730" w15:done="0"/>
  <w15:commentEx w15:paraId="4D240E65" w15:done="0"/>
  <w15:commentEx w15:paraId="4479C3F8" w15:done="0"/>
  <w15:commentEx w15:paraId="41E0E047" w15:done="0"/>
  <w15:commentEx w15:paraId="6D42304B" w15:done="0"/>
  <w15:commentEx w15:paraId="57945096" w15:done="0"/>
  <w15:commentEx w15:paraId="532D9DCD" w15:done="0"/>
  <w15:commentEx w15:paraId="5E511E5F" w15:done="0"/>
  <w15:commentEx w15:paraId="07092ED1" w15:done="0"/>
  <w15:commentEx w15:paraId="7AE4C9C3" w15:done="0"/>
  <w15:commentEx w15:paraId="422D9F72" w15:done="0"/>
  <w15:commentEx w15:paraId="008C4FDF" w15:done="0"/>
  <w15:commentEx w15:paraId="73C7F204" w15:done="0"/>
  <w15:commentEx w15:paraId="51CE8695" w15:done="0"/>
  <w15:commentEx w15:paraId="42D26C3D" w15:done="0"/>
  <w15:commentEx w15:paraId="50E5D902" w15:done="0"/>
  <w15:commentEx w15:paraId="35EF240E" w15:done="0"/>
  <w15:commentEx w15:paraId="58151FDA" w15:done="0"/>
  <w15:commentEx w15:paraId="0B286E34" w15:done="0"/>
  <w15:commentEx w15:paraId="6ED8EC09" w15:done="0"/>
  <w15:commentEx w15:paraId="31E47B12" w15:done="0"/>
  <w15:commentEx w15:paraId="01FAF946" w15:done="0"/>
  <w15:commentEx w15:paraId="0C982A5F" w15:done="0"/>
  <w15:commentEx w15:paraId="7228EEEF" w15:done="0"/>
  <w15:commentEx w15:paraId="7B1B47A0" w15:done="0"/>
  <w15:commentEx w15:paraId="6A952BA2" w15:done="0"/>
  <w15:commentEx w15:paraId="6D223F29" w15:done="0"/>
  <w15:commentEx w15:paraId="5A83A830" w15:done="0"/>
  <w15:commentEx w15:paraId="30393F9E" w15:done="0"/>
  <w15:commentEx w15:paraId="10772FFA" w15:done="0"/>
  <w15:commentEx w15:paraId="746BEC95" w15:done="0"/>
  <w15:commentEx w15:paraId="6B833A25" w15:done="0"/>
  <w15:commentEx w15:paraId="77A1BC41" w15:done="0"/>
  <w15:commentEx w15:paraId="2F5DD9A7" w15:done="0"/>
  <w15:commentEx w15:paraId="70450F47" w15:done="0"/>
  <w15:commentEx w15:paraId="10658223" w15:done="0"/>
  <w15:commentEx w15:paraId="339D4A23" w15:done="0"/>
  <w15:commentEx w15:paraId="4E101E99" w15:done="0"/>
  <w15:commentEx w15:paraId="6DE3A430" w15:done="0"/>
  <w15:commentEx w15:paraId="206F65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163AC" w16cid:durableId="21E7A70E"/>
  <w16cid:commentId w16cid:paraId="5B1B4C58" w16cid:durableId="2210D004"/>
  <w16cid:commentId w16cid:paraId="12930CC4" w16cid:durableId="2210D005"/>
  <w16cid:commentId w16cid:paraId="7C446DF3" w16cid:durableId="2210D006"/>
  <w16cid:commentId w16cid:paraId="1A2007EB" w16cid:durableId="2210D007"/>
  <w16cid:commentId w16cid:paraId="787C89F7" w16cid:durableId="2210D008"/>
  <w16cid:commentId w16cid:paraId="1FBBAF1C" w16cid:durableId="2210D009"/>
  <w16cid:commentId w16cid:paraId="627462BD" w16cid:durableId="2210D00A"/>
  <w16cid:commentId w16cid:paraId="064FADE8" w16cid:durableId="2210D00B"/>
  <w16cid:commentId w16cid:paraId="20E0845C" w16cid:durableId="2210D00C"/>
  <w16cid:commentId w16cid:paraId="09B4830E" w16cid:durableId="2210D00D"/>
  <w16cid:commentId w16cid:paraId="3438EE7A" w16cid:durableId="2210D00E"/>
  <w16cid:commentId w16cid:paraId="6AFCF83F" w16cid:durableId="2210D00F"/>
  <w16cid:commentId w16cid:paraId="4ABE8509" w16cid:durableId="2210D010"/>
  <w16cid:commentId w16cid:paraId="7F948E1D" w16cid:durableId="2210D011"/>
  <w16cid:commentId w16cid:paraId="56FD65AF" w16cid:durableId="2210D012"/>
  <w16cid:commentId w16cid:paraId="48961813" w16cid:durableId="2210D013"/>
  <w16cid:commentId w16cid:paraId="24D004B5" w16cid:durableId="2210D014"/>
  <w16cid:commentId w16cid:paraId="6D96B7C9" w16cid:durableId="2210D015"/>
  <w16cid:commentId w16cid:paraId="4A4ED7A6" w16cid:durableId="2210D016"/>
  <w16cid:commentId w16cid:paraId="566B745E" w16cid:durableId="2210D017"/>
  <w16cid:commentId w16cid:paraId="76003B7F" w16cid:durableId="2210D018"/>
  <w16cid:commentId w16cid:paraId="2A1EE06A" w16cid:durableId="2210D019"/>
  <w16cid:commentId w16cid:paraId="6251E88A" w16cid:durableId="2210D01A"/>
  <w16cid:commentId w16cid:paraId="39ADE7B0" w16cid:durableId="2210D01B"/>
  <w16cid:commentId w16cid:paraId="28BDFFF6" w16cid:durableId="2210D01C"/>
  <w16cid:commentId w16cid:paraId="79FFAAA2" w16cid:durableId="2210D01D"/>
  <w16cid:commentId w16cid:paraId="3DD9353D" w16cid:durableId="2210D01E"/>
  <w16cid:commentId w16cid:paraId="191309F1" w16cid:durableId="2210D01F"/>
  <w16cid:commentId w16cid:paraId="153AA8BB" w16cid:durableId="2210D020"/>
  <w16cid:commentId w16cid:paraId="6FA82899" w16cid:durableId="2210D021"/>
  <w16cid:commentId w16cid:paraId="515A8EE6" w16cid:durableId="2210D022"/>
  <w16cid:commentId w16cid:paraId="17DB2F26" w16cid:durableId="2210D023"/>
  <w16cid:commentId w16cid:paraId="6265C707" w16cid:durableId="2210D024"/>
  <w16cid:commentId w16cid:paraId="16BDC751" w16cid:durableId="2210D025"/>
  <w16cid:commentId w16cid:paraId="2E17F656" w16cid:durableId="2210D026"/>
  <w16cid:commentId w16cid:paraId="79554C54" w16cid:durableId="21E7A71F"/>
  <w16cid:commentId w16cid:paraId="52FD0F73" w16cid:durableId="2210D028"/>
  <w16cid:commentId w16cid:paraId="4DA20F8B" w16cid:durableId="2210D029"/>
  <w16cid:commentId w16cid:paraId="1C341B1F" w16cid:durableId="2210D02A"/>
  <w16cid:commentId w16cid:paraId="4FE44AC3" w16cid:durableId="2210D02B"/>
  <w16cid:commentId w16cid:paraId="32AD1FD8" w16cid:durableId="2210D02C"/>
  <w16cid:commentId w16cid:paraId="52080642" w16cid:durableId="2210D02D"/>
  <w16cid:commentId w16cid:paraId="32243E1D" w16cid:durableId="2210D02E"/>
  <w16cid:commentId w16cid:paraId="13AF4E63" w16cid:durableId="2210D02F"/>
  <w16cid:commentId w16cid:paraId="1BD76215" w16cid:durableId="2210D030"/>
  <w16cid:commentId w16cid:paraId="0064F33D" w16cid:durableId="2210D031"/>
  <w16cid:commentId w16cid:paraId="7A5B2F76" w16cid:durableId="2210D032"/>
  <w16cid:commentId w16cid:paraId="4DC36DB3" w16cid:durableId="2210D033"/>
  <w16cid:commentId w16cid:paraId="0DA4B781" w16cid:durableId="2210D034"/>
  <w16cid:commentId w16cid:paraId="6DE17ECA" w16cid:durableId="2210D035"/>
  <w16cid:commentId w16cid:paraId="7FF72712" w16cid:durableId="2210D036"/>
  <w16cid:commentId w16cid:paraId="0D49235B" w16cid:durableId="2210D037"/>
  <w16cid:commentId w16cid:paraId="5A6269B5" w16cid:durableId="21E7A723"/>
  <w16cid:commentId w16cid:paraId="2595CB33" w16cid:durableId="2210D039"/>
  <w16cid:commentId w16cid:paraId="3B8C73E3" w16cid:durableId="2210D03A"/>
  <w16cid:commentId w16cid:paraId="672AEEE5" w16cid:durableId="2210D03B"/>
  <w16cid:commentId w16cid:paraId="2BDE8642" w16cid:durableId="2210D03C"/>
  <w16cid:commentId w16cid:paraId="35810BF5" w16cid:durableId="2210D03D"/>
  <w16cid:commentId w16cid:paraId="3E030730" w16cid:durableId="2210D03E"/>
  <w16cid:commentId w16cid:paraId="4D240E65" w16cid:durableId="2210D03F"/>
  <w16cid:commentId w16cid:paraId="4479C3F8" w16cid:durableId="2210D040"/>
  <w16cid:commentId w16cid:paraId="41E0E047" w16cid:durableId="2210D041"/>
  <w16cid:commentId w16cid:paraId="6D42304B" w16cid:durableId="2210D042"/>
  <w16cid:commentId w16cid:paraId="57945096" w16cid:durableId="2210D043"/>
  <w16cid:commentId w16cid:paraId="532D9DCD" w16cid:durableId="2210D044"/>
  <w16cid:commentId w16cid:paraId="5E511E5F" w16cid:durableId="2210D045"/>
  <w16cid:commentId w16cid:paraId="07092ED1" w16cid:durableId="2210D046"/>
  <w16cid:commentId w16cid:paraId="7AE4C9C3" w16cid:durableId="2210D047"/>
  <w16cid:commentId w16cid:paraId="422D9F72" w16cid:durableId="2210D048"/>
  <w16cid:commentId w16cid:paraId="008C4FDF" w16cid:durableId="2210D049"/>
  <w16cid:commentId w16cid:paraId="73C7F204" w16cid:durableId="2210D04A"/>
  <w16cid:commentId w16cid:paraId="51CE8695" w16cid:durableId="2210D04B"/>
  <w16cid:commentId w16cid:paraId="42D26C3D" w16cid:durableId="2210D04C"/>
  <w16cid:commentId w16cid:paraId="50E5D902" w16cid:durableId="2210D04D"/>
  <w16cid:commentId w16cid:paraId="35EF240E" w16cid:durableId="2210D04E"/>
  <w16cid:commentId w16cid:paraId="58151FDA" w16cid:durableId="2210D04F"/>
  <w16cid:commentId w16cid:paraId="0B286E34" w16cid:durableId="2210D050"/>
  <w16cid:commentId w16cid:paraId="6ED8EC09" w16cid:durableId="2210D051"/>
  <w16cid:commentId w16cid:paraId="31E47B12" w16cid:durableId="2210D052"/>
  <w16cid:commentId w16cid:paraId="01FAF946" w16cid:durableId="2210D053"/>
  <w16cid:commentId w16cid:paraId="0C982A5F" w16cid:durableId="2210D054"/>
  <w16cid:commentId w16cid:paraId="7228EEEF" w16cid:durableId="2210D055"/>
  <w16cid:commentId w16cid:paraId="7B1B47A0" w16cid:durableId="2210D056"/>
  <w16cid:commentId w16cid:paraId="6A952BA2" w16cid:durableId="2210D057"/>
  <w16cid:commentId w16cid:paraId="6D223F29" w16cid:durableId="2210D058"/>
  <w16cid:commentId w16cid:paraId="5A83A830" w16cid:durableId="2210D059"/>
  <w16cid:commentId w16cid:paraId="30393F9E" w16cid:durableId="2210D05A"/>
  <w16cid:commentId w16cid:paraId="10772FFA" w16cid:durableId="2210D05B"/>
  <w16cid:commentId w16cid:paraId="746BEC95" w16cid:durableId="2210D05C"/>
  <w16cid:commentId w16cid:paraId="6B833A25" w16cid:durableId="2210D05D"/>
  <w16cid:commentId w16cid:paraId="77A1BC41" w16cid:durableId="2210D05E"/>
  <w16cid:commentId w16cid:paraId="2F5DD9A7" w16cid:durableId="2210D05F"/>
  <w16cid:commentId w16cid:paraId="70450F47" w16cid:durableId="2210D060"/>
  <w16cid:commentId w16cid:paraId="10658223" w16cid:durableId="2210D061"/>
  <w16cid:commentId w16cid:paraId="339D4A23" w16cid:durableId="21E7A737"/>
  <w16cid:commentId w16cid:paraId="4E101E99" w16cid:durableId="2210D063"/>
  <w16cid:commentId w16cid:paraId="6DE3A430" w16cid:durableId="2210D064"/>
  <w16cid:commentId w16cid:paraId="206F658A" w16cid:durableId="2210D0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D55"/>
    <w:rsid w:val="00004C3C"/>
    <w:rsid w:val="000307DE"/>
    <w:rsid w:val="0008134F"/>
    <w:rsid w:val="000B4975"/>
    <w:rsid w:val="000B5308"/>
    <w:rsid w:val="000B5B9E"/>
    <w:rsid w:val="000C2C76"/>
    <w:rsid w:val="000F223A"/>
    <w:rsid w:val="000F7A09"/>
    <w:rsid w:val="00110977"/>
    <w:rsid w:val="00115FCB"/>
    <w:rsid w:val="00123693"/>
    <w:rsid w:val="00154ABA"/>
    <w:rsid w:val="001936D1"/>
    <w:rsid w:val="001A1BBB"/>
    <w:rsid w:val="001B7B02"/>
    <w:rsid w:val="001F0393"/>
    <w:rsid w:val="00232F99"/>
    <w:rsid w:val="00236ED5"/>
    <w:rsid w:val="002424DE"/>
    <w:rsid w:val="002849B1"/>
    <w:rsid w:val="00287F90"/>
    <w:rsid w:val="00292741"/>
    <w:rsid w:val="00324C64"/>
    <w:rsid w:val="00357C12"/>
    <w:rsid w:val="00414172"/>
    <w:rsid w:val="004361D1"/>
    <w:rsid w:val="0044127F"/>
    <w:rsid w:val="00443249"/>
    <w:rsid w:val="004514AB"/>
    <w:rsid w:val="00491178"/>
    <w:rsid w:val="004B4081"/>
    <w:rsid w:val="004F577D"/>
    <w:rsid w:val="00536BE1"/>
    <w:rsid w:val="00557916"/>
    <w:rsid w:val="00574762"/>
    <w:rsid w:val="00587BE1"/>
    <w:rsid w:val="005A573D"/>
    <w:rsid w:val="005F4343"/>
    <w:rsid w:val="00641CE6"/>
    <w:rsid w:val="00651D3A"/>
    <w:rsid w:val="006A7A61"/>
    <w:rsid w:val="006B3ABE"/>
    <w:rsid w:val="006C6420"/>
    <w:rsid w:val="006D5521"/>
    <w:rsid w:val="006E0A52"/>
    <w:rsid w:val="006F5F57"/>
    <w:rsid w:val="00715D55"/>
    <w:rsid w:val="007546C9"/>
    <w:rsid w:val="00754A6A"/>
    <w:rsid w:val="00777C14"/>
    <w:rsid w:val="007911B2"/>
    <w:rsid w:val="00794B9B"/>
    <w:rsid w:val="007A0023"/>
    <w:rsid w:val="007E0849"/>
    <w:rsid w:val="007F226F"/>
    <w:rsid w:val="0081388E"/>
    <w:rsid w:val="00833288"/>
    <w:rsid w:val="00833C11"/>
    <w:rsid w:val="008A299A"/>
    <w:rsid w:val="008C64AE"/>
    <w:rsid w:val="008C6721"/>
    <w:rsid w:val="008D6D41"/>
    <w:rsid w:val="008E5D3D"/>
    <w:rsid w:val="00902608"/>
    <w:rsid w:val="00905270"/>
    <w:rsid w:val="00956343"/>
    <w:rsid w:val="009654BD"/>
    <w:rsid w:val="009A7491"/>
    <w:rsid w:val="009D0DDD"/>
    <w:rsid w:val="009D6A53"/>
    <w:rsid w:val="00A011BB"/>
    <w:rsid w:val="00A6440C"/>
    <w:rsid w:val="00A91AE6"/>
    <w:rsid w:val="00A92B32"/>
    <w:rsid w:val="00B24F30"/>
    <w:rsid w:val="00B417BC"/>
    <w:rsid w:val="00B7339C"/>
    <w:rsid w:val="00B803E2"/>
    <w:rsid w:val="00BD3210"/>
    <w:rsid w:val="00BD46C3"/>
    <w:rsid w:val="00BF09EC"/>
    <w:rsid w:val="00C131EF"/>
    <w:rsid w:val="00CC139B"/>
    <w:rsid w:val="00CE567A"/>
    <w:rsid w:val="00CF3363"/>
    <w:rsid w:val="00D2684E"/>
    <w:rsid w:val="00D271DE"/>
    <w:rsid w:val="00D438C7"/>
    <w:rsid w:val="00D52D89"/>
    <w:rsid w:val="00D8535D"/>
    <w:rsid w:val="00DC6FEA"/>
    <w:rsid w:val="00E479B7"/>
    <w:rsid w:val="00E8665D"/>
    <w:rsid w:val="00EC59E6"/>
    <w:rsid w:val="00ED3EE8"/>
    <w:rsid w:val="00EE52D2"/>
    <w:rsid w:val="00EF4024"/>
    <w:rsid w:val="00EF7A40"/>
    <w:rsid w:val="00F34A1E"/>
    <w:rsid w:val="00F62B41"/>
    <w:rsid w:val="00FA07C4"/>
    <w:rsid w:val="00FC7BD4"/>
    <w:rsid w:val="00FE67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AEBE6516-0E42-4D03-B600-15C767F15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3E1E4B-E94A-44EA-8AA1-55277B220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40221</Words>
  <Characters>229260</Characters>
  <Application>Microsoft Office Word</Application>
  <DocSecurity>0</DocSecurity>
  <Lines>1910</Lines>
  <Paragraphs>537</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268944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Meyer, Michael Frederick</dc:creator>
  <cp:lastModifiedBy>Meyer, Michael Frederick</cp:lastModifiedBy>
  <cp:revision>2</cp:revision>
  <cp:lastPrinted>2020-02-10T18:04:00Z</cp:lastPrinted>
  <dcterms:created xsi:type="dcterms:W3CDTF">2020-03-09T23:37:00Z</dcterms:created>
  <dcterms:modified xsi:type="dcterms:W3CDTF">2020-03-09T23:37:00Z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id="tmSRam44"/&gt;&lt;style id="http://www.zotero.org/styles/limnology-and-oceanography" hasBibliography="1" bibliographyStyleHasBeenSet="1"/&gt;&lt;prefs&gt;&lt;pref name="fieldType" value="Field"/&gt;&lt;/prefs&gt;&lt;/data&gt;</vt:lpwstr>
  </property>
</Properties>
</file>