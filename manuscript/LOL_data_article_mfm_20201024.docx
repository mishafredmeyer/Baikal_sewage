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E" w14:textId="3C81E913" w:rsidR="009956E8" w:rsidRPr="00D87563" w:rsidRDefault="00097E8E" w:rsidP="006B0CD5">
      <w:pPr>
        <w:jc w:val="center"/>
      </w:pPr>
      <w:r w:rsidRPr="00D87563">
        <w:t>The Sewage-Indicator-Baikal-Ecological-Response (</w:t>
      </w:r>
      <w:commentRangeStart w:id="0"/>
      <w:r w:rsidRPr="00D87563">
        <w:t>SIBER</w:t>
      </w:r>
      <w:commentRangeEnd w:id="0"/>
      <w:r w:rsidR="00247471">
        <w:rPr>
          <w:rStyle w:val="CommentReference"/>
          <w:rFonts w:ascii="Arial" w:eastAsia="Arial" w:hAnsi="Arial" w:cs="Arial"/>
          <w:lang w:val="en"/>
        </w:rPr>
        <w:commentReference w:id="0"/>
      </w:r>
      <w:r w:rsidRPr="00D87563">
        <w:t xml:space="preserve">) dataset: </w:t>
      </w:r>
      <w:r w:rsidR="00641893" w:rsidRPr="00D87563">
        <w:t xml:space="preserve">Co-located sewage pollution, periphyton, and benthic macroinvertebrate community and </w:t>
      </w:r>
      <w:proofErr w:type="spellStart"/>
      <w:r w:rsidR="00641893" w:rsidRPr="00D87563">
        <w:t>foodweb</w:t>
      </w:r>
      <w:proofErr w:type="spellEnd"/>
      <w:r w:rsidR="00641893" w:rsidRPr="00D87563">
        <w:t xml:space="preserve"> dataset from Lake Baikal (Siberia)</w:t>
      </w:r>
    </w:p>
    <w:p w14:paraId="2C3F1904" w14:textId="77777777" w:rsidR="00641893" w:rsidRPr="00D87563" w:rsidRDefault="00641893" w:rsidP="00641893">
      <w:r w:rsidRPr="00D87563">
        <w:t>Michael F. Meyer</w:t>
      </w:r>
      <w:r w:rsidRPr="00D87563">
        <w:rPr>
          <w:vertAlign w:val="superscript"/>
        </w:rPr>
        <w:t>1</w:t>
      </w:r>
      <w:r w:rsidRPr="00D87563">
        <w:t>*</w:t>
      </w:r>
      <w:bookmarkStart w:id="1" w:name="_GoBack"/>
      <w:bookmarkEnd w:id="1"/>
    </w:p>
    <w:p w14:paraId="63F06640" w14:textId="77851A9F" w:rsidR="00641893" w:rsidRPr="00D87563" w:rsidRDefault="00641893" w:rsidP="00641893">
      <w:pPr>
        <w:rPr>
          <w:vertAlign w:val="superscript"/>
        </w:rPr>
      </w:pPr>
      <w:proofErr w:type="spellStart"/>
      <w:r w:rsidRPr="00D87563">
        <w:t>Ted</w:t>
      </w:r>
      <w:r w:rsidR="0080096C">
        <w:t>y</w:t>
      </w:r>
      <w:proofErr w:type="spellEnd"/>
      <w:r w:rsidRPr="00D87563">
        <w:t xml:space="preserve"> Ozersky</w:t>
      </w:r>
      <w:r w:rsidRPr="00D87563">
        <w:rPr>
          <w:vertAlign w:val="superscript"/>
        </w:rPr>
        <w:t>3</w:t>
      </w:r>
    </w:p>
    <w:p w14:paraId="188F8AC8" w14:textId="77777777" w:rsidR="00641893" w:rsidRPr="00D87563" w:rsidRDefault="00641893" w:rsidP="00641893">
      <w:pPr>
        <w:rPr>
          <w:vertAlign w:val="superscript"/>
        </w:rPr>
      </w:pPr>
      <w:r w:rsidRPr="00D87563">
        <w:t>Kara H. Woo</w:t>
      </w:r>
      <w:r w:rsidRPr="00D87563">
        <w:rPr>
          <w:vertAlign w:val="superscript"/>
        </w:rPr>
        <w:t>2</w:t>
      </w:r>
    </w:p>
    <w:p w14:paraId="55CBD2DA" w14:textId="77777777" w:rsidR="00641893" w:rsidRPr="00D87563" w:rsidRDefault="00641893" w:rsidP="00641893">
      <w:pPr>
        <w:rPr>
          <w:vertAlign w:val="superscript"/>
        </w:rPr>
      </w:pPr>
      <w:r w:rsidRPr="00D87563">
        <w:t>Kirill Shchapov</w:t>
      </w:r>
      <w:r w:rsidRPr="00D87563">
        <w:rPr>
          <w:vertAlign w:val="superscript"/>
        </w:rPr>
        <w:t>3</w:t>
      </w:r>
    </w:p>
    <w:p w14:paraId="0764D7E1" w14:textId="77777777" w:rsidR="00641893" w:rsidRPr="00D87563" w:rsidRDefault="00641893" w:rsidP="00641893">
      <w:pPr>
        <w:rPr>
          <w:vertAlign w:val="superscript"/>
        </w:rPr>
      </w:pPr>
      <w:r w:rsidRPr="00D87563">
        <w:t>Daniel D. Snow</w:t>
      </w:r>
      <w:r w:rsidRPr="00D87563">
        <w:rPr>
          <w:vertAlign w:val="superscript"/>
        </w:rPr>
        <w:t>4</w:t>
      </w:r>
    </w:p>
    <w:p w14:paraId="0A008F0B" w14:textId="6C7BD5CF" w:rsidR="00641893" w:rsidRPr="00D87563" w:rsidRDefault="00641893" w:rsidP="00641893">
      <w:pPr>
        <w:rPr>
          <w:vertAlign w:val="superscript"/>
        </w:rPr>
      </w:pPr>
      <w:r w:rsidRPr="00D87563">
        <w:t>Maxim A. Timofeyev</w:t>
      </w:r>
      <w:r w:rsidR="0080096C">
        <w:rPr>
          <w:vertAlign w:val="superscript"/>
        </w:rPr>
        <w:t>5</w:t>
      </w:r>
    </w:p>
    <w:p w14:paraId="04B13997" w14:textId="77777777" w:rsidR="00641893" w:rsidRPr="00D87563" w:rsidRDefault="00641893" w:rsidP="00641893">
      <w:pPr>
        <w:rPr>
          <w:vertAlign w:val="superscript"/>
        </w:rPr>
      </w:pPr>
      <w:r w:rsidRPr="00D87563">
        <w:t>Dmitry Yu. Karnaukhov</w:t>
      </w:r>
      <w:r w:rsidRPr="00D87563">
        <w:rPr>
          <w:vertAlign w:val="superscript"/>
        </w:rPr>
        <w:t>6</w:t>
      </w:r>
    </w:p>
    <w:p w14:paraId="4420225A" w14:textId="045F511B" w:rsidR="00641893" w:rsidRPr="00D87563" w:rsidRDefault="00641893" w:rsidP="00641893">
      <w:pPr>
        <w:rPr>
          <w:vertAlign w:val="superscript"/>
        </w:rPr>
      </w:pPr>
      <w:r w:rsidRPr="00D87563">
        <w:t>Aaron Galloway</w:t>
      </w:r>
      <w:r w:rsidR="0080096C">
        <w:rPr>
          <w:vertAlign w:val="superscript"/>
        </w:rPr>
        <w:t>7</w:t>
      </w:r>
    </w:p>
    <w:p w14:paraId="1FD2A513" w14:textId="2A8C4E49" w:rsidR="00641893" w:rsidRPr="00D87563" w:rsidRDefault="00641893" w:rsidP="00641893">
      <w:r w:rsidRPr="00D87563">
        <w:t>Julie Schram</w:t>
      </w:r>
      <w:r w:rsidR="0080096C">
        <w:rPr>
          <w:vertAlign w:val="superscript"/>
        </w:rPr>
        <w:t>7</w:t>
      </w:r>
    </w:p>
    <w:p w14:paraId="6F137D3A" w14:textId="77777777" w:rsidR="00641893" w:rsidRPr="00D87563" w:rsidRDefault="00641893" w:rsidP="00641893">
      <w:r w:rsidRPr="00D87563">
        <w:t>Matthew R. Brousil</w:t>
      </w:r>
      <w:r w:rsidRPr="00D87563">
        <w:rPr>
          <w:vertAlign w:val="superscript"/>
        </w:rPr>
        <w:t>2</w:t>
      </w:r>
    </w:p>
    <w:p w14:paraId="6CBD7084" w14:textId="77777777" w:rsidR="0080096C" w:rsidRPr="00D87563" w:rsidRDefault="0080096C" w:rsidP="0080096C">
      <w:r w:rsidRPr="00D87563">
        <w:t>Stephanie E. Hampton</w:t>
      </w:r>
      <w:r w:rsidRPr="00D87563">
        <w:rPr>
          <w:vertAlign w:val="superscript"/>
        </w:rPr>
        <w:t>2</w:t>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17DCD618" w14:textId="77777777" w:rsidR="00641893" w:rsidRPr="00D87563" w:rsidRDefault="00641893" w:rsidP="00641893">
      <w:r w:rsidRPr="00D87563">
        <w:rPr>
          <w:vertAlign w:val="superscript"/>
        </w:rPr>
        <w:t>2.</w:t>
      </w:r>
      <w:r w:rsidRPr="00D87563">
        <w:t xml:space="preserve"> Center for Environmental Research, Education, and Outreach, Washington State University, </w:t>
      </w:r>
    </w:p>
    <w:p w14:paraId="0E0E0328" w14:textId="77777777" w:rsidR="00641893" w:rsidRPr="00D87563" w:rsidRDefault="00641893" w:rsidP="00641893">
      <w:r w:rsidRPr="00D87563">
        <w:t xml:space="preserve">   Pullman, WA, USA</w:t>
      </w:r>
    </w:p>
    <w:p w14:paraId="4A9BBDFE" w14:textId="77777777" w:rsidR="00641893" w:rsidRPr="00D87563" w:rsidRDefault="00641893" w:rsidP="00641893">
      <w:r w:rsidRPr="00D87563">
        <w:rPr>
          <w:vertAlign w:val="superscript"/>
        </w:rPr>
        <w:t>3.</w:t>
      </w:r>
      <w:r w:rsidRPr="00D87563">
        <w:t xml:space="preserve"> Large Lakes Observatory, University of Minnesota - Duluth, Duluth, MN, USA</w:t>
      </w:r>
    </w:p>
    <w:p w14:paraId="53D49669" w14:textId="77777777" w:rsidR="00641893" w:rsidRPr="00D87563" w:rsidRDefault="00641893" w:rsidP="00641893">
      <w:r w:rsidRPr="00D87563">
        <w:rPr>
          <w:vertAlign w:val="superscript"/>
        </w:rPr>
        <w:t>4.</w:t>
      </w:r>
      <w:r w:rsidRPr="00D87563">
        <w:t xml:space="preserve"> School of Natural Resources, University of Nebraska-Lincoln, Lincoln, NE, USA</w:t>
      </w:r>
    </w:p>
    <w:p w14:paraId="6015AAD5" w14:textId="77777777" w:rsidR="00641893" w:rsidRPr="00D87563" w:rsidRDefault="00641893" w:rsidP="00641893">
      <w:r w:rsidRPr="00D87563">
        <w:rPr>
          <w:vertAlign w:val="superscript"/>
        </w:rPr>
        <w:t>6.</w:t>
      </w:r>
      <w:r w:rsidRPr="00D87563">
        <w:t xml:space="preserve"> Biological Research Institute, Irkutsk State University, Irkutsk, Irkutsk Oblast, Russia</w:t>
      </w:r>
    </w:p>
    <w:p w14:paraId="3A478C17" w14:textId="77777777" w:rsidR="00641893" w:rsidRPr="00D87563" w:rsidRDefault="00641893" w:rsidP="00641893">
      <w:r w:rsidRPr="00D87563">
        <w:rPr>
          <w:vertAlign w:val="superscript"/>
        </w:rPr>
        <w:t>7.</w:t>
      </w:r>
      <w:r w:rsidRPr="00D87563">
        <w:t xml:space="preserve"> Limnological Institute SB RAS, Irkutsk, Irkutsk Oblast, Russia</w:t>
      </w:r>
    </w:p>
    <w:p w14:paraId="65D6189C" w14:textId="77777777" w:rsidR="00641893" w:rsidRPr="00D87563" w:rsidRDefault="00641893" w:rsidP="00641893">
      <w:r w:rsidRPr="00D87563">
        <w:rPr>
          <w:vertAlign w:val="superscript"/>
        </w:rPr>
        <w:t>8.</w:t>
      </w:r>
      <w:r w:rsidRPr="00D87563">
        <w:t xml:space="preserve"> Oregon Institute of Marine Biology, University of Oregon, Charleston, OR, USA</w:t>
      </w:r>
    </w:p>
    <w:p w14:paraId="617AF2BC" w14:textId="77777777" w:rsidR="00641893" w:rsidRPr="00D87563" w:rsidRDefault="00641893"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Author Contribution Statement</w:t>
      </w:r>
    </w:p>
    <w:p w14:paraId="510440AE" w14:textId="1D68418C" w:rsidR="00C900D5" w:rsidRDefault="00C900D5">
      <w:pPr>
        <w:ind w:right="-450"/>
      </w:pPr>
      <w:r>
        <w:t>Conceptualized the project:</w:t>
      </w:r>
      <w:r w:rsidR="0080096C">
        <w:t xml:space="preserve"> MFM, SEH, </w:t>
      </w:r>
    </w:p>
    <w:p w14:paraId="00000017" w14:textId="4008B4E8" w:rsidR="009956E8" w:rsidRDefault="00981DF3">
      <w:pPr>
        <w:ind w:right="-450"/>
      </w:pPr>
      <w:r>
        <w:t>Collected samples in the field:</w:t>
      </w:r>
      <w:r w:rsidR="0080096C">
        <w:t xml:space="preserve"> </w:t>
      </w:r>
    </w:p>
    <w:p w14:paraId="682C8974" w14:textId="64C84B77" w:rsidR="00981DF3" w:rsidRDefault="00C900D5">
      <w:pPr>
        <w:ind w:right="-450"/>
      </w:pPr>
      <w:r>
        <w:t>Processed samples:</w:t>
      </w:r>
    </w:p>
    <w:p w14:paraId="7303F928" w14:textId="711A4CA4" w:rsidR="00C900D5" w:rsidRDefault="00C900D5">
      <w:pPr>
        <w:ind w:right="-450"/>
      </w:pPr>
      <w:r>
        <w:t>Wrote and Reviewed R scripts:</w:t>
      </w:r>
    </w:p>
    <w:p w14:paraId="729293AC" w14:textId="219FBBC7" w:rsidR="00C900D5" w:rsidRDefault="00C900D5">
      <w:pPr>
        <w:ind w:right="-450"/>
      </w:pPr>
      <w:r>
        <w:t>Data management:</w:t>
      </w:r>
    </w:p>
    <w:p w14:paraId="57FFDC43" w14:textId="3888C3FE" w:rsidR="00C900D5" w:rsidRDefault="00C900D5">
      <w:pPr>
        <w:ind w:right="-450"/>
      </w:pPr>
      <w:r>
        <w:t>Wrote and edited the manuscript:</w:t>
      </w:r>
    </w:p>
    <w:p w14:paraId="71D3C7B4" w14:textId="23E44D24" w:rsidR="00C900D5" w:rsidRDefault="00C900D5">
      <w:pPr>
        <w:ind w:right="-450"/>
      </w:pPr>
      <w:r>
        <w:t>Approved the final manuscript:</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335C2566" w:rsidR="009956E8" w:rsidRPr="00D87563" w:rsidRDefault="006B0CD5" w:rsidP="006B0CD5">
      <w:pPr>
        <w:ind w:right="-450"/>
      </w:pPr>
      <w:r w:rsidRPr="00D87563">
        <w:t>Funding was</w:t>
      </w:r>
      <w:r w:rsidR="00FE6571" w:rsidRPr="00D87563">
        <w:t xml:space="preserve"> </w:t>
      </w:r>
      <w:r w:rsidRPr="00D87563">
        <w:t xml:space="preserve">provided by the National Science Foundation (NSF-DEB-1136637) to S.E.H., a Fulbright Fellowship to M.F.M., </w:t>
      </w:r>
      <w:proofErr w:type="gramStart"/>
      <w:r w:rsidRPr="00D87563">
        <w:t>a</w:t>
      </w:r>
      <w:proofErr w:type="gramEnd"/>
      <w:r w:rsidRPr="00D87563">
        <w:t xml:space="preserve"> NSF Graduate Research Fellowship to M.F.M. (NSF-DGE-1347973), and the Russian Ministry of Education and Science Research Project (No. GR 01201461929; 1354-2014/51).</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0A3EC131" w14:textId="49AC0AC9" w:rsidR="00641893" w:rsidRPr="00D87563" w:rsidRDefault="00641893" w:rsidP="00641893">
      <w:r w:rsidRPr="00D87563">
        <w:t>EDI will provide the DOI</w:t>
      </w:r>
    </w:p>
    <w:p w14:paraId="00000027" w14:textId="77777777" w:rsidR="009956E8" w:rsidRPr="00D87563" w:rsidRDefault="009956E8"/>
    <w:p w14:paraId="00000029" w14:textId="4B0451C3" w:rsidR="009956E8" w:rsidRPr="00D87563" w:rsidRDefault="00BC3E51" w:rsidP="00641893">
      <w:pPr>
        <w:rPr>
          <w:color w:val="4A86E8"/>
        </w:rPr>
      </w:pPr>
      <w:r w:rsidRPr="00D87563">
        <w:rPr>
          <w:b/>
        </w:rPr>
        <w:lastRenderedPageBreak/>
        <w:t xml:space="preserve">Code URL with permanent identifier:  </w:t>
      </w:r>
    </w:p>
    <w:p w14:paraId="7FC18C90" w14:textId="2A837BAF" w:rsidR="00641893" w:rsidRPr="00D87563" w:rsidRDefault="00641893" w:rsidP="00641893">
      <w:r w:rsidRPr="00D87563">
        <w:t>EDI will provide the DOI</w:t>
      </w:r>
    </w:p>
    <w:p w14:paraId="0000002A" w14:textId="77777777" w:rsidR="009956E8" w:rsidRPr="00D87563" w:rsidRDefault="009956E8"/>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459686D6" w:rsidR="009956E8" w:rsidRPr="00D87563" w:rsidRDefault="00BC3E51">
      <w:pPr>
        <w:rPr>
          <w:b/>
        </w:rPr>
      </w:pPr>
      <w:r w:rsidRPr="00D87563">
        <w:rPr>
          <w:b/>
        </w:rPr>
        <w:t>Technology Type(s):</w:t>
      </w:r>
      <w:r w:rsidR="006B0CD5" w:rsidRPr="00D87563">
        <w:rPr>
          <w:b/>
        </w:rPr>
        <w:t xml:space="preserve"> </w:t>
      </w:r>
      <w:r w:rsidR="00192EF6">
        <w:rPr>
          <w:b/>
        </w:rPr>
        <w:t>GC/MS, LC/MS, Spectrophotometry</w:t>
      </w:r>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48761E84" w:rsidR="009956E8" w:rsidRPr="003F3A49" w:rsidRDefault="00BC3E51" w:rsidP="003F3A49">
      <w:r w:rsidRPr="00D87563">
        <w:rPr>
          <w:b/>
        </w:rPr>
        <w:t>Abstract (</w:t>
      </w:r>
      <w:r w:rsidR="00EB500E" w:rsidRPr="00D87563">
        <w:rPr>
          <w:b/>
        </w:rPr>
        <w:t>1</w:t>
      </w:r>
      <w:r w:rsidR="00BE6C57">
        <w:rPr>
          <w:b/>
        </w:rPr>
        <w:t>4</w:t>
      </w:r>
      <w:r w:rsidR="004665E2">
        <w:rPr>
          <w:b/>
        </w:rPr>
        <w:t>7</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3148B466" w:rsidR="009956E8" w:rsidRPr="00D87563" w:rsidRDefault="004665E2">
      <w:r>
        <w:rPr>
          <w:highlight w:val="white"/>
        </w:rPr>
        <w:t>S</w:t>
      </w:r>
      <w:r w:rsidR="00342554" w:rsidRPr="00D87563">
        <w:rPr>
          <w:highlight w:val="white"/>
        </w:rPr>
        <w:t xml:space="preserve">ewage released from lakeside development can introduce </w:t>
      </w:r>
      <w:r w:rsidR="002A508A" w:rsidRPr="00D87563">
        <w:rPr>
          <w:highlight w:val="white"/>
        </w:rPr>
        <w:t xml:space="preserve">nutrients and </w:t>
      </w:r>
      <w:r w:rsidR="00F15F8B">
        <w:rPr>
          <w:highlight w:val="white"/>
        </w:rPr>
        <w:t>micro</w:t>
      </w:r>
      <w:r w:rsidR="00342554" w:rsidRPr="00D87563">
        <w:rPr>
          <w:highlight w:val="white"/>
        </w:rPr>
        <w:t xml:space="preserve">pollutants </w:t>
      </w:r>
      <w:r>
        <w:rPr>
          <w:highlight w:val="white"/>
        </w:rPr>
        <w:t>that can</w:t>
      </w:r>
      <w:r w:rsidR="00192EF6">
        <w:rPr>
          <w:highlight w:val="white"/>
        </w:rPr>
        <w:t xml:space="preserve"> restructure</w:t>
      </w:r>
      <w:r w:rsidR="00342554" w:rsidRPr="00D87563">
        <w:rPr>
          <w:highlight w:val="white"/>
        </w:rPr>
        <w:t xml:space="preserve"> aquatic </w:t>
      </w:r>
      <w:r w:rsidR="00192EF6">
        <w:rPr>
          <w:highlight w:val="white"/>
        </w:rPr>
        <w:t>eco</w:t>
      </w:r>
      <w:r w:rsidR="00342554" w:rsidRPr="00D87563">
        <w:rPr>
          <w:highlight w:val="white"/>
        </w:rPr>
        <w:t>systems</w:t>
      </w:r>
      <w:r w:rsidR="00AD5653" w:rsidRPr="00D87563">
        <w:rPr>
          <w:highlight w:val="white"/>
        </w:rPr>
        <w:t>. Lake Baikal, the world’s most an</w:t>
      </w:r>
      <w:r>
        <w:rPr>
          <w:highlight w:val="white"/>
        </w:rPr>
        <w:t>cient</w:t>
      </w:r>
      <w:r w:rsidR="00AD5653" w:rsidRPr="00D87563">
        <w:rPr>
          <w:highlight w:val="white"/>
        </w:rPr>
        <w:t>, biodiverse, and voluminous lake, has been experiencing localized sewage pollution from lakeside settlements, near which increasing filamentous algal abundance sugges</w:t>
      </w:r>
      <w:r>
        <w:rPr>
          <w:highlight w:val="white"/>
        </w:rPr>
        <w:t>ts</w:t>
      </w:r>
      <w:r w:rsidR="00AD5653" w:rsidRPr="00D87563">
        <w:rPr>
          <w:highlight w:val="white"/>
        </w:rPr>
        <w:t xml:space="preserve"> benthic communities are responding. </w:t>
      </w:r>
      <w:r w:rsidR="00721DFB" w:rsidRPr="00D87563">
        <w:rPr>
          <w:highlight w:val="white"/>
        </w:rPr>
        <w:t>W</w:t>
      </w:r>
      <w:r w:rsidR="00AD5653" w:rsidRPr="00D87563">
        <w:rPr>
          <w:highlight w:val="white"/>
        </w:rPr>
        <w:t xml:space="preserve">e surveyed 40-km of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19-23 August 2015 for sewage indicators, including pharmaceuticals</w:t>
      </w:r>
      <w:r w:rsidR="00EE0669">
        <w:rPr>
          <w:highlight w:val="white"/>
        </w:rPr>
        <w:t>, personal care products,</w:t>
      </w:r>
      <w:r w:rsidR="00AD5653" w:rsidRPr="00D87563">
        <w:rPr>
          <w:highlight w:val="white"/>
        </w:rPr>
        <w:t xml:space="preserve"> and microplastics</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 and macroinvertebrate abundance</w:t>
      </w:r>
      <w:r>
        <w:rPr>
          <w:highlight w:val="white"/>
        </w:rPr>
        <w:t xml:space="preserve">, </w:t>
      </w:r>
      <w:r w:rsidR="00AD5653" w:rsidRPr="00D87563">
        <w:rPr>
          <w:highlight w:val="white"/>
        </w:rPr>
        <w:t>stable isotopes</w:t>
      </w:r>
      <w:r>
        <w:rPr>
          <w:highlight w:val="white"/>
        </w:rPr>
        <w:t>,</w:t>
      </w:r>
      <w:r w:rsidR="00AD5653" w:rsidRPr="00D87563">
        <w:rPr>
          <w:highlight w:val="white"/>
        </w:rPr>
        <w:t xml:space="preserve"> and fatty acid</w:t>
      </w:r>
      <w:r w:rsidR="00721DFB" w:rsidRPr="00D87563">
        <w:rPr>
          <w:highlight w:val="white"/>
        </w:rPr>
        <w:t>s</w:t>
      </w:r>
      <w:r w:rsidR="00AD5653" w:rsidRPr="00D87563">
        <w:rPr>
          <w:highlight w:val="white"/>
        </w:rPr>
        <w:t xml:space="preserve">. Unique identifiers </w:t>
      </w:r>
      <w:r w:rsidR="00192EF6">
        <w:rPr>
          <w:highlight w:val="white"/>
        </w:rPr>
        <w:t xml:space="preserve">corresponding to sampling locations </w:t>
      </w:r>
      <w:r w:rsidR="00AD5653" w:rsidRPr="00D87563">
        <w:rPr>
          <w:highlight w:val="white"/>
        </w:rPr>
        <w:t>are retained throughout all data files to facilitate interoperability among the dataset’s 125 variables. The data are structured in a tidy format (a tabular arrangement familiar to limnologists) to encourage future r</w:t>
      </w:r>
      <w:r w:rsidR="00EB500E" w:rsidRPr="00D87563">
        <w:rPr>
          <w:highlight w:val="white"/>
        </w:rPr>
        <w:t>euse</w:t>
      </w:r>
      <w:r w:rsidR="00AD5653" w:rsidRPr="00D87563">
        <w:rPr>
          <w:highlight w:val="white"/>
        </w:rPr>
        <w:t xml:space="preserve">. </w:t>
      </w:r>
      <w:r w:rsidR="002A508A" w:rsidRPr="00D87563">
        <w:rPr>
          <w:highlight w:val="white"/>
        </w:rPr>
        <w:t>For Baikal</w:t>
      </w:r>
      <w:r w:rsidR="00EE0669">
        <w:rPr>
          <w:highlight w:val="white"/>
        </w:rPr>
        <w:t xml:space="preserve"> studies</w:t>
      </w:r>
      <w:r w:rsidR="002A508A" w:rsidRPr="00D87563">
        <w:rPr>
          <w:highlight w:val="white"/>
        </w:rPr>
        <w:t xml:space="preserve">, these data can </w:t>
      </w:r>
      <w:r w:rsidR="00EE0669" w:rsidRPr="00D87563">
        <w:rPr>
          <w:highlight w:val="white"/>
        </w:rPr>
        <w:t>supp</w:t>
      </w:r>
      <w:r w:rsidR="00EE0669">
        <w:rPr>
          <w:highlight w:val="white"/>
        </w:rPr>
        <w:t>ort</w:t>
      </w:r>
      <w:r w:rsidR="00EE0669" w:rsidRPr="00D87563">
        <w:rPr>
          <w:highlight w:val="white"/>
        </w:rPr>
        <w:t xml:space="preserve"> </w:t>
      </w:r>
      <w:r w:rsidR="002A508A" w:rsidRPr="00D87563">
        <w:rPr>
          <w:highlight w:val="white"/>
        </w:rPr>
        <w:t>continued monitoring</w:t>
      </w:r>
      <w:r w:rsidR="00EE0669">
        <w:rPr>
          <w:highlight w:val="white"/>
        </w:rPr>
        <w:t xml:space="preserve"> and research</w:t>
      </w:r>
      <w:r w:rsidR="002A508A" w:rsidRPr="00D87563">
        <w:rPr>
          <w:highlight w:val="white"/>
        </w:rPr>
        <w:t xml:space="preserve"> efforts. For </w:t>
      </w:r>
      <w:r w:rsidR="00EE0669">
        <w:rPr>
          <w:highlight w:val="white"/>
        </w:rPr>
        <w:t xml:space="preserve">global studies of </w:t>
      </w:r>
      <w:r w:rsidR="002A508A" w:rsidRPr="00D87563">
        <w:rPr>
          <w:highlight w:val="white"/>
        </w:rPr>
        <w:t xml:space="preserve">lakes, these data can help </w:t>
      </w:r>
      <w:r w:rsidR="00EE0669">
        <w:rPr>
          <w:highlight w:val="white"/>
        </w:rPr>
        <w:t>characterize</w:t>
      </w:r>
      <w:r w:rsidR="00EE0669" w:rsidRPr="00D87563">
        <w:rPr>
          <w:highlight w:val="white"/>
        </w:rPr>
        <w:t xml:space="preserve"> </w:t>
      </w:r>
      <w:r w:rsidR="002A508A" w:rsidRPr="00D87563">
        <w:rPr>
          <w:highlight w:val="white"/>
        </w:rPr>
        <w:t>sewage prevalence and ecological consequences</w:t>
      </w:r>
      <w:r w:rsidR="00EE0669">
        <w:rPr>
          <w:highlight w:val="white"/>
        </w:rPr>
        <w:t xml:space="preserve"> of anthropogenic disturbance</w:t>
      </w:r>
      <w:r w:rsidR="002A508A" w:rsidRPr="00D87563">
        <w:rPr>
          <w:highlight w:val="white"/>
        </w:rPr>
        <w:t xml:space="preserve"> across spatial scales.</w:t>
      </w:r>
    </w:p>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4C15A2DC"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fldChar w:fldCharType="begin"/>
      </w:r>
      <w:r w:rsidR="00BE6C57">
        <w:instrText xml:space="preserve"> ADDIN ZOTERO_ITEM CSL_CITATION {"citationID":"lqnNZuq0","properties":{"formattedCitation":"(Edmondson 1970; Moore et al. 2003)","plainCitation":"(Edmondson 1970; Moore et al. 2003)","noteIndex":0},"citationItems":[{"id":705,"uris":["http://zotero.org/users/2645460/items/6MBH7RSA"],"uri":["http://zotero.org/users/2645460/items/6MBH7RSA"],"itemData":{"id":705,"type":"article-journal","abstract":"After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BE6C57">
        <w:fldChar w:fldCharType="separate"/>
      </w:r>
      <w:r w:rsidR="00BE6C57" w:rsidRPr="00BE6C57">
        <w:t>(Edmondson 1970; Moore et al. 2003)</w:t>
      </w:r>
      <w:r w:rsidR="00BE6C57">
        <w:fldChar w:fldCharType="end"/>
      </w:r>
      <w:r w:rsidR="004B30F1" w:rsidRPr="00D87563">
        <w:t xml:space="preserve">, </w:t>
      </w:r>
      <w:r w:rsidR="006846A1" w:rsidRPr="00D87563">
        <w:t xml:space="preserve">which can eventually </w:t>
      </w:r>
      <w:r w:rsidR="00045DBB">
        <w:t>lead to</w:t>
      </w:r>
      <w:r w:rsidR="006846A1" w:rsidRPr="00D87563">
        <w:t xml:space="preserve"> nuisance algal blooms </w:t>
      </w:r>
      <w:r w:rsidR="00BE6C57">
        <w:fldChar w:fldCharType="begin"/>
      </w:r>
      <w:r w:rsidR="004808AA">
        <w:instrText xml:space="preserve"> ADDIN ZOTERO_ITEM CSL_CITATION {"citationID":"SUuEyxFY","properties":{"formattedCitation":"(Hall et al. 1999; Lapointe et al. 2015)","plainCitation":"(Hall et al. 1999; Lapointe et al. 2015)","noteIndex":0},"citationItems":[{"id":3909,"uris":["http://zotero.org/users/2645460/items/M6M7YVIX"],"uri":["http://zotero.org/users/2645460/items/M6M7YVIX"],"itemData":{"id":3909,"type":"article-journal","abstract":"The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P."}],"issued":{"date-parts":[["1999"]]}}},{"id":3907,"uris":["http://zotero.org/users/2645460/items/3ZJZWHVK"],"uri":["http://zotero.org/users/2645460/items/3ZJZWHVK"],"itemData":{"id":3907,"type":"article-journal","abstract":"Nutrient pollution is a primary driver of eutrophication and harmful algal blooms (HABs) in estuaries and coastal waters worldwide. In 2011–2012, 20 sites evenly distributed throughout the 251-km long Indian River Lagoon (IRL) were assessed during three sampling events for dissolved nutrients (DIN, SRP, TDN, TDP) and chlorophyll a. Benthic macroalgae were also analyzed for δ13C, δ15N, and C:N:P contents to identify potential nutrient sources and gauge the type and degree of N and P limitation. The mean DIN and SRP concentrations throughout the IRL were high, averaging 4.24±0.45 and 0.68±0.06μM, respectively, explaining the widespread occurrence of HABs during the study. High TDN concentrations (up to 152μM) and TDN:TDP ratios (&gt;100:1) in the poorly flushed northern IRL, Mosquito Lagoon and Banana River segments reflected the accumulation and cycling of N-rich groundwater inputs that produce P-limitation. These enriched nutrient conditions were associated with unprecedented chlorophyll a concentrations (&gt;100μg/L), dominated by Resultor sp. Ø. Moestrup in the Banana River in 2011 and Aureoumbra lagunensis D.A. Stockwell, DeYoe, Hargraves and P.W. Johnson in the Mosquito Lagoon and northern IRL in 2012. C:N, C:P, and N:P ratios in macroalgae averaged 15.9, 698.9, and 40.6, throughout the IRL, respectively; significantly higher C:P and N:P ratios in the northern IRL segments suggested strong P-limitation in these N-enriched waters. Macroalgae δ15N values were enriched throughout the IRL (+6.3‰) and similar to values reported for macroalgae from other sewage-polluted coastal waters. Because point-source sewage inputs to the IRL were largely eliminated through the IRL Act of 1990, these results suggest that non-point source N enrichment from septic tanks (</w:instrText>
      </w:r>
      <w:r w:rsidR="004808AA">
        <w:rPr>
          <w:rFonts w:ascii="Cambria Math" w:hAnsi="Cambria Math" w:cs="Cambria Math"/>
        </w:rPr>
        <w:instrText>∼</w:instrText>
      </w:r>
      <w:r w:rsidR="004808AA">
        <w:instrText xml:space="preserve">300,000) represents a significant and largely ignored N-source to the IRL. The high degree of sewage N contamination of the IRL, combined with recent HABs, including toxic ecotypes of the red macroalga Gracilaria tikvahiae McLachlan, seagrass loss, and wildlife mortality, indicates a critical need for improved sewage collection and treatment, including nutrient removal.","container-title":"Harmful Algae","DOI":"10.1016/j.hal.2015.01.004","ISSN":"1568-9883","journalAbbreviation":"Harmful Algae","language":"en","page":"82-102","source":"ScienceDirect","title":"Evidence of sewage-driven eutrophication and harmful algal blooms in Florida's Indian River Lagoon","volume":"43","author":[{"family":"Lapointe","given":"Brian E."},{"family":"Herren","given":"Laura W."},{"family":"Debortoli","given":"David D."},{"family":"Vogel","given":"Margaret A."}],"issued":{"date-parts":[["2015",3,1]]}}}],"schema":"https://github.com/citation-style-language/schema/raw/master/csl-citation.json"} </w:instrText>
      </w:r>
      <w:r w:rsidR="00BE6C57">
        <w:fldChar w:fldCharType="separate"/>
      </w:r>
      <w:r w:rsidR="004808AA" w:rsidRPr="004808AA">
        <w:t>(Hall et al. 1999; Lapointe et al. 2015)</w:t>
      </w:r>
      <w:r w:rsidR="00BE6C57">
        <w:fldChar w:fldCharType="end"/>
      </w:r>
      <w:r w:rsidR="006846A1" w:rsidRPr="00D87563">
        <w:t>. Even in instances where sewage pollution is mitigated, restoring systems can be complicated and necessitate system-specific</w:t>
      </w:r>
      <w:r w:rsidR="004808AA">
        <w:t xml:space="preserve"> </w:t>
      </w:r>
      <w:r w:rsidR="004808AA">
        <w:fldChar w:fldCharType="begin"/>
      </w:r>
      <w:r w:rsidR="004808AA">
        <w:instrText xml:space="preserve"> ADDIN ZOTERO_ITEM CSL_CITATION {"citationID":"hAYnsKrA","properties":{"formattedCitation":"(Jeppesen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4808AA">
        <w:fldChar w:fldCharType="separate"/>
      </w:r>
      <w:r w:rsidR="004808AA" w:rsidRPr="004808AA">
        <w:t>(Jeppesen et al. 2005)</w:t>
      </w:r>
      <w:r w:rsidR="004808AA">
        <w:fldChar w:fldCharType="end"/>
      </w:r>
      <w:r w:rsidR="006846A1" w:rsidRPr="00D87563">
        <w:t>, long-term mitigation strategies</w:t>
      </w:r>
      <w:r w:rsidR="004808AA">
        <w:t xml:space="preserve"> </w:t>
      </w:r>
      <w:r w:rsidR="004808AA">
        <w:fldChar w:fldCharType="begin"/>
      </w:r>
      <w:r w:rsidR="004808AA">
        <w:instrText xml:space="preserve"> ADDIN ZOTERO_ITEM CSL_CITATION {"citationID":"XNsGaiNV","properties":{"formattedCitation":"(Hall et al. 1999; Tong et al. 2020)","plainCitation":"(Hall et al. 1999; Tong et al. 2020)","noteIndex":0},"citationItems":[{"id":3909,"uris":["http://zotero.org/users/2645460/items/M6M7YVIX"],"uri":["http://zotero.org/users/2645460/items/M6M7YVIX"],"itemData":{"id":3909,"type":"article-journal","abstract":"The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4808AA">
        <w:fldChar w:fldCharType="separate"/>
      </w:r>
      <w:r w:rsidR="004808AA" w:rsidRPr="004808AA">
        <w:t>(Hall et al. 1999; Tong et al. 2020)</w:t>
      </w:r>
      <w:r w:rsidR="004808AA">
        <w:fldChar w:fldCharType="end"/>
      </w:r>
      <w:r w:rsidR="006846A1" w:rsidRPr="00D87563">
        <w:t>. As such, effective sewage monitoring can require merging a suite of chemical, biological, and ecological data to synthesize locations and timing of inputs as well as associated shifts in local ecological communities</w:t>
      </w:r>
      <w:r w:rsidR="004808AA">
        <w:t xml:space="preserve"> </w:t>
      </w:r>
      <w:r w:rsidR="004808AA">
        <w:fldChar w:fldCharType="begin"/>
      </w:r>
      <w:r w:rsidR="004808AA">
        <w:instrText xml:space="preserve"> ADDIN ZOTERO_ITEM CSL_CITATION {"citationID":"CbxYMsHu","properties":{"formattedCitation":"(Rosenberger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4808AA">
        <w:fldChar w:fldCharType="separate"/>
      </w:r>
      <w:r w:rsidR="004808AA" w:rsidRPr="004808AA">
        <w:t>(Rosenberger et al. 2008; Hampton et al. 2011)</w:t>
      </w:r>
      <w:r w:rsidR="004808AA">
        <w:fldChar w:fldCharType="end"/>
      </w:r>
      <w:r w:rsidR="006846A1" w:rsidRPr="00D87563">
        <w:t xml:space="preserve">. </w:t>
      </w:r>
    </w:p>
    <w:p w14:paraId="4BEC544C" w14:textId="446AD4DB" w:rsidR="006846A1" w:rsidRPr="00D87563" w:rsidRDefault="006846A1"/>
    <w:p w14:paraId="67765C4E" w14:textId="6B4E8AB8" w:rsidR="00B1439B" w:rsidRPr="00D87563" w:rsidRDefault="00EE0669">
      <w:pPr>
        <w:rPr>
          <w:highlight w:val="white"/>
        </w:rPr>
      </w:pPr>
      <w:r>
        <w:t>D</w:t>
      </w:r>
      <w:r w:rsidR="00087094" w:rsidRPr="00D87563">
        <w:t xml:space="preserve">efinitively identifying </w:t>
      </w:r>
      <w:r w:rsidR="00DC22BF" w:rsidRPr="00D87563">
        <w:t xml:space="preserve">sewage </w:t>
      </w:r>
      <w:r>
        <w:t>as the source of excess nutrients in a system</w:t>
      </w:r>
      <w:r w:rsidRPr="00D87563">
        <w:t xml:space="preserve"> </w:t>
      </w:r>
      <w:r w:rsidR="00087094" w:rsidRPr="00D87563">
        <w:t>can be challenging. Nutrients</w:t>
      </w:r>
      <w:r w:rsidR="009C6B31" w:rsidRPr="00D87563">
        <w:t xml:space="preserve"> </w:t>
      </w:r>
      <w:r w:rsidR="00087094" w:rsidRPr="00D87563">
        <w:t xml:space="preserve">can originate from multiple sources, such as agriculture </w:t>
      </w:r>
      <w:r w:rsidR="004808AA">
        <w:fldChar w:fldCharType="begin"/>
      </w:r>
      <w:r w:rsidR="004808AA">
        <w:instrText xml:space="preserve"> ADDIN ZOTERO_ITEM CSL_CITATION {"citationID":"8575YuSn","properties":{"formattedCitation":"(Powers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4808AA">
        <w:fldChar w:fldCharType="separate"/>
      </w:r>
      <w:r w:rsidR="004808AA" w:rsidRPr="004808AA">
        <w:t>(Powers et al. 2016)</w:t>
      </w:r>
      <w:r w:rsidR="004808AA">
        <w:fldChar w:fldCharType="end"/>
      </w:r>
      <w:r w:rsidR="004808AA">
        <w:t xml:space="preserve"> </w:t>
      </w:r>
      <w:r w:rsidR="00087094" w:rsidRPr="00D87563">
        <w:t>or melting permafrost</w:t>
      </w:r>
      <w:r w:rsidR="004808AA">
        <w:t xml:space="preserve"> </w:t>
      </w:r>
      <w:r w:rsidR="004808AA">
        <w:fldChar w:fldCharType="begin"/>
      </w:r>
      <w:r w:rsidR="004808AA">
        <w:instrText xml:space="preserve"> ADDIN ZOTERO_ITEM CSL_CITATION {"citationID":"aZjdkD0T","properties":{"formattedCitation":"(Turetsky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4808AA">
        <w:fldChar w:fldCharType="separate"/>
      </w:r>
      <w:r w:rsidR="004808AA" w:rsidRPr="004808AA">
        <w:t>(Turetsky et al. 2000)</w:t>
      </w:r>
      <w:r w:rsidR="004808AA">
        <w:fldChar w:fldCharType="end"/>
      </w:r>
      <w:r w:rsidR="00087094" w:rsidRPr="00D87563">
        <w:t xml:space="preserve">, which can obfuscate wastewater signals. Unlike nutrients, sewage-specific micropollutants,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stable isotope signatures</w:t>
      </w:r>
      <w:r w:rsidR="00BB005D">
        <w:t xml:space="preserve"> </w:t>
      </w:r>
      <w:r w:rsidR="00BB005D">
        <w:fldChar w:fldCharType="begin"/>
      </w:r>
      <w:r w:rsidR="00BB005D">
        <w:instrText xml:space="preserve"> ADDIN ZOTERO_ITEM CSL_CITATION {"citationID":"HbK2d9qU","properties":{"formattedCitation":"(Costanzo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BB005D">
        <w:fldChar w:fldCharType="separate"/>
      </w:r>
      <w:r w:rsidR="00BB005D" w:rsidRPr="00BB005D">
        <w:t>(Costanzo et al. 2001; Camilleri and Ozersky 2019)</w:t>
      </w:r>
      <w:r w:rsidR="00BB005D">
        <w:fldChar w:fldCharType="end"/>
      </w:r>
      <w:r w:rsidR="00B1439B" w:rsidRPr="00D87563">
        <w:t xml:space="preserve">, </w:t>
      </w:r>
      <w:r w:rsidR="00087094" w:rsidRPr="00D87563">
        <w:t>pharmaceuticals and personal care products (PPCPs)</w:t>
      </w:r>
      <w:r w:rsidR="00BB005D">
        <w:t xml:space="preserve"> </w:t>
      </w:r>
      <w:r w:rsidR="00BB005D">
        <w:fldChar w:fldCharType="begin"/>
      </w:r>
      <w:r w:rsidR="00045DBB">
        <w:instrText xml:space="preserve"> ADDIN ZOTERO_ITEM CSL_CITATION {"citationID":"fT3WAdse","properties":{"formattedCitation":"(Bendz et al. 2005; Rosi-Marshall and Royer 2012; Meyer et al. 2019)","plainCitation":"(Bendz et al. 2005; Rosi-Marshall and Royer 2012; Meyer et al. 2019)","noteIndex":0},"citationItems":[{"id":367,"uris":["http://zotero.org/users/2645460/items/SNZQ3TTU"],"uri":["http://zotero.org/users/2645460/items/SNZQ3TTU"],"itemData":{"id":367,"type":"article-journal","container-title":"Journal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BB005D">
        <w:fldChar w:fldCharType="separate"/>
      </w:r>
      <w:r w:rsidR="00045DBB" w:rsidRPr="00045DBB">
        <w:t>(Bendz et al. 2005; Rosi-Marshall and Royer 2012; Meyer et al. 2019)</w:t>
      </w:r>
      <w:r w:rsidR="00BB005D">
        <w:fldChar w:fldCharType="end"/>
      </w:r>
      <w:r w:rsidR="00087094" w:rsidRPr="00D87563">
        <w:t xml:space="preserve"> and microplastics</w:t>
      </w:r>
      <w:r w:rsidR="00BB005D">
        <w:t xml:space="preserve"> </w:t>
      </w:r>
      <w:r w:rsidR="00BB005D">
        <w:fldChar w:fldCharType="begin"/>
      </w:r>
      <w:r w:rsidR="00BB005D">
        <w:instrText xml:space="preserve"> ADDIN ZOTERO_ITEM CSL_CITATION {"citationID":"1d916hEb","properties":{"formattedCitation":"(Barnes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B005D">
        <w:fldChar w:fldCharType="separate"/>
      </w:r>
      <w:r w:rsidR="00BB005D" w:rsidRPr="00BB005D">
        <w:t>(Barnes et al. 2009)</w:t>
      </w:r>
      <w:r w:rsidR="00BB005D">
        <w:fldChar w:fldCharType="end"/>
      </w:r>
      <w:r w:rsidR="00087094" w:rsidRPr="00D87563">
        <w:t xml:space="preserve">, </w:t>
      </w:r>
      <w:r>
        <w:t xml:space="preserve">can be highly specific to human wastewater. Accordingly, they </w:t>
      </w:r>
      <w:r w:rsidR="00087094" w:rsidRPr="00D87563">
        <w:t>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t>wastewater inputs</w:t>
      </w:r>
      <w:r w:rsidR="00BB005D">
        <w:t xml:space="preserve">. </w:t>
      </w:r>
      <w:commentRangeStart w:id="2"/>
      <w:r w:rsidR="00AF60F8" w:rsidRPr="00D87563">
        <w:rPr>
          <w:highlight w:val="white"/>
        </w:rPr>
        <w:t xml:space="preserve">While </w:t>
      </w:r>
      <w:r w:rsidR="00BB005D">
        <w:rPr>
          <w:highlight w:val="white"/>
        </w:rPr>
        <w:lastRenderedPageBreak/>
        <w:t>indicators may</w:t>
      </w:r>
      <w:r w:rsidR="00AF60F8" w:rsidRPr="00D87563">
        <w:rPr>
          <w:highlight w:val="white"/>
        </w:rPr>
        <w:t xml:space="preserve"> accumulate </w:t>
      </w:r>
      <w:r>
        <w:rPr>
          <w:highlight w:val="white"/>
        </w:rPr>
        <w:t>differentially</w:t>
      </w:r>
      <w:r w:rsidRPr="00D87563">
        <w:rPr>
          <w:highlight w:val="white"/>
        </w:rPr>
        <w:t xml:space="preserve"> </w:t>
      </w:r>
      <w:r w:rsidR="00AF60F8" w:rsidRPr="00D87563">
        <w:rPr>
          <w:highlight w:val="white"/>
        </w:rPr>
        <w:t xml:space="preserve">in certain taxa </w:t>
      </w:r>
      <w:r w:rsidR="00BB005D">
        <w:rPr>
          <w:highlight w:val="white"/>
        </w:rPr>
        <w:fldChar w:fldCharType="begin"/>
      </w:r>
      <w:r w:rsidR="00193C4A">
        <w:rPr>
          <w:highlight w:val="white"/>
        </w:rPr>
        <w:instrText xml:space="preserve"> ADDIN ZOTERO_ITEM CSL_CITATION {"citationID":"EtUUxXk4","properties":{"formattedCitation":"(Gartner et al. 2002; Green 2016; Vendel et al. 2017; Richmond et al. 2018)","plainCitation":"(Gartner et al. 2002; Green 2016; Vendel et al. 2017; Richmond et al. 2018)","noteIndex":0},"citationItems":[{"id":3795,"uris":["http://zotero.org/users/2645460/items/6WS7JD46"],"uri":["http://zotero.org/users/2645460/items/6WS7JD46"],"itemData":{"id":3795,"type":"article-journal","abstract":"We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193C4A">
        <w:rPr>
          <w:rFonts w:ascii="Cambria Math" w:hAnsi="Cambria Math" w:cs="Cambria Math"/>
          <w:highlight w:val="white"/>
        </w:rPr>
        <w:instrText>∼</w:instrText>
      </w:r>
      <w:r w:rsidR="00193C4A">
        <w:rPr>
          <w:highlight w:val="white"/>
        </w:rPr>
        <w:instrText xml:space="preserve">1.2 and 1.5 times greater in control mesocosms than in those exposed to high doses of microplastics. Notably, abundances of juvenile Littorina sp. (periwinkles) and Idotea balthica (an isopod) were </w:instrText>
      </w:r>
      <w:r w:rsidR="00193C4A">
        <w:rPr>
          <w:rFonts w:ascii="Cambria Math" w:hAnsi="Cambria Math" w:cs="Cambria Math"/>
          <w:highlight w:val="white"/>
        </w:rPr>
        <w:instrText>∼</w:instrText>
      </w:r>
      <w:r w:rsidR="00193C4A">
        <w:rPr>
          <w:highlight w:val="white"/>
        </w:rPr>
        <w:instrText xml:space="preserve">2 and 8 times greater in controls than in mesocosms with the high dose of either type of microplastic. In addition, the biomass of Scrobicularia plana (peppery furrow shell clam) was </w:instrText>
      </w:r>
      <w:r w:rsidR="00193C4A">
        <w:rPr>
          <w:rFonts w:ascii="Cambria Math" w:hAnsi="Cambria Math" w:cs="Cambria Math"/>
          <w:highlight w:val="white"/>
        </w:rPr>
        <w:instrText>∼</w:instrText>
      </w:r>
      <w:r w:rsidR="00193C4A">
        <w:rPr>
          <w:highlight w:val="white"/>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Senga"}],"issued":{"date-parts":[["2016",9,1]]}}},{"id":3917,"uris":["http://zotero.org/users/2645460/items/8PNARLEX"],"uri":["http://zotero.org/users/2645460/items/8PNARLEX"],"itemData":{"id":3917,"type":"article-journal","abstract":"Our aim was to quantify microplastic ingestion by fish assemblages in two tropical Brazilian estuaries and to evaluate whether biological and ecological factors influence the ingestion of microplastics by fish species. Of 2233 fish from both estuaries (from 69 species) examined in this study, 9% of the individuals (24 species) had microplastics in their gut contents. Microplastic ingestion occurred irrespective of fish size and functional group. The diet of fish species was analyzed based on prey items identified in the fish's full stomach contents and five feeding guilds were defined. Microplastics were common throughout all feeding guilds. Low (average ingestion values 1.06±0.30 items/total fish) but widespread occurrence among estuaries also indicates proliferation of microplastic pollution. Our findings highlight the need to focus on assemblage level studies to understand the real magnitude of the problem and emphasize the urgency of mitigation measures directed at microplastic pollution in estuarine ecosystems.","container-title":"Marine Pollution Bulletin","DOI":"10.1016/j.marpolbul.2017.01.081","ISSN":"0025-326X","issue":"1","journalAbbreviation":"Marine Pollution Bulletin","language":"en","page":"448-455","source":"ScienceDirect","title":"Widespread microplastic ingestion by fish assemblages in tropical estuaries subjected to anthropogenic pressures","volume":"117","author":[{"family":"Vendel","given":"A. L."},{"family":"Bessa","given":"F."},{"family":"Alves","given":"V. E. N."},{"family":"Amorim","given":"A. L. A."},{"family":"Patrício","given":"J."},{"family":"Palma","given":"A. R. T."}],"issued":{"date-parts":[["2017",4,15]]}}},{"id":3912,"uris":["http://zotero.org/users/2645460/items/MIYHQNG8"],"uri":["http://zotero.org/users/2645460/items/MIYHQNG8"],"itemData":{"id":3912,"type":"article-journal","abstract":"A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BB005D">
        <w:rPr>
          <w:highlight w:val="white"/>
        </w:rPr>
        <w:fldChar w:fldCharType="separate"/>
      </w:r>
      <w:r w:rsidR="00193C4A" w:rsidRPr="00193C4A">
        <w:rPr>
          <w:highlight w:val="white"/>
        </w:rPr>
        <w:t>(Gartner et al. 2002; Green 2016; Vendel et al. 2017; Richmond et al. 2018)</w:t>
      </w:r>
      <w:r w:rsidR="00BB005D">
        <w:rPr>
          <w:highlight w:val="white"/>
        </w:rPr>
        <w:fldChar w:fldCharType="end"/>
      </w:r>
      <w:r w:rsidR="00BB005D">
        <w:rPr>
          <w:highlight w:val="white"/>
        </w:rPr>
        <w:t xml:space="preserve"> </w:t>
      </w:r>
      <w:r w:rsidR="00AF60F8" w:rsidRPr="00D87563">
        <w:rPr>
          <w:highlight w:val="white"/>
        </w:rPr>
        <w:t xml:space="preserve">and </w:t>
      </w:r>
      <w:r>
        <w:rPr>
          <w:highlight w:val="white"/>
        </w:rPr>
        <w:t>themselves</w:t>
      </w:r>
      <w:r w:rsidRPr="00D87563">
        <w:rPr>
          <w:highlight w:val="white"/>
        </w:rPr>
        <w:t xml:space="preserve"> </w:t>
      </w:r>
      <w:r w:rsidR="00AF60F8" w:rsidRPr="00D87563">
        <w:rPr>
          <w:highlight w:val="white"/>
        </w:rPr>
        <w:t>cause deleterious effects</w:t>
      </w:r>
      <w:r>
        <w:rPr>
          <w:highlight w:val="white"/>
        </w:rPr>
        <w:t xml:space="preserve"> to organisms</w:t>
      </w:r>
      <w:r w:rsidR="00AF60F8" w:rsidRPr="00D87563">
        <w:rPr>
          <w:highlight w:val="white"/>
        </w:rPr>
        <w:t xml:space="preserve">, acutely dangerous concentrations are not </w:t>
      </w:r>
      <w:r>
        <w:rPr>
          <w:highlight w:val="white"/>
        </w:rPr>
        <w:t xml:space="preserve">thought to be </w:t>
      </w:r>
      <w:r w:rsidR="00AF60F8" w:rsidRPr="00D87563">
        <w:rPr>
          <w:highlight w:val="white"/>
        </w:rPr>
        <w:t>common in most systems, although chronic exposure to microplastics</w:t>
      </w:r>
      <w:r w:rsidR="00045DBB">
        <w:rPr>
          <w:highlight w:val="white"/>
        </w:rPr>
        <w:t xml:space="preserve"> </w:t>
      </w:r>
      <w:r w:rsidR="00AF60F8" w:rsidRPr="00D87563">
        <w:rPr>
          <w:highlight w:val="white"/>
        </w:rPr>
        <w:t>and PPCPs</w:t>
      </w:r>
      <w:r w:rsidR="00045DBB">
        <w:rPr>
          <w:highlight w:val="white"/>
        </w:rPr>
        <w:t xml:space="preserve"> </w:t>
      </w:r>
      <w:r w:rsidR="00AF60F8" w:rsidRPr="00D87563">
        <w:rPr>
          <w:highlight w:val="white"/>
        </w:rPr>
        <w:t xml:space="preserve">at minute concentrations (e.g., ug/L) can disrupt ecological processes, such as </w:t>
      </w:r>
      <w:r w:rsidR="00193C4A">
        <w:rPr>
          <w:highlight w:val="white"/>
        </w:rPr>
        <w:t>oxazepam increasing feeding rate and decreasing sociability of river perch</w:t>
      </w:r>
      <w:r w:rsidR="00AF60F8" w:rsidRPr="00D87563">
        <w:rPr>
          <w:highlight w:val="white"/>
        </w:rPr>
        <w:t xml:space="preserve"> </w:t>
      </w:r>
      <w:r w:rsidR="00193C4A">
        <w:rPr>
          <w:highlight w:val="white"/>
        </w:rPr>
        <w:fldChar w:fldCharType="begin"/>
      </w:r>
      <w:r w:rsidR="00193C4A">
        <w:rPr>
          <w:highlight w:val="white"/>
        </w:rPr>
        <w:instrText xml:space="preserve"> ADDIN ZOTERO_ITEM CSL_CITATION {"citationID":"1GbarJrM","properties":{"formattedCitation":"(Brodin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193C4A">
        <w:rPr>
          <w:highlight w:val="white"/>
        </w:rPr>
        <w:fldChar w:fldCharType="separate"/>
      </w:r>
      <w:r w:rsidR="00193C4A" w:rsidRPr="00193C4A">
        <w:rPr>
          <w:highlight w:val="white"/>
        </w:rPr>
        <w:t>(Brodin et al. 2013)</w:t>
      </w:r>
      <w:r w:rsidR="00193C4A">
        <w:rPr>
          <w:highlight w:val="white"/>
        </w:rPr>
        <w:fldChar w:fldCharType="end"/>
      </w:r>
      <w:r w:rsidR="00193C4A">
        <w:rPr>
          <w:highlight w:val="white"/>
        </w:rPr>
        <w:t xml:space="preserve"> </w:t>
      </w:r>
      <w:r w:rsidR="00AF60F8" w:rsidRPr="00D87563">
        <w:rPr>
          <w:highlight w:val="white"/>
        </w:rPr>
        <w:t>or microplastics releasing dissolved organic carbon for microbial communities</w:t>
      </w:r>
      <w:r w:rsidR="00193C4A">
        <w:rPr>
          <w:highlight w:val="white"/>
        </w:rPr>
        <w:t xml:space="preserve"> </w:t>
      </w:r>
      <w:commentRangeEnd w:id="2"/>
      <w:r>
        <w:rPr>
          <w:rStyle w:val="CommentReference"/>
          <w:rFonts w:ascii="Arial" w:eastAsia="Arial" w:hAnsi="Arial" w:cs="Arial"/>
          <w:lang w:val="en"/>
        </w:rPr>
        <w:commentReference w:id="2"/>
      </w:r>
      <w:r w:rsidR="00193C4A">
        <w:rPr>
          <w:highlight w:val="white"/>
        </w:rPr>
        <w:fldChar w:fldCharType="begin"/>
      </w:r>
      <w:r w:rsidR="00193C4A">
        <w:rPr>
          <w:highlight w:val="white"/>
        </w:rPr>
        <w:instrText xml:space="preserve"> ADDIN ZOTERO_ITEM CSL_CITATION {"citationID":"mxq9YFac","properties":{"formattedCitation":"(Romera-Castillo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193C4A">
        <w:rPr>
          <w:highlight w:val="white"/>
        </w:rPr>
        <w:fldChar w:fldCharType="separate"/>
      </w:r>
      <w:r w:rsidR="00193C4A" w:rsidRPr="00193C4A">
        <w:rPr>
          <w:highlight w:val="white"/>
        </w:rPr>
        <w:t>(Romera-Castillo et al. 2018)</w:t>
      </w:r>
      <w:r w:rsidR="00193C4A">
        <w:rPr>
          <w:highlight w:val="white"/>
        </w:rPr>
        <w:fldChar w:fldCharType="end"/>
      </w:r>
      <w:r w:rsidR="00AF60F8" w:rsidRPr="00D87563">
        <w:rPr>
          <w:highlight w:val="white"/>
        </w:rPr>
        <w:t xml:space="preserve">. </w:t>
      </w:r>
    </w:p>
    <w:p w14:paraId="5714D2B1" w14:textId="54E3AA83" w:rsidR="00AF60F8" w:rsidRPr="00D87563" w:rsidRDefault="00AF60F8"/>
    <w:p w14:paraId="5BC7CC7B" w14:textId="044CAF67" w:rsidR="005A6157" w:rsidRPr="00D87563" w:rsidRDefault="00DC22BF" w:rsidP="00DC22BF">
      <w:r w:rsidRPr="00D87563">
        <w:t xml:space="preserve">When assessing biological responses to increased nutrient loading, </w:t>
      </w:r>
      <w:r w:rsidR="00334E01" w:rsidRPr="00D87563">
        <w:t xml:space="preserve">littoral, </w:t>
      </w:r>
      <w:r w:rsidRPr="00D87563">
        <w:t xml:space="preserve">benthic algal and macroinvertebrate communities often respond most markedly, </w:t>
      </w:r>
      <w:commentRangeStart w:id="3"/>
      <w:r w:rsidRPr="00D87563">
        <w:t>as their physical proximity to the shoreline puts them closer to the source</w:t>
      </w:r>
      <w:commentRangeEnd w:id="3"/>
      <w:r w:rsidR="00EE0669">
        <w:rPr>
          <w:rStyle w:val="CommentReference"/>
          <w:rFonts w:ascii="Arial" w:eastAsia="Arial" w:hAnsi="Arial" w:cs="Arial"/>
          <w:lang w:val="en"/>
        </w:rPr>
        <w:commentReference w:id="3"/>
      </w:r>
      <w:r w:rsidR="008F7B2D">
        <w:t xml:space="preserve"> </w:t>
      </w:r>
      <w:r w:rsidR="008F7B2D">
        <w:fldChar w:fldCharType="begin"/>
      </w:r>
      <w:r w:rsidR="008F7B2D">
        <w:instrText xml:space="preserve"> ADDIN ZOTERO_ITEM CSL_CITATION {"citationID":"cpHYCp8h","properties":{"formattedCitation":"(Rosenberger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F7B2D">
        <w:fldChar w:fldCharType="separate"/>
      </w:r>
      <w:r w:rsidR="008F7B2D" w:rsidRPr="008F7B2D">
        <w:t>(Rosenberger et al. 2008; Hampton et al. 2011)</w:t>
      </w:r>
      <w:r w:rsidR="008F7B2D">
        <w:fldChar w:fldCharType="end"/>
      </w:r>
      <w:r w:rsidRPr="00D87563">
        <w:t xml:space="preserve">. </w:t>
      </w:r>
      <w:r w:rsidR="00334E01" w:rsidRPr="00D87563">
        <w:t xml:space="preserve">Filamentous </w:t>
      </w:r>
      <w:r w:rsidR="007856D6" w:rsidRPr="00D87563">
        <w:t>algae, for example, can quickly increase abundance near sewage loading</w:t>
      </w:r>
      <w:r w:rsidRPr="00D87563">
        <w:t xml:space="preserve"> </w:t>
      </w:r>
      <w:r w:rsidRPr="00D87563">
        <w:fldChar w:fldCharType="begin"/>
      </w:r>
      <w:r w:rsidRPr="00D87563">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D87563">
        <w:fldChar w:fldCharType="separate"/>
      </w:r>
      <w:r w:rsidRPr="00D87563">
        <w:t>(Rosenberger et al. 2008; Hampton et al. 2011)</w:t>
      </w:r>
      <w:r w:rsidRPr="00D87563">
        <w:fldChar w:fldCharType="end"/>
      </w:r>
      <w:r w:rsidRPr="00D87563">
        <w:t>.</w:t>
      </w:r>
      <w:r w:rsidR="00D219F9" w:rsidRPr="00D87563">
        <w:t xml:space="preserve"> As algal communities change</w:t>
      </w:r>
      <w:r w:rsidRPr="00D87563">
        <w:t>,</w:t>
      </w:r>
      <w:r w:rsidR="007856D6" w:rsidRPr="00D87563">
        <w:t xml:space="preserve"> food</w:t>
      </w:r>
      <w:ins w:id="4" w:author="Hampton, Stephanie" w:date="2020-10-24T09:46:00Z">
        <w:r w:rsidR="00EE0669">
          <w:t xml:space="preserve"> </w:t>
        </w:r>
      </w:ins>
      <w:r w:rsidR="007856D6" w:rsidRPr="00D87563">
        <w:t xml:space="preserve">webs can also restructure to include different </w:t>
      </w:r>
      <w:r w:rsidR="00AB4A75" w:rsidRPr="00D87563">
        <w:t>feeding</w:t>
      </w:r>
      <w:r w:rsidR="007856D6" w:rsidRPr="00D87563">
        <w:t xml:space="preserve"> groups, such as detritivores, or </w:t>
      </w:r>
      <w:r w:rsidR="00EE0669">
        <w:t xml:space="preserve">with </w:t>
      </w:r>
      <w:r w:rsidR="007856D6" w:rsidRPr="00D87563">
        <w:t xml:space="preserve">altered </w:t>
      </w:r>
      <w:r w:rsidR="00D219F9" w:rsidRPr="00D87563">
        <w:t>nutritional value</w:t>
      </w:r>
      <w:r w:rsidR="00EE0669">
        <w:t xml:space="preserve"> of primary producers</w:t>
      </w:r>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a consistent EFA signature</w:t>
      </w:r>
      <w:r w:rsidR="00AB4A75" w:rsidRPr="00D87563">
        <w:t>s</w:t>
      </w:r>
      <w:r w:rsidRPr="00D87563">
        <w:t xml:space="preserve"> </w:t>
      </w:r>
      <w:r w:rsidRPr="00D87563">
        <w:fldChar w:fldCharType="begin"/>
      </w:r>
      <w:r w:rsidRPr="00D87563">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Pr="00D87563">
        <w:fldChar w:fldCharType="separate"/>
      </w:r>
      <w:r w:rsidRPr="00D87563">
        <w:t>(Taipale et al. 2013)</w:t>
      </w:r>
      <w:r w:rsidRPr="00D87563">
        <w:fldChar w:fldCharType="end"/>
      </w:r>
      <w:r w:rsidR="00AB4A75" w:rsidRPr="00D87563">
        <w:t xml:space="preserve"> and </w:t>
      </w:r>
      <w:r w:rsidRPr="00D87563">
        <w:t xml:space="preserve">consumers acquire EFAs by grazing </w:t>
      </w:r>
      <w:r w:rsidRPr="00D87563">
        <w:fldChar w:fldCharType="begin"/>
      </w:r>
      <w:r w:rsidRPr="00D87563">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(Dalsgaard et al. 2003)</w:t>
      </w:r>
      <w:r w:rsidRPr="00D87563">
        <w:fldChar w:fldCharType="end"/>
      </w:r>
      <w:r w:rsidRPr="00D87563">
        <w:t xml:space="preserve"> or </w:t>
      </w:r>
      <w:r w:rsidR="00AB4A75" w:rsidRPr="00D87563">
        <w:t xml:space="preserve">trophic </w:t>
      </w:r>
      <w:r w:rsidRPr="00D87563">
        <w:t xml:space="preserve">upgrading </w:t>
      </w:r>
      <w:r w:rsidRPr="00D87563">
        <w:fldChar w:fldCharType="begin"/>
      </w:r>
      <w:r w:rsidRPr="00D87563">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(Sargent and Falk-Petersen 1988; Dalsgaard et al. 2003)</w:t>
      </w:r>
      <w:r w:rsidRPr="00D87563">
        <w:fldChar w:fldCharType="end"/>
      </w:r>
      <w:r w:rsidRPr="00D87563">
        <w:t>.</w:t>
      </w:r>
      <w:r w:rsidR="005A6157" w:rsidRPr="00D87563">
        <w:t xml:space="preserve"> </w:t>
      </w:r>
    </w:p>
    <w:p w14:paraId="6F58E23C" w14:textId="77777777" w:rsidR="008F7B2D" w:rsidRDefault="008F7B2D" w:rsidP="00DC22BF"/>
    <w:p w14:paraId="29C648DA" w14:textId="31302D3C"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frequently </w:t>
      </w:r>
      <w:r w:rsidR="00247471">
        <w:t>measured</w:t>
      </w:r>
      <w:r w:rsidR="00247471" w:rsidRPr="00D87563">
        <w:t xml:space="preserve"> </w:t>
      </w:r>
      <w:r w:rsidRPr="00D87563">
        <w:t xml:space="preserve">in lake environment </w:t>
      </w:r>
      <w:r w:rsidR="008F7B2D">
        <w:fldChar w:fldCharType="begin"/>
      </w:r>
      <w:r w:rsidR="008F7B2D">
        <w:instrText xml:space="preserve"> ADDIN ZOTERO_ITEM CSL_CITATION {"citationID":"7ZXb1zfN","properties":{"formattedCitation":"(Meyer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F7B2D">
        <w:fldChar w:fldCharType="separate"/>
      </w:r>
      <w:r w:rsidR="008F7B2D" w:rsidRPr="008F7B2D">
        <w:t>(Meyer et al. 2019)</w:t>
      </w:r>
      <w:r w:rsidR="008F7B2D">
        <w:fldChar w:fldCharType="end"/>
      </w:r>
      <w:r w:rsidRPr="00D87563">
        <w:t xml:space="preserve">. </w:t>
      </w:r>
      <w:r w:rsidR="000D7242" w:rsidRPr="00D87563">
        <w:t>In instances where data are available, efficiently merging disparate data into a single, analytically-friendly format can be challenging and require</w:t>
      </w:r>
      <w:r w:rsidR="00EE0669">
        <w:t xml:space="preserve"> relatively</w:t>
      </w:r>
      <w:r w:rsidR="000D7242" w:rsidRPr="00D87563">
        <w:t xml:space="preserve"> </w:t>
      </w:r>
      <w:commentRangeStart w:id="5"/>
      <w:r w:rsidR="00EE0669">
        <w:t>complex</w:t>
      </w:r>
      <w:commentRangeEnd w:id="5"/>
      <w:r w:rsidR="00EE0669">
        <w:rPr>
          <w:rStyle w:val="CommentReference"/>
          <w:rFonts w:ascii="Arial" w:eastAsia="Arial" w:hAnsi="Arial" w:cs="Arial"/>
          <w:lang w:val="en"/>
        </w:rPr>
        <w:commentReference w:id="5"/>
      </w:r>
      <w:r w:rsidR="00EE0669">
        <w:t xml:space="preserve">, </w:t>
      </w:r>
      <w:r w:rsidR="000D7242" w:rsidRPr="00D87563">
        <w:t>computational</w:t>
      </w:r>
      <w:r w:rsidR="00EE0669">
        <w:t>ly intensive</w:t>
      </w:r>
      <w:r w:rsidR="000D7242" w:rsidRPr="00D87563">
        <w:t xml:space="preserve"> workflows </w:t>
      </w:r>
      <w:r w:rsidR="008F7B2D">
        <w:fldChar w:fldCharType="begin"/>
      </w:r>
      <w:r w:rsidR="008F7B2D">
        <w:instrText xml:space="preserve"> ADDIN ZOTERO_ITEM CSL_CITATION {"citationID":"rJHRcEZJ","properties":{"formattedCitation":"(Meyer et al. 2020)","plainCitation":"(Meyer et al. 2020)","noteIndex":0},"citationItems":[{"id":3835,"uris":["http://zotero.org/users/2645460/items/PD2YWRJI"],"uri":["http://zotero.org/users/2645460/items/PD2YWRJI"],"itemData":{"id":3835,"type":"article-journal","abstract":"An increasing population in conjunction with a changing climate necessitates a detailed understanding of water abundance at multiple spatial and temporal scales. Remote sensing has provided massive data volumes to track fluctuations in water quantity, yet contextualizing water abundance with other local, regional, and global trends remains challenging by often requiring large computational resources to combine multiple data sources into analytically-friendly formats. To bridge this gap and facilitate future freshwater research opportunities, we harmonized existing global datasets to create the Global Lake area, Climate, and Population (GLCP) dataset. The GLCP is a compilation of lake surface area for 1.42 + million lakes and reservoirs of at least 10 ha in size from 1995 to 2015 with co-located basin-level temperature, precipitation, and population data. The GLCP was created with FAIR (findable, accessible, interoperable, reusable) data principles in mind and retains unique identifiers from parent datasets to expedite interoperability. The GLCP offers critical data for basic and applied investigations of lake surface area and water quantity at local, regional, and global scales.","container-title":"Scientific Data","DOI":"10.1038/s41597-020-0517-4","ISSN":"2052-4463","issue":"1","language":"en","page":"174","source":"www.nature.com","title":"The global lake area, climate, and population dataset","volume":"7","author":[{"family":"Meyer","given":"Michael F."},{"family":"Labou","given":"Stephanie G."},{"family":"Cramer","given":"Alli N."},{"family":"Brousil","given":"Matthew R."},{"family":"Luff","given":"Bradley T."}],"issued":{"date-parts":[["2020",6,11]]}}}],"schema":"https://github.com/citation-style-language/schema/raw/master/csl-citation.json"} </w:instrText>
      </w:r>
      <w:r w:rsidR="008F7B2D">
        <w:fldChar w:fldCharType="separate"/>
      </w:r>
      <w:r w:rsidR="008F7B2D" w:rsidRPr="008F7B2D">
        <w:t>(Meyer et al. 2020)</w:t>
      </w:r>
      <w:r w:rsidR="008F7B2D">
        <w:fldChar w:fldCharType="end"/>
      </w:r>
      <w:r w:rsidR="000D7242" w:rsidRPr="00D87563">
        <w:t xml:space="preserve">. </w:t>
      </w:r>
    </w:p>
    <w:p w14:paraId="21F5BD6C" w14:textId="77777777" w:rsidR="006A1C88" w:rsidRPr="00D87563" w:rsidRDefault="006A1C88" w:rsidP="00DC22BF"/>
    <w:p w14:paraId="709E6C95" w14:textId="54CE276A" w:rsidR="00BA2B15" w:rsidRPr="00D87563" w:rsidRDefault="006A1C88">
      <w:r w:rsidRPr="00D87563">
        <w:t xml:space="preserve">To offer a template for harmonizing sewage indicator and biological data, we </w:t>
      </w:r>
      <w:r w:rsidR="00097E8E" w:rsidRPr="00D87563">
        <w:t>present the Sewage-Indicator-Baikal-Ecological-Responses (SIBER) dataset, which contains</w:t>
      </w:r>
      <w:r w:rsidRPr="00D87563">
        <w:t xml:space="preserve"> </w:t>
      </w:r>
      <w:r w:rsidR="00C900D5">
        <w:t xml:space="preserve">disparate </w:t>
      </w:r>
      <w:r w:rsidRPr="00D87563">
        <w:t xml:space="preserve">data collected from </w:t>
      </w:r>
      <w:r w:rsidR="00C900D5">
        <w:t xml:space="preserve">14 littoral and 3 pelagic sites at </w:t>
      </w:r>
      <w:r w:rsidRPr="00D87563">
        <w:t xml:space="preserve">Lake Baikal </w:t>
      </w:r>
      <w:r w:rsidR="00C900D5">
        <w:t xml:space="preserve">between </w:t>
      </w:r>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fldChar w:fldCharType="begin"/>
      </w:r>
      <w:r w:rsidR="008F7B2D">
        <w:instrText xml:space="preserve"> ADDIN ZOTERO_ITEM CSL_CITATION {"citationID":"jvheBoYH","properties":{"formattedCitation":"(Hampton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8F7B2D">
        <w:fldChar w:fldCharType="separate"/>
      </w:r>
      <w:r w:rsidR="008F7B2D" w:rsidRPr="008F7B2D">
        <w:t>(Hampton et al. 2018)</w:t>
      </w:r>
      <w:r w:rsidR="008F7B2D">
        <w:fldChar w:fldCharType="end"/>
      </w:r>
      <w:r w:rsidR="00EE0669">
        <w:t>. Baikal also has the global distinction of being the most biodiverse lake, with the highest endemism (Moore et al. 2009). The lake is</w:t>
      </w:r>
      <w:r w:rsidRPr="00D87563">
        <w:t xml:space="preserve"> </w:t>
      </w:r>
      <w:r w:rsidR="00EE0669">
        <w:t xml:space="preserve">experiencing rapid warming associated with climate change, including notable loss of winter ice cover (Moore et al. 2009), and it exhibits offshore plankton community changes associated with warming (Hampton et al. 2008, 2014, Katz et al. 2015, </w:t>
      </w:r>
      <w:proofErr w:type="spellStart"/>
      <w:r w:rsidR="00EE0669">
        <w:t>Izmest’eva</w:t>
      </w:r>
      <w:proofErr w:type="spellEnd"/>
      <w:r w:rsidR="00EE0669">
        <w:t xml:space="preserve"> et al. 2016). Less is known of the change occurring nearshore in Baikal, while not only climate warms but human activity also directly alters the environment. Nearshore change is particularly important to understand in Baikal, since t</w:t>
      </w:r>
      <w:r w:rsidRPr="00D87563">
        <w:t xml:space="preserve">he majority of </w:t>
      </w:r>
      <w:r w:rsidR="00EE0669">
        <w:t xml:space="preserve">the lake’s </w:t>
      </w:r>
      <w:r w:rsidRPr="00D87563">
        <w:t>biodiversity</w:t>
      </w:r>
      <w:r w:rsidR="00EE0669">
        <w:t xml:space="preserve"> and endemic species</w:t>
      </w:r>
      <w:r w:rsidRPr="00D87563">
        <w:t xml:space="preserve"> occur in the littoral zone </w:t>
      </w:r>
      <w:r w:rsidR="008F7B2D">
        <w:fldChar w:fldCharType="begin"/>
      </w:r>
      <w:r w:rsidR="008F7B2D">
        <w:instrText xml:space="preserve"> ADDIN ZOTERO_ITEM CSL_CITATION {"citationID":"PF2qKMSe","properties":{"formattedCitation":"(Kozhova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8F7B2D">
        <w:fldChar w:fldCharType="separate"/>
      </w:r>
      <w:r w:rsidR="008F7B2D" w:rsidRPr="008F7B2D">
        <w:t>(Kozhova and Izmest’eva 1998)</w:t>
      </w:r>
      <w:r w:rsidR="008F7B2D">
        <w:fldChar w:fldCharType="end"/>
      </w:r>
      <w:r w:rsidRPr="00D87563">
        <w:t xml:space="preserve">. While Lake Baikal’s pelagic zone is generally ultra-oligotrophic </w:t>
      </w:r>
      <w:r w:rsidR="008F7B2D">
        <w:fldChar w:fldCharType="begin"/>
      </w:r>
      <w:r w:rsidR="008F7B2D">
        <w:instrText xml:space="preserve"> ADDIN ZOTERO_ITEM CSL_CITATION {"citationID":"8JQxT66Q","properties":{"formattedCitation":"(Yoshida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8F7B2D">
        <w:rPr>
          <w:rFonts w:ascii="Cambria Math" w:hAnsi="Cambria Math" w:cs="Cambria Math"/>
        </w:rPr>
        <w:instrText>∼</w:instrText>
      </w:r>
      <w:r w:rsidR="008F7B2D">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8F7B2D">
        <w:fldChar w:fldCharType="separate"/>
      </w:r>
      <w:r w:rsidR="008F7B2D" w:rsidRPr="008F7B2D">
        <w:t>(Yoshida et al. 2003; O’Donnell et al. 2017)</w:t>
      </w:r>
      <w:r w:rsidR="008F7B2D">
        <w:fldChar w:fldCharType="end"/>
      </w:r>
      <w:r w:rsidRPr="00D87563">
        <w:t xml:space="preserve">, littoral areas abutting lakeside settlements have recently shown distinct signs of eutrophication </w:t>
      </w:r>
      <w:r w:rsidR="008F7B2D">
        <w:fldChar w:fldCharType="begin"/>
      </w:r>
      <w:r w:rsidR="008F7B2D">
        <w:instrText xml:space="preserve"> ADDIN ZOTERO_ITEM CSL_CITATION {"citationID":"ikvXHWmG","properties":{"formattedCitation":"(Timoshkin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8F7B2D">
        <w:fldChar w:fldCharType="separate"/>
      </w:r>
      <w:r w:rsidR="008F7B2D" w:rsidRPr="008F7B2D">
        <w:t>(Timoshkin et al. 2016; Volkova et al. 2018)</w:t>
      </w:r>
      <w:r w:rsidR="008F7B2D">
        <w:fldChar w:fldCharType="end"/>
      </w:r>
      <w:r w:rsidRPr="00D87563">
        <w:t xml:space="preserve">. </w:t>
      </w:r>
      <w:r w:rsidR="00097E8E" w:rsidRPr="00D87563">
        <w:t>SIBER</w:t>
      </w:r>
      <w:r w:rsidR="00D42F9E" w:rsidRPr="00D87563">
        <w:t xml:space="preserve"> consists of over </w:t>
      </w:r>
      <w:r w:rsidR="00E47643" w:rsidRPr="00D87563">
        <w:t>125 variables collected at 14 littoral and 3 pelagic sampling sites. The dataset was structured in a tidy format, where each row is a sample, each column is a variable, and each CSV file is an observable unit</w:t>
      </w:r>
      <w:r w:rsidR="008F7B2D">
        <w:t xml:space="preserve"> </w:t>
      </w:r>
      <w:r w:rsidR="008F7B2D">
        <w:fldChar w:fldCharType="begin"/>
      </w:r>
      <w:r w:rsidR="008F7B2D">
        <w:instrText xml:space="preserve"> ADDIN ZOTERO_ITEM CSL_CITATION {"citationID":"UnFoF99w","properties":{"formattedCitation":"(Wickham 2014)","plainCitation":"(Wickham 2014)","noteIndex":0},"citationItems":[{"id":2775,"uris":["http://zotero.org/users/2645460/items/3WV2ZNHR"],"uri":["http://zotero.org/users/2645460/items/3WV2ZNHR"],"itemData":{"id":2775,"type":"article-journal","container-title":"Journal of Statistical Software","DOI":"10.18637/jss.v059.i10","ISSN":"1548-7660","issue":"1","language":"en","page":"1-23","source":"www.jstatsoft.org","title":"Tidy Data","volume":"59","author":[{"family":"Wickham","given":"Hadley"}],"issued":{"date-parts":[["2014",9,12]]}}}],"schema":"https://github.com/citation-style-language/schema/raw/master/csl-citation.json"} </w:instrText>
      </w:r>
      <w:r w:rsidR="008F7B2D">
        <w:fldChar w:fldCharType="separate"/>
      </w:r>
      <w:r w:rsidR="008F7B2D" w:rsidRPr="008F7B2D">
        <w:t>(Wickham 2014)</w:t>
      </w:r>
      <w:r w:rsidR="008F7B2D">
        <w:fldChar w:fldCharType="end"/>
      </w:r>
      <w:r w:rsidR="00E47643" w:rsidRPr="00D87563">
        <w:t>. Independent CSV files can be merged using unique locational identifiers</w:t>
      </w:r>
      <w:r w:rsidR="0077579F">
        <w:t xml:space="preserve"> as relational keys</w:t>
      </w:r>
      <w:r w:rsidR="00E47643" w:rsidRPr="00D87563">
        <w:t xml:space="preserve">, enabling future researchers to customize analyses around a particular suite of variables. As a result of </w:t>
      </w:r>
      <w:r w:rsidR="00097E8E" w:rsidRPr="00D87563">
        <w:t>SIBER</w:t>
      </w:r>
      <w:r w:rsidR="00E47643" w:rsidRPr="00D87563">
        <w:t xml:space="preserve">’s interoperability, reproducibility, and extensive variable content, </w:t>
      </w:r>
      <w:r w:rsidR="00E47643" w:rsidRPr="00D87563">
        <w:lastRenderedPageBreak/>
        <w:t xml:space="preserve">the dataset is well poised for future reuse as supporting evidence of sewage pollution in Lake Baikal. Additionally, </w:t>
      </w:r>
      <w:r w:rsidR="00097E8E" w:rsidRPr="00D87563">
        <w:t>SIBER</w:t>
      </w:r>
      <w:r w:rsidR="00E47643" w:rsidRPr="00D87563">
        <w:t>’s</w:t>
      </w:r>
      <w:r w:rsidR="00E233D9" w:rsidRPr="00D87563">
        <w:t xml:space="preserve"> flexibility and consistent structure enables it to be merged with similar datasets, so as to synthesize biological responses to sewage across systems and scales. </w:t>
      </w:r>
      <w:r w:rsidR="00C03C83">
        <w:t>To our knowledge, no raw data on Lake Baikal macroinvertebrates, periphyton, or nearshore water quality are public elsewhere, for any variable (i.e. abundance, fatty acid content, stable isotopes</w:t>
      </w:r>
      <w:r w:rsidR="000D631A">
        <w:t>, nutrient and pollutant concentration</w:t>
      </w:r>
      <w:r w:rsidR="00C03C83">
        <w:t xml:space="preserve">), and no public data data on pharmaceuticals and personal care products or microplastics appear to be </w:t>
      </w:r>
      <w:r w:rsidR="000D631A">
        <w:t xml:space="preserve">publicly </w:t>
      </w:r>
      <w:r w:rsidR="00C03C83">
        <w:t xml:space="preserve">available for any lake in this region of the </w:t>
      </w:r>
      <w:commentRangeStart w:id="6"/>
      <w:r w:rsidR="00C03C83">
        <w:t>world</w:t>
      </w:r>
      <w:commentRangeEnd w:id="6"/>
      <w:r w:rsidR="00C03C83">
        <w:rPr>
          <w:rStyle w:val="CommentReference"/>
          <w:rFonts w:ascii="Arial" w:eastAsia="Arial" w:hAnsi="Arial" w:cs="Arial"/>
          <w:lang w:val="en"/>
        </w:rPr>
        <w:commentReference w:id="6"/>
      </w:r>
      <w:r w:rsidR="00C03C83">
        <w:t xml:space="preserve">. </w:t>
      </w:r>
      <w:proofErr w:type="gramStart"/>
      <w:r w:rsidR="00C03C83">
        <w:t>Thus</w:t>
      </w:r>
      <w:proofErr w:type="gramEnd"/>
      <w:r w:rsidR="00C03C83">
        <w:t xml:space="preserve"> the data set fills a substantial gap for future studies, providing a window on nearshore biotic assemblages and water quality in a unique ecosystem that holds 20% of the world’s liquid surface water (Moore et al. </w:t>
      </w:r>
      <w:commentRangeStart w:id="7"/>
      <w:r w:rsidR="00C03C83">
        <w:t>2009</w:t>
      </w:r>
      <w:commentRangeEnd w:id="7"/>
      <w:r w:rsidR="00C03C83">
        <w:rPr>
          <w:rStyle w:val="CommentReference"/>
          <w:rFonts w:ascii="Arial" w:eastAsia="Arial" w:hAnsi="Arial" w:cs="Arial"/>
          <w:lang w:val="en"/>
        </w:rPr>
        <w:commentReference w:id="7"/>
      </w:r>
      <w:r w:rsidR="00C03C83">
        <w:t>).</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Description </w:t>
      </w:r>
    </w:p>
    <w:p w14:paraId="6621E72C" w14:textId="77777777" w:rsidR="00E233D9" w:rsidRPr="00D87563" w:rsidRDefault="00E233D9"/>
    <w:p w14:paraId="00000043" w14:textId="18AD036E" w:rsidR="009956E8" w:rsidRPr="00D87563" w:rsidRDefault="00E233D9">
      <w:r w:rsidRPr="00D87563">
        <w:t xml:space="preserve">The final </w:t>
      </w:r>
      <w:r w:rsidR="00097E8E" w:rsidRPr="00D87563">
        <w:t xml:space="preserve">SIBER </w:t>
      </w:r>
      <w:r w:rsidRPr="00D87563">
        <w:t xml:space="preserve">data are openly accessible from the Environmental Data Initiative (EDI). Data are provided as </w:t>
      </w:r>
      <w:r w:rsidR="000D39B9" w:rsidRPr="00D87563">
        <w:t>11</w:t>
      </w:r>
      <w:r w:rsidRPr="00D87563">
        <w:t xml:space="preserve"> separate </w:t>
      </w:r>
      <w:r w:rsidR="000D39B9" w:rsidRPr="00D87563">
        <w:t>CSV</w:t>
      </w:r>
      <w:r w:rsidRPr="00D87563">
        <w:t xml:space="preserve"> files, each structed in a tabular format and containing a “site” column that can be used to merge tables. The repository also contains a compressed folder of R scripts, which were used in the main analysis of the dataset (analysis_scripts.tar.gz) and described in detail in the companion manuscript (Meyer et al., </w:t>
      </w:r>
      <w:commentRangeStart w:id="8"/>
      <w:r w:rsidRPr="00D87563">
        <w:t>20XX</w:t>
      </w:r>
      <w:commentRangeEnd w:id="8"/>
      <w:r w:rsidR="00EE0669">
        <w:rPr>
          <w:rStyle w:val="CommentReference"/>
          <w:rFonts w:ascii="Arial" w:eastAsia="Arial" w:hAnsi="Arial" w:cs="Arial"/>
          <w:lang w:val="en"/>
        </w:rPr>
        <w:commentReference w:id="8"/>
      </w:r>
      <w:r w:rsidRPr="00D87563">
        <w:t xml:space="preserve">). </w:t>
      </w:r>
    </w:p>
    <w:p w14:paraId="61885C13" w14:textId="47411D3E" w:rsidR="00E233D9" w:rsidRPr="00D87563" w:rsidRDefault="00E233D9"/>
    <w:p w14:paraId="11992210" w14:textId="52BCBAF5" w:rsidR="00E233D9" w:rsidRPr="00D87563" w:rsidRDefault="004E3300">
      <w:pPr>
        <w:rPr>
          <w:u w:val="single"/>
        </w:rPr>
      </w:pPr>
      <w:r w:rsidRPr="00D87563">
        <w:rPr>
          <w:u w:val="single"/>
        </w:rPr>
        <w:t xml:space="preserve">chlorophylla.csv </w:t>
      </w:r>
    </w:p>
    <w:p w14:paraId="3B62DE9E" w14:textId="77777777" w:rsidR="004E3300" w:rsidRPr="00D87563" w:rsidRDefault="004E3300"/>
    <w:p w14:paraId="00000044" w14:textId="68EA4E9D" w:rsidR="009956E8" w:rsidRPr="00D87563" w:rsidRDefault="004E3300">
      <w:r w:rsidRPr="00D87563">
        <w:t xml:space="preserve">This file contains chlorophyll a </w:t>
      </w:r>
      <w:proofErr w:type="gramStart"/>
      <w:r w:rsidRPr="00D87563">
        <w:t>concentrations</w:t>
      </w:r>
      <w:proofErr w:type="gramEnd"/>
      <w:r w:rsidRPr="00D87563">
        <w:t xml:space="preserve"> as well as fluorometric corrections for each littoral and pelagic sampling location. </w:t>
      </w:r>
    </w:p>
    <w:p w14:paraId="7FD6C7F4" w14:textId="6DC1E38F" w:rsidR="004E3300" w:rsidRPr="00D87563" w:rsidRDefault="004E3300"/>
    <w:p w14:paraId="68BB2DE4" w14:textId="010BE172" w:rsidR="004E3300" w:rsidRPr="00D87563" w:rsidRDefault="004E3300">
      <w:r w:rsidRPr="00D87563">
        <w:rPr>
          <w:i/>
        </w:rPr>
        <w:t>site</w:t>
      </w:r>
    </w:p>
    <w:p w14:paraId="3FD48717" w14:textId="1F902508" w:rsidR="004E3300" w:rsidRPr="00D87563" w:rsidRDefault="004E3300">
      <w:r w:rsidRPr="00D87563">
        <w:t xml:space="preserve">Unique alphanumeric identifier for a sampling location. </w:t>
      </w:r>
    </w:p>
    <w:p w14:paraId="77E96CF5" w14:textId="5105F707" w:rsidR="004E3300" w:rsidRPr="00D87563" w:rsidRDefault="004E3300"/>
    <w:p w14:paraId="6CE2A37A" w14:textId="491A0166" w:rsidR="004E3300" w:rsidRPr="00D87563" w:rsidRDefault="004E3300">
      <w:r w:rsidRPr="00D87563">
        <w:rPr>
          <w:i/>
        </w:rPr>
        <w:t>replicate</w:t>
      </w:r>
    </w:p>
    <w:p w14:paraId="114C8A82" w14:textId="357A9273" w:rsidR="004E3300" w:rsidRPr="00D87563" w:rsidRDefault="004E3300">
      <w:r w:rsidRPr="00D87563">
        <w:t xml:space="preserve">Replicate number. </w:t>
      </w:r>
    </w:p>
    <w:p w14:paraId="3A5106BE" w14:textId="517C6D01" w:rsidR="004E3300" w:rsidRPr="00D87563" w:rsidRDefault="004E3300"/>
    <w:p w14:paraId="2D6EB23B" w14:textId="23DDD01B" w:rsidR="004E3300" w:rsidRPr="00D87563" w:rsidRDefault="004E3300">
      <w:pPr>
        <w:rPr>
          <w:i/>
        </w:rPr>
      </w:pPr>
      <w:proofErr w:type="spellStart"/>
      <w:r w:rsidRPr="00D87563">
        <w:rPr>
          <w:i/>
        </w:rPr>
        <w:t>filtered_volume_ml</w:t>
      </w:r>
      <w:proofErr w:type="spellEnd"/>
    </w:p>
    <w:p w14:paraId="0F855A14" w14:textId="46930656" w:rsidR="004E3300" w:rsidRPr="00D87563" w:rsidRDefault="004E3300">
      <w:r w:rsidRPr="00D87563">
        <w:t xml:space="preserve">Lake water volume filtered in milliliters for a given replicate. </w:t>
      </w:r>
    </w:p>
    <w:p w14:paraId="4DAF341D" w14:textId="556F285B" w:rsidR="004E3300" w:rsidRPr="00D87563" w:rsidRDefault="004E3300"/>
    <w:p w14:paraId="246C1383" w14:textId="487F44D3" w:rsidR="004E3300" w:rsidRPr="00D87563" w:rsidRDefault="004E3300">
      <w:pPr>
        <w:rPr>
          <w:i/>
        </w:rPr>
      </w:pPr>
      <w:proofErr w:type="spellStart"/>
      <w:r w:rsidRPr="00D87563">
        <w:rPr>
          <w:i/>
        </w:rPr>
        <w:t>sample_volume_ml</w:t>
      </w:r>
      <w:proofErr w:type="spellEnd"/>
    </w:p>
    <w:p w14:paraId="749A93F0" w14:textId="55201FA9" w:rsidR="004E3300" w:rsidRPr="00D87563" w:rsidRDefault="004E3300">
      <w:r w:rsidRPr="00D87563">
        <w:t xml:space="preserve">Sample volume filtered for chlorophyll </w:t>
      </w:r>
      <w:proofErr w:type="gramStart"/>
      <w:r w:rsidRPr="00D87563">
        <w:t>a</w:t>
      </w:r>
      <w:proofErr w:type="gramEnd"/>
      <w:r w:rsidRPr="00D87563">
        <w:t xml:space="preserve"> extraction. </w:t>
      </w:r>
    </w:p>
    <w:p w14:paraId="4C6B7075" w14:textId="50C61F14" w:rsidR="004E3300" w:rsidRPr="00D87563" w:rsidRDefault="004E3300"/>
    <w:p w14:paraId="5BA335A7" w14:textId="40E12E89" w:rsidR="004E3300" w:rsidRPr="00D87563" w:rsidRDefault="004E3300">
      <w:pPr>
        <w:rPr>
          <w:i/>
        </w:rPr>
      </w:pPr>
      <w:proofErr w:type="spellStart"/>
      <w:r w:rsidRPr="00D87563">
        <w:rPr>
          <w:i/>
        </w:rPr>
        <w:t>raw_fluo</w:t>
      </w:r>
      <w:proofErr w:type="spellEnd"/>
      <w:r w:rsidRPr="00D87563">
        <w:rPr>
          <w:i/>
        </w:rPr>
        <w:t xml:space="preserve"> </w:t>
      </w:r>
    </w:p>
    <w:p w14:paraId="19C319A2" w14:textId="7F861B5F" w:rsidR="004E3300" w:rsidRPr="00D87563" w:rsidRDefault="004E3300">
      <w:r w:rsidRPr="00D87563">
        <w:t xml:space="preserve">Raw, uncorrected fluorometric reading for chlorophyll analysis. </w:t>
      </w:r>
    </w:p>
    <w:p w14:paraId="56D51574" w14:textId="47A4EC6A" w:rsidR="004E3300" w:rsidRPr="00D87563" w:rsidRDefault="004E3300"/>
    <w:p w14:paraId="1D0E8037" w14:textId="46302974" w:rsidR="004E3300" w:rsidRPr="00D87563" w:rsidRDefault="004E3300">
      <w:pPr>
        <w:rPr>
          <w:i/>
        </w:rPr>
      </w:pPr>
      <w:proofErr w:type="spellStart"/>
      <w:r w:rsidRPr="00D87563">
        <w:rPr>
          <w:i/>
        </w:rPr>
        <w:t>adjusted_raw</w:t>
      </w:r>
      <w:proofErr w:type="spellEnd"/>
    </w:p>
    <w:p w14:paraId="40B30F4C" w14:textId="78D02B99" w:rsidR="004E3300" w:rsidRPr="00D87563" w:rsidRDefault="004E3300">
      <w:r w:rsidRPr="00D87563">
        <w:t xml:space="preserve">Corrected fluorometric reading for chlorophyll analysis. </w:t>
      </w:r>
    </w:p>
    <w:p w14:paraId="65258E35" w14:textId="6CCD6A62" w:rsidR="004E3300" w:rsidRPr="00D87563" w:rsidRDefault="004E3300"/>
    <w:p w14:paraId="1F77175B" w14:textId="3B0C7BCB" w:rsidR="004E3300" w:rsidRPr="00D87563" w:rsidRDefault="004E3300">
      <w:pPr>
        <w:rPr>
          <w:i/>
        </w:rPr>
      </w:pPr>
      <w:proofErr w:type="spellStart"/>
      <w:r w:rsidRPr="00D87563">
        <w:rPr>
          <w:i/>
        </w:rPr>
        <w:t>chl_conc</w:t>
      </w:r>
      <w:proofErr w:type="spellEnd"/>
    </w:p>
    <w:p w14:paraId="68F5EDFD" w14:textId="48A984E1" w:rsidR="004E3300" w:rsidRPr="00D87563" w:rsidRDefault="004E3300">
      <w:r w:rsidRPr="00D87563">
        <w:t xml:space="preserve">Chlorophyll a concentration in milligrams per liter. </w:t>
      </w:r>
    </w:p>
    <w:p w14:paraId="2A5B86B4" w14:textId="144B79F7" w:rsidR="004E3300" w:rsidRPr="00D87563" w:rsidRDefault="004E3300"/>
    <w:p w14:paraId="2E92B2A7" w14:textId="5CE5F212" w:rsidR="004E3300" w:rsidRPr="00D87563" w:rsidRDefault="004E3300">
      <w:pPr>
        <w:rPr>
          <w:u w:val="single"/>
        </w:rPr>
      </w:pPr>
      <w:r w:rsidRPr="00D87563">
        <w:rPr>
          <w:u w:val="single"/>
        </w:rPr>
        <w:t>distance_weighted_population_metrics.csv</w:t>
      </w:r>
    </w:p>
    <w:p w14:paraId="63416D67" w14:textId="709276B4" w:rsidR="004E3300" w:rsidRPr="00D87563" w:rsidRDefault="004E3300"/>
    <w:p w14:paraId="3DE0C024" w14:textId="25D5C585" w:rsidR="004E3300" w:rsidRPr="00D87563" w:rsidRDefault="004E3300">
      <w:r w:rsidRPr="00D87563">
        <w:t xml:space="preserve">This file contains 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r w:rsidR="000C3774" w:rsidRPr="00D87563">
        <w:t>A full description of the methods used to calculate IDW population can be found in the companion manuscript Meyer et al. (20XX).</w:t>
      </w:r>
    </w:p>
    <w:p w14:paraId="15073DA9" w14:textId="51D534AA" w:rsidR="000C3774" w:rsidRPr="00D87563" w:rsidRDefault="000C3774"/>
    <w:p w14:paraId="454B11DF" w14:textId="77777777" w:rsidR="000C3774" w:rsidRPr="00D87563" w:rsidRDefault="000C3774" w:rsidP="000C3774">
      <w:r w:rsidRPr="00D87563">
        <w:rPr>
          <w:i/>
        </w:rPr>
        <w:t>site</w:t>
      </w:r>
    </w:p>
    <w:p w14:paraId="6BF97FA3" w14:textId="77777777" w:rsidR="000C3774" w:rsidRPr="00D87563" w:rsidRDefault="000C3774" w:rsidP="000C3774">
      <w:r w:rsidRPr="00D87563">
        <w:t xml:space="preserve">Unique alphanumeric identifier for a sampling location. </w:t>
      </w:r>
    </w:p>
    <w:p w14:paraId="4B3EFE25" w14:textId="5DA27212" w:rsidR="000C3774" w:rsidRPr="00D87563" w:rsidRDefault="000C3774"/>
    <w:p w14:paraId="3BFEFF12" w14:textId="4D677950" w:rsidR="000C3774" w:rsidRPr="00D87563" w:rsidRDefault="000C3774">
      <w:pPr>
        <w:rPr>
          <w:i/>
        </w:rPr>
      </w:pPr>
      <w:proofErr w:type="spellStart"/>
      <w:r w:rsidRPr="00D87563">
        <w:rPr>
          <w:i/>
        </w:rPr>
        <w:t>distance_weighted_population</w:t>
      </w:r>
      <w:proofErr w:type="spellEnd"/>
    </w:p>
    <w:p w14:paraId="15A5D4E5" w14:textId="0A747E9F" w:rsidR="000C3774" w:rsidRPr="00D87563" w:rsidRDefault="000C3774">
      <w:r w:rsidRPr="00D87563">
        <w:t xml:space="preserve">Inverse distance weighted population for a given sampling location and estimated as number of people. Because this interpolation process is a function of the size of and proximity to neighboring developed sites, values can contain decimal values. </w:t>
      </w:r>
    </w:p>
    <w:p w14:paraId="3FE1BB3C" w14:textId="51D8C091" w:rsidR="000C3774" w:rsidRPr="00D87563" w:rsidRDefault="000C3774"/>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044F8375" w:rsidR="000C3774" w:rsidRPr="00D87563" w:rsidRDefault="000C3774">
      <w:r w:rsidRPr="00D87563">
        <w:t xml:space="preserve">This file contains fatty acid concentrations for various benthic macroinvertebrate genera, periphyton, and endemic </w:t>
      </w:r>
      <w:proofErr w:type="spellStart"/>
      <w:r w:rsidRPr="00D87563">
        <w:rPr>
          <w:i/>
        </w:rPr>
        <w:t>Drapa</w:t>
      </w:r>
      <w:proofErr w:type="spellEnd"/>
      <w:r w:rsidRPr="00D87563">
        <w:rPr>
          <w:i/>
        </w:rPr>
        <w:t xml:space="preserve"> spp</w:t>
      </w:r>
      <w:r w:rsidR="004B0121" w:rsidRPr="00D87563">
        <w:rPr>
          <w:i/>
        </w:rPr>
        <w:t>.</w:t>
      </w:r>
      <w:r w:rsidRPr="00D87563">
        <w:t xml:space="preserve"> collected from the 14 littoral sampling locations. </w:t>
      </w:r>
    </w:p>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0B2C3BB2" w:rsidR="000C3774" w:rsidRPr="00D87563" w:rsidRDefault="000C3774">
      <w:r w:rsidRPr="00D87563">
        <w:t>Species of the analyzed organism. When organism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781F0AD7" w:rsidR="006F13A3" w:rsidRPr="00D87563" w:rsidRDefault="006F13A3" w:rsidP="000C3774">
      <w:pPr>
        <w:rPr>
          <w:i/>
        </w:rPr>
      </w:pPr>
      <w:r w:rsidRPr="00D87563">
        <w:rPr>
          <w:i/>
        </w:rPr>
        <w:t>c14</w:t>
      </w:r>
      <w:bookmarkStart w:id="9" w:name="_Hlk53592269"/>
      <w:r w:rsidRPr="00D87563">
        <w:rPr>
          <w:i/>
        </w:rPr>
        <w:t>_</w:t>
      </w:r>
      <w:bookmarkEnd w:id="9"/>
      <w:r w:rsidRPr="00D87563">
        <w:rPr>
          <w:i/>
        </w:rPr>
        <w:t>4n5</w:t>
      </w:r>
    </w:p>
    <w:p w14:paraId="7301C44C" w14:textId="3884D65C" w:rsidR="006F13A3" w:rsidRPr="00D87563" w:rsidRDefault="006F13A3" w:rsidP="000C3774">
      <w:r w:rsidRPr="00D87563">
        <w:t>Concentration of 14:4n-5 fatty acid as micrograms of fatty acid per milligram of tissue.</w:t>
      </w:r>
    </w:p>
    <w:p w14:paraId="03D89DAC" w14:textId="77777777" w:rsidR="006F13A3" w:rsidRPr="00D87563" w:rsidRDefault="006F13A3" w:rsidP="000C3774"/>
    <w:p w14:paraId="25D487A1" w14:textId="5A8597D6" w:rsidR="006F13A3" w:rsidRPr="00D87563" w:rsidRDefault="006F13A3" w:rsidP="000C3774">
      <w:pPr>
        <w:rPr>
          <w:i/>
        </w:rPr>
      </w:pPr>
      <w:r w:rsidRPr="00D87563">
        <w:rPr>
          <w:i/>
        </w:rPr>
        <w:t>i</w:t>
      </w:r>
      <w:r w:rsidR="00B22E05">
        <w:rPr>
          <w:i/>
        </w:rPr>
        <w:t>_</w:t>
      </w:r>
      <w:r w:rsidRPr="00D87563">
        <w:rPr>
          <w:i/>
        </w:rPr>
        <w:t>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28A5F073" w:rsidR="006F13A3" w:rsidRPr="00D87563" w:rsidRDefault="006F13A3" w:rsidP="000C3774">
      <w:pPr>
        <w:rPr>
          <w:i/>
        </w:rPr>
      </w:pPr>
      <w:r w:rsidRPr="00D87563">
        <w:rPr>
          <w:i/>
        </w:rPr>
        <w:lastRenderedPageBreak/>
        <w:t>a_15</w:t>
      </w:r>
      <w:r w:rsidR="00570225">
        <w:rPr>
          <w:i/>
        </w:rPr>
        <w:t>_</w:t>
      </w:r>
      <w:r w:rsidRPr="00D87563">
        <w:rPr>
          <w:i/>
        </w:rPr>
        <w:t>0</w:t>
      </w:r>
    </w:p>
    <w:p w14:paraId="7261A424" w14:textId="1FE783BF" w:rsidR="006F13A3" w:rsidRPr="00D87563" w:rsidRDefault="006F13A3" w:rsidP="000C3774">
      <w:r w:rsidRPr="00D87563">
        <w:t>Concentration of a-15:0 fatty acid as micrograms of fatty acid per milligram of tissue.</w:t>
      </w:r>
    </w:p>
    <w:p w14:paraId="7657621B" w14:textId="59E2A638" w:rsidR="00B22E05" w:rsidRPr="00D87563" w:rsidRDefault="00B22E05" w:rsidP="00B22E05">
      <w:pPr>
        <w:rPr>
          <w:i/>
        </w:rPr>
      </w:pPr>
      <w:r>
        <w:br/>
      </w:r>
      <w:r w:rsidRPr="00D87563">
        <w:rPr>
          <w:i/>
        </w:rPr>
        <w:t>c1</w:t>
      </w:r>
      <w:r>
        <w:rPr>
          <w:i/>
        </w:rPr>
        <w:t>5</w:t>
      </w:r>
      <w:r w:rsidRPr="00B22E05">
        <w:rPr>
          <w:i/>
        </w:rPr>
        <w:t>_</w:t>
      </w:r>
      <w:r w:rsidRPr="00D87563">
        <w:rPr>
          <w:i/>
        </w:rPr>
        <w:t>0</w:t>
      </w:r>
    </w:p>
    <w:p w14:paraId="115B9681" w14:textId="64BE5D34" w:rsidR="00B22E05" w:rsidRPr="00D87563" w:rsidRDefault="00B22E05" w:rsidP="00B22E05">
      <w:r w:rsidRPr="00D87563">
        <w:t>Concentration of 1</w:t>
      </w:r>
      <w:r w:rsidR="00570225">
        <w:t>5</w:t>
      </w:r>
      <w:r w:rsidRPr="00D87563">
        <w:t>:0 fatty acid as micrograms of fatty acid per milligram of tissue.</w:t>
      </w:r>
    </w:p>
    <w:p w14:paraId="552F2309" w14:textId="638EBF8D" w:rsidR="006F13A3" w:rsidRPr="00D87563" w:rsidRDefault="006F13A3" w:rsidP="000C3774"/>
    <w:p w14:paraId="26E2FD1B" w14:textId="0FB606CA" w:rsidR="006F13A3" w:rsidRPr="00D87563" w:rsidRDefault="006F13A3" w:rsidP="000C3774">
      <w:pPr>
        <w:rPr>
          <w:i/>
        </w:rPr>
      </w:pPr>
      <w:r w:rsidRPr="00D87563">
        <w:rPr>
          <w:i/>
        </w:rPr>
        <w:t>c15_1w7</w:t>
      </w:r>
    </w:p>
    <w:p w14:paraId="4CD94692" w14:textId="59A7632F" w:rsidR="006F13A3" w:rsidRPr="00D87563" w:rsidRDefault="006F13A3" w:rsidP="000C3774">
      <w:r w:rsidRPr="00D87563">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60A77CDC" w:rsidR="006F13A3" w:rsidRPr="00D87563" w:rsidRDefault="006F13A3" w:rsidP="000C3774">
      <w:pPr>
        <w:rPr>
          <w:i/>
        </w:rPr>
      </w:pPr>
      <w:r w:rsidRPr="00D87563">
        <w:rPr>
          <w:i/>
        </w:rPr>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t>a_17_0</w:t>
      </w:r>
    </w:p>
    <w:p w14:paraId="03F88F01" w14:textId="25FF510A" w:rsidR="006F13A3" w:rsidRPr="00D87563" w:rsidRDefault="006F13A3" w:rsidP="000C3774">
      <w:r w:rsidRPr="00D87563">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t>Concentration of 17:0 fatty acid as micrograms of fatty acid per milligram of tissue.</w:t>
      </w:r>
    </w:p>
    <w:p w14:paraId="65102FA2" w14:textId="77777777" w:rsidR="006F13A3" w:rsidRPr="00D87563" w:rsidRDefault="006F13A3" w:rsidP="000C3774"/>
    <w:p w14:paraId="0303A172" w14:textId="0062B040" w:rsidR="006F13A3" w:rsidRPr="00D87563" w:rsidRDefault="006F13A3" w:rsidP="000C3774">
      <w:pPr>
        <w:rPr>
          <w:i/>
        </w:rPr>
      </w:pPr>
      <w:r w:rsidRPr="00D87563">
        <w:rPr>
          <w:i/>
        </w:rPr>
        <w:t>c17_1n7</w:t>
      </w:r>
    </w:p>
    <w:p w14:paraId="08BAEC49" w14:textId="5CFED17B" w:rsidR="006F13A3" w:rsidRPr="00D87563" w:rsidRDefault="006F13A3" w:rsidP="000C3774">
      <w:r w:rsidRPr="00D87563">
        <w:t>Concentration of 17:1n-7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lastRenderedPageBreak/>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418457D8" w:rsidR="006F13A3" w:rsidRPr="00D87563" w:rsidRDefault="006F13A3" w:rsidP="000C3774">
      <w:pPr>
        <w:rPr>
          <w:i/>
        </w:rPr>
      </w:pPr>
      <w:r w:rsidRPr="00D87563">
        <w:rPr>
          <w:i/>
        </w:rPr>
        <w:t>c20_2_5_11</w:t>
      </w:r>
    </w:p>
    <w:p w14:paraId="6946FBB0" w14:textId="24A7BD40" w:rsidR="006F13A3" w:rsidRPr="00D87563" w:rsidRDefault="006F13A3" w:rsidP="000C3774">
      <w:r w:rsidRPr="00D87563">
        <w:t>Concentration of 20:2-5-11 fatty acid as micrograms of fatty acid per milligram of tissue.</w:t>
      </w:r>
    </w:p>
    <w:p w14:paraId="64AA7F06" w14:textId="77777777" w:rsidR="006F13A3" w:rsidRPr="00D87563" w:rsidRDefault="006F13A3" w:rsidP="000C3774"/>
    <w:p w14:paraId="63327750" w14:textId="52140256" w:rsidR="006F13A3" w:rsidRPr="00D87563" w:rsidRDefault="006F13A3" w:rsidP="000C3774">
      <w:pPr>
        <w:rPr>
          <w:i/>
        </w:rPr>
      </w:pPr>
      <w:r w:rsidRPr="00D87563">
        <w:rPr>
          <w:i/>
        </w:rPr>
        <w:t>c20_2_5_13</w:t>
      </w:r>
    </w:p>
    <w:p w14:paraId="1098FAE9" w14:textId="246965C6" w:rsidR="006F13A3" w:rsidRPr="00D87563" w:rsidRDefault="006F13A3" w:rsidP="000C3774">
      <w:r w:rsidRPr="00D87563">
        <w:t>Concentration of 20:2-5-13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20:2ω6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lastRenderedPageBreak/>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t>c22_5w6</w:t>
      </w:r>
    </w:p>
    <w:p w14:paraId="6C16CD07" w14:textId="48F4EE8F" w:rsidR="006F13A3" w:rsidRPr="00D87563" w:rsidRDefault="006F13A3" w:rsidP="000C3774">
      <w:r w:rsidRPr="00D87563">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t>comments</w:t>
      </w:r>
    </w:p>
    <w:p w14:paraId="5CD62F60" w14:textId="0E160AF9" w:rsidR="00ED3B19" w:rsidRPr="00ED3B19" w:rsidRDefault="00ED3B19" w:rsidP="000C3774">
      <w:r>
        <w:t xml:space="preserve">Quality flag column. Two samples spilled during fatty acid extraction. These samples are flagged as such. Although concentrations are lower than other samples, proportions between fatty acids are consistent. </w:t>
      </w:r>
    </w:p>
    <w:p w14:paraId="3C237D81" w14:textId="77777777" w:rsidR="000C3774" w:rsidRPr="00D87563" w:rsidRDefault="000C3774"/>
    <w:p w14:paraId="68DF532E" w14:textId="4AD06467" w:rsidR="004E3300" w:rsidRPr="00D87563" w:rsidRDefault="009A29EA">
      <w:pPr>
        <w:rPr>
          <w:u w:val="single"/>
        </w:rPr>
      </w:pPr>
      <w:r w:rsidRPr="00D87563">
        <w:rPr>
          <w:u w:val="single"/>
        </w:rPr>
        <w:t>invertebrates.csv</w:t>
      </w:r>
    </w:p>
    <w:p w14:paraId="06998772" w14:textId="37A891B8" w:rsidR="004E3300" w:rsidRPr="00D87563" w:rsidRDefault="004E3300"/>
    <w:p w14:paraId="58EB1290" w14:textId="1642CC28" w:rsidR="009A29EA" w:rsidRPr="00D87563" w:rsidRDefault="009A29EA">
      <w:r w:rsidRPr="00D87563">
        <w:t xml:space="preserve">This file contains abundance for benthic macroinvertebrates collected at each of the 14 littoral sampling locations. Only amphipod taxa were identified to species. Mollusks and isopods were identified to genus. </w:t>
      </w:r>
    </w:p>
    <w:p w14:paraId="1B9EEA1C" w14:textId="3A87E3E7" w:rsidR="009A29EA" w:rsidRPr="00D87563" w:rsidRDefault="009A29EA"/>
    <w:p w14:paraId="23D226C6" w14:textId="77777777" w:rsidR="009A29EA" w:rsidRPr="00D87563" w:rsidRDefault="009A29EA" w:rsidP="009A29EA">
      <w:r w:rsidRPr="00D87563">
        <w:rPr>
          <w:i/>
        </w:rPr>
        <w:t>site</w:t>
      </w:r>
    </w:p>
    <w:p w14:paraId="5026405D" w14:textId="77777777" w:rsidR="009A29EA" w:rsidRPr="00D87563" w:rsidRDefault="009A29EA" w:rsidP="009A29EA">
      <w:r w:rsidRPr="00D87563">
        <w:t xml:space="preserve">Unique alphanumeric identifier for a sampling location. </w:t>
      </w:r>
    </w:p>
    <w:p w14:paraId="0A3EE372" w14:textId="667FFFBB" w:rsidR="009A29EA" w:rsidRPr="00D87563" w:rsidRDefault="009A29EA"/>
    <w:p w14:paraId="5782A1DE" w14:textId="4EF945D8" w:rsidR="009A29EA" w:rsidRPr="00D87563" w:rsidRDefault="009A29EA">
      <w:pPr>
        <w:rPr>
          <w:i/>
        </w:rPr>
      </w:pPr>
      <w:r w:rsidRPr="00D87563">
        <w:rPr>
          <w:i/>
        </w:rPr>
        <w:t xml:space="preserve">replicate </w:t>
      </w:r>
    </w:p>
    <w:p w14:paraId="4BF94171" w14:textId="5636CBF4" w:rsidR="009A29EA" w:rsidRPr="00D87563" w:rsidRDefault="009A29EA">
      <w:r w:rsidRPr="00D87563">
        <w:t xml:space="preserve">Replicate for sampling location. While three replicates were collected in the field, some samples were poorly preserved and not enumerated so as to prevent potential errors. </w:t>
      </w:r>
    </w:p>
    <w:p w14:paraId="0F3B2510" w14:textId="6B098CFC" w:rsidR="009A29EA" w:rsidRPr="00D87563" w:rsidRDefault="009A29EA"/>
    <w:p w14:paraId="6E45999E" w14:textId="77777777" w:rsidR="009A29EA" w:rsidRPr="00D87563" w:rsidRDefault="009A29EA" w:rsidP="00AF6302">
      <w:pPr>
        <w:rPr>
          <w:i/>
        </w:rPr>
      </w:pPr>
      <w:proofErr w:type="spellStart"/>
      <w:r w:rsidRPr="00D87563">
        <w:rPr>
          <w:i/>
        </w:rPr>
        <w:t>Acroloxidae</w:t>
      </w:r>
      <w:proofErr w:type="spellEnd"/>
    </w:p>
    <w:p w14:paraId="7F232D3E" w14:textId="06103DC9" w:rsidR="009A29EA" w:rsidRPr="00D87563" w:rsidRDefault="009A29EA" w:rsidP="00AF6302">
      <w:r w:rsidRPr="00D87563">
        <w:t xml:space="preserve">Mollusk genus </w:t>
      </w:r>
    </w:p>
    <w:p w14:paraId="2CA05915" w14:textId="77777777" w:rsidR="009A29EA" w:rsidRPr="00D87563" w:rsidRDefault="009A29EA" w:rsidP="00AF6302">
      <w:pPr>
        <w:rPr>
          <w:color w:val="000000"/>
        </w:rPr>
      </w:pPr>
    </w:p>
    <w:p w14:paraId="038BA4A1" w14:textId="5E4588DC" w:rsidR="009A29EA" w:rsidRPr="00D87563" w:rsidRDefault="009A29EA" w:rsidP="00AF6302">
      <w:pPr>
        <w:rPr>
          <w:i/>
          <w:color w:val="000000"/>
        </w:rPr>
      </w:pPr>
      <w:proofErr w:type="spellStart"/>
      <w:r w:rsidRPr="00D87563">
        <w:rPr>
          <w:i/>
          <w:color w:val="000000"/>
        </w:rPr>
        <w:t>Asellidae</w:t>
      </w:r>
      <w:proofErr w:type="spellEnd"/>
    </w:p>
    <w:p w14:paraId="1F3766C4" w14:textId="77777777" w:rsidR="009A29EA" w:rsidRPr="00D87563" w:rsidRDefault="009A29EA" w:rsidP="00AF6302">
      <w:r w:rsidRPr="00D87563">
        <w:lastRenderedPageBreak/>
        <w:t>Endemic isopod genus</w:t>
      </w:r>
    </w:p>
    <w:p w14:paraId="20BCC447" w14:textId="77777777" w:rsidR="009A29EA" w:rsidRPr="00D87563" w:rsidRDefault="009A29EA" w:rsidP="00AF6302">
      <w:pPr>
        <w:rPr>
          <w:color w:val="000000"/>
        </w:rPr>
      </w:pPr>
    </w:p>
    <w:p w14:paraId="2B6E4279" w14:textId="1E864975" w:rsidR="009A29EA" w:rsidRPr="00D87563" w:rsidRDefault="009A29EA" w:rsidP="00AF6302">
      <w:pPr>
        <w:rPr>
          <w:i/>
          <w:color w:val="000000"/>
        </w:rPr>
      </w:pPr>
      <w:proofErr w:type="spellStart"/>
      <w:r w:rsidRPr="00D87563">
        <w:rPr>
          <w:i/>
          <w:color w:val="000000"/>
        </w:rPr>
        <w:t>Baicaliidae</w:t>
      </w:r>
      <w:proofErr w:type="spellEnd"/>
    </w:p>
    <w:p w14:paraId="3FF8EA8F" w14:textId="06C05C30" w:rsidR="009A29EA" w:rsidRPr="00D87563" w:rsidRDefault="009A29EA" w:rsidP="00AF6302">
      <w:proofErr w:type="spellStart"/>
      <w:r w:rsidRPr="00D87563">
        <w:t>Mollus</w:t>
      </w:r>
      <w:r w:rsidR="00010C97">
        <w:t>c</w:t>
      </w:r>
      <w:proofErr w:type="spellEnd"/>
      <w:r w:rsidRPr="00D87563">
        <w:t xml:space="preserve"> genus, most of which are endemic</w:t>
      </w:r>
    </w:p>
    <w:p w14:paraId="3AE09423" w14:textId="77777777" w:rsidR="009A29EA" w:rsidRPr="00D87563" w:rsidRDefault="009A29EA" w:rsidP="00AF6302">
      <w:pPr>
        <w:rPr>
          <w:color w:val="000000"/>
        </w:rPr>
      </w:pPr>
    </w:p>
    <w:p w14:paraId="4B4B382E" w14:textId="549FE16C" w:rsidR="009A29EA" w:rsidRPr="00D87563" w:rsidRDefault="009A29EA" w:rsidP="00AF6302">
      <w:pPr>
        <w:rPr>
          <w:i/>
          <w:color w:val="000000"/>
        </w:rPr>
      </w:pPr>
      <w:proofErr w:type="spellStart"/>
      <w:r w:rsidRPr="00D87563">
        <w:rPr>
          <w:i/>
          <w:color w:val="000000"/>
        </w:rPr>
        <w:t>Benedictidae</w:t>
      </w:r>
      <w:proofErr w:type="spellEnd"/>
    </w:p>
    <w:p w14:paraId="1FB71A73" w14:textId="77777777" w:rsidR="009A29EA" w:rsidRPr="00D87563" w:rsidRDefault="009A29EA" w:rsidP="00AF6302">
      <w:proofErr w:type="spellStart"/>
      <w:r w:rsidRPr="00D87563">
        <w:t>Mollusc</w:t>
      </w:r>
      <w:proofErr w:type="spellEnd"/>
      <w:r w:rsidRPr="00D87563">
        <w:t xml:space="preserve"> genus, most of which are endemic</w:t>
      </w:r>
    </w:p>
    <w:p w14:paraId="25D766FD" w14:textId="77777777" w:rsidR="009A29EA" w:rsidRPr="00D87563" w:rsidRDefault="009A29EA" w:rsidP="00AF6302">
      <w:pPr>
        <w:rPr>
          <w:color w:val="000000"/>
        </w:rPr>
      </w:pPr>
    </w:p>
    <w:p w14:paraId="4E7E6A2B" w14:textId="631488F7" w:rsidR="009A29EA" w:rsidRPr="00D87563" w:rsidRDefault="009A29EA" w:rsidP="00AF6302">
      <w:pPr>
        <w:rPr>
          <w:i/>
          <w:color w:val="000000"/>
        </w:rPr>
      </w:pPr>
      <w:proofErr w:type="spellStart"/>
      <w:r w:rsidRPr="00D87563">
        <w:rPr>
          <w:i/>
          <w:color w:val="000000"/>
        </w:rPr>
        <w:t>Brandtia_latissima</w:t>
      </w:r>
      <w:proofErr w:type="spellEnd"/>
    </w:p>
    <w:p w14:paraId="62BBDCE5" w14:textId="77777777" w:rsidR="009A29EA" w:rsidRPr="00D87563" w:rsidRDefault="009A29EA" w:rsidP="00AF6302">
      <w:r w:rsidRPr="00D87563">
        <w:t>Endemic amphipod species</w:t>
      </w:r>
    </w:p>
    <w:p w14:paraId="5AD171BE" w14:textId="77777777" w:rsidR="009A29EA" w:rsidRPr="00D87563" w:rsidRDefault="009A29EA" w:rsidP="00AF6302">
      <w:pPr>
        <w:rPr>
          <w:color w:val="000000"/>
        </w:rPr>
      </w:pPr>
    </w:p>
    <w:p w14:paraId="5C161EE6" w14:textId="5396CA08" w:rsidR="009A29EA" w:rsidRPr="00D87563" w:rsidRDefault="009A29EA" w:rsidP="00AF6302">
      <w:pPr>
        <w:rPr>
          <w:i/>
          <w:color w:val="000000"/>
        </w:rPr>
      </w:pPr>
      <w:proofErr w:type="spellStart"/>
      <w:r w:rsidRPr="00D87563">
        <w:rPr>
          <w:i/>
          <w:color w:val="000000"/>
        </w:rPr>
        <w:t>Brandtia_parasitica_parasitica</w:t>
      </w:r>
      <w:proofErr w:type="spellEnd"/>
    </w:p>
    <w:p w14:paraId="57AC31FF" w14:textId="77777777" w:rsidR="009A29EA" w:rsidRPr="00D87563" w:rsidRDefault="009A29EA" w:rsidP="00AF6302">
      <w:r w:rsidRPr="00D87563">
        <w:t>Endemic amphipod species</w:t>
      </w:r>
    </w:p>
    <w:p w14:paraId="59890F77" w14:textId="77777777" w:rsidR="009A29EA" w:rsidRPr="00D87563" w:rsidRDefault="009A29EA" w:rsidP="00AF6302">
      <w:pPr>
        <w:rPr>
          <w:color w:val="000000"/>
        </w:rPr>
      </w:pPr>
    </w:p>
    <w:p w14:paraId="0406F8AE" w14:textId="300561E3" w:rsidR="009A29EA" w:rsidRPr="00D87563" w:rsidRDefault="009A29EA" w:rsidP="00AF6302">
      <w:pPr>
        <w:rPr>
          <w:i/>
          <w:color w:val="000000"/>
        </w:rPr>
      </w:pPr>
      <w:r w:rsidRPr="00D87563">
        <w:rPr>
          <w:i/>
          <w:color w:val="000000"/>
        </w:rPr>
        <w:t>Caddisflies</w:t>
      </w:r>
    </w:p>
    <w:p w14:paraId="1A7ED40D" w14:textId="77777777" w:rsidR="009A29EA" w:rsidRPr="00D87563" w:rsidRDefault="009A29EA" w:rsidP="00AF6302">
      <w:r w:rsidRPr="00D87563">
        <w:t xml:space="preserve">General grouping; were not identified to species. </w:t>
      </w:r>
    </w:p>
    <w:p w14:paraId="31603864" w14:textId="77777777" w:rsidR="009A29EA" w:rsidRPr="00D87563" w:rsidRDefault="009A29EA" w:rsidP="00AF6302">
      <w:pPr>
        <w:rPr>
          <w:color w:val="000000"/>
        </w:rPr>
      </w:pPr>
    </w:p>
    <w:p w14:paraId="0E99A9FA" w14:textId="7A232570" w:rsidR="009A29EA" w:rsidRPr="00D87563" w:rsidRDefault="009A29EA" w:rsidP="00AF6302">
      <w:pPr>
        <w:rPr>
          <w:i/>
          <w:color w:val="000000"/>
        </w:rPr>
      </w:pPr>
      <w:proofErr w:type="spellStart"/>
      <w:r w:rsidRPr="00D87563">
        <w:rPr>
          <w:i/>
          <w:color w:val="000000"/>
        </w:rPr>
        <w:t>Cryptoropus_inflatus</w:t>
      </w:r>
      <w:proofErr w:type="spellEnd"/>
    </w:p>
    <w:p w14:paraId="381A9897" w14:textId="77777777" w:rsidR="009A29EA" w:rsidRPr="00D87563" w:rsidRDefault="009A29EA" w:rsidP="00AF6302">
      <w:r w:rsidRPr="00D87563">
        <w:t>Endemic amphipod species</w:t>
      </w:r>
    </w:p>
    <w:p w14:paraId="662FD477" w14:textId="77777777" w:rsidR="00354123" w:rsidRPr="00D87563" w:rsidRDefault="00354123" w:rsidP="00AF6302">
      <w:pPr>
        <w:rPr>
          <w:color w:val="000000"/>
        </w:rPr>
      </w:pPr>
    </w:p>
    <w:p w14:paraId="6F5C983E" w14:textId="0FEBDAA6" w:rsidR="009A29EA" w:rsidRPr="00D87563" w:rsidRDefault="009A29EA" w:rsidP="00AF6302">
      <w:pPr>
        <w:rPr>
          <w:i/>
          <w:color w:val="000000"/>
        </w:rPr>
      </w:pPr>
      <w:proofErr w:type="spellStart"/>
      <w:r w:rsidRPr="00D87563">
        <w:rPr>
          <w:i/>
          <w:color w:val="000000"/>
        </w:rPr>
        <w:t>Cryptoropus_pachytus</w:t>
      </w:r>
      <w:proofErr w:type="spellEnd"/>
    </w:p>
    <w:p w14:paraId="4E4975FD" w14:textId="77777777" w:rsidR="009A29EA" w:rsidRPr="00D87563" w:rsidRDefault="009A29EA" w:rsidP="00AF6302">
      <w:r w:rsidRPr="00D87563">
        <w:t>Endemic amphipod species</w:t>
      </w:r>
    </w:p>
    <w:p w14:paraId="3C7C917A" w14:textId="77777777" w:rsidR="00354123" w:rsidRPr="00D87563" w:rsidRDefault="00354123" w:rsidP="00AF6302">
      <w:pPr>
        <w:rPr>
          <w:color w:val="000000"/>
        </w:rPr>
      </w:pPr>
    </w:p>
    <w:p w14:paraId="7340414D" w14:textId="53F6C1FB" w:rsidR="009A29EA" w:rsidRPr="00D87563" w:rsidRDefault="009A29EA" w:rsidP="00AF6302">
      <w:pPr>
        <w:rPr>
          <w:i/>
          <w:color w:val="000000"/>
        </w:rPr>
      </w:pPr>
      <w:proofErr w:type="spellStart"/>
      <w:r w:rsidRPr="00D87563">
        <w:rPr>
          <w:i/>
          <w:color w:val="000000"/>
        </w:rPr>
        <w:t>Cryptoropus_rugosus</w:t>
      </w:r>
      <w:proofErr w:type="spellEnd"/>
    </w:p>
    <w:p w14:paraId="03161160" w14:textId="77777777" w:rsidR="009A29EA" w:rsidRPr="00D87563" w:rsidRDefault="009A29EA" w:rsidP="00AF6302">
      <w:r w:rsidRPr="00D87563">
        <w:t>Endemic amphipod species</w:t>
      </w:r>
    </w:p>
    <w:p w14:paraId="360D234E" w14:textId="77777777" w:rsidR="00354123" w:rsidRPr="00D87563" w:rsidRDefault="00354123" w:rsidP="00AF6302">
      <w:pPr>
        <w:rPr>
          <w:color w:val="000000"/>
        </w:rPr>
      </w:pPr>
    </w:p>
    <w:p w14:paraId="00A540A8" w14:textId="11E5C040" w:rsidR="009A29EA" w:rsidRPr="00D87563" w:rsidRDefault="009A29EA" w:rsidP="00AF6302">
      <w:pPr>
        <w:rPr>
          <w:i/>
          <w:color w:val="000000"/>
        </w:rPr>
      </w:pPr>
      <w:proofErr w:type="spellStart"/>
      <w:r w:rsidRPr="00D87563">
        <w:rPr>
          <w:i/>
          <w:color w:val="000000"/>
        </w:rPr>
        <w:t>Eulimnogammarus_capreolus</w:t>
      </w:r>
      <w:proofErr w:type="spellEnd"/>
    </w:p>
    <w:p w14:paraId="5EAE2A06" w14:textId="77777777" w:rsidR="009A29EA" w:rsidRPr="00D87563" w:rsidRDefault="009A29EA" w:rsidP="00AF6302">
      <w:r w:rsidRPr="00D87563">
        <w:t>Endemic amphipod species</w:t>
      </w:r>
    </w:p>
    <w:p w14:paraId="53FAF70D" w14:textId="77777777" w:rsidR="00354123" w:rsidRPr="00D87563" w:rsidRDefault="00354123" w:rsidP="00AF6302">
      <w:pPr>
        <w:rPr>
          <w:color w:val="000000"/>
        </w:rPr>
      </w:pPr>
    </w:p>
    <w:p w14:paraId="5A8F1378" w14:textId="311028D3" w:rsidR="009A29EA" w:rsidRPr="00D87563" w:rsidRDefault="009A29EA" w:rsidP="00AF6302">
      <w:pPr>
        <w:rPr>
          <w:i/>
          <w:color w:val="000000"/>
        </w:rPr>
      </w:pPr>
      <w:proofErr w:type="spellStart"/>
      <w:r w:rsidRPr="00D87563">
        <w:rPr>
          <w:i/>
          <w:color w:val="000000"/>
        </w:rPr>
        <w:t>Eulimnogammarus_cruentes</w:t>
      </w:r>
      <w:proofErr w:type="spellEnd"/>
    </w:p>
    <w:p w14:paraId="3DEAD3E3" w14:textId="77777777" w:rsidR="009A29EA" w:rsidRPr="00D87563" w:rsidRDefault="009A29EA" w:rsidP="00AF6302">
      <w:r w:rsidRPr="00D87563">
        <w:t>Endemic amphipod species</w:t>
      </w:r>
    </w:p>
    <w:p w14:paraId="229ED795" w14:textId="77777777" w:rsidR="00354123" w:rsidRPr="00D87563" w:rsidRDefault="00354123" w:rsidP="00AF6302">
      <w:pPr>
        <w:rPr>
          <w:color w:val="000000"/>
        </w:rPr>
      </w:pPr>
    </w:p>
    <w:p w14:paraId="74CF7784" w14:textId="5DE483BD" w:rsidR="009A29EA" w:rsidRPr="00D87563" w:rsidRDefault="009A29EA" w:rsidP="00AF6302">
      <w:pPr>
        <w:rPr>
          <w:i/>
          <w:color w:val="000000"/>
        </w:rPr>
      </w:pPr>
      <w:proofErr w:type="spellStart"/>
      <w:r w:rsidRPr="00D87563">
        <w:rPr>
          <w:i/>
          <w:color w:val="000000"/>
        </w:rPr>
        <w:t>Eulimnogammarus_cyaneus</w:t>
      </w:r>
      <w:proofErr w:type="spellEnd"/>
    </w:p>
    <w:p w14:paraId="5628EACD" w14:textId="77777777" w:rsidR="009A29EA" w:rsidRPr="00D87563" w:rsidRDefault="009A29EA" w:rsidP="00AF6302">
      <w:r w:rsidRPr="00D87563">
        <w:t>Endemic amphipod species</w:t>
      </w:r>
    </w:p>
    <w:p w14:paraId="09086713" w14:textId="77777777" w:rsidR="00354123" w:rsidRPr="00D87563" w:rsidRDefault="00354123" w:rsidP="00AF6302">
      <w:pPr>
        <w:rPr>
          <w:color w:val="000000"/>
        </w:rPr>
      </w:pPr>
    </w:p>
    <w:p w14:paraId="7AC4B161" w14:textId="42C13483" w:rsidR="009A29EA" w:rsidRPr="00D87563" w:rsidRDefault="009A29EA" w:rsidP="00AF6302">
      <w:pPr>
        <w:rPr>
          <w:i/>
          <w:color w:val="000000"/>
        </w:rPr>
      </w:pPr>
      <w:proofErr w:type="spellStart"/>
      <w:r w:rsidRPr="00D87563">
        <w:rPr>
          <w:i/>
          <w:color w:val="000000"/>
        </w:rPr>
        <w:t>Eulimnogammarus_grandimanus</w:t>
      </w:r>
      <w:proofErr w:type="spellEnd"/>
    </w:p>
    <w:p w14:paraId="66D5E08E" w14:textId="77777777" w:rsidR="009A29EA" w:rsidRPr="00D87563" w:rsidRDefault="009A29EA" w:rsidP="00AF6302">
      <w:r w:rsidRPr="00D87563">
        <w:t>Endemic amphipod species</w:t>
      </w:r>
    </w:p>
    <w:p w14:paraId="64FBE116" w14:textId="77777777" w:rsidR="00354123" w:rsidRPr="00D87563" w:rsidRDefault="00354123" w:rsidP="00AF6302">
      <w:pPr>
        <w:rPr>
          <w:color w:val="000000"/>
        </w:rPr>
      </w:pPr>
    </w:p>
    <w:p w14:paraId="36148D6A" w14:textId="22670372" w:rsidR="009A29EA" w:rsidRPr="00D87563" w:rsidRDefault="009A29EA" w:rsidP="00AF6302">
      <w:pPr>
        <w:rPr>
          <w:i/>
          <w:color w:val="000000"/>
        </w:rPr>
      </w:pPr>
      <w:proofErr w:type="spellStart"/>
      <w:r w:rsidRPr="00D87563">
        <w:rPr>
          <w:i/>
          <w:color w:val="000000"/>
        </w:rPr>
        <w:t>Eulimnogammarus_juveniles</w:t>
      </w:r>
      <w:proofErr w:type="spellEnd"/>
    </w:p>
    <w:p w14:paraId="4D81EF94" w14:textId="15512B00" w:rsidR="009A29EA" w:rsidRPr="00D87563" w:rsidRDefault="009A29EA" w:rsidP="00AF6302">
      <w:r w:rsidRPr="00D87563">
        <w:t xml:space="preserve">Endemic amphipod genus. </w:t>
      </w:r>
      <w:r w:rsidR="00354123" w:rsidRPr="00D87563">
        <w:t xml:space="preserve">Identification kept at genus level so as to prevent misclassification. </w:t>
      </w:r>
      <w:r w:rsidRPr="00D87563">
        <w:t xml:space="preserve"> </w:t>
      </w:r>
    </w:p>
    <w:p w14:paraId="77654923" w14:textId="77777777" w:rsidR="00354123" w:rsidRPr="00D87563" w:rsidRDefault="00354123" w:rsidP="00AF6302">
      <w:pPr>
        <w:rPr>
          <w:color w:val="000000"/>
        </w:rPr>
      </w:pPr>
    </w:p>
    <w:p w14:paraId="0CD0D2F7" w14:textId="2DF6FD6F" w:rsidR="009A29EA" w:rsidRPr="00D87563" w:rsidRDefault="009A29EA" w:rsidP="00AF6302">
      <w:pPr>
        <w:rPr>
          <w:i/>
          <w:color w:val="000000"/>
        </w:rPr>
      </w:pPr>
      <w:proofErr w:type="spellStart"/>
      <w:r w:rsidRPr="00D87563">
        <w:rPr>
          <w:i/>
          <w:color w:val="000000"/>
        </w:rPr>
        <w:t>Eulimnogammarus_maackii</w:t>
      </w:r>
      <w:proofErr w:type="spellEnd"/>
    </w:p>
    <w:p w14:paraId="423A0B2C" w14:textId="77777777" w:rsidR="009A29EA" w:rsidRPr="00D87563" w:rsidRDefault="009A29EA" w:rsidP="00AF6302">
      <w:r w:rsidRPr="00D87563">
        <w:t>Endemic amphipod species</w:t>
      </w:r>
    </w:p>
    <w:p w14:paraId="107A1BFA" w14:textId="77777777" w:rsidR="00354123" w:rsidRPr="00D87563" w:rsidRDefault="00354123" w:rsidP="00AF6302">
      <w:pPr>
        <w:rPr>
          <w:color w:val="000000"/>
        </w:rPr>
      </w:pPr>
    </w:p>
    <w:p w14:paraId="47CB6EBA" w14:textId="65EB571F" w:rsidR="009A29EA" w:rsidRPr="00D87563" w:rsidRDefault="009A29EA" w:rsidP="00AF6302">
      <w:pPr>
        <w:rPr>
          <w:i/>
          <w:color w:val="000000"/>
        </w:rPr>
      </w:pPr>
      <w:proofErr w:type="spellStart"/>
      <w:r w:rsidRPr="00D87563">
        <w:rPr>
          <w:i/>
          <w:color w:val="000000"/>
        </w:rPr>
        <w:t>Eulimnogammarus_marituji</w:t>
      </w:r>
      <w:proofErr w:type="spellEnd"/>
    </w:p>
    <w:p w14:paraId="6263A3F2" w14:textId="77777777" w:rsidR="009A29EA" w:rsidRPr="00D87563" w:rsidRDefault="009A29EA" w:rsidP="00AF6302">
      <w:r w:rsidRPr="00D87563">
        <w:t>Endemic amphipod species</w:t>
      </w:r>
    </w:p>
    <w:p w14:paraId="2B3E948E" w14:textId="77777777" w:rsidR="00354123" w:rsidRPr="00D87563" w:rsidRDefault="00354123" w:rsidP="00AF6302">
      <w:pPr>
        <w:rPr>
          <w:color w:val="000000"/>
        </w:rPr>
      </w:pPr>
    </w:p>
    <w:p w14:paraId="2395549B" w14:textId="379005E3" w:rsidR="009A29EA" w:rsidRPr="00D87563" w:rsidRDefault="009A29EA" w:rsidP="00AF6302">
      <w:pPr>
        <w:rPr>
          <w:i/>
          <w:color w:val="000000"/>
        </w:rPr>
      </w:pPr>
      <w:proofErr w:type="spellStart"/>
      <w:r w:rsidRPr="00D87563">
        <w:rPr>
          <w:i/>
          <w:color w:val="000000"/>
        </w:rPr>
        <w:t>Eulimnogammarus_verucossus</w:t>
      </w:r>
      <w:proofErr w:type="spellEnd"/>
    </w:p>
    <w:p w14:paraId="32DB820B" w14:textId="77777777" w:rsidR="009A29EA" w:rsidRPr="00D87563" w:rsidRDefault="009A29EA" w:rsidP="00AF6302">
      <w:r w:rsidRPr="00D87563">
        <w:t>Endemic amphipod species</w:t>
      </w:r>
    </w:p>
    <w:p w14:paraId="1A791C27" w14:textId="77777777" w:rsidR="00354123" w:rsidRPr="00D87563" w:rsidRDefault="00354123" w:rsidP="00AF6302">
      <w:pPr>
        <w:rPr>
          <w:color w:val="000000"/>
        </w:rPr>
      </w:pPr>
    </w:p>
    <w:p w14:paraId="2A18C1A1" w14:textId="1AD5E32E" w:rsidR="009A29EA" w:rsidRPr="00D87563" w:rsidRDefault="009A29EA" w:rsidP="00AF6302">
      <w:pPr>
        <w:rPr>
          <w:b/>
          <w:bCs/>
          <w:i/>
          <w:color w:val="000000"/>
        </w:rPr>
      </w:pPr>
      <w:proofErr w:type="spellStart"/>
      <w:r w:rsidRPr="00D87563">
        <w:rPr>
          <w:i/>
          <w:color w:val="000000"/>
        </w:rPr>
        <w:t>Eulimnogammarus_viridis_viridis</w:t>
      </w:r>
      <w:proofErr w:type="spellEnd"/>
    </w:p>
    <w:p w14:paraId="12C90AF8" w14:textId="77777777" w:rsidR="009A29EA" w:rsidRPr="00D87563" w:rsidRDefault="009A29EA" w:rsidP="00AF6302">
      <w:r w:rsidRPr="00D87563">
        <w:t>Endemic amphipod species</w:t>
      </w:r>
    </w:p>
    <w:p w14:paraId="497D78A5" w14:textId="77777777" w:rsidR="00354123" w:rsidRPr="00D87563" w:rsidRDefault="00354123" w:rsidP="00AF6302">
      <w:pPr>
        <w:rPr>
          <w:color w:val="000000"/>
        </w:rPr>
      </w:pPr>
    </w:p>
    <w:p w14:paraId="45B67887" w14:textId="3339BFBD" w:rsidR="009A29EA" w:rsidRPr="00D87563" w:rsidRDefault="009A29EA" w:rsidP="00AF6302">
      <w:pPr>
        <w:rPr>
          <w:i/>
          <w:color w:val="000000"/>
        </w:rPr>
      </w:pPr>
      <w:proofErr w:type="spellStart"/>
      <w:r w:rsidRPr="00D87563">
        <w:rPr>
          <w:i/>
          <w:color w:val="000000"/>
        </w:rPr>
        <w:t>Eulimnogammarus_vittatus</w:t>
      </w:r>
      <w:proofErr w:type="spellEnd"/>
    </w:p>
    <w:p w14:paraId="043AA1DF" w14:textId="77777777" w:rsidR="009A29EA" w:rsidRPr="00D87563" w:rsidRDefault="009A29EA" w:rsidP="00AF6302">
      <w:r w:rsidRPr="00D87563">
        <w:t>Endemic amphipod species</w:t>
      </w:r>
    </w:p>
    <w:p w14:paraId="6AF78FB8" w14:textId="77777777" w:rsidR="00354123" w:rsidRPr="00D87563" w:rsidRDefault="00354123" w:rsidP="00AF6302">
      <w:pPr>
        <w:rPr>
          <w:color w:val="000000"/>
        </w:rPr>
      </w:pPr>
    </w:p>
    <w:p w14:paraId="58609EC8" w14:textId="6D8A3A9D" w:rsidR="009A29EA" w:rsidRPr="00D87563" w:rsidRDefault="009A29EA" w:rsidP="00AF6302">
      <w:pPr>
        <w:rPr>
          <w:i/>
          <w:color w:val="000000"/>
        </w:rPr>
      </w:pPr>
      <w:r w:rsidRPr="00D87563">
        <w:rPr>
          <w:i/>
          <w:color w:val="000000"/>
        </w:rPr>
        <w:t>Flatworms</w:t>
      </w:r>
    </w:p>
    <w:p w14:paraId="0DB85665" w14:textId="77777777" w:rsidR="009A29EA" w:rsidRPr="00D87563" w:rsidRDefault="009A29EA" w:rsidP="00AF6302">
      <w:r w:rsidRPr="00D87563">
        <w:t xml:space="preserve">Not identified beyond order. </w:t>
      </w:r>
    </w:p>
    <w:p w14:paraId="6EF25EBA" w14:textId="77777777" w:rsidR="00354123" w:rsidRPr="00D87563" w:rsidRDefault="00354123" w:rsidP="00AF6302">
      <w:pPr>
        <w:rPr>
          <w:color w:val="000000"/>
        </w:rPr>
      </w:pPr>
    </w:p>
    <w:p w14:paraId="73D71E34" w14:textId="36517B42" w:rsidR="009A29EA" w:rsidRPr="00D87563" w:rsidRDefault="009A29EA" w:rsidP="00AF6302">
      <w:pPr>
        <w:rPr>
          <w:i/>
          <w:color w:val="000000"/>
        </w:rPr>
      </w:pPr>
      <w:r w:rsidRPr="00D87563">
        <w:rPr>
          <w:i/>
          <w:color w:val="000000"/>
        </w:rPr>
        <w:t>Leeches</w:t>
      </w:r>
    </w:p>
    <w:p w14:paraId="1EAEB5F7" w14:textId="77777777" w:rsidR="009A29EA" w:rsidRPr="00D87563" w:rsidRDefault="009A29EA" w:rsidP="00AF6302">
      <w:r w:rsidRPr="00D87563">
        <w:t>Not identified beyond order, although 12 endemic species do exist.</w:t>
      </w:r>
    </w:p>
    <w:p w14:paraId="35BB86AD" w14:textId="77777777" w:rsidR="00354123" w:rsidRPr="00D87563" w:rsidRDefault="00354123" w:rsidP="00AF6302">
      <w:pPr>
        <w:rPr>
          <w:color w:val="000000"/>
        </w:rPr>
      </w:pPr>
    </w:p>
    <w:p w14:paraId="2F878EFC" w14:textId="6328F7E9" w:rsidR="009A29EA" w:rsidRPr="00D87563" w:rsidRDefault="009A29EA" w:rsidP="00AF6302">
      <w:pPr>
        <w:rPr>
          <w:i/>
          <w:color w:val="000000"/>
        </w:rPr>
      </w:pPr>
      <w:proofErr w:type="spellStart"/>
      <w:r w:rsidRPr="00D87563">
        <w:rPr>
          <w:i/>
          <w:color w:val="000000"/>
        </w:rPr>
        <w:t>Maackia</w:t>
      </w:r>
      <w:proofErr w:type="spellEnd"/>
    </w:p>
    <w:p w14:paraId="7E85339B" w14:textId="42EB5127" w:rsidR="009A29EA" w:rsidRPr="00D87563" w:rsidRDefault="00354123" w:rsidP="00AF6302">
      <w:proofErr w:type="spellStart"/>
      <w:r w:rsidRPr="00D87563">
        <w:t>Mollus</w:t>
      </w:r>
      <w:r w:rsidR="008C474C">
        <w:t>c</w:t>
      </w:r>
      <w:proofErr w:type="spellEnd"/>
      <w:r w:rsidR="009A29EA" w:rsidRPr="00D87563">
        <w:t xml:space="preserve"> genus, most of which are endemic</w:t>
      </w:r>
    </w:p>
    <w:p w14:paraId="5715E6BC" w14:textId="77777777" w:rsidR="00354123" w:rsidRPr="00D87563" w:rsidRDefault="00354123" w:rsidP="00AF6302">
      <w:pPr>
        <w:rPr>
          <w:color w:val="000000"/>
        </w:rPr>
      </w:pPr>
    </w:p>
    <w:p w14:paraId="5719CE3F" w14:textId="0BE0BC63" w:rsidR="009A29EA" w:rsidRPr="00D87563" w:rsidRDefault="009A29EA" w:rsidP="00AF6302">
      <w:pPr>
        <w:rPr>
          <w:i/>
          <w:color w:val="000000"/>
        </w:rPr>
      </w:pPr>
      <w:proofErr w:type="spellStart"/>
      <w:r w:rsidRPr="00D87563">
        <w:rPr>
          <w:i/>
          <w:color w:val="000000"/>
        </w:rPr>
        <w:t>Pallasea_brandtia_brandt</w:t>
      </w:r>
      <w:r w:rsidR="00570225">
        <w:rPr>
          <w:i/>
          <w:color w:val="000000"/>
        </w:rPr>
        <w:t>i</w:t>
      </w:r>
      <w:r w:rsidRPr="00D87563">
        <w:rPr>
          <w:i/>
          <w:color w:val="000000"/>
        </w:rPr>
        <w:t>a</w:t>
      </w:r>
      <w:proofErr w:type="spellEnd"/>
    </w:p>
    <w:p w14:paraId="140A3A5B" w14:textId="77777777" w:rsidR="009A29EA" w:rsidRPr="00D87563" w:rsidRDefault="009A29EA" w:rsidP="00AF6302">
      <w:r w:rsidRPr="00D87563">
        <w:t>Endemic amphipod species</w:t>
      </w:r>
    </w:p>
    <w:p w14:paraId="79379A62" w14:textId="77777777" w:rsidR="00354123" w:rsidRPr="00D87563" w:rsidRDefault="00354123" w:rsidP="00AF6302">
      <w:pPr>
        <w:rPr>
          <w:color w:val="000000"/>
        </w:rPr>
      </w:pPr>
    </w:p>
    <w:p w14:paraId="676D6503" w14:textId="04778BB7" w:rsidR="009A29EA" w:rsidRPr="00D87563" w:rsidRDefault="009A29EA" w:rsidP="00AF6302">
      <w:pPr>
        <w:rPr>
          <w:i/>
          <w:color w:val="000000"/>
        </w:rPr>
      </w:pPr>
      <w:proofErr w:type="spellStart"/>
      <w:r w:rsidRPr="00D87563">
        <w:rPr>
          <w:i/>
          <w:color w:val="000000"/>
        </w:rPr>
        <w:t>Pallasea_brandtii_tenera</w:t>
      </w:r>
      <w:proofErr w:type="spellEnd"/>
    </w:p>
    <w:p w14:paraId="6AC90784" w14:textId="77777777" w:rsidR="009A29EA" w:rsidRPr="00D87563" w:rsidRDefault="009A29EA" w:rsidP="00AF6302">
      <w:r w:rsidRPr="00D87563">
        <w:t>Endemic amphipod species</w:t>
      </w:r>
    </w:p>
    <w:p w14:paraId="2DDF00FC" w14:textId="77777777" w:rsidR="00354123" w:rsidRPr="00D87563" w:rsidRDefault="00354123" w:rsidP="00AF6302">
      <w:pPr>
        <w:rPr>
          <w:color w:val="000000"/>
        </w:rPr>
      </w:pPr>
    </w:p>
    <w:p w14:paraId="3D325494" w14:textId="652A9690" w:rsidR="009A29EA" w:rsidRPr="00D87563" w:rsidRDefault="009A29EA" w:rsidP="00AF6302">
      <w:pPr>
        <w:rPr>
          <w:i/>
          <w:color w:val="000000"/>
        </w:rPr>
      </w:pPr>
      <w:proofErr w:type="spellStart"/>
      <w:r w:rsidRPr="00D87563">
        <w:rPr>
          <w:i/>
          <w:color w:val="000000"/>
        </w:rPr>
        <w:t>Pallasea_cancelloides</w:t>
      </w:r>
      <w:proofErr w:type="spellEnd"/>
    </w:p>
    <w:p w14:paraId="4EE394E5" w14:textId="77777777" w:rsidR="009A29EA" w:rsidRPr="00D87563" w:rsidRDefault="009A29EA" w:rsidP="00AF6302">
      <w:r w:rsidRPr="00D87563">
        <w:t>Endemic amphipod species</w:t>
      </w:r>
    </w:p>
    <w:p w14:paraId="22C4C01A" w14:textId="77777777" w:rsidR="00354123" w:rsidRPr="00D87563" w:rsidRDefault="00354123" w:rsidP="00AF6302">
      <w:pPr>
        <w:rPr>
          <w:color w:val="000000"/>
        </w:rPr>
      </w:pPr>
    </w:p>
    <w:p w14:paraId="0BD3FAF3" w14:textId="5F3581E3" w:rsidR="009A29EA" w:rsidRPr="00D87563" w:rsidRDefault="009A29EA" w:rsidP="00AF6302">
      <w:pPr>
        <w:rPr>
          <w:i/>
          <w:color w:val="000000"/>
        </w:rPr>
      </w:pPr>
      <w:proofErr w:type="spellStart"/>
      <w:r w:rsidRPr="00D87563">
        <w:rPr>
          <w:i/>
          <w:color w:val="000000"/>
        </w:rPr>
        <w:t>Pallasea_cancellus</w:t>
      </w:r>
      <w:proofErr w:type="spellEnd"/>
    </w:p>
    <w:p w14:paraId="5E4EE304" w14:textId="77777777" w:rsidR="009A29EA" w:rsidRPr="00D87563" w:rsidRDefault="009A29EA" w:rsidP="00AF6302">
      <w:r w:rsidRPr="00D87563">
        <w:t>Endemic amphipod species</w:t>
      </w:r>
    </w:p>
    <w:p w14:paraId="3760AC1F" w14:textId="77777777" w:rsidR="00354123" w:rsidRPr="00D87563" w:rsidRDefault="00354123" w:rsidP="00AF6302">
      <w:pPr>
        <w:rPr>
          <w:color w:val="000000"/>
        </w:rPr>
      </w:pPr>
    </w:p>
    <w:p w14:paraId="1367E6C6" w14:textId="710A68BA" w:rsidR="009A29EA" w:rsidRPr="00D87563" w:rsidRDefault="009A29EA" w:rsidP="00AF6302">
      <w:pPr>
        <w:rPr>
          <w:i/>
          <w:color w:val="000000"/>
        </w:rPr>
      </w:pPr>
      <w:proofErr w:type="spellStart"/>
      <w:r w:rsidRPr="00D87563">
        <w:rPr>
          <w:i/>
          <w:color w:val="000000"/>
        </w:rPr>
        <w:t>Pallasea_viridis</w:t>
      </w:r>
      <w:proofErr w:type="spellEnd"/>
    </w:p>
    <w:p w14:paraId="140CF700" w14:textId="77777777" w:rsidR="009A29EA" w:rsidRPr="00D87563" w:rsidRDefault="009A29EA" w:rsidP="00AF6302">
      <w:r w:rsidRPr="00D87563">
        <w:t>Endemic amphipod species</w:t>
      </w:r>
    </w:p>
    <w:p w14:paraId="334652DD" w14:textId="77777777" w:rsidR="00354123" w:rsidRPr="00D87563" w:rsidRDefault="00354123" w:rsidP="00AF6302">
      <w:pPr>
        <w:rPr>
          <w:color w:val="000000"/>
        </w:rPr>
      </w:pPr>
    </w:p>
    <w:p w14:paraId="506C6FE6" w14:textId="12B7E12E" w:rsidR="009A29EA" w:rsidRPr="00D87563" w:rsidRDefault="009A29EA" w:rsidP="00AF6302">
      <w:pPr>
        <w:rPr>
          <w:i/>
          <w:color w:val="000000"/>
        </w:rPr>
      </w:pPr>
      <w:proofErr w:type="spellStart"/>
      <w:r w:rsidRPr="00D87563">
        <w:rPr>
          <w:i/>
          <w:color w:val="000000"/>
        </w:rPr>
        <w:t>Planorbidae</w:t>
      </w:r>
      <w:proofErr w:type="spellEnd"/>
    </w:p>
    <w:p w14:paraId="6B0DAD88" w14:textId="6CF2D477" w:rsidR="009A29EA" w:rsidRPr="00D87563" w:rsidRDefault="00354123" w:rsidP="00AF6302">
      <w:proofErr w:type="spellStart"/>
      <w:r w:rsidRPr="00D87563">
        <w:t>Mollus</w:t>
      </w:r>
      <w:r w:rsidR="008C474C">
        <w:t>c</w:t>
      </w:r>
      <w:proofErr w:type="spellEnd"/>
      <w:r w:rsidR="009A29EA" w:rsidRPr="00D87563">
        <w:t xml:space="preserve"> genus, most of which are endemic</w:t>
      </w:r>
    </w:p>
    <w:p w14:paraId="398C1672" w14:textId="77777777" w:rsidR="00354123" w:rsidRPr="00D87563" w:rsidRDefault="00354123" w:rsidP="00AF6302">
      <w:pPr>
        <w:rPr>
          <w:color w:val="000000"/>
        </w:rPr>
      </w:pPr>
    </w:p>
    <w:p w14:paraId="06C73897" w14:textId="596CAF40" w:rsidR="009A29EA" w:rsidRPr="00D87563" w:rsidRDefault="009A29EA" w:rsidP="00AF6302">
      <w:pPr>
        <w:rPr>
          <w:i/>
          <w:color w:val="000000"/>
        </w:rPr>
      </w:pPr>
      <w:proofErr w:type="spellStart"/>
      <w:r w:rsidRPr="00D87563">
        <w:rPr>
          <w:i/>
          <w:color w:val="000000"/>
        </w:rPr>
        <w:t>Poekilogammarus_crassimus</w:t>
      </w:r>
      <w:proofErr w:type="spellEnd"/>
    </w:p>
    <w:p w14:paraId="23D2A7D6" w14:textId="77777777" w:rsidR="009A29EA" w:rsidRPr="00D87563" w:rsidRDefault="009A29EA" w:rsidP="00AF6302">
      <w:r w:rsidRPr="00D87563">
        <w:t>Endemic amphipod species</w:t>
      </w:r>
    </w:p>
    <w:p w14:paraId="6D551524" w14:textId="77777777" w:rsidR="00354123" w:rsidRPr="00D87563" w:rsidRDefault="00354123" w:rsidP="00AF6302">
      <w:pPr>
        <w:rPr>
          <w:color w:val="000000"/>
        </w:rPr>
      </w:pPr>
    </w:p>
    <w:p w14:paraId="637D924F" w14:textId="4E45F858" w:rsidR="009A29EA" w:rsidRPr="00D87563" w:rsidRDefault="009A29EA" w:rsidP="00AF6302">
      <w:pPr>
        <w:rPr>
          <w:i/>
          <w:color w:val="000000"/>
        </w:rPr>
      </w:pPr>
      <w:proofErr w:type="spellStart"/>
      <w:r w:rsidRPr="00D87563">
        <w:rPr>
          <w:i/>
          <w:color w:val="000000"/>
        </w:rPr>
        <w:t>Poekilogammarus_ephippiatus</w:t>
      </w:r>
      <w:proofErr w:type="spellEnd"/>
    </w:p>
    <w:p w14:paraId="6362CB2C" w14:textId="77777777" w:rsidR="009A29EA" w:rsidRPr="00D87563" w:rsidRDefault="009A29EA" w:rsidP="00AF6302">
      <w:r w:rsidRPr="00D87563">
        <w:t>Endemic amphipod species</w:t>
      </w:r>
    </w:p>
    <w:p w14:paraId="7F9703F3" w14:textId="77777777" w:rsidR="00354123" w:rsidRPr="00D87563" w:rsidRDefault="00354123" w:rsidP="00AF6302">
      <w:pPr>
        <w:rPr>
          <w:color w:val="000000"/>
        </w:rPr>
      </w:pPr>
    </w:p>
    <w:p w14:paraId="60193518" w14:textId="741909B9" w:rsidR="009A29EA" w:rsidRPr="00D87563" w:rsidRDefault="009A29EA" w:rsidP="00AF6302">
      <w:pPr>
        <w:rPr>
          <w:i/>
          <w:color w:val="000000"/>
        </w:rPr>
      </w:pPr>
      <w:proofErr w:type="spellStart"/>
      <w:r w:rsidRPr="00D87563">
        <w:rPr>
          <w:i/>
          <w:color w:val="000000"/>
        </w:rPr>
        <w:t>Poekilogammarus_juveniles</w:t>
      </w:r>
      <w:proofErr w:type="spellEnd"/>
    </w:p>
    <w:p w14:paraId="4216B8F4" w14:textId="77777777" w:rsidR="009A29EA" w:rsidRPr="00D87563" w:rsidRDefault="009A29EA" w:rsidP="00AF6302">
      <w:r w:rsidRPr="00D87563">
        <w:t>Endemic amphipod genus. Identifying to species introduced risk of misclassification.</w:t>
      </w:r>
    </w:p>
    <w:p w14:paraId="3AEA4E2C" w14:textId="77777777" w:rsidR="00354123" w:rsidRPr="00D87563" w:rsidRDefault="00354123" w:rsidP="00AF6302">
      <w:pPr>
        <w:rPr>
          <w:color w:val="000000"/>
        </w:rPr>
      </w:pPr>
    </w:p>
    <w:p w14:paraId="7CC23D4E" w14:textId="5F7F8A52" w:rsidR="009A29EA" w:rsidRPr="00D87563" w:rsidRDefault="009A29EA" w:rsidP="00AF6302">
      <w:pPr>
        <w:rPr>
          <w:i/>
          <w:color w:val="000000"/>
        </w:rPr>
      </w:pPr>
      <w:proofErr w:type="spellStart"/>
      <w:r w:rsidRPr="00D87563">
        <w:rPr>
          <w:i/>
          <w:color w:val="000000"/>
        </w:rPr>
        <w:lastRenderedPageBreak/>
        <w:t>Poekilogammarus_megonychus_perpolitus</w:t>
      </w:r>
      <w:proofErr w:type="spellEnd"/>
    </w:p>
    <w:p w14:paraId="42B6E347" w14:textId="77777777" w:rsidR="009A29EA" w:rsidRPr="00D87563" w:rsidRDefault="009A29EA" w:rsidP="00AF6302">
      <w:r w:rsidRPr="00D87563">
        <w:t>Endemic amphipod species</w:t>
      </w:r>
    </w:p>
    <w:p w14:paraId="40A73CD2" w14:textId="77777777" w:rsidR="00354123" w:rsidRPr="00D87563" w:rsidRDefault="00354123" w:rsidP="00AF6302">
      <w:pPr>
        <w:rPr>
          <w:color w:val="000000"/>
        </w:rPr>
      </w:pPr>
    </w:p>
    <w:p w14:paraId="7D3A0410" w14:textId="49C5B46B" w:rsidR="009A29EA" w:rsidRPr="00D87563" w:rsidRDefault="009A29EA" w:rsidP="00AF6302">
      <w:pPr>
        <w:rPr>
          <w:i/>
          <w:color w:val="000000"/>
        </w:rPr>
      </w:pPr>
      <w:proofErr w:type="spellStart"/>
      <w:r w:rsidRPr="00D87563">
        <w:rPr>
          <w:i/>
          <w:color w:val="000000"/>
        </w:rPr>
        <w:t>Poekilogammarus_pictus</w:t>
      </w:r>
      <w:proofErr w:type="spellEnd"/>
    </w:p>
    <w:p w14:paraId="35BAE1E2" w14:textId="77777777" w:rsidR="009A29EA" w:rsidRPr="00D87563" w:rsidRDefault="009A29EA" w:rsidP="00AF6302">
      <w:r w:rsidRPr="00D87563">
        <w:t>Endemic amphipod species</w:t>
      </w:r>
    </w:p>
    <w:p w14:paraId="0BDAD635" w14:textId="77777777" w:rsidR="00354123" w:rsidRPr="00D87563" w:rsidRDefault="00354123" w:rsidP="00AF6302">
      <w:pPr>
        <w:rPr>
          <w:color w:val="000000"/>
        </w:rPr>
      </w:pPr>
    </w:p>
    <w:p w14:paraId="5D786F8B" w14:textId="6AD516DC" w:rsidR="009A29EA" w:rsidRPr="00D87563" w:rsidRDefault="009A29EA" w:rsidP="00AF6302">
      <w:pPr>
        <w:rPr>
          <w:i/>
          <w:color w:val="000000"/>
        </w:rPr>
      </w:pPr>
      <w:proofErr w:type="spellStart"/>
      <w:r w:rsidRPr="00D87563">
        <w:rPr>
          <w:i/>
          <w:color w:val="000000"/>
        </w:rPr>
        <w:t>Valvatidae</w:t>
      </w:r>
      <w:proofErr w:type="spellEnd"/>
    </w:p>
    <w:p w14:paraId="705C1C88" w14:textId="0D2C1673" w:rsidR="009A29EA" w:rsidRPr="00D87563" w:rsidRDefault="00354123" w:rsidP="00AF6302">
      <w:r w:rsidRPr="00D87563">
        <w:t>Mollusk</w:t>
      </w:r>
      <w:r w:rsidR="009A29EA" w:rsidRPr="00D87563">
        <w:t xml:space="preserve"> genus, most of which are endemic</w:t>
      </w:r>
    </w:p>
    <w:p w14:paraId="687285E6" w14:textId="77777777" w:rsidR="009A29EA" w:rsidRPr="00D87563" w:rsidRDefault="009A29EA"/>
    <w:p w14:paraId="22F1CBF7" w14:textId="5F2FECDA" w:rsidR="004E3300" w:rsidRPr="00D87563" w:rsidRDefault="00354123">
      <w:pPr>
        <w:rPr>
          <w:u w:val="single"/>
        </w:rPr>
      </w:pPr>
      <w:r w:rsidRPr="00D87563">
        <w:rPr>
          <w:u w:val="single"/>
        </w:rPr>
        <w:t>metadata.csv</w:t>
      </w:r>
    </w:p>
    <w:p w14:paraId="478983F5" w14:textId="4C9E58DC" w:rsidR="004E3300" w:rsidRPr="00D87563" w:rsidRDefault="004E3300"/>
    <w:p w14:paraId="71C3DED0" w14:textId="30E96056" w:rsidR="00354123" w:rsidRPr="00D87563" w:rsidRDefault="00354123">
      <w:r w:rsidRPr="00D87563">
        <w:t xml:space="preserve">This file contains metadata for each of the pelagic and littoral sampling locations. Missing data are assigned as NA. </w:t>
      </w:r>
    </w:p>
    <w:p w14:paraId="360C767C" w14:textId="172A4805" w:rsidR="00354123" w:rsidRPr="00D87563" w:rsidRDefault="00354123"/>
    <w:p w14:paraId="738C26EA" w14:textId="77777777" w:rsidR="00354123" w:rsidRPr="00D87563" w:rsidRDefault="00354123" w:rsidP="00354123">
      <w:r w:rsidRPr="00D87563">
        <w:rPr>
          <w:i/>
        </w:rPr>
        <w:t>site</w:t>
      </w:r>
    </w:p>
    <w:p w14:paraId="62BDC1E9" w14:textId="77777777" w:rsidR="00354123" w:rsidRPr="00D87563" w:rsidRDefault="00354123" w:rsidP="00354123">
      <w:r w:rsidRPr="00D87563">
        <w:t xml:space="preserve">Unique alphanumeric identifier for a sampling location. </w:t>
      </w:r>
    </w:p>
    <w:p w14:paraId="4C199A8B" w14:textId="24C4FEDC" w:rsidR="00354123" w:rsidRPr="00D87563" w:rsidRDefault="00354123"/>
    <w:p w14:paraId="18714D3B" w14:textId="77777777" w:rsidR="00354123" w:rsidRPr="00D87563" w:rsidRDefault="00354123" w:rsidP="00AF6302">
      <w:pPr>
        <w:rPr>
          <w:i/>
        </w:rPr>
      </w:pPr>
      <w:r w:rsidRPr="00D87563">
        <w:rPr>
          <w:i/>
        </w:rPr>
        <w:t>year</w:t>
      </w:r>
    </w:p>
    <w:p w14:paraId="4DAC9571" w14:textId="0DEC1019" w:rsidR="00354123" w:rsidRPr="00D87563" w:rsidRDefault="00354123" w:rsidP="00AF6302">
      <w:r w:rsidRPr="00D87563">
        <w:t>Year sampling occurred.</w:t>
      </w:r>
    </w:p>
    <w:p w14:paraId="757B1546" w14:textId="77777777" w:rsidR="00354123" w:rsidRPr="00D87563" w:rsidRDefault="00354123" w:rsidP="00AF6302"/>
    <w:p w14:paraId="70EDF50D" w14:textId="7227A1E7" w:rsidR="00354123" w:rsidRPr="00D87563" w:rsidRDefault="00354123" w:rsidP="00AF6302">
      <w:pPr>
        <w:rPr>
          <w:i/>
        </w:rPr>
      </w:pPr>
      <w:r w:rsidRPr="00D87563">
        <w:rPr>
          <w:i/>
        </w:rPr>
        <w:t>month</w:t>
      </w:r>
    </w:p>
    <w:p w14:paraId="73DEEE3A" w14:textId="59B00751" w:rsidR="00354123" w:rsidRPr="00D87563" w:rsidRDefault="00354123" w:rsidP="00AF6302">
      <w:r w:rsidRPr="00D87563">
        <w:t>Month sampling occurred.</w:t>
      </w:r>
    </w:p>
    <w:p w14:paraId="0A5AD528" w14:textId="77777777" w:rsidR="00354123" w:rsidRPr="00D87563" w:rsidRDefault="00354123" w:rsidP="00AF6302"/>
    <w:p w14:paraId="4A6626AC" w14:textId="343257B0" w:rsidR="00354123" w:rsidRPr="00D87563" w:rsidRDefault="00354123" w:rsidP="00AF6302">
      <w:pPr>
        <w:rPr>
          <w:i/>
        </w:rPr>
      </w:pPr>
      <w:r w:rsidRPr="00D87563">
        <w:rPr>
          <w:i/>
        </w:rPr>
        <w:t xml:space="preserve">day </w:t>
      </w:r>
    </w:p>
    <w:p w14:paraId="4BE67B36" w14:textId="659C4B01" w:rsidR="00354123" w:rsidRPr="00D87563" w:rsidRDefault="00354123" w:rsidP="00AF6302">
      <w:r w:rsidRPr="00D87563">
        <w:t>Day sampling occurred.</w:t>
      </w:r>
    </w:p>
    <w:p w14:paraId="44B16C80" w14:textId="77777777" w:rsidR="00354123" w:rsidRPr="00D87563" w:rsidRDefault="00354123" w:rsidP="00AF6302"/>
    <w:p w14:paraId="6411A194" w14:textId="51159993" w:rsidR="00354123" w:rsidRPr="00D87563" w:rsidRDefault="00354123" w:rsidP="00AF6302">
      <w:pPr>
        <w:rPr>
          <w:i/>
        </w:rPr>
      </w:pPr>
      <w:r w:rsidRPr="00D87563">
        <w:rPr>
          <w:i/>
        </w:rPr>
        <w:t>time</w:t>
      </w:r>
    </w:p>
    <w:p w14:paraId="1370983D" w14:textId="7EB535BA" w:rsidR="00354123" w:rsidRPr="00D87563" w:rsidRDefault="00354123" w:rsidP="00AF6302">
      <w:r w:rsidRPr="00D87563">
        <w:t xml:space="preserve">Time sampling occurred as </w:t>
      </w:r>
      <w:proofErr w:type="spellStart"/>
      <w:proofErr w:type="gramStart"/>
      <w:r w:rsidRPr="00D87563">
        <w:t>Hours:Minutes</w:t>
      </w:r>
      <w:proofErr w:type="spellEnd"/>
      <w:proofErr w:type="gramEnd"/>
      <w:r w:rsidRPr="00D87563">
        <w:t xml:space="preserve">. </w:t>
      </w:r>
    </w:p>
    <w:p w14:paraId="025E4075" w14:textId="77777777" w:rsidR="00354123" w:rsidRPr="00D87563" w:rsidRDefault="00354123" w:rsidP="00AF6302"/>
    <w:p w14:paraId="618D1E18" w14:textId="37F663C5" w:rsidR="00354123" w:rsidRPr="00D87563" w:rsidRDefault="00354123" w:rsidP="00AF6302">
      <w:pPr>
        <w:rPr>
          <w:i/>
        </w:rPr>
      </w:pPr>
      <w:proofErr w:type="spellStart"/>
      <w:r w:rsidRPr="00D87563">
        <w:rPr>
          <w:i/>
        </w:rPr>
        <w:t>lat</w:t>
      </w:r>
      <w:proofErr w:type="spellEnd"/>
    </w:p>
    <w:p w14:paraId="7DC878EC" w14:textId="1660A082" w:rsidR="00354123" w:rsidRPr="00D87563" w:rsidRDefault="00354123" w:rsidP="00AF6302">
      <w:r w:rsidRPr="00D87563">
        <w:t xml:space="preserve">Latitude of sampling location in decimal degrees. </w:t>
      </w:r>
    </w:p>
    <w:p w14:paraId="13FA57FF" w14:textId="77777777" w:rsidR="00354123" w:rsidRPr="00D87563" w:rsidRDefault="00354123" w:rsidP="00AF6302"/>
    <w:p w14:paraId="0ED3FFC1" w14:textId="77777777" w:rsidR="00354123" w:rsidRPr="00D87563" w:rsidRDefault="00354123" w:rsidP="00AF6302">
      <w:pPr>
        <w:rPr>
          <w:i/>
        </w:rPr>
      </w:pPr>
      <w:r w:rsidRPr="00D87563">
        <w:rPr>
          <w:i/>
        </w:rPr>
        <w:t>long</w:t>
      </w:r>
    </w:p>
    <w:p w14:paraId="76075911" w14:textId="5EBB019E" w:rsidR="00354123" w:rsidRPr="00D87563" w:rsidRDefault="00354123" w:rsidP="00AF6302">
      <w:r w:rsidRPr="00D87563">
        <w:t xml:space="preserve">Longitude of sampling location in decimal degrees. </w:t>
      </w:r>
    </w:p>
    <w:p w14:paraId="77DE86A4" w14:textId="77777777" w:rsidR="00354123" w:rsidRPr="00D87563" w:rsidRDefault="00354123" w:rsidP="00AF6302"/>
    <w:p w14:paraId="12F0C5BC" w14:textId="060E9108" w:rsidR="00354123" w:rsidRPr="00D87563" w:rsidRDefault="00354123" w:rsidP="00AF6302">
      <w:pPr>
        <w:rPr>
          <w:i/>
        </w:rPr>
      </w:pPr>
      <w:proofErr w:type="spellStart"/>
      <w:r w:rsidRPr="00D87563">
        <w:rPr>
          <w:i/>
        </w:rPr>
        <w:t>site_description</w:t>
      </w:r>
      <w:proofErr w:type="spellEnd"/>
    </w:p>
    <w:p w14:paraId="39DE67C8" w14:textId="4E75FFBF" w:rsidR="00354123" w:rsidRPr="00D87563" w:rsidRDefault="00354123" w:rsidP="00AF6302">
      <w:r w:rsidRPr="00D87563">
        <w:t xml:space="preserve">Researchers’ description of sampling location at the time of sampling. </w:t>
      </w:r>
    </w:p>
    <w:p w14:paraId="128E4E7E" w14:textId="77777777" w:rsidR="00354123" w:rsidRPr="00D87563" w:rsidRDefault="00354123" w:rsidP="00AF6302"/>
    <w:p w14:paraId="24403D1F" w14:textId="4739E18A" w:rsidR="00354123" w:rsidRPr="00D87563" w:rsidRDefault="00354123" w:rsidP="00AF6302">
      <w:pPr>
        <w:rPr>
          <w:i/>
        </w:rPr>
      </w:pPr>
      <w:proofErr w:type="spellStart"/>
      <w:r w:rsidRPr="00D87563">
        <w:rPr>
          <w:i/>
        </w:rPr>
        <w:t>distance_to_shore_m</w:t>
      </w:r>
      <w:proofErr w:type="spellEnd"/>
    </w:p>
    <w:p w14:paraId="4F75A374" w14:textId="72AD02B7" w:rsidR="00354123" w:rsidRPr="00D87563" w:rsidRDefault="00354123" w:rsidP="00AF6302">
      <w:r w:rsidRPr="00D87563">
        <w:t xml:space="preserve">Distance from </w:t>
      </w:r>
      <w:r w:rsidRPr="00D87563">
        <w:rPr>
          <w:i/>
        </w:rPr>
        <w:t>in situ</w:t>
      </w:r>
      <w:r w:rsidRPr="00D87563">
        <w:t xml:space="preserve"> sampled location to the shoreline in meters. </w:t>
      </w:r>
    </w:p>
    <w:p w14:paraId="1C21166E" w14:textId="77777777" w:rsidR="00354123" w:rsidRPr="00D87563" w:rsidRDefault="00354123" w:rsidP="00AF6302"/>
    <w:p w14:paraId="6F0C8722" w14:textId="1FE12A51" w:rsidR="00354123" w:rsidRPr="00D87563" w:rsidRDefault="00354123" w:rsidP="00AF6302">
      <w:pPr>
        <w:rPr>
          <w:i/>
        </w:rPr>
      </w:pPr>
      <w:proofErr w:type="spellStart"/>
      <w:r w:rsidRPr="00D87563">
        <w:rPr>
          <w:i/>
        </w:rPr>
        <w:t>depth_m</w:t>
      </w:r>
      <w:proofErr w:type="spellEnd"/>
    </w:p>
    <w:p w14:paraId="4EA91611" w14:textId="0B93E468" w:rsidR="00354123" w:rsidRPr="00D87563" w:rsidRDefault="00354123" w:rsidP="00AF6302">
      <w:r w:rsidRPr="00D87563">
        <w:t xml:space="preserve">Depth at </w:t>
      </w:r>
      <w:r w:rsidRPr="00D87563">
        <w:rPr>
          <w:i/>
        </w:rPr>
        <w:t>in situ</w:t>
      </w:r>
      <w:r w:rsidRPr="00D87563">
        <w:t xml:space="preserve"> sampling location in meters.</w:t>
      </w:r>
    </w:p>
    <w:p w14:paraId="3A4603DF" w14:textId="77777777" w:rsidR="00354123" w:rsidRPr="00D87563" w:rsidRDefault="00354123" w:rsidP="00AF6302"/>
    <w:p w14:paraId="47C0679C" w14:textId="724E209C" w:rsidR="00354123" w:rsidRPr="00D87563" w:rsidRDefault="00354123" w:rsidP="00AF6302">
      <w:pPr>
        <w:rPr>
          <w:i/>
        </w:rPr>
      </w:pPr>
      <w:proofErr w:type="spellStart"/>
      <w:r w:rsidRPr="00D87563">
        <w:rPr>
          <w:i/>
        </w:rPr>
        <w:t>air_temp_celsius</w:t>
      </w:r>
      <w:proofErr w:type="spellEnd"/>
    </w:p>
    <w:p w14:paraId="3B53B8EB" w14:textId="60E31572" w:rsidR="00354123" w:rsidRPr="00D87563" w:rsidRDefault="00354123" w:rsidP="00AF6302">
      <w:r w:rsidRPr="00D87563">
        <w:t>Temperature of air at sampling location in Celsius.</w:t>
      </w:r>
    </w:p>
    <w:p w14:paraId="0BF843E2" w14:textId="77777777" w:rsidR="00354123" w:rsidRPr="00D87563" w:rsidRDefault="00354123" w:rsidP="00AF6302"/>
    <w:p w14:paraId="15E9E2C5" w14:textId="43AE2CC4" w:rsidR="00354123" w:rsidRPr="00D87563" w:rsidRDefault="00354123" w:rsidP="00AF6302">
      <w:pPr>
        <w:rPr>
          <w:i/>
        </w:rPr>
      </w:pPr>
      <w:proofErr w:type="spellStart"/>
      <w:r w:rsidRPr="00D87563">
        <w:rPr>
          <w:i/>
        </w:rPr>
        <w:t>surface_temp_celsius</w:t>
      </w:r>
      <w:proofErr w:type="spellEnd"/>
    </w:p>
    <w:p w14:paraId="48AD5969" w14:textId="0C213AA7" w:rsidR="00354123" w:rsidRPr="00D87563" w:rsidRDefault="00354123" w:rsidP="00AF6302">
      <w:r w:rsidRPr="00D87563">
        <w:t>Temperature of water’s surface at sampling location in Celsius.</w:t>
      </w:r>
    </w:p>
    <w:p w14:paraId="3B1A6541" w14:textId="77777777" w:rsidR="00354123" w:rsidRPr="00D87563" w:rsidRDefault="00354123" w:rsidP="00AF6302"/>
    <w:p w14:paraId="3D4BF3AD" w14:textId="4E840E03" w:rsidR="00354123" w:rsidRPr="00D87563" w:rsidRDefault="00354123" w:rsidP="00AF6302">
      <w:pPr>
        <w:rPr>
          <w:i/>
        </w:rPr>
      </w:pPr>
      <w:proofErr w:type="spellStart"/>
      <w:r w:rsidRPr="00D87563">
        <w:rPr>
          <w:i/>
        </w:rPr>
        <w:t>mid_temp_celsius</w:t>
      </w:r>
      <w:proofErr w:type="spellEnd"/>
    </w:p>
    <w:p w14:paraId="25D00838" w14:textId="2CE5A280" w:rsidR="00354123" w:rsidRPr="00D87563" w:rsidRDefault="00354123" w:rsidP="00AF6302">
      <w:r w:rsidRPr="00D87563">
        <w:t>Temperature of water midway between surface and bottom at sampling location in Celsius.</w:t>
      </w:r>
    </w:p>
    <w:p w14:paraId="215803CC" w14:textId="77777777" w:rsidR="00354123" w:rsidRPr="00D87563" w:rsidRDefault="00354123" w:rsidP="00AF6302">
      <w:pPr>
        <w:rPr>
          <w:color w:val="000000"/>
        </w:rPr>
      </w:pPr>
    </w:p>
    <w:p w14:paraId="38D8140D" w14:textId="3CD3B874" w:rsidR="00354123" w:rsidRPr="00D87563" w:rsidRDefault="00354123" w:rsidP="00AF6302">
      <w:pPr>
        <w:rPr>
          <w:i/>
          <w:color w:val="000000"/>
        </w:rPr>
      </w:pPr>
      <w:proofErr w:type="spellStart"/>
      <w:r w:rsidRPr="00D87563">
        <w:rPr>
          <w:i/>
          <w:color w:val="000000"/>
        </w:rPr>
        <w:t>bottom_temp_celsius</w:t>
      </w:r>
      <w:proofErr w:type="spellEnd"/>
    </w:p>
    <w:p w14:paraId="54860A0B" w14:textId="4E983390" w:rsidR="00354123" w:rsidRPr="00D87563" w:rsidRDefault="00354123" w:rsidP="00AF6302">
      <w:r w:rsidRPr="00D87563">
        <w:t>Temperature of water near sediment at sampling location in Celsius.</w:t>
      </w:r>
    </w:p>
    <w:p w14:paraId="098DCA66" w14:textId="77777777" w:rsidR="00354123" w:rsidRPr="00D87563" w:rsidRDefault="00354123" w:rsidP="00AF6302">
      <w:pPr>
        <w:rPr>
          <w:color w:val="000000"/>
        </w:rPr>
      </w:pPr>
    </w:p>
    <w:p w14:paraId="353C213D" w14:textId="23E45496" w:rsidR="00354123" w:rsidRPr="00D87563" w:rsidRDefault="00354123" w:rsidP="00AF6302">
      <w:pPr>
        <w:rPr>
          <w:i/>
          <w:color w:val="000000"/>
        </w:rPr>
      </w:pPr>
      <w:r w:rsidRPr="00D87563">
        <w:rPr>
          <w:i/>
          <w:color w:val="000000"/>
        </w:rPr>
        <w:t>comments</w:t>
      </w:r>
    </w:p>
    <w:p w14:paraId="5ED3E172" w14:textId="3B91978C" w:rsidR="00354123" w:rsidRPr="00D87563" w:rsidRDefault="00354123" w:rsidP="00AF6302">
      <w:r w:rsidRPr="00D87563">
        <w:t>Notes in the field describing sampling conditions.</w:t>
      </w:r>
    </w:p>
    <w:p w14:paraId="002C38F4" w14:textId="77777777" w:rsidR="00354123" w:rsidRPr="00D87563" w:rsidRDefault="00354123" w:rsidP="00AF6302">
      <w:pPr>
        <w:rPr>
          <w:color w:val="000000"/>
        </w:rPr>
      </w:pPr>
    </w:p>
    <w:p w14:paraId="017CCCC7" w14:textId="1F9A5E9C" w:rsidR="00354123" w:rsidRPr="00D87563" w:rsidRDefault="00354123" w:rsidP="00AF6302">
      <w:pPr>
        <w:rPr>
          <w:i/>
          <w:color w:val="000000"/>
        </w:rPr>
      </w:pPr>
      <w:proofErr w:type="spellStart"/>
      <w:r w:rsidRPr="00D87563">
        <w:rPr>
          <w:i/>
          <w:color w:val="000000"/>
        </w:rPr>
        <w:t>shore_photo</w:t>
      </w:r>
      <w:proofErr w:type="spellEnd"/>
    </w:p>
    <w:p w14:paraId="2BC89329" w14:textId="108227D0" w:rsidR="00354123" w:rsidRPr="00D87563" w:rsidRDefault="00354123" w:rsidP="00AF6302">
      <w:r w:rsidRPr="00D87563">
        <w:t>Whether or not photos of the shoreline were taken. Photos are available on the project’s Open Science Framework page (</w:t>
      </w:r>
      <w:r w:rsidRPr="00D87563">
        <w:rPr>
          <w:highlight w:val="yellow"/>
        </w:rPr>
        <w:t>DOI</w:t>
      </w:r>
      <w:r w:rsidRPr="00D87563">
        <w:t>).</w:t>
      </w:r>
    </w:p>
    <w:p w14:paraId="6505197B" w14:textId="77777777" w:rsidR="00354123" w:rsidRPr="00D87563" w:rsidRDefault="00354123" w:rsidP="00AF6302">
      <w:pPr>
        <w:rPr>
          <w:color w:val="000000"/>
        </w:rPr>
      </w:pPr>
    </w:p>
    <w:p w14:paraId="48C24D75" w14:textId="5B6FA476" w:rsidR="00354123" w:rsidRPr="00D87563" w:rsidRDefault="00354123" w:rsidP="00AF6302">
      <w:pPr>
        <w:rPr>
          <w:i/>
          <w:color w:val="000000"/>
        </w:rPr>
      </w:pPr>
      <w:proofErr w:type="spellStart"/>
      <w:r w:rsidRPr="00D87563">
        <w:rPr>
          <w:i/>
          <w:color w:val="000000"/>
        </w:rPr>
        <w:t>substrate_photo</w:t>
      </w:r>
      <w:proofErr w:type="spellEnd"/>
    </w:p>
    <w:p w14:paraId="6122645F" w14:textId="2A329F5B" w:rsidR="00354123" w:rsidRPr="00D87563" w:rsidRDefault="00354123" w:rsidP="00AF6302">
      <w:r w:rsidRPr="00D87563">
        <w:t xml:space="preserve">Whether or not photos of the substrate were taken. </w:t>
      </w:r>
    </w:p>
    <w:p w14:paraId="74296499" w14:textId="77777777" w:rsidR="00354123" w:rsidRPr="00D87563" w:rsidRDefault="00354123" w:rsidP="00AF6302">
      <w:pPr>
        <w:rPr>
          <w:color w:val="000000"/>
        </w:rPr>
      </w:pPr>
    </w:p>
    <w:p w14:paraId="7F717104" w14:textId="6511BA6A" w:rsidR="00354123" w:rsidRPr="00D87563" w:rsidRDefault="00354123" w:rsidP="00AF6302">
      <w:pPr>
        <w:rPr>
          <w:i/>
          <w:color w:val="000000"/>
        </w:rPr>
      </w:pPr>
      <w:r w:rsidRPr="00D87563">
        <w:rPr>
          <w:i/>
          <w:color w:val="000000"/>
        </w:rPr>
        <w:t>sponges</w:t>
      </w:r>
    </w:p>
    <w:p w14:paraId="3E09A4DC" w14:textId="48E00B63" w:rsidR="00354123" w:rsidRPr="00D87563" w:rsidRDefault="00354123" w:rsidP="00AF6302">
      <w:r w:rsidRPr="00D87563">
        <w:t>Whether or not sponges were present at a sampling location.</w:t>
      </w:r>
    </w:p>
    <w:p w14:paraId="249AE1B8" w14:textId="77777777" w:rsidR="00354123" w:rsidRPr="00D87563" w:rsidRDefault="00354123" w:rsidP="00AF6302">
      <w:pPr>
        <w:rPr>
          <w:color w:val="000000"/>
        </w:rPr>
      </w:pPr>
    </w:p>
    <w:p w14:paraId="13064FE3" w14:textId="6C3E143A" w:rsidR="00354123" w:rsidRPr="00D87563" w:rsidRDefault="00354123" w:rsidP="00AF6302">
      <w:pPr>
        <w:rPr>
          <w:i/>
          <w:color w:val="000000"/>
        </w:rPr>
      </w:pPr>
      <w:proofErr w:type="spellStart"/>
      <w:r w:rsidRPr="00D87563">
        <w:rPr>
          <w:i/>
          <w:color w:val="000000"/>
        </w:rPr>
        <w:t>brandtia</w:t>
      </w:r>
      <w:proofErr w:type="spellEnd"/>
    </w:p>
    <w:p w14:paraId="74336146" w14:textId="1F77901A" w:rsidR="00354123" w:rsidRPr="00D87563" w:rsidRDefault="00354123" w:rsidP="00AF6302">
      <w:r w:rsidRPr="00D87563">
        <w:t xml:space="preserve">Whether or not </w:t>
      </w:r>
      <w:proofErr w:type="spellStart"/>
      <w:r w:rsidRPr="00D87563">
        <w:rPr>
          <w:i/>
        </w:rPr>
        <w:t>Brandtia</w:t>
      </w:r>
      <w:proofErr w:type="spellEnd"/>
      <w:r w:rsidRPr="00D87563">
        <w:rPr>
          <w:i/>
        </w:rPr>
        <w:t xml:space="preserve"> spp.</w:t>
      </w:r>
      <w:r w:rsidRPr="00D87563">
        <w:t xml:space="preserve"> (endemic amphipod) was present at a sampling location.</w:t>
      </w:r>
    </w:p>
    <w:p w14:paraId="3471F106" w14:textId="77777777" w:rsidR="00354123" w:rsidRPr="00D87563" w:rsidRDefault="00354123"/>
    <w:p w14:paraId="44D0200E" w14:textId="5DA581B3" w:rsidR="004E3300" w:rsidRPr="00D87563" w:rsidRDefault="00354123">
      <w:pPr>
        <w:rPr>
          <w:u w:val="single"/>
        </w:rPr>
      </w:pPr>
      <w:r w:rsidRPr="00D87563">
        <w:rPr>
          <w:u w:val="single"/>
        </w:rPr>
        <w:t xml:space="preserve">microplastics.csv </w:t>
      </w:r>
    </w:p>
    <w:p w14:paraId="316D9FAC" w14:textId="559355AF" w:rsidR="00354123" w:rsidRPr="00D87563" w:rsidRDefault="00354123"/>
    <w:p w14:paraId="104B105D" w14:textId="4E2BE8B7" w:rsidR="00354123" w:rsidRPr="00D87563" w:rsidRDefault="00354123">
      <w:r w:rsidRPr="00D87563">
        <w:t xml:space="preserve">This file contains </w:t>
      </w:r>
      <w:r w:rsidR="00B853E5" w:rsidRPr="00D87563">
        <w:t xml:space="preserve">microplastics counts for each of the pelagic and littoral sampling locations. </w:t>
      </w:r>
    </w:p>
    <w:p w14:paraId="058B821C" w14:textId="540B268A" w:rsidR="00B853E5" w:rsidRPr="00D87563" w:rsidRDefault="00B853E5"/>
    <w:p w14:paraId="047A3515" w14:textId="77777777" w:rsidR="00B853E5" w:rsidRPr="00D87563" w:rsidRDefault="00B853E5" w:rsidP="00B853E5">
      <w:r w:rsidRPr="00D87563">
        <w:rPr>
          <w:i/>
        </w:rPr>
        <w:t>site</w:t>
      </w:r>
    </w:p>
    <w:p w14:paraId="5F530DD1" w14:textId="77777777" w:rsidR="00B853E5" w:rsidRPr="00D87563" w:rsidRDefault="00B853E5" w:rsidP="00B853E5">
      <w:r w:rsidRPr="00D87563">
        <w:t xml:space="preserve">Unique alphanumeric identifier for a sampling location. </w:t>
      </w:r>
    </w:p>
    <w:p w14:paraId="4AD26914" w14:textId="1045E4B1" w:rsidR="00B853E5" w:rsidRPr="00D87563" w:rsidRDefault="00B853E5"/>
    <w:p w14:paraId="414087D3" w14:textId="77777777" w:rsidR="00B853E5" w:rsidRPr="00D87563" w:rsidRDefault="00B853E5" w:rsidP="00AF6302">
      <w:pPr>
        <w:rPr>
          <w:i/>
        </w:rPr>
      </w:pPr>
      <w:r w:rsidRPr="00D87563">
        <w:rPr>
          <w:i/>
        </w:rPr>
        <w:t xml:space="preserve">replicate </w:t>
      </w:r>
    </w:p>
    <w:p w14:paraId="63A77122" w14:textId="694153B0" w:rsidR="00B853E5" w:rsidRPr="00D87563" w:rsidRDefault="00B853E5" w:rsidP="00AF6302">
      <w:r w:rsidRPr="00D87563">
        <w:t>Replicate for a given sampling location.</w:t>
      </w:r>
    </w:p>
    <w:p w14:paraId="7C64001F" w14:textId="77777777" w:rsidR="00B853E5" w:rsidRPr="00D87563" w:rsidRDefault="00B853E5" w:rsidP="00AF6302"/>
    <w:p w14:paraId="29AC0A22" w14:textId="22178C09" w:rsidR="00B853E5" w:rsidRPr="00D87563" w:rsidRDefault="00B853E5" w:rsidP="00AF6302">
      <w:pPr>
        <w:rPr>
          <w:i/>
        </w:rPr>
      </w:pPr>
      <w:r w:rsidRPr="00D87563">
        <w:rPr>
          <w:i/>
        </w:rPr>
        <w:t>fragments</w:t>
      </w:r>
    </w:p>
    <w:p w14:paraId="480D7997" w14:textId="0801BFBD" w:rsidR="00B853E5" w:rsidRPr="00D87563" w:rsidRDefault="00B853E5" w:rsidP="00AF6302">
      <w:r w:rsidRPr="00D87563">
        <w:t>Number of microplastic fragments observed.</w:t>
      </w:r>
    </w:p>
    <w:p w14:paraId="178297AF" w14:textId="77777777" w:rsidR="00B853E5" w:rsidRPr="00D87563" w:rsidRDefault="00B853E5" w:rsidP="00AF6302"/>
    <w:p w14:paraId="47FE7B62" w14:textId="0A3467E6" w:rsidR="00B853E5" w:rsidRPr="00D87563" w:rsidRDefault="00B853E5" w:rsidP="00AF6302">
      <w:pPr>
        <w:rPr>
          <w:i/>
        </w:rPr>
      </w:pPr>
      <w:r w:rsidRPr="00D87563">
        <w:rPr>
          <w:i/>
        </w:rPr>
        <w:t>fibers</w:t>
      </w:r>
    </w:p>
    <w:p w14:paraId="08D03D2A" w14:textId="73208558" w:rsidR="00B853E5" w:rsidRPr="00D87563" w:rsidRDefault="00B853E5" w:rsidP="00AF6302">
      <w:r w:rsidRPr="00D87563">
        <w:t>Number of microplastic fibers observed.</w:t>
      </w:r>
    </w:p>
    <w:p w14:paraId="22174E38" w14:textId="77777777" w:rsidR="00B853E5" w:rsidRPr="00D87563" w:rsidRDefault="00B853E5" w:rsidP="00AF6302"/>
    <w:p w14:paraId="37C73093" w14:textId="46255AC0" w:rsidR="00B853E5" w:rsidRPr="00D87563" w:rsidRDefault="00B853E5" w:rsidP="00AF6302">
      <w:pPr>
        <w:rPr>
          <w:i/>
        </w:rPr>
      </w:pPr>
      <w:r w:rsidRPr="00D87563">
        <w:rPr>
          <w:i/>
        </w:rPr>
        <w:t>beads</w:t>
      </w:r>
    </w:p>
    <w:p w14:paraId="6F9F59B5" w14:textId="534BD05F" w:rsidR="00B853E5" w:rsidRPr="00D87563" w:rsidRDefault="00B853E5" w:rsidP="00AF6302">
      <w:r w:rsidRPr="00D87563">
        <w:t>Number of microplastic beads observed.</w:t>
      </w:r>
    </w:p>
    <w:p w14:paraId="776AB26C" w14:textId="77777777" w:rsidR="00B853E5" w:rsidRPr="00D87563" w:rsidRDefault="00B853E5" w:rsidP="00AF6302"/>
    <w:p w14:paraId="4F415A95" w14:textId="41A87A5A" w:rsidR="00B853E5" w:rsidRPr="00D87563" w:rsidRDefault="00B853E5" w:rsidP="00AF6302">
      <w:pPr>
        <w:rPr>
          <w:i/>
        </w:rPr>
      </w:pPr>
      <w:r w:rsidRPr="00D87563">
        <w:rPr>
          <w:i/>
        </w:rPr>
        <w:t>comments</w:t>
      </w:r>
    </w:p>
    <w:p w14:paraId="193CDA47" w14:textId="77777777" w:rsidR="00B853E5" w:rsidRPr="00D87563" w:rsidRDefault="00B853E5" w:rsidP="00AF6302">
      <w:r w:rsidRPr="00D87563">
        <w:lastRenderedPageBreak/>
        <w:t>Observer comments while enumerating microplastics</w:t>
      </w:r>
    </w:p>
    <w:p w14:paraId="0737A8C9" w14:textId="77777777" w:rsidR="00B853E5" w:rsidRPr="00D87563" w:rsidRDefault="00B853E5" w:rsidP="00AF6302"/>
    <w:p w14:paraId="4E8E8898" w14:textId="1E859F29" w:rsidR="00B853E5" w:rsidRPr="00D87563" w:rsidRDefault="00B853E5" w:rsidP="00AF6302">
      <w:pPr>
        <w:rPr>
          <w:i/>
        </w:rPr>
      </w:pPr>
      <w:r w:rsidRPr="00D87563">
        <w:rPr>
          <w:i/>
        </w:rPr>
        <w:t>volume_filtered_ml</w:t>
      </w:r>
    </w:p>
    <w:p w14:paraId="4D1B0EE7" w14:textId="12361A09" w:rsidR="00B853E5" w:rsidRPr="00D87563" w:rsidRDefault="00B853E5" w:rsidP="00AF6302">
      <w:r w:rsidRPr="00D87563">
        <w:t>Volume in milliliters for a given replicate filtered.</w:t>
      </w:r>
    </w:p>
    <w:p w14:paraId="40917348" w14:textId="27006AD9" w:rsidR="00B853E5" w:rsidRPr="00D87563" w:rsidRDefault="00B853E5" w:rsidP="00AF6302"/>
    <w:p w14:paraId="560FCA91" w14:textId="62BCE5AA" w:rsidR="00B853E5" w:rsidRPr="00D87563" w:rsidRDefault="00B853E5" w:rsidP="00AF6302">
      <w:pPr>
        <w:rPr>
          <w:u w:val="single"/>
        </w:rPr>
      </w:pPr>
      <w:r w:rsidRPr="00D87563">
        <w:rPr>
          <w:u w:val="single"/>
        </w:rPr>
        <w:t>nutrients.csv</w:t>
      </w:r>
    </w:p>
    <w:p w14:paraId="64632501" w14:textId="03C3A246" w:rsidR="00B853E5" w:rsidRPr="00D87563" w:rsidRDefault="00B853E5"/>
    <w:p w14:paraId="0335000B" w14:textId="440CF20B" w:rsidR="00B853E5" w:rsidRPr="00D87563" w:rsidRDefault="00B853E5">
      <w:r w:rsidRPr="00D87563">
        <w:t xml:space="preserve">This file contains nutrient concentrations for each of the associated sampling locations. Nutrient samples were not filtered prior to analysis, meaning that nitrogen concentrations have the potential to be spurious. </w:t>
      </w:r>
    </w:p>
    <w:p w14:paraId="36FAE694" w14:textId="17FE0610" w:rsidR="004E3300" w:rsidRPr="00D87563" w:rsidRDefault="004E3300"/>
    <w:p w14:paraId="37D3CA0E" w14:textId="77777777" w:rsidR="00B853E5" w:rsidRPr="00D87563" w:rsidRDefault="00B853E5" w:rsidP="00B853E5">
      <w:r w:rsidRPr="00D87563">
        <w:rPr>
          <w:i/>
        </w:rPr>
        <w:t>site</w:t>
      </w:r>
    </w:p>
    <w:p w14:paraId="52FB59CB" w14:textId="77777777" w:rsidR="00B853E5" w:rsidRPr="00D87563" w:rsidRDefault="00B853E5" w:rsidP="00B853E5">
      <w:r w:rsidRPr="00D87563">
        <w:t xml:space="preserve">Unique alphanumeric identifier for a sampling location. </w:t>
      </w:r>
    </w:p>
    <w:p w14:paraId="073B62A4" w14:textId="0FB0B15E" w:rsidR="00B853E5" w:rsidRPr="00D87563" w:rsidRDefault="00B853E5"/>
    <w:p w14:paraId="0A22EE3E" w14:textId="77777777" w:rsidR="00B853E5" w:rsidRPr="00D87563" w:rsidRDefault="00B853E5" w:rsidP="00AF6302">
      <w:pPr>
        <w:rPr>
          <w:i/>
        </w:rPr>
      </w:pPr>
      <w:r w:rsidRPr="00D87563">
        <w:rPr>
          <w:i/>
        </w:rPr>
        <w:t>replicate</w:t>
      </w:r>
    </w:p>
    <w:p w14:paraId="791A7379" w14:textId="626E6A93" w:rsidR="00B853E5" w:rsidRPr="00D87563" w:rsidRDefault="00B853E5" w:rsidP="00AF6302">
      <w:r w:rsidRPr="00D87563">
        <w:t>Replicate for a given sampling location.</w:t>
      </w:r>
    </w:p>
    <w:p w14:paraId="06CCD695" w14:textId="77777777" w:rsidR="00B853E5" w:rsidRPr="00D87563" w:rsidRDefault="00B853E5" w:rsidP="00AF6302"/>
    <w:p w14:paraId="7B50BBB6" w14:textId="77777777" w:rsidR="00B853E5" w:rsidRPr="00D87563" w:rsidRDefault="00B853E5" w:rsidP="00AF6302">
      <w:pPr>
        <w:rPr>
          <w:i/>
          <w:color w:val="000000"/>
        </w:rPr>
      </w:pPr>
      <w:r w:rsidRPr="00D87563">
        <w:rPr>
          <w:i/>
          <w:color w:val="000000"/>
        </w:rPr>
        <w:t>nh4_mg_dm3</w:t>
      </w:r>
    </w:p>
    <w:p w14:paraId="63798927" w14:textId="4CA87253" w:rsidR="00B853E5" w:rsidRPr="00D87563" w:rsidRDefault="00B853E5" w:rsidP="00AF6302">
      <w:r w:rsidRPr="00D87563">
        <w:t>Ammonium concentration in milligrams of ammonium per cubic decimeter.</w:t>
      </w:r>
    </w:p>
    <w:p w14:paraId="6B33443E" w14:textId="77777777" w:rsidR="00B853E5" w:rsidRPr="00D87563" w:rsidRDefault="00B853E5" w:rsidP="00AF6302">
      <w:pPr>
        <w:rPr>
          <w:color w:val="000000"/>
        </w:rPr>
      </w:pPr>
    </w:p>
    <w:p w14:paraId="4744C651" w14:textId="02FE2738" w:rsidR="00B853E5" w:rsidRPr="00D87563" w:rsidRDefault="00B853E5" w:rsidP="00AF6302">
      <w:pPr>
        <w:rPr>
          <w:i/>
          <w:color w:val="000000"/>
        </w:rPr>
      </w:pPr>
      <w:r w:rsidRPr="00D87563">
        <w:rPr>
          <w:i/>
          <w:color w:val="000000"/>
        </w:rPr>
        <w:t>no3_mg_dm3</w:t>
      </w:r>
    </w:p>
    <w:p w14:paraId="213047A4" w14:textId="207BA1D9" w:rsidR="00B853E5" w:rsidRPr="00D87563" w:rsidRDefault="00B853E5" w:rsidP="00AF6302">
      <w:r w:rsidRPr="00D87563">
        <w:t>Nitrate concentration in milligrams of nitrate per cubic decimeter</w:t>
      </w:r>
    </w:p>
    <w:p w14:paraId="1BC0AFF4" w14:textId="77777777" w:rsidR="00B853E5" w:rsidRPr="00D87563" w:rsidRDefault="00B853E5" w:rsidP="00AF6302">
      <w:pPr>
        <w:rPr>
          <w:color w:val="000000"/>
        </w:rPr>
      </w:pPr>
    </w:p>
    <w:p w14:paraId="61C29415" w14:textId="41FCD693" w:rsidR="00B853E5" w:rsidRPr="00D87563" w:rsidRDefault="00B853E5" w:rsidP="00AF6302">
      <w:pPr>
        <w:rPr>
          <w:i/>
          <w:color w:val="000000"/>
        </w:rPr>
      </w:pPr>
      <w:r w:rsidRPr="00D87563">
        <w:rPr>
          <w:i/>
          <w:color w:val="000000"/>
        </w:rPr>
        <w:t>tp_mg_dm3</w:t>
      </w:r>
    </w:p>
    <w:p w14:paraId="68ADAE49" w14:textId="77777777" w:rsidR="00B853E5" w:rsidRPr="00D87563" w:rsidRDefault="00B853E5" w:rsidP="00AF6302">
      <w:pPr>
        <w:rPr>
          <w:color w:val="000000"/>
        </w:rPr>
      </w:pPr>
      <w:r w:rsidRPr="00D87563">
        <w:t>Total phosphorus concentration in milligrams of phosphorus per cubic decimeter</w:t>
      </w:r>
      <w:r w:rsidRPr="00D87563">
        <w:rPr>
          <w:color w:val="000000"/>
        </w:rPr>
        <w:t xml:space="preserve">. </w:t>
      </w:r>
    </w:p>
    <w:p w14:paraId="37E78B93" w14:textId="77777777" w:rsidR="00B853E5" w:rsidRPr="00D87563" w:rsidRDefault="00B853E5" w:rsidP="00AF6302">
      <w:pPr>
        <w:rPr>
          <w:color w:val="000000"/>
        </w:rPr>
      </w:pPr>
    </w:p>
    <w:p w14:paraId="379E5F33" w14:textId="6A040959" w:rsidR="00B853E5" w:rsidRPr="00D87563" w:rsidRDefault="00B853E5" w:rsidP="00AF6302">
      <w:pPr>
        <w:rPr>
          <w:i/>
        </w:rPr>
      </w:pPr>
      <w:r w:rsidRPr="00D87563">
        <w:rPr>
          <w:i/>
          <w:color w:val="000000"/>
        </w:rPr>
        <w:t>tpo43_mg_dm3</w:t>
      </w:r>
    </w:p>
    <w:p w14:paraId="089116DA" w14:textId="669F1F9F" w:rsidR="00B853E5" w:rsidRPr="00D87563" w:rsidRDefault="00B853E5">
      <w:r w:rsidRPr="00D87563">
        <w:t>Total phosphate concentration as phosphate in milligrams per cubic decimeter.</w:t>
      </w:r>
    </w:p>
    <w:p w14:paraId="018D164B" w14:textId="1C9CF492" w:rsidR="00B853E5" w:rsidRPr="00D87563" w:rsidRDefault="00B853E5"/>
    <w:p w14:paraId="4C5F36CB" w14:textId="52EBBCA5" w:rsidR="00B853E5" w:rsidRPr="00D87563" w:rsidRDefault="00B853E5">
      <w:r w:rsidRPr="00D87563">
        <w:rPr>
          <w:u w:val="single"/>
        </w:rPr>
        <w:t>periphyton.csv</w:t>
      </w:r>
    </w:p>
    <w:p w14:paraId="38B0E793" w14:textId="75B0BFE0" w:rsidR="00B853E5" w:rsidRPr="00D87563" w:rsidRDefault="00B853E5"/>
    <w:p w14:paraId="18BDED89" w14:textId="66D2830E" w:rsidR="00B853E5" w:rsidRPr="00D87563" w:rsidRDefault="00B853E5">
      <w:r w:rsidRPr="00D87563">
        <w:t xml:space="preserve">This file contains periphyton abundance data for each of the sampled littoral locations. </w:t>
      </w:r>
      <w:r w:rsidR="00A428AE" w:rsidRPr="00D87563">
        <w:t xml:space="preserve">For poorly preserved samples, counts are detailed as NA for each taxonomic grouping, and a note in the “comments” column is provided. </w:t>
      </w:r>
    </w:p>
    <w:p w14:paraId="5DF4B010" w14:textId="0F133427" w:rsidR="00B853E5" w:rsidRPr="00D87563" w:rsidRDefault="00B853E5"/>
    <w:p w14:paraId="19E0AED6" w14:textId="77777777" w:rsidR="00B853E5" w:rsidRPr="00D87563" w:rsidRDefault="00B853E5" w:rsidP="00B853E5">
      <w:r w:rsidRPr="00D87563">
        <w:rPr>
          <w:i/>
        </w:rPr>
        <w:t>site</w:t>
      </w:r>
    </w:p>
    <w:p w14:paraId="5BA002C9" w14:textId="13B053C6" w:rsidR="00B853E5" w:rsidRPr="00D87563" w:rsidRDefault="00B853E5" w:rsidP="00B853E5">
      <w:r w:rsidRPr="00D87563">
        <w:t xml:space="preserve">Unique alphanumeric identifier for a sampling location. </w:t>
      </w:r>
    </w:p>
    <w:p w14:paraId="6EC46394" w14:textId="2497B7F5" w:rsidR="00B853E5" w:rsidRPr="00D87563" w:rsidRDefault="00B853E5"/>
    <w:p w14:paraId="0666676F" w14:textId="77777777" w:rsidR="00A428AE" w:rsidRPr="00D87563" w:rsidRDefault="00A428AE" w:rsidP="00AF6302">
      <w:pPr>
        <w:rPr>
          <w:i/>
        </w:rPr>
      </w:pPr>
      <w:r w:rsidRPr="00D87563">
        <w:rPr>
          <w:i/>
        </w:rPr>
        <w:t>replicate</w:t>
      </w:r>
    </w:p>
    <w:p w14:paraId="219ABB2F" w14:textId="623C283D" w:rsidR="00A428AE" w:rsidRPr="00D87563" w:rsidRDefault="00A428AE" w:rsidP="00AF6302">
      <w:r w:rsidRPr="00D87563">
        <w:t>Replicate number for a given sampling site.</w:t>
      </w:r>
    </w:p>
    <w:p w14:paraId="10BFBCEC" w14:textId="77777777" w:rsidR="00A428AE" w:rsidRPr="00D87563" w:rsidRDefault="00A428AE" w:rsidP="00AF6302"/>
    <w:p w14:paraId="480BB3D8" w14:textId="22B83B18" w:rsidR="00A428AE" w:rsidRPr="00D87563" w:rsidRDefault="00A428AE" w:rsidP="00AF6302">
      <w:pPr>
        <w:rPr>
          <w:i/>
        </w:rPr>
      </w:pPr>
      <w:proofErr w:type="spellStart"/>
      <w:r w:rsidRPr="00D87563">
        <w:rPr>
          <w:i/>
        </w:rPr>
        <w:t>subsamples_counted</w:t>
      </w:r>
      <w:proofErr w:type="spellEnd"/>
    </w:p>
    <w:p w14:paraId="03FF4109" w14:textId="38E09A01" w:rsidR="00A428AE" w:rsidRPr="00D87563" w:rsidRDefault="00A428AE" w:rsidP="00AF6302">
      <w:r w:rsidRPr="00D87563">
        <w:t>Number of 10 microliter subsamples counted for a given replicate.</w:t>
      </w:r>
    </w:p>
    <w:p w14:paraId="1633F49F" w14:textId="77777777" w:rsidR="00A428AE" w:rsidRPr="00D87563" w:rsidRDefault="00A428AE" w:rsidP="00AF6302"/>
    <w:p w14:paraId="726EA865" w14:textId="26BF5BDD" w:rsidR="00A428AE" w:rsidRPr="00D87563" w:rsidRDefault="00A428AE" w:rsidP="00AF6302">
      <w:pPr>
        <w:rPr>
          <w:i/>
        </w:rPr>
      </w:pPr>
      <w:r w:rsidRPr="00D87563">
        <w:rPr>
          <w:i/>
        </w:rPr>
        <w:t>diatom</w:t>
      </w:r>
    </w:p>
    <w:p w14:paraId="1A3F1864" w14:textId="3DD77FBD" w:rsidR="00A428AE" w:rsidRPr="00D87563" w:rsidRDefault="00A428AE" w:rsidP="00AF6302">
      <w:r w:rsidRPr="00D87563">
        <w:t>Number of diatom cells counted for a given replicate.</w:t>
      </w:r>
    </w:p>
    <w:p w14:paraId="3E7C33AE" w14:textId="77777777" w:rsidR="00A428AE" w:rsidRPr="00D87563" w:rsidRDefault="00A428AE" w:rsidP="00AF6302"/>
    <w:p w14:paraId="019764D0" w14:textId="1B80FD25" w:rsidR="00A428AE" w:rsidRPr="00D87563" w:rsidRDefault="00A428AE" w:rsidP="00AF6302">
      <w:pPr>
        <w:rPr>
          <w:i/>
        </w:rPr>
      </w:pPr>
      <w:r w:rsidRPr="00D87563">
        <w:rPr>
          <w:i/>
        </w:rPr>
        <w:t>spirogyra</w:t>
      </w:r>
    </w:p>
    <w:p w14:paraId="280320AF" w14:textId="05D50C4D" w:rsidR="00A428AE" w:rsidRPr="00D87563" w:rsidRDefault="00A428AE" w:rsidP="00AF6302">
      <w:r w:rsidRPr="00D87563">
        <w:t xml:space="preserve">Number of </w:t>
      </w:r>
      <w:r w:rsidRPr="00D87563">
        <w:rPr>
          <w:i/>
        </w:rPr>
        <w:t>Spirogyra spp.</w:t>
      </w:r>
      <w:r w:rsidRPr="00D87563">
        <w:t xml:space="preserve"> cells counted for a given replicate.</w:t>
      </w:r>
    </w:p>
    <w:p w14:paraId="7E47CB05" w14:textId="77777777" w:rsidR="00A428AE" w:rsidRPr="00D87563" w:rsidRDefault="00A428AE" w:rsidP="00AF6302"/>
    <w:p w14:paraId="1B0997FE" w14:textId="47A7E720" w:rsidR="00A428AE" w:rsidRPr="00D87563" w:rsidRDefault="00A428AE" w:rsidP="00AF6302">
      <w:pPr>
        <w:rPr>
          <w:i/>
        </w:rPr>
      </w:pPr>
      <w:proofErr w:type="spellStart"/>
      <w:r w:rsidRPr="00D87563">
        <w:rPr>
          <w:i/>
        </w:rPr>
        <w:t>spirogyra_filament</w:t>
      </w:r>
      <w:proofErr w:type="spellEnd"/>
    </w:p>
    <w:p w14:paraId="5A18B603" w14:textId="002796CA" w:rsidR="00A428AE" w:rsidRPr="00D87563" w:rsidRDefault="00A428AE" w:rsidP="00AF6302">
      <w:r w:rsidRPr="00D87563">
        <w:t xml:space="preserve">Number of </w:t>
      </w:r>
      <w:r w:rsidRPr="00D87563">
        <w:rPr>
          <w:i/>
        </w:rPr>
        <w:t>Spirogyra spp.</w:t>
      </w:r>
      <w:r w:rsidRPr="00D87563">
        <w:t xml:space="preserve"> filaments counted for a given replicate.</w:t>
      </w:r>
    </w:p>
    <w:p w14:paraId="75B0DE4E" w14:textId="77777777" w:rsidR="00A428AE" w:rsidRPr="00D87563" w:rsidRDefault="00A428AE" w:rsidP="00AF6302"/>
    <w:p w14:paraId="010B8545" w14:textId="085D130F" w:rsidR="00A428AE" w:rsidRPr="00D87563" w:rsidRDefault="00A428AE" w:rsidP="00AF6302">
      <w:pPr>
        <w:rPr>
          <w:i/>
        </w:rPr>
      </w:pPr>
      <w:proofErr w:type="spellStart"/>
      <w:r w:rsidRPr="00D87563">
        <w:rPr>
          <w:i/>
        </w:rPr>
        <w:t>ulothrix</w:t>
      </w:r>
      <w:proofErr w:type="spellEnd"/>
    </w:p>
    <w:p w14:paraId="320460B7" w14:textId="1C46BDF6" w:rsidR="00A428AE" w:rsidRPr="00D87563" w:rsidRDefault="00A428AE" w:rsidP="00AF6302">
      <w:r w:rsidRPr="00D87563">
        <w:t xml:space="preserve">Number of </w:t>
      </w:r>
      <w:proofErr w:type="spellStart"/>
      <w:r w:rsidRPr="00D87563">
        <w:rPr>
          <w:i/>
        </w:rPr>
        <w:t>Ulothrix</w:t>
      </w:r>
      <w:proofErr w:type="spellEnd"/>
      <w:r w:rsidRPr="00D87563">
        <w:rPr>
          <w:i/>
        </w:rPr>
        <w:t xml:space="preserve"> spp. </w:t>
      </w:r>
      <w:r w:rsidRPr="00D87563">
        <w:t>cells counted for a given replicate.</w:t>
      </w:r>
    </w:p>
    <w:p w14:paraId="082E48E7" w14:textId="4E8683BF" w:rsidR="00A428AE" w:rsidRPr="00D87563" w:rsidRDefault="00A428AE" w:rsidP="00AF6302"/>
    <w:p w14:paraId="6CFF0C3E" w14:textId="0F5A8334" w:rsidR="00A428AE" w:rsidRPr="00D87563" w:rsidRDefault="00A428AE" w:rsidP="00AF6302">
      <w:pPr>
        <w:rPr>
          <w:i/>
        </w:rPr>
      </w:pPr>
      <w:proofErr w:type="spellStart"/>
      <w:r w:rsidRPr="00D87563">
        <w:rPr>
          <w:i/>
        </w:rPr>
        <w:t>ulothrix_filament</w:t>
      </w:r>
      <w:proofErr w:type="spellEnd"/>
    </w:p>
    <w:p w14:paraId="0F85A1F9" w14:textId="06EC2837" w:rsidR="00A428AE" w:rsidRPr="00D87563" w:rsidRDefault="00A428AE" w:rsidP="00AF6302">
      <w:r w:rsidRPr="00D87563">
        <w:t xml:space="preserve">Number of </w:t>
      </w:r>
      <w:proofErr w:type="spellStart"/>
      <w:r w:rsidRPr="00D87563">
        <w:rPr>
          <w:i/>
        </w:rPr>
        <w:t>Ulothrix</w:t>
      </w:r>
      <w:proofErr w:type="spellEnd"/>
      <w:r w:rsidRPr="00D87563">
        <w:rPr>
          <w:i/>
        </w:rPr>
        <w:t xml:space="preserve"> </w:t>
      </w:r>
      <w:proofErr w:type="spellStart"/>
      <w:proofErr w:type="gramStart"/>
      <w:r w:rsidRPr="00D87563">
        <w:rPr>
          <w:i/>
        </w:rPr>
        <w:t>spp.</w:t>
      </w:r>
      <w:r w:rsidRPr="00D87563">
        <w:t>filaments</w:t>
      </w:r>
      <w:proofErr w:type="spellEnd"/>
      <w:proofErr w:type="gramEnd"/>
      <w:r w:rsidRPr="00D87563">
        <w:t xml:space="preserve"> counted for a given replicate.</w:t>
      </w:r>
    </w:p>
    <w:p w14:paraId="53E658F3" w14:textId="77777777" w:rsidR="00A428AE" w:rsidRPr="00D87563" w:rsidRDefault="00A428AE" w:rsidP="00AF6302"/>
    <w:p w14:paraId="14A3777F" w14:textId="19790CA2" w:rsidR="00A428AE" w:rsidRPr="00D87563" w:rsidRDefault="00A428AE" w:rsidP="00AF6302">
      <w:pPr>
        <w:rPr>
          <w:i/>
        </w:rPr>
      </w:pPr>
      <w:proofErr w:type="spellStart"/>
      <w:r w:rsidRPr="00D87563">
        <w:rPr>
          <w:i/>
        </w:rPr>
        <w:t>tetrasporales</w:t>
      </w:r>
      <w:proofErr w:type="spellEnd"/>
    </w:p>
    <w:p w14:paraId="5E2BF2CA" w14:textId="7204AA77" w:rsidR="00A428AE" w:rsidRPr="00D87563" w:rsidRDefault="00A428AE" w:rsidP="00AF6302">
      <w:r w:rsidRPr="00D87563">
        <w:t xml:space="preserve">Number of </w:t>
      </w:r>
      <w:proofErr w:type="spellStart"/>
      <w:r w:rsidRPr="00D87563">
        <w:rPr>
          <w:i/>
        </w:rPr>
        <w:t>Tetrasporales</w:t>
      </w:r>
      <w:proofErr w:type="spellEnd"/>
      <w:r w:rsidRPr="00D87563">
        <w:t xml:space="preserve"> spp. cells counted for a given replicate</w:t>
      </w:r>
    </w:p>
    <w:p w14:paraId="77C98256" w14:textId="77777777" w:rsidR="00A428AE" w:rsidRPr="00D87563" w:rsidRDefault="00A428AE" w:rsidP="00AF6302"/>
    <w:p w14:paraId="570E1D4D" w14:textId="63B6D300" w:rsidR="00A428AE" w:rsidRPr="00D87563" w:rsidRDefault="00A428AE" w:rsidP="00AF6302">
      <w:pPr>
        <w:rPr>
          <w:i/>
        </w:rPr>
      </w:pPr>
      <w:proofErr w:type="spellStart"/>
      <w:r w:rsidRPr="00D87563">
        <w:rPr>
          <w:i/>
        </w:rPr>
        <w:t>pediastrum</w:t>
      </w:r>
      <w:proofErr w:type="spellEnd"/>
    </w:p>
    <w:p w14:paraId="5386FEB8" w14:textId="67CD5633" w:rsidR="00A428AE" w:rsidRPr="00D87563" w:rsidRDefault="00A428AE" w:rsidP="00AF6302">
      <w:r w:rsidRPr="00D87563">
        <w:t xml:space="preserve">Number of </w:t>
      </w:r>
      <w:r w:rsidRPr="00D87563">
        <w:rPr>
          <w:i/>
        </w:rPr>
        <w:t xml:space="preserve">Pediastrum </w:t>
      </w:r>
      <w:proofErr w:type="spellStart"/>
      <w:proofErr w:type="gramStart"/>
      <w:r w:rsidRPr="00D87563">
        <w:rPr>
          <w:i/>
        </w:rPr>
        <w:t>spp.</w:t>
      </w:r>
      <w:r w:rsidRPr="00D87563">
        <w:t>cells</w:t>
      </w:r>
      <w:proofErr w:type="spellEnd"/>
      <w:proofErr w:type="gramEnd"/>
      <w:r w:rsidRPr="00D87563">
        <w:t xml:space="preserve"> counted for a given replicate.</w:t>
      </w:r>
    </w:p>
    <w:p w14:paraId="20F5BB99" w14:textId="77777777" w:rsidR="00A428AE" w:rsidRPr="00D87563" w:rsidRDefault="00A428AE" w:rsidP="00AF6302"/>
    <w:p w14:paraId="7CE6BA52" w14:textId="1812B6A6" w:rsidR="00A428AE" w:rsidRPr="00D87563" w:rsidRDefault="00A428AE" w:rsidP="00AF6302">
      <w:pPr>
        <w:rPr>
          <w:i/>
        </w:rPr>
      </w:pPr>
      <w:proofErr w:type="spellStart"/>
      <w:r w:rsidRPr="00D87563">
        <w:rPr>
          <w:i/>
        </w:rPr>
        <w:t>desmidales</w:t>
      </w:r>
      <w:proofErr w:type="spellEnd"/>
    </w:p>
    <w:p w14:paraId="3A86E80E" w14:textId="0A7CD8AF" w:rsidR="00A428AE" w:rsidRPr="00D87563" w:rsidRDefault="00A428AE" w:rsidP="00AF6302">
      <w:r w:rsidRPr="00D87563">
        <w:t xml:space="preserve">Number of </w:t>
      </w:r>
      <w:proofErr w:type="spellStart"/>
      <w:r w:rsidRPr="00D87563">
        <w:rPr>
          <w:i/>
        </w:rPr>
        <w:t>Desmidales</w:t>
      </w:r>
      <w:proofErr w:type="spellEnd"/>
      <w:r w:rsidRPr="00D87563">
        <w:t xml:space="preserve"> spp. cells counted for a given replicate.</w:t>
      </w:r>
    </w:p>
    <w:p w14:paraId="05C2FF13" w14:textId="77777777" w:rsidR="00A428AE" w:rsidRPr="00D87563" w:rsidRDefault="00A428AE" w:rsidP="00AF6302"/>
    <w:p w14:paraId="64813C1F" w14:textId="77777777" w:rsidR="00A428AE" w:rsidRPr="00D87563" w:rsidRDefault="00A428AE" w:rsidP="00AF6302">
      <w:pPr>
        <w:rPr>
          <w:i/>
        </w:rPr>
      </w:pPr>
      <w:proofErr w:type="spellStart"/>
      <w:r w:rsidRPr="00D87563">
        <w:rPr>
          <w:i/>
        </w:rPr>
        <w:t>lyngbya</w:t>
      </w:r>
      <w:proofErr w:type="spellEnd"/>
    </w:p>
    <w:p w14:paraId="4CEC65B3" w14:textId="34FDAB63" w:rsidR="00A428AE" w:rsidRPr="00D87563" w:rsidRDefault="00A428AE" w:rsidP="00AF6302">
      <w:r w:rsidRPr="00D87563">
        <w:t xml:space="preserve">Number of </w:t>
      </w:r>
      <w:proofErr w:type="spellStart"/>
      <w:r w:rsidRPr="00D87563">
        <w:rPr>
          <w:i/>
        </w:rPr>
        <w:t>Lyngbya</w:t>
      </w:r>
      <w:proofErr w:type="spellEnd"/>
      <w:r w:rsidRPr="00D87563">
        <w:rPr>
          <w:i/>
        </w:rPr>
        <w:t xml:space="preserve"> spp.</w:t>
      </w:r>
      <w:r w:rsidRPr="00D87563">
        <w:t xml:space="preserve"> cells counted for a given replicate.</w:t>
      </w:r>
    </w:p>
    <w:p w14:paraId="79A4A7E7" w14:textId="77777777" w:rsidR="00A428AE" w:rsidRPr="00D87563" w:rsidRDefault="00A428AE" w:rsidP="00AF6302"/>
    <w:p w14:paraId="24066835" w14:textId="24C02052" w:rsidR="00A428AE" w:rsidRPr="00D87563" w:rsidRDefault="00A428AE" w:rsidP="00AF6302">
      <w:pPr>
        <w:rPr>
          <w:i/>
        </w:rPr>
      </w:pPr>
      <w:r w:rsidRPr="00D87563">
        <w:rPr>
          <w:i/>
        </w:rPr>
        <w:t>comments</w:t>
      </w:r>
    </w:p>
    <w:p w14:paraId="24D88D7A" w14:textId="02B6859D" w:rsidR="00A428AE" w:rsidRPr="00D87563" w:rsidRDefault="00A428AE" w:rsidP="00AF6302">
      <w:r w:rsidRPr="00D87563">
        <w:t>Notes from the observer.</w:t>
      </w:r>
    </w:p>
    <w:p w14:paraId="6B78EACC" w14:textId="77777777" w:rsidR="00B853E5" w:rsidRPr="00D87563" w:rsidRDefault="00B853E5"/>
    <w:p w14:paraId="239C2212" w14:textId="60183BEF" w:rsidR="00B853E5" w:rsidRPr="00D87563" w:rsidRDefault="00AF6302">
      <w:r w:rsidRPr="00D87563">
        <w:rPr>
          <w:u w:val="single"/>
        </w:rPr>
        <w:t>ppcp.csv</w:t>
      </w:r>
    </w:p>
    <w:p w14:paraId="1CC016F8" w14:textId="103DE517" w:rsidR="00AF6302" w:rsidRPr="00D87563" w:rsidRDefault="00AF6302"/>
    <w:p w14:paraId="47C3A37C" w14:textId="528A9769" w:rsidR="00AF6302" w:rsidRPr="00D87563" w:rsidRDefault="00AF6302">
      <w:r w:rsidRPr="00D87563">
        <w:t xml:space="preserve">This file contains Pharmaceutical and Personal Care Product (PPCP) concentrations for each littoral and pelagic sampling location. </w:t>
      </w:r>
    </w:p>
    <w:p w14:paraId="29DF70AF" w14:textId="7BF2C5BC" w:rsidR="00AF6302" w:rsidRPr="00D87563" w:rsidRDefault="00AF6302"/>
    <w:p w14:paraId="68572070" w14:textId="77777777" w:rsidR="00AF6302" w:rsidRPr="00D87563" w:rsidRDefault="00AF6302" w:rsidP="00AF6302">
      <w:r w:rsidRPr="00D87563">
        <w:rPr>
          <w:i/>
        </w:rPr>
        <w:t>site</w:t>
      </w:r>
    </w:p>
    <w:p w14:paraId="718459C0" w14:textId="77777777" w:rsidR="00AF6302" w:rsidRPr="00D87563" w:rsidRDefault="00AF6302" w:rsidP="00AF6302">
      <w:r w:rsidRPr="00D87563">
        <w:t xml:space="preserve">Unique alphanumeric identifier for a sampling location. </w:t>
      </w:r>
    </w:p>
    <w:p w14:paraId="2B98A72C" w14:textId="7D741E9F" w:rsidR="00AF6302" w:rsidRPr="00D87563" w:rsidRDefault="00AF6302"/>
    <w:p w14:paraId="26F8EB03" w14:textId="77777777" w:rsidR="00AF6302" w:rsidRPr="00D87563" w:rsidRDefault="00AF6302" w:rsidP="00AF6302">
      <w:pPr>
        <w:rPr>
          <w:i/>
        </w:rPr>
      </w:pPr>
      <w:r w:rsidRPr="00D87563">
        <w:rPr>
          <w:i/>
        </w:rPr>
        <w:t>paraxanthine</w:t>
      </w:r>
    </w:p>
    <w:p w14:paraId="365C9EF8" w14:textId="10ABBD1F" w:rsidR="00AF6302" w:rsidRPr="00D87563" w:rsidRDefault="00AF6302" w:rsidP="00AF6302">
      <w:r w:rsidRPr="00D87563">
        <w:t>Concentration of paraxanthine, also known as 1,7-dimethylxanthine, in nanograms per liter. Paraxanthine is the main human metabolite of caffeine</w:t>
      </w:r>
    </w:p>
    <w:p w14:paraId="2E6D3808" w14:textId="77777777" w:rsidR="00AF6302" w:rsidRPr="00D87563" w:rsidRDefault="00AF6302" w:rsidP="00AF6302">
      <w:pPr>
        <w:rPr>
          <w:color w:val="000000"/>
        </w:rPr>
      </w:pPr>
    </w:p>
    <w:p w14:paraId="5682B1A8" w14:textId="23A28FA3" w:rsidR="00AF6302" w:rsidRPr="00D87563" w:rsidRDefault="00AF6302" w:rsidP="00AF6302">
      <w:pPr>
        <w:rPr>
          <w:i/>
          <w:color w:val="000000"/>
        </w:rPr>
      </w:pPr>
      <w:r w:rsidRPr="00D87563">
        <w:rPr>
          <w:i/>
          <w:color w:val="000000"/>
        </w:rPr>
        <w:t>acetaminophen</w:t>
      </w:r>
    </w:p>
    <w:p w14:paraId="1537E32B" w14:textId="78A6D5C4" w:rsidR="00AF6302" w:rsidRPr="00D87563" w:rsidRDefault="00AF6302" w:rsidP="00AF6302">
      <w:r w:rsidRPr="00D87563">
        <w:t xml:space="preserve">Concentration of acetaminophen, also known as paracetamol, in nanograms per liter. </w:t>
      </w:r>
    </w:p>
    <w:p w14:paraId="62784CD1" w14:textId="77777777" w:rsidR="00AF6302" w:rsidRPr="00D87563" w:rsidRDefault="00AF6302" w:rsidP="00AF6302">
      <w:pPr>
        <w:rPr>
          <w:color w:val="000000"/>
        </w:rPr>
      </w:pPr>
    </w:p>
    <w:p w14:paraId="1C12B1AE" w14:textId="2F0B6040" w:rsidR="00AF6302" w:rsidRPr="00D87563" w:rsidRDefault="00AF6302" w:rsidP="00AF6302">
      <w:pPr>
        <w:rPr>
          <w:i/>
          <w:color w:val="000000"/>
        </w:rPr>
      </w:pPr>
      <w:r w:rsidRPr="00D87563">
        <w:rPr>
          <w:i/>
          <w:color w:val="000000"/>
        </w:rPr>
        <w:t>amphetamine</w:t>
      </w:r>
    </w:p>
    <w:p w14:paraId="208DB204" w14:textId="43B91084" w:rsidR="00AF6302" w:rsidRPr="00D87563" w:rsidRDefault="00AF6302" w:rsidP="00AF6302">
      <w:r w:rsidRPr="00D87563">
        <w:t xml:space="preserve">Concentration of amphetamine in nanograms per liter. </w:t>
      </w:r>
    </w:p>
    <w:p w14:paraId="15D05C69" w14:textId="77777777" w:rsidR="00AF6302" w:rsidRPr="00D87563" w:rsidRDefault="00AF6302" w:rsidP="00AF6302">
      <w:pPr>
        <w:rPr>
          <w:color w:val="000000"/>
        </w:rPr>
      </w:pPr>
    </w:p>
    <w:p w14:paraId="76F30A7B" w14:textId="3363C6DA" w:rsidR="00AF6302" w:rsidRPr="00D87563" w:rsidRDefault="00AF6302" w:rsidP="00AF6302">
      <w:pPr>
        <w:rPr>
          <w:i/>
          <w:color w:val="000000"/>
        </w:rPr>
      </w:pPr>
      <w:r w:rsidRPr="00D87563">
        <w:rPr>
          <w:i/>
          <w:color w:val="000000"/>
        </w:rPr>
        <w:lastRenderedPageBreak/>
        <w:t>caffeine</w:t>
      </w:r>
    </w:p>
    <w:p w14:paraId="6A421947" w14:textId="22580409" w:rsidR="00AF6302" w:rsidRPr="00D87563" w:rsidRDefault="00AF6302" w:rsidP="00AF6302">
      <w:r w:rsidRPr="00D87563">
        <w:t xml:space="preserve">Concentration of caffeine in nanograms per liter. </w:t>
      </w:r>
    </w:p>
    <w:p w14:paraId="0D64EF43" w14:textId="77777777" w:rsidR="00AF6302" w:rsidRPr="00D87563" w:rsidRDefault="00AF6302" w:rsidP="00AF6302">
      <w:pPr>
        <w:rPr>
          <w:color w:val="000000"/>
        </w:rPr>
      </w:pPr>
    </w:p>
    <w:p w14:paraId="04D0A30C" w14:textId="2DBB8187" w:rsidR="00AF6302" w:rsidRPr="00D87563" w:rsidRDefault="00AF6302" w:rsidP="00AF6302">
      <w:pPr>
        <w:rPr>
          <w:i/>
          <w:color w:val="000000"/>
        </w:rPr>
      </w:pPr>
      <w:proofErr w:type="spellStart"/>
      <w:r w:rsidRPr="00D87563">
        <w:rPr>
          <w:i/>
          <w:color w:val="000000"/>
        </w:rPr>
        <w:t>carbamezapine</w:t>
      </w:r>
      <w:proofErr w:type="spellEnd"/>
    </w:p>
    <w:p w14:paraId="00F3DE21" w14:textId="120124DF" w:rsidR="00AF6302" w:rsidRPr="00D87563" w:rsidRDefault="00AF6302" w:rsidP="00AF6302">
      <w:r w:rsidRPr="00D87563">
        <w:t xml:space="preserve">Concentration of </w:t>
      </w:r>
      <w:proofErr w:type="spellStart"/>
      <w:r w:rsidRPr="00D87563">
        <w:t>carbamezapine</w:t>
      </w:r>
      <w:proofErr w:type="spellEnd"/>
      <w:r w:rsidRPr="00D87563">
        <w:t xml:space="preserve"> in nanograms per liter. </w:t>
      </w:r>
    </w:p>
    <w:p w14:paraId="7468620E" w14:textId="77777777" w:rsidR="00AF6302" w:rsidRPr="00D87563" w:rsidRDefault="00AF6302" w:rsidP="00AF6302">
      <w:pPr>
        <w:rPr>
          <w:color w:val="000000"/>
        </w:rPr>
      </w:pPr>
    </w:p>
    <w:p w14:paraId="269D452C" w14:textId="259F8970" w:rsidR="00AF6302" w:rsidRPr="00D87563" w:rsidRDefault="00AF6302" w:rsidP="00AF6302">
      <w:pPr>
        <w:rPr>
          <w:i/>
          <w:color w:val="000000"/>
        </w:rPr>
      </w:pPr>
      <w:r w:rsidRPr="00D87563">
        <w:rPr>
          <w:i/>
          <w:color w:val="000000"/>
        </w:rPr>
        <w:t>cimetidine</w:t>
      </w:r>
    </w:p>
    <w:p w14:paraId="39B9F4FE" w14:textId="199B6A8F" w:rsidR="00AF6302" w:rsidRPr="00D87563" w:rsidRDefault="00AF6302" w:rsidP="00AF6302">
      <w:r w:rsidRPr="00D87563">
        <w:t xml:space="preserve">Concentration of cimetidine in nanograms per liter. </w:t>
      </w:r>
    </w:p>
    <w:p w14:paraId="28FBE086" w14:textId="77777777" w:rsidR="00AF6302" w:rsidRPr="00D87563" w:rsidRDefault="00AF6302" w:rsidP="00AF6302">
      <w:pPr>
        <w:rPr>
          <w:color w:val="000000"/>
        </w:rPr>
      </w:pPr>
    </w:p>
    <w:p w14:paraId="2DF89827" w14:textId="50F02D04" w:rsidR="00AF6302" w:rsidRPr="00D87563" w:rsidRDefault="00AF6302" w:rsidP="00AF6302">
      <w:pPr>
        <w:rPr>
          <w:i/>
          <w:color w:val="000000"/>
        </w:rPr>
      </w:pPr>
      <w:r w:rsidRPr="00D87563">
        <w:rPr>
          <w:i/>
          <w:color w:val="000000"/>
        </w:rPr>
        <w:t>cotinine</w:t>
      </w:r>
    </w:p>
    <w:p w14:paraId="4065F7FE" w14:textId="490C662A" w:rsidR="00AF6302" w:rsidRPr="00D87563" w:rsidRDefault="00AF6302" w:rsidP="00AF6302">
      <w:r w:rsidRPr="00D87563">
        <w:t xml:space="preserve">Concentration of cotinine, which is the main human metabolite of nicotine, in nanograms per liter. </w:t>
      </w:r>
    </w:p>
    <w:p w14:paraId="79409545" w14:textId="77777777" w:rsidR="00AF6302" w:rsidRPr="00D87563" w:rsidRDefault="00AF6302" w:rsidP="00AF6302">
      <w:pPr>
        <w:rPr>
          <w:color w:val="000000"/>
        </w:rPr>
      </w:pPr>
    </w:p>
    <w:p w14:paraId="22E7A557" w14:textId="7A53BB2D" w:rsidR="00AF6302" w:rsidRPr="00D87563" w:rsidRDefault="00AF6302" w:rsidP="00AF6302">
      <w:pPr>
        <w:rPr>
          <w:i/>
          <w:color w:val="000000"/>
        </w:rPr>
      </w:pPr>
      <w:r w:rsidRPr="00D87563">
        <w:rPr>
          <w:i/>
          <w:color w:val="000000"/>
        </w:rPr>
        <w:t>diphenhydramine</w:t>
      </w:r>
    </w:p>
    <w:p w14:paraId="4F11D751" w14:textId="7AA92442" w:rsidR="00AF6302" w:rsidRPr="00D87563" w:rsidRDefault="00AF6302" w:rsidP="00AF6302">
      <w:r w:rsidRPr="00D87563">
        <w:t xml:space="preserve">Concentration of diphenhydramine in nanograms per liter. </w:t>
      </w:r>
    </w:p>
    <w:p w14:paraId="6789B55A" w14:textId="77777777" w:rsidR="00AF6302" w:rsidRPr="00D87563" w:rsidRDefault="00AF6302" w:rsidP="00AF6302">
      <w:pPr>
        <w:rPr>
          <w:color w:val="000000"/>
        </w:rPr>
      </w:pPr>
    </w:p>
    <w:p w14:paraId="7A7E0DC6" w14:textId="7BB84706" w:rsidR="00AF6302" w:rsidRPr="00D87563" w:rsidRDefault="00AF6302" w:rsidP="00AF6302">
      <w:pPr>
        <w:rPr>
          <w:i/>
          <w:color w:val="000000"/>
        </w:rPr>
      </w:pPr>
      <w:proofErr w:type="spellStart"/>
      <w:r w:rsidRPr="00D87563">
        <w:rPr>
          <w:i/>
          <w:color w:val="000000"/>
        </w:rPr>
        <w:t>mda</w:t>
      </w:r>
      <w:proofErr w:type="spellEnd"/>
    </w:p>
    <w:p w14:paraId="3AF9E5B9" w14:textId="682FC6ED" w:rsidR="00AF6302" w:rsidRPr="00D87563" w:rsidRDefault="00AF6302" w:rsidP="00AF6302">
      <w:r w:rsidRPr="00D87563">
        <w:t xml:space="preserve">Concentration of </w:t>
      </w:r>
      <w:proofErr w:type="spellStart"/>
      <w:r w:rsidRPr="00D87563">
        <w:t>mda</w:t>
      </w:r>
      <w:proofErr w:type="spellEnd"/>
      <w:r w:rsidRPr="00D87563">
        <w:t xml:space="preserve"> in nanograms per liter. </w:t>
      </w:r>
    </w:p>
    <w:p w14:paraId="639AC313" w14:textId="77777777" w:rsidR="00AF6302" w:rsidRPr="00D87563" w:rsidRDefault="00AF6302" w:rsidP="00AF6302">
      <w:pPr>
        <w:rPr>
          <w:color w:val="000000"/>
        </w:rPr>
      </w:pPr>
    </w:p>
    <w:p w14:paraId="1FEEB849" w14:textId="45E0FEC6" w:rsidR="00AF6302" w:rsidRPr="00D87563" w:rsidRDefault="00AF6302" w:rsidP="00AF6302">
      <w:pPr>
        <w:rPr>
          <w:i/>
          <w:color w:val="000000"/>
        </w:rPr>
      </w:pPr>
      <w:proofErr w:type="spellStart"/>
      <w:r w:rsidRPr="00D87563">
        <w:rPr>
          <w:i/>
          <w:color w:val="000000"/>
        </w:rPr>
        <w:t>mdma</w:t>
      </w:r>
      <w:proofErr w:type="spellEnd"/>
    </w:p>
    <w:p w14:paraId="0ECE6577" w14:textId="5A958E9C" w:rsidR="00AF6302" w:rsidRPr="00D87563" w:rsidRDefault="00AF6302" w:rsidP="00AF6302">
      <w:r w:rsidRPr="00D87563">
        <w:t xml:space="preserve">Concentration of </w:t>
      </w:r>
      <w:proofErr w:type="spellStart"/>
      <w:r w:rsidRPr="00D87563">
        <w:t>mdma</w:t>
      </w:r>
      <w:proofErr w:type="spellEnd"/>
      <w:r w:rsidRPr="00D87563">
        <w:t xml:space="preserve"> in nanograms per liter. </w:t>
      </w:r>
    </w:p>
    <w:p w14:paraId="77DEF53C" w14:textId="77777777" w:rsidR="00AF6302" w:rsidRPr="00D87563" w:rsidRDefault="00AF6302" w:rsidP="00AF6302">
      <w:pPr>
        <w:rPr>
          <w:color w:val="000000"/>
        </w:rPr>
      </w:pPr>
    </w:p>
    <w:p w14:paraId="1F174001" w14:textId="0BEF56BB" w:rsidR="00AF6302" w:rsidRPr="00D87563" w:rsidRDefault="00AF6302" w:rsidP="00AF6302">
      <w:pPr>
        <w:rPr>
          <w:i/>
          <w:color w:val="000000"/>
        </w:rPr>
      </w:pPr>
      <w:r w:rsidRPr="00D87563">
        <w:rPr>
          <w:i/>
          <w:color w:val="000000"/>
        </w:rPr>
        <w:t>methamphetamine</w:t>
      </w:r>
    </w:p>
    <w:p w14:paraId="2AD13BCE" w14:textId="48D34086" w:rsidR="00AF6302" w:rsidRPr="00D87563" w:rsidRDefault="00AF6302" w:rsidP="00AF6302">
      <w:r w:rsidRPr="00D87563">
        <w:t xml:space="preserve">Concentration of methamphetamine in nanograms per liter. </w:t>
      </w:r>
    </w:p>
    <w:p w14:paraId="54729463" w14:textId="77777777" w:rsidR="00AF6302" w:rsidRPr="00D87563" w:rsidRDefault="00AF6302" w:rsidP="00AF6302">
      <w:pPr>
        <w:rPr>
          <w:color w:val="000000"/>
        </w:rPr>
      </w:pPr>
    </w:p>
    <w:p w14:paraId="37F0152B" w14:textId="368CD921" w:rsidR="00AF6302" w:rsidRPr="00D87563" w:rsidRDefault="00AF6302" w:rsidP="00AF6302">
      <w:pPr>
        <w:rPr>
          <w:i/>
          <w:color w:val="000000"/>
        </w:rPr>
      </w:pPr>
      <w:r w:rsidRPr="00D87563">
        <w:rPr>
          <w:i/>
          <w:color w:val="000000"/>
        </w:rPr>
        <w:t>morphine</w:t>
      </w:r>
    </w:p>
    <w:p w14:paraId="23D141B7" w14:textId="703116F8" w:rsidR="00AF6302" w:rsidRPr="00D87563" w:rsidRDefault="00AF6302" w:rsidP="00AF6302">
      <w:r w:rsidRPr="00D87563">
        <w:t xml:space="preserve">Concentration of morphine in nanograms per liter. </w:t>
      </w:r>
    </w:p>
    <w:p w14:paraId="3C60634F" w14:textId="77777777" w:rsidR="00AF6302" w:rsidRPr="00D87563" w:rsidRDefault="00AF6302" w:rsidP="00AF6302">
      <w:pPr>
        <w:rPr>
          <w:color w:val="000000"/>
        </w:rPr>
      </w:pPr>
    </w:p>
    <w:p w14:paraId="2DD2C7E6" w14:textId="6B5F26CC" w:rsidR="00AF6302" w:rsidRPr="00D87563" w:rsidRDefault="00AF6302" w:rsidP="00AF6302">
      <w:pPr>
        <w:rPr>
          <w:i/>
          <w:color w:val="000000"/>
        </w:rPr>
      </w:pPr>
      <w:r w:rsidRPr="00D87563">
        <w:rPr>
          <w:i/>
          <w:color w:val="000000"/>
        </w:rPr>
        <w:t>phenazone</w:t>
      </w:r>
    </w:p>
    <w:p w14:paraId="0DBF2E47" w14:textId="459947BD" w:rsidR="00AF6302" w:rsidRPr="00D87563" w:rsidRDefault="00AF6302" w:rsidP="00AF6302">
      <w:r w:rsidRPr="00D87563">
        <w:t xml:space="preserve">Concentration of phenazone in nanograms per liter. </w:t>
      </w:r>
    </w:p>
    <w:p w14:paraId="2CB1B938" w14:textId="77777777" w:rsidR="00AF6302" w:rsidRPr="00D87563" w:rsidRDefault="00AF6302" w:rsidP="00AF6302">
      <w:pPr>
        <w:rPr>
          <w:color w:val="000000"/>
        </w:rPr>
      </w:pPr>
    </w:p>
    <w:p w14:paraId="7A5F11FC" w14:textId="264B2AB2" w:rsidR="00AF6302" w:rsidRPr="00570225" w:rsidRDefault="00AF6302" w:rsidP="00AF6302">
      <w:pPr>
        <w:rPr>
          <w:i/>
          <w:color w:val="000000"/>
        </w:rPr>
      </w:pPr>
      <w:proofErr w:type="spellStart"/>
      <w:r w:rsidRPr="00570225">
        <w:rPr>
          <w:i/>
          <w:color w:val="000000"/>
        </w:rPr>
        <w:t>sulfachloropyridazine</w:t>
      </w:r>
      <w:proofErr w:type="spellEnd"/>
    </w:p>
    <w:p w14:paraId="7A10F83C" w14:textId="7990ED70" w:rsidR="00AF6302" w:rsidRPr="00D87563" w:rsidRDefault="00AF6302" w:rsidP="00AF6302">
      <w:r w:rsidRPr="00D87563">
        <w:t xml:space="preserve">Concentration of </w:t>
      </w:r>
      <w:proofErr w:type="spellStart"/>
      <w:r w:rsidRPr="00D87563">
        <w:t>sulfachloropyridazine</w:t>
      </w:r>
      <w:proofErr w:type="spellEnd"/>
      <w:r w:rsidRPr="00D87563">
        <w:t xml:space="preserve"> in nanograms per liter. </w:t>
      </w:r>
    </w:p>
    <w:p w14:paraId="5E944D55" w14:textId="1E682DCC" w:rsidR="00AF6302" w:rsidRDefault="00AF6302" w:rsidP="00AF6302">
      <w:pPr>
        <w:rPr>
          <w:color w:val="000000"/>
        </w:rPr>
      </w:pPr>
    </w:p>
    <w:p w14:paraId="1DB19EAA" w14:textId="0A507F6E" w:rsidR="00570225" w:rsidRPr="00570225" w:rsidRDefault="00570225" w:rsidP="00AF6302">
      <w:pPr>
        <w:rPr>
          <w:i/>
          <w:color w:val="000000"/>
        </w:rPr>
      </w:pPr>
      <w:r w:rsidRPr="00570225">
        <w:rPr>
          <w:i/>
          <w:color w:val="000000"/>
        </w:rPr>
        <w:t>sulfamethazine</w:t>
      </w:r>
    </w:p>
    <w:p w14:paraId="3DD6BAAB" w14:textId="220A03DD" w:rsidR="00570225" w:rsidRPr="00D87563" w:rsidRDefault="00570225" w:rsidP="00570225">
      <w:r w:rsidRPr="00D87563">
        <w:t xml:space="preserve">Concentration of </w:t>
      </w:r>
      <w:proofErr w:type="spellStart"/>
      <w:r w:rsidRPr="00D87563">
        <w:t>sulfachloropyridazine</w:t>
      </w:r>
      <w:proofErr w:type="spellEnd"/>
      <w:r w:rsidRPr="00D87563">
        <w:t xml:space="preserve"> in nanograms per liter. </w:t>
      </w:r>
    </w:p>
    <w:p w14:paraId="0985F89B" w14:textId="77777777" w:rsidR="00570225" w:rsidRPr="00D87563" w:rsidRDefault="00570225" w:rsidP="00AF6302">
      <w:pPr>
        <w:rPr>
          <w:color w:val="000000"/>
        </w:rPr>
      </w:pPr>
    </w:p>
    <w:p w14:paraId="78100297" w14:textId="2461FF85" w:rsidR="00AF6302" w:rsidRPr="00570225" w:rsidRDefault="00AF6302" w:rsidP="00AF6302">
      <w:pPr>
        <w:rPr>
          <w:i/>
          <w:color w:val="000000"/>
        </w:rPr>
      </w:pPr>
      <w:r w:rsidRPr="00570225">
        <w:rPr>
          <w:i/>
          <w:color w:val="000000"/>
        </w:rPr>
        <w:t>sulfamethoxazole</w:t>
      </w:r>
    </w:p>
    <w:p w14:paraId="5376B144" w14:textId="228BF19E" w:rsidR="00AF6302" w:rsidRPr="00D87563" w:rsidRDefault="00AF6302" w:rsidP="00AF6302">
      <w:r w:rsidRPr="00D87563">
        <w:t xml:space="preserve">Concentration of sulfamethoxazole in nanograms per liter. </w:t>
      </w:r>
    </w:p>
    <w:p w14:paraId="2279FBEC" w14:textId="77777777" w:rsidR="00AF6302" w:rsidRPr="00D87563" w:rsidRDefault="00AF6302" w:rsidP="00AF6302">
      <w:pPr>
        <w:rPr>
          <w:color w:val="000000"/>
        </w:rPr>
      </w:pPr>
    </w:p>
    <w:p w14:paraId="0B7B64F5" w14:textId="47F1CE09" w:rsidR="00AF6302" w:rsidRPr="00D87563" w:rsidRDefault="00AF6302" w:rsidP="00AF6302">
      <w:pPr>
        <w:rPr>
          <w:i/>
          <w:color w:val="000000"/>
        </w:rPr>
      </w:pPr>
      <w:r w:rsidRPr="00D87563">
        <w:rPr>
          <w:i/>
          <w:color w:val="000000"/>
        </w:rPr>
        <w:t>thiabendazole</w:t>
      </w:r>
    </w:p>
    <w:p w14:paraId="0C3EF271" w14:textId="53F5BA71" w:rsidR="00AF6302" w:rsidRPr="00D87563" w:rsidRDefault="00AF6302" w:rsidP="00AF6302">
      <w:r w:rsidRPr="00D87563">
        <w:t xml:space="preserve">Concentration of thiabendazole in nanograms per liter. </w:t>
      </w:r>
    </w:p>
    <w:p w14:paraId="1E6C90CC" w14:textId="77777777" w:rsidR="00AF6302" w:rsidRPr="00D87563" w:rsidRDefault="00AF6302" w:rsidP="00AF6302">
      <w:pPr>
        <w:rPr>
          <w:color w:val="000000"/>
        </w:rPr>
      </w:pPr>
    </w:p>
    <w:p w14:paraId="65E79D9C" w14:textId="6DC0F464" w:rsidR="00AF6302" w:rsidRPr="00D87563" w:rsidRDefault="00AF6302" w:rsidP="00AF6302">
      <w:pPr>
        <w:rPr>
          <w:i/>
          <w:color w:val="000000"/>
        </w:rPr>
      </w:pPr>
      <w:r w:rsidRPr="00D87563">
        <w:rPr>
          <w:i/>
          <w:color w:val="000000"/>
        </w:rPr>
        <w:t>trimethoprim</w:t>
      </w:r>
    </w:p>
    <w:p w14:paraId="7DD0DCF0" w14:textId="2590B0C1" w:rsidR="00AF6302" w:rsidRPr="00D87563" w:rsidRDefault="00AF6302" w:rsidP="00AF6302">
      <w:r w:rsidRPr="00D87563">
        <w:t>Concentration of trimethoprim</w:t>
      </w:r>
      <w:r w:rsidR="009B4DF1" w:rsidRPr="00D87563">
        <w:t xml:space="preserve"> i</w:t>
      </w:r>
      <w:r w:rsidRPr="00D87563">
        <w:t xml:space="preserve">n nanograms per liter. </w:t>
      </w:r>
    </w:p>
    <w:p w14:paraId="66556DB1" w14:textId="77777777" w:rsidR="009B4DF1" w:rsidRPr="00D87563" w:rsidRDefault="009B4DF1" w:rsidP="00AF6302">
      <w:pPr>
        <w:rPr>
          <w:color w:val="000000"/>
        </w:rPr>
      </w:pPr>
    </w:p>
    <w:p w14:paraId="50B8E078" w14:textId="4A6380EA" w:rsidR="00AF6302" w:rsidRPr="00D87563" w:rsidRDefault="00AF6302" w:rsidP="00AF6302">
      <w:pPr>
        <w:rPr>
          <w:i/>
          <w:color w:val="000000"/>
        </w:rPr>
      </w:pPr>
      <w:proofErr w:type="spellStart"/>
      <w:r w:rsidRPr="00D87563">
        <w:rPr>
          <w:i/>
          <w:color w:val="000000"/>
        </w:rPr>
        <w:t>collection_year</w:t>
      </w:r>
      <w:proofErr w:type="spellEnd"/>
    </w:p>
    <w:p w14:paraId="5F883595" w14:textId="735F6AA7" w:rsidR="00AF6302" w:rsidRPr="00D87563" w:rsidRDefault="00AF6302" w:rsidP="00AF6302">
      <w:r w:rsidRPr="00D87563">
        <w:lastRenderedPageBreak/>
        <w:t>Year sample was collected in the field</w:t>
      </w:r>
      <w:r w:rsidR="009B4DF1" w:rsidRPr="00D87563">
        <w:t>.</w:t>
      </w:r>
    </w:p>
    <w:p w14:paraId="48189D82" w14:textId="77777777" w:rsidR="009B4DF1" w:rsidRPr="00D87563" w:rsidRDefault="009B4DF1" w:rsidP="00AF6302"/>
    <w:p w14:paraId="4C9747CF" w14:textId="77777777" w:rsidR="00AF6302" w:rsidRPr="00D87563" w:rsidRDefault="00AF6302" w:rsidP="00AF6302">
      <w:pPr>
        <w:rPr>
          <w:i/>
          <w:color w:val="000000"/>
        </w:rPr>
      </w:pPr>
      <w:proofErr w:type="spellStart"/>
      <w:r w:rsidRPr="00D87563">
        <w:rPr>
          <w:i/>
          <w:color w:val="000000"/>
        </w:rPr>
        <w:t>collection_month</w:t>
      </w:r>
      <w:proofErr w:type="spellEnd"/>
    </w:p>
    <w:p w14:paraId="62AA9F2C" w14:textId="2E8B6E1F" w:rsidR="00AF6302" w:rsidRPr="00D87563" w:rsidRDefault="00AF6302" w:rsidP="00AF6302">
      <w:r w:rsidRPr="00D87563">
        <w:t>Month sample was collected in the field</w:t>
      </w:r>
      <w:r w:rsidR="009B4DF1" w:rsidRPr="00D87563">
        <w:t>.</w:t>
      </w:r>
    </w:p>
    <w:p w14:paraId="7FFD0F6D" w14:textId="77777777" w:rsidR="009B4DF1" w:rsidRPr="00D87563" w:rsidRDefault="009B4DF1" w:rsidP="00AF6302">
      <w:pPr>
        <w:rPr>
          <w:color w:val="000000"/>
        </w:rPr>
      </w:pPr>
    </w:p>
    <w:p w14:paraId="66F17694" w14:textId="48C31B59" w:rsidR="00AF6302" w:rsidRPr="00D87563" w:rsidRDefault="00AF6302" w:rsidP="00AF6302">
      <w:pPr>
        <w:rPr>
          <w:i/>
          <w:color w:val="000000"/>
        </w:rPr>
      </w:pPr>
      <w:proofErr w:type="spellStart"/>
      <w:r w:rsidRPr="00D87563">
        <w:rPr>
          <w:i/>
          <w:color w:val="000000"/>
        </w:rPr>
        <w:t>collection_day</w:t>
      </w:r>
      <w:proofErr w:type="spellEnd"/>
    </w:p>
    <w:p w14:paraId="585EF065" w14:textId="360C7301" w:rsidR="00AF6302" w:rsidRPr="00D87563" w:rsidRDefault="00AF6302" w:rsidP="00AF6302">
      <w:r w:rsidRPr="00D87563">
        <w:t>Day sample was collected in the field</w:t>
      </w:r>
      <w:r w:rsidR="009B4DF1" w:rsidRPr="00D87563">
        <w:t>.</w:t>
      </w:r>
    </w:p>
    <w:p w14:paraId="536024C5" w14:textId="77777777" w:rsidR="009B4DF1" w:rsidRPr="00D87563" w:rsidRDefault="009B4DF1" w:rsidP="00AF6302"/>
    <w:p w14:paraId="251AD2D5" w14:textId="2A45D098" w:rsidR="00AF6302" w:rsidRPr="00D87563" w:rsidRDefault="00AF6302" w:rsidP="00AF6302">
      <w:pPr>
        <w:rPr>
          <w:i/>
          <w:color w:val="000000"/>
        </w:rPr>
      </w:pPr>
      <w:proofErr w:type="spellStart"/>
      <w:r w:rsidRPr="00D87563">
        <w:rPr>
          <w:i/>
          <w:color w:val="000000"/>
        </w:rPr>
        <w:t>analysis_year</w:t>
      </w:r>
      <w:proofErr w:type="spellEnd"/>
    </w:p>
    <w:p w14:paraId="1116ECD4" w14:textId="16A4BBBE" w:rsidR="00AF6302" w:rsidRPr="00D87563" w:rsidRDefault="00AF6302" w:rsidP="00AF6302">
      <w:r w:rsidRPr="00D87563">
        <w:t>Year sample was analyzed</w:t>
      </w:r>
      <w:r w:rsidR="009B4DF1" w:rsidRPr="00D87563">
        <w:t>.</w:t>
      </w:r>
    </w:p>
    <w:p w14:paraId="10A84E96" w14:textId="77777777" w:rsidR="009B4DF1" w:rsidRPr="00D87563" w:rsidRDefault="009B4DF1" w:rsidP="00AF6302"/>
    <w:p w14:paraId="01B3FC08" w14:textId="2A6F7355" w:rsidR="00AF6302" w:rsidRPr="00D87563" w:rsidRDefault="00AF6302" w:rsidP="00AF6302">
      <w:pPr>
        <w:rPr>
          <w:i/>
          <w:color w:val="000000"/>
        </w:rPr>
      </w:pPr>
      <w:proofErr w:type="spellStart"/>
      <w:r w:rsidRPr="00D87563">
        <w:rPr>
          <w:i/>
          <w:color w:val="000000"/>
        </w:rPr>
        <w:t>analysis_month</w:t>
      </w:r>
      <w:proofErr w:type="spellEnd"/>
    </w:p>
    <w:p w14:paraId="70D87A9F" w14:textId="771F873B" w:rsidR="00AF6302" w:rsidRPr="00D87563" w:rsidRDefault="00AF6302" w:rsidP="00AF6302">
      <w:r w:rsidRPr="00D87563">
        <w:t>Month sample was analyzed</w:t>
      </w:r>
      <w:r w:rsidR="009B4DF1" w:rsidRPr="00D87563">
        <w:t>.</w:t>
      </w:r>
    </w:p>
    <w:p w14:paraId="37EF6C6E" w14:textId="77777777" w:rsidR="009B4DF1" w:rsidRPr="00D87563" w:rsidRDefault="009B4DF1" w:rsidP="00AF6302"/>
    <w:p w14:paraId="5F984CDE" w14:textId="23DB87A4" w:rsidR="00AF6302" w:rsidRPr="00D87563" w:rsidRDefault="00AF6302" w:rsidP="00AF6302">
      <w:pPr>
        <w:rPr>
          <w:i/>
          <w:color w:val="000000"/>
        </w:rPr>
      </w:pPr>
      <w:proofErr w:type="spellStart"/>
      <w:r w:rsidRPr="00D87563">
        <w:rPr>
          <w:i/>
          <w:color w:val="000000"/>
        </w:rPr>
        <w:t>analysis_day</w:t>
      </w:r>
      <w:proofErr w:type="spellEnd"/>
    </w:p>
    <w:p w14:paraId="70C9D5FC" w14:textId="386D0D53" w:rsidR="00AF6302" w:rsidRPr="00D87563" w:rsidRDefault="00AF6302" w:rsidP="00AF6302">
      <w:r w:rsidRPr="00D87563">
        <w:t>Day sample was analyzed</w:t>
      </w:r>
      <w:r w:rsidR="009B4DF1" w:rsidRPr="00D87563">
        <w:t>.</w:t>
      </w:r>
    </w:p>
    <w:p w14:paraId="4AA4EFE2" w14:textId="34939CED" w:rsidR="009B4DF1" w:rsidRPr="00D87563" w:rsidRDefault="009B4DF1" w:rsidP="00AF6302"/>
    <w:p w14:paraId="1DF7F230" w14:textId="2A696355" w:rsidR="009B4DF1" w:rsidRPr="00D87563" w:rsidRDefault="009B4DF1" w:rsidP="00AF6302">
      <w:pPr>
        <w:rPr>
          <w:u w:val="single"/>
        </w:rPr>
      </w:pPr>
      <w:r w:rsidRPr="00D87563">
        <w:rPr>
          <w:u w:val="single"/>
        </w:rPr>
        <w:t>stable_isotopes.csv</w:t>
      </w:r>
    </w:p>
    <w:p w14:paraId="398187B3" w14:textId="393FBC96" w:rsidR="009B4DF1" w:rsidRPr="00D87563" w:rsidRDefault="009B4DF1"/>
    <w:p w14:paraId="7B90DF49" w14:textId="09386BE1" w:rsidR="009B4DF1" w:rsidRPr="00D87563" w:rsidRDefault="009B4DF1" w:rsidP="009B4DF1">
      <w:r w:rsidRPr="00D87563">
        <w:t xml:space="preserve">This file contains carbon (δ13C) and nitrogen (δ15N) values for various benthic macroinvertebrate genera, periphyton, and endemic </w:t>
      </w:r>
      <w:proofErr w:type="spellStart"/>
      <w:r w:rsidRPr="00D87563">
        <w:rPr>
          <w:i/>
        </w:rPr>
        <w:t>Drapa</w:t>
      </w:r>
      <w:proofErr w:type="spellEnd"/>
      <w:r w:rsidRPr="00D87563">
        <w:rPr>
          <w:i/>
        </w:rPr>
        <w:t xml:space="preserve"> </w:t>
      </w:r>
      <w:proofErr w:type="spellStart"/>
      <w:r w:rsidRPr="00D87563">
        <w:rPr>
          <w:i/>
        </w:rPr>
        <w:t>spp</w:t>
      </w:r>
      <w:proofErr w:type="spellEnd"/>
      <w:r w:rsidRPr="00D87563">
        <w:t xml:space="preserve"> collected from the 14 littoral sampling locations. </w:t>
      </w:r>
    </w:p>
    <w:p w14:paraId="5D32A92C" w14:textId="77777777" w:rsidR="009B4DF1" w:rsidRPr="00D87563" w:rsidRDefault="009B4DF1"/>
    <w:p w14:paraId="0B9B3A8A" w14:textId="77777777" w:rsidR="009B4DF1" w:rsidRPr="00D87563" w:rsidRDefault="009B4DF1" w:rsidP="009B4DF1">
      <w:r w:rsidRPr="00D87563">
        <w:rPr>
          <w:i/>
        </w:rPr>
        <w:t>site</w:t>
      </w:r>
    </w:p>
    <w:p w14:paraId="5D217AE0" w14:textId="77777777" w:rsidR="009B4DF1" w:rsidRPr="00D87563" w:rsidRDefault="009B4DF1" w:rsidP="009B4DF1">
      <w:r w:rsidRPr="00D87563">
        <w:t xml:space="preserve">Unique alphanumeric identifier for a sampling location. </w:t>
      </w:r>
    </w:p>
    <w:p w14:paraId="039D1EF6" w14:textId="6873CCCC" w:rsidR="009B4DF1" w:rsidRPr="00D87563" w:rsidRDefault="009B4DF1"/>
    <w:p w14:paraId="0433351B" w14:textId="77777777" w:rsidR="009B4DF1" w:rsidRPr="00D87563" w:rsidRDefault="009B4DF1" w:rsidP="006B0CD5">
      <w:pPr>
        <w:rPr>
          <w:i/>
        </w:rPr>
      </w:pPr>
      <w:r w:rsidRPr="00D87563">
        <w:rPr>
          <w:i/>
        </w:rPr>
        <w:t>C13</w:t>
      </w:r>
    </w:p>
    <w:p w14:paraId="3B88FE69" w14:textId="3E31AFB1" w:rsidR="009B4DF1" w:rsidRPr="00D87563" w:rsidRDefault="009B4DF1" w:rsidP="006B0CD5">
      <w:r w:rsidRPr="00D87563">
        <w:t xml:space="preserve">Carbon (δ13C) stable isotope values in parts per thousand. </w:t>
      </w:r>
    </w:p>
    <w:p w14:paraId="129AD870" w14:textId="77777777" w:rsidR="009B4DF1" w:rsidRPr="00D87563" w:rsidRDefault="009B4DF1" w:rsidP="006B0CD5">
      <w:pPr>
        <w:rPr>
          <w:color w:val="000000"/>
        </w:rPr>
      </w:pPr>
    </w:p>
    <w:p w14:paraId="1194E56D" w14:textId="06C01964" w:rsidR="009B4DF1" w:rsidRPr="00D87563" w:rsidRDefault="009B4DF1" w:rsidP="006B0CD5">
      <w:pPr>
        <w:rPr>
          <w:i/>
          <w:color w:val="000000"/>
        </w:rPr>
      </w:pPr>
      <w:r w:rsidRPr="00D87563">
        <w:rPr>
          <w:i/>
          <w:color w:val="000000"/>
        </w:rPr>
        <w:t>N15</w:t>
      </w:r>
    </w:p>
    <w:p w14:paraId="183253ED" w14:textId="3F69ADDC" w:rsidR="009B4DF1" w:rsidRPr="00D87563" w:rsidRDefault="009B4DF1" w:rsidP="006B0CD5">
      <w:r w:rsidRPr="00D87563">
        <w:t xml:space="preserve">Nitrogen (δ15N) stable isotope values in parts per thousand. </w:t>
      </w:r>
    </w:p>
    <w:p w14:paraId="01E27FAD" w14:textId="77777777" w:rsidR="009B4DF1" w:rsidRPr="00D87563" w:rsidRDefault="009B4DF1" w:rsidP="006B0CD5">
      <w:pPr>
        <w:rPr>
          <w:color w:val="000000"/>
        </w:rPr>
      </w:pPr>
    </w:p>
    <w:p w14:paraId="3C52B25F" w14:textId="77777777" w:rsidR="009B4DF1" w:rsidRPr="00D87563" w:rsidRDefault="009B4DF1" w:rsidP="009B4DF1">
      <w:pPr>
        <w:rPr>
          <w:i/>
        </w:rPr>
      </w:pPr>
      <w:r w:rsidRPr="00D87563">
        <w:rPr>
          <w:i/>
        </w:rPr>
        <w:t>Genus</w:t>
      </w:r>
    </w:p>
    <w:p w14:paraId="4B91C2C0" w14:textId="77777777" w:rsidR="009B4DF1" w:rsidRPr="00D87563" w:rsidRDefault="009B4DF1" w:rsidP="009B4DF1">
      <w:r w:rsidRPr="00D87563">
        <w:t xml:space="preserve">Genus of the analyzed organism. </w:t>
      </w:r>
    </w:p>
    <w:p w14:paraId="31E90A3B" w14:textId="77777777" w:rsidR="009B4DF1" w:rsidRPr="00D87563" w:rsidRDefault="009B4DF1" w:rsidP="009B4DF1"/>
    <w:p w14:paraId="543A420A" w14:textId="77777777" w:rsidR="009B4DF1" w:rsidRPr="00D87563" w:rsidRDefault="009B4DF1" w:rsidP="009B4DF1">
      <w:pPr>
        <w:rPr>
          <w:i/>
        </w:rPr>
      </w:pPr>
      <w:r w:rsidRPr="00D87563">
        <w:rPr>
          <w:i/>
        </w:rPr>
        <w:t>Species</w:t>
      </w:r>
    </w:p>
    <w:p w14:paraId="5A0453D8" w14:textId="312A89FD" w:rsidR="009B4DF1" w:rsidRDefault="009B4DF1" w:rsidP="009B4DF1">
      <w:r w:rsidRPr="00D87563">
        <w:t>Species of the analyzed organism. When organism was identified solely to genus, the Species value is NA.</w:t>
      </w:r>
    </w:p>
    <w:p w14:paraId="47FC8561" w14:textId="3D95A53E" w:rsidR="007153E8" w:rsidRDefault="007153E8" w:rsidP="009B4DF1"/>
    <w:p w14:paraId="2AC7CE3A" w14:textId="77777777" w:rsidR="007153E8" w:rsidRDefault="007153E8" w:rsidP="007153E8">
      <w:r>
        <w:rPr>
          <w:i/>
        </w:rPr>
        <w:t>comments</w:t>
      </w:r>
    </w:p>
    <w:p w14:paraId="30F10E8C" w14:textId="50C6286A" w:rsidR="007153E8" w:rsidRPr="007153E8" w:rsidRDefault="007153E8" w:rsidP="009B4DF1">
      <w:r>
        <w:t>Quality flag column where δ</w:t>
      </w:r>
      <w:r>
        <w:rPr>
          <w:vertAlign w:val="superscript"/>
        </w:rPr>
        <w:t>13</w:t>
      </w:r>
      <w:r>
        <w:t>C samples were outside of the range of standards.</w:t>
      </w:r>
    </w:p>
    <w:p w14:paraId="3D849DC1" w14:textId="731179FB" w:rsidR="009B4DF1" w:rsidRPr="00D87563" w:rsidRDefault="009B4DF1"/>
    <w:p w14:paraId="00817D56" w14:textId="3AC42866" w:rsidR="009B4DF1" w:rsidRPr="00D87563" w:rsidRDefault="009B4DF1">
      <w:pPr>
        <w:rPr>
          <w:u w:val="single"/>
        </w:rPr>
      </w:pPr>
      <w:r w:rsidRPr="00D87563">
        <w:rPr>
          <w:u w:val="single"/>
        </w:rPr>
        <w:t>total_lipid.csv</w:t>
      </w:r>
    </w:p>
    <w:p w14:paraId="003C1813" w14:textId="124EABDF" w:rsidR="009B4DF1" w:rsidRPr="00D87563" w:rsidRDefault="009B4DF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lastRenderedPageBreak/>
        <w:t>Genus</w:t>
      </w:r>
    </w:p>
    <w:p w14:paraId="7E154B7F" w14:textId="77777777" w:rsidR="009B4DF1" w:rsidRPr="00D87563" w:rsidRDefault="009B4DF1" w:rsidP="009B4DF1">
      <w:r w:rsidRPr="00D87563">
        <w:t xml:space="preserve">Genus of the analyzed organism. </w:t>
      </w:r>
    </w:p>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proofErr w:type="spellStart"/>
      <w:r w:rsidRPr="00D87563">
        <w:rPr>
          <w:i/>
          <w:color w:val="000000"/>
        </w:rPr>
        <w:t>total_lipid_mg_per_g</w:t>
      </w:r>
      <w:proofErr w:type="spellEnd"/>
    </w:p>
    <w:p w14:paraId="43620C4E" w14:textId="46B6B6A6" w:rsidR="009B4DF1" w:rsidRPr="00D87563" w:rsidRDefault="009B4DF1" w:rsidP="006B0CD5">
      <w:r w:rsidRPr="00D87563">
        <w:t>Total amount of lipids in a sample in milligrams of Lipid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47345DB3" w:rsidR="009B4DF1" w:rsidRDefault="009B4DF1">
      <w:r w:rsidRPr="00D87563">
        <w:t>Samples were weighed three times and deviation in measurement was calculated. All values are reported in milligrams of Lipid per gram of tissue.</w:t>
      </w:r>
    </w:p>
    <w:p w14:paraId="3EFB703F" w14:textId="4F0E0105" w:rsidR="00ED3B19" w:rsidRDefault="00ED3B19"/>
    <w:p w14:paraId="1BCA79BB" w14:textId="77777777" w:rsidR="00ED3B19" w:rsidRDefault="00ED3B19" w:rsidP="00ED3B19">
      <w:r>
        <w:rPr>
          <w:i/>
        </w:rPr>
        <w:t>comments</w:t>
      </w:r>
    </w:p>
    <w:p w14:paraId="41ACC244" w14:textId="1BA5818C" w:rsidR="00ED3B19" w:rsidRPr="00ED3B19" w:rsidRDefault="00ED3B19" w:rsidP="00ED3B19">
      <w:r>
        <w:t xml:space="preserve">Quality flag column. Two samples spilled during fatty acid extraction. These samples are flagged as such. </w:t>
      </w:r>
    </w:p>
    <w:p w14:paraId="6749F860" w14:textId="77777777" w:rsidR="00ED3B19" w:rsidRPr="00D87563" w:rsidRDefault="00ED3B19"/>
    <w:p w14:paraId="1A548CCC" w14:textId="77777777" w:rsidR="009B4DF1" w:rsidRPr="00D87563" w:rsidRDefault="009B4DF1"/>
    <w:p w14:paraId="00000045" w14:textId="77777777" w:rsidR="009956E8" w:rsidRPr="00D87563" w:rsidRDefault="00BC3E51">
      <w:pPr>
        <w:rPr>
          <w:b/>
        </w:rPr>
      </w:pPr>
      <w:commentRangeStart w:id="10"/>
      <w:commentRangeStart w:id="11"/>
      <w:r w:rsidRPr="00D87563">
        <w:rPr>
          <w:b/>
        </w:rPr>
        <w:t>Methods</w:t>
      </w:r>
      <w:commentRangeEnd w:id="10"/>
      <w:r w:rsidR="00164694">
        <w:rPr>
          <w:rStyle w:val="CommentReference"/>
          <w:rFonts w:ascii="Arial" w:eastAsia="Arial" w:hAnsi="Arial" w:cs="Arial"/>
          <w:lang w:val="en"/>
        </w:rPr>
        <w:commentReference w:id="10"/>
      </w:r>
      <w:commentRangeEnd w:id="11"/>
      <w:r w:rsidR="00247471">
        <w:rPr>
          <w:rStyle w:val="CommentReference"/>
          <w:rFonts w:ascii="Arial" w:eastAsia="Arial" w:hAnsi="Arial" w:cs="Arial"/>
          <w:lang w:val="en"/>
        </w:rPr>
        <w:commentReference w:id="11"/>
      </w:r>
    </w:p>
    <w:p w14:paraId="00000048" w14:textId="286F861E" w:rsidR="009956E8" w:rsidRPr="00D87563" w:rsidRDefault="009956E8">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0021B873" w:rsidR="00C34B40" w:rsidRDefault="00C34B40">
      <w:pPr>
        <w:rPr>
          <w:color w:val="4A86E8"/>
        </w:rPr>
      </w:pPr>
    </w:p>
    <w:p w14:paraId="28ADB6FF" w14:textId="2B52165A" w:rsidR="00EE46A1" w:rsidRDefault="00EE46A1">
      <w:pPr>
        <w:rPr>
          <w:color w:val="4A86E8"/>
        </w:rPr>
      </w:pPr>
      <w:r>
        <w:t>We recognized that sewage indicator concentrations at each sampling location may be related to a sampling location’s spatial position relative to both the size and proximity of neighboring developed sites. Therefore, we created the inverse distance weighted (IDW) population metric to compress, into a single metric, information about human population size, density, and location along the shoreline as well as distance between developed sites and sampling locations.</w:t>
      </w:r>
    </w:p>
    <w:p w14:paraId="52AE3485" w14:textId="77777777" w:rsidR="00EE46A1" w:rsidRPr="00D87563" w:rsidRDefault="00EE46A1">
      <w:pPr>
        <w:rPr>
          <w:color w:val="4A86E8"/>
        </w:rPr>
      </w:pPr>
    </w:p>
    <w:p w14:paraId="1AAE1A5A" w14:textId="77777777" w:rsidR="00EE46A1" w:rsidRDefault="00EE46A1" w:rsidP="00EE46A1">
      <w:r>
        <w:t>Our workflow for calculating IDW population required five steps. First, we traced polygons and shorelines from satellite imagery for each developed site in Google Earth. Second, polygon and line geometries were downloaded from Google Earth as a .</w:t>
      </w:r>
      <w:proofErr w:type="spellStart"/>
      <w:r>
        <w:t>kml</w:t>
      </w:r>
      <w:proofErr w:type="spellEnd"/>
      <w:r>
        <w:t xml:space="preserve"> file. Third, the .</w:t>
      </w:r>
      <w:proofErr w:type="spellStart"/>
      <w:r>
        <w:t>kml</w:t>
      </w:r>
      <w:proofErr w:type="spellEnd"/>
      <w:r>
        <w:t xml:space="preserve"> file was imported into the R statistical environment (R Core Team, 2019), where using the sf package (</w:t>
      </w:r>
      <w:proofErr w:type="spellStart"/>
      <w:r>
        <w:t>Pebesma</w:t>
      </w:r>
      <w:proofErr w:type="spellEnd"/>
      <w:r>
        <w:t>, 2018) we calculated shoreline length, polygon area, and centroid location for each developed site. Fourth, we joined point locations of each sampling site with the spatial polygons to calculate the distance from each sampling location to each developed site’s centroid. Fifth, we calculated IDW population for each sampling location, using formula (1).</w:t>
      </w:r>
    </w:p>
    <w:p w14:paraId="2435A745" w14:textId="77777777" w:rsidR="00EE46A1" w:rsidRDefault="00EE46A1" w:rsidP="00EE46A1">
      <w:r>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395ED1DE" w14:textId="6A9EACE7" w:rsidR="00EE46A1" w:rsidRDefault="00EE46A1" w:rsidP="00EE46A1">
      <w:r>
        <w:t xml:space="preserve">where </w:t>
      </w:r>
      <w:r w:rsidRPr="002F1C07">
        <w:rPr>
          <w:i/>
        </w:rPr>
        <w:t>I</w:t>
      </w:r>
      <w:r>
        <w:t xml:space="preserve"> </w:t>
      </w:r>
      <w:proofErr w:type="gramStart"/>
      <w:r>
        <w:t>is</w:t>
      </w:r>
      <w:proofErr w:type="gramEnd"/>
      <w:r>
        <w:t xml:space="preserve"> the IDW population at sampling location</w:t>
      </w:r>
      <w:r w:rsidRPr="002F1C07">
        <w:rPr>
          <w:i/>
        </w:rPr>
        <w:t xml:space="preserve"> j</w:t>
      </w:r>
      <w:r>
        <w:t>,</w:t>
      </w:r>
      <w:r w:rsidRPr="002F1C07">
        <w:rPr>
          <w:i/>
        </w:rPr>
        <w:t xml:space="preserve"> P</w:t>
      </w:r>
      <w:r>
        <w:t xml:space="preserve"> is the population at each of the three developed sites </w:t>
      </w:r>
      <w:proofErr w:type="spellStart"/>
      <w:r>
        <w:t>Listvyanka</w:t>
      </w:r>
      <w:proofErr w:type="spellEnd"/>
      <w:r>
        <w:t xml:space="preserve"> (LI), Bolshie </w:t>
      </w:r>
      <w:proofErr w:type="spellStart"/>
      <w:r>
        <w:t>Koty</w:t>
      </w:r>
      <w:proofErr w:type="spellEnd"/>
      <w:r>
        <w:t xml:space="preserve"> (BK), </w:t>
      </w:r>
      <w:proofErr w:type="spellStart"/>
      <w:r>
        <w:t>Bolshoe</w:t>
      </w:r>
      <w:proofErr w:type="spellEnd"/>
      <w:r>
        <w:t xml:space="preserve"> </w:t>
      </w:r>
      <w:proofErr w:type="spellStart"/>
      <w:r>
        <w:t>Goloustnoe</w:t>
      </w:r>
      <w:proofErr w:type="spellEnd"/>
      <w:r>
        <w:t xml:space="preserve"> (BGO), </w:t>
      </w:r>
      <w:r w:rsidRPr="002F1C07">
        <w:rPr>
          <w:i/>
        </w:rPr>
        <w:t>A</w:t>
      </w:r>
      <w:r>
        <w:t xml:space="preserve"> is the area of a developed site in km</w:t>
      </w:r>
      <w:r>
        <w:rPr>
          <w:vertAlign w:val="superscript"/>
        </w:rPr>
        <w:t>2</w:t>
      </w:r>
      <w:r>
        <w:t xml:space="preserve">, </w:t>
      </w:r>
      <w:r w:rsidRPr="002F1C07">
        <w:rPr>
          <w:i/>
        </w:rPr>
        <w:t xml:space="preserve">L </w:t>
      </w:r>
      <w:r>
        <w:t xml:space="preserve">is the shoreline length at a developed site in km, and </w:t>
      </w:r>
      <w:r w:rsidRPr="002F1C07">
        <w:rPr>
          <w:i/>
        </w:rPr>
        <w:t>D</w:t>
      </w:r>
      <w:r>
        <w:t xml:space="preserve"> is the distance from developed site </w:t>
      </w:r>
      <w:r w:rsidRPr="002F1C07">
        <w:rPr>
          <w:i/>
        </w:rPr>
        <w:t>j</w:t>
      </w:r>
      <w:r>
        <w:t xml:space="preserve"> to each developed site’s centroid in km. </w:t>
      </w:r>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346B7552" w14:textId="77777777" w:rsidR="0077579F" w:rsidRDefault="0077579F" w:rsidP="0077579F">
      <w:r>
        <w:lastRenderedPageBreak/>
        <w:t xml:space="preserve">Water samples for nutrient analyses were collected in 150 mL glass jars that had been washed with phosphate-free soap and rinsed three times with water from the sampling location. Samples were collected in duplicates and immediately frozen at -20°C until processing at the </w:t>
      </w:r>
      <w:proofErr w:type="spellStart"/>
      <w:r w:rsidRPr="002075AA">
        <w:t>A.</w:t>
      </w:r>
      <w:proofErr w:type="gramStart"/>
      <w:r w:rsidRPr="002075AA">
        <w:t>P.Vinogradov</w:t>
      </w:r>
      <w:proofErr w:type="spellEnd"/>
      <w:proofErr w:type="gramEnd"/>
      <w:r w:rsidRPr="002075AA">
        <w:t xml:space="preserve"> Institute of Geochemistry</w:t>
      </w:r>
      <w:r>
        <w:t xml:space="preserve"> (Siberian Branch of the Russian Academy of Sciences, Irkutsk). Samples were not filtered prior to freezing, meaning that nitrogen and ammonium concentrations may potentially include intracellular nitrogen and overestimate nitrogenous forms in the water column. </w:t>
      </w:r>
    </w:p>
    <w:p w14:paraId="1980AB86" w14:textId="77777777" w:rsidR="0077579F" w:rsidRDefault="0077579F" w:rsidP="0077579F"/>
    <w:p w14:paraId="7840FA42" w14:textId="285D2816" w:rsidR="0077579F" w:rsidRDefault="0077579F" w:rsidP="0077579F">
      <w:r>
        <w:t xml:space="preserve">For each water sample, nitrate, ammonium, and total phosphorus concentrations were measured. For ammonium </w:t>
      </w:r>
      <w:r>
        <w:fldChar w:fldCharType="begin"/>
      </w:r>
      <w: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fldChar w:fldCharType="separate"/>
      </w:r>
      <w:r w:rsidRPr="005404FF">
        <w:t>(2016a)</w:t>
      </w:r>
      <w:r>
        <w:fldChar w:fldCharType="end"/>
      </w:r>
      <w:r>
        <w:t xml:space="preserve"> and nitrate </w:t>
      </w:r>
      <w:r>
        <w:fldChar w:fldCharType="begin"/>
      </w:r>
      <w: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fldChar w:fldCharType="separate"/>
      </w:r>
      <w:r w:rsidRPr="005404FF">
        <w:t>(2017)</w:t>
      </w:r>
      <w:r>
        <w:fldChar w:fldCharType="end"/>
      </w:r>
      <w:r>
        <w:t xml:space="preserve"> concentrations, samples were analyzed with a spectrophotometer following the addition of Nessler’s reagent and disulfuric acid respectively. Total phosphorus concentration was measured with a spectrophotometer following the addition of persulfate </w:t>
      </w:r>
      <w:r>
        <w:fldChar w:fldCharType="begin"/>
      </w:r>
      <w: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fldChar w:fldCharType="separate"/>
      </w:r>
      <w:r w:rsidRPr="005404FF">
        <w:t>(2016b)</w:t>
      </w:r>
      <w:r>
        <w:fldChar w:fldCharType="end"/>
      </w:r>
      <w:r>
        <w:t xml:space="preserve">. </w:t>
      </w:r>
    </w:p>
    <w:p w14:paraId="2BD1EF36" w14:textId="77777777" w:rsidR="0077579F" w:rsidRDefault="0077579F" w:rsidP="00012F81">
      <w:pPr>
        <w:rPr>
          <w:i/>
        </w:rPr>
      </w:pPr>
    </w:p>
    <w:p w14:paraId="28CD62B6" w14:textId="1307C309" w:rsidR="00012F81" w:rsidRPr="00D87563" w:rsidRDefault="00012F81" w:rsidP="00012F81">
      <w:r w:rsidRPr="00D87563">
        <w:rPr>
          <w:i/>
        </w:rPr>
        <w:t>Chlorophyll a</w:t>
      </w:r>
    </w:p>
    <w:p w14:paraId="2108986C" w14:textId="61CC1DA1" w:rsidR="00012F81" w:rsidRPr="00D87563" w:rsidRDefault="00012F81" w:rsidP="00012F81"/>
    <w:p w14:paraId="66D4072B" w14:textId="77777777" w:rsidR="0077579F" w:rsidRDefault="0077579F" w:rsidP="0077579F">
      <w:r>
        <w:t xml:space="preserve">Water samples were collected in 1.5 L plastic bottles from a depth of approximately 0.75 m. Within 12 h of collection, three subsamples (up to 150 mL each) were filtered through 25-mm diameter, 0.2 µm pore size nitrocellulose filters. Filters were then placed in a 35 mm petri dish and frozen in the dark until processing. </w:t>
      </w:r>
    </w:p>
    <w:p w14:paraId="6F23F0AF" w14:textId="77777777" w:rsidR="0077579F" w:rsidRDefault="0077579F" w:rsidP="0077579F"/>
    <w:p w14:paraId="3307E91F" w14:textId="5D94FE19" w:rsidR="00C42C3E" w:rsidRDefault="0077579F" w:rsidP="0077579F">
      <w:r>
        <w:t xml:space="preserve">Chlorophyll samples were processed in a manner similar to that of Parson (1963) and Lorenzen (1967). Nitrocellulose filters were ground in 90% acetone, in which chlorophyll extraction was allowed to proceed overnight. Samples were then centrifuged for 15-20 minutes. After centrifugation, absorbance of the chlorophyll extract was measured in a spectrophotometer at 630, 645, 665, and 750 nm. Concentrations were calculated using the formula: </w:t>
      </w:r>
      <m:oMath>
        <m:r>
          <w:rPr>
            <w:rFonts w:ascii="Cambria Math" w:hAnsi="Cambria Math"/>
          </w:rPr>
          <m:t>C = 11.64(</m:t>
        </m:r>
        <m:sSub>
          <m:sSubPr>
            <m:ctrlPr>
              <w:rPr>
                <w:rFonts w:ascii="Cambria Math" w:hAnsi="Cambria Math"/>
              </w:rPr>
            </m:ctrlPr>
          </m:sSubPr>
          <m:e>
            <m:r>
              <w:rPr>
                <w:rFonts w:ascii="Cambria Math" w:hAnsi="Cambria Math"/>
              </w:rPr>
              <m:t>A</m:t>
            </m:r>
          </m:e>
          <m:sub>
            <m:r>
              <w:rPr>
                <w:rFonts w:ascii="Cambria Math" w:hAnsi="Cambria Math"/>
              </w:rPr>
              <m:t>665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- 2.16(</m:t>
        </m:r>
        <m:sSub>
          <m:sSubPr>
            <m:ctrlPr>
              <w:rPr>
                <w:rFonts w:ascii="Cambria Math" w:hAnsi="Cambria Math"/>
              </w:rPr>
            </m:ctrlPr>
          </m:sSubPr>
          <m:e>
            <m:r>
              <w:rPr>
                <w:rFonts w:ascii="Cambria Math" w:hAnsi="Cambria Math"/>
              </w:rPr>
              <m:t>A</m:t>
            </m:r>
          </m:e>
          <m:sub>
            <m:r>
              <w:rPr>
                <w:rFonts w:ascii="Cambria Math" w:hAnsi="Cambria Math"/>
              </w:rPr>
              <m:t>645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- 0.1(</m:t>
        </m:r>
        <m:sSub>
          <m:sSubPr>
            <m:ctrlPr>
              <w:rPr>
                <w:rFonts w:ascii="Cambria Math" w:hAnsi="Cambria Math"/>
              </w:rPr>
            </m:ctrlPr>
          </m:sSubPr>
          <m:e>
            <m:r>
              <w:rPr>
                <w:rFonts w:ascii="Cambria Math" w:hAnsi="Cambria Math"/>
              </w:rPr>
              <m:t>A</m:t>
            </m:r>
          </m:e>
          <m:sub>
            <m:r>
              <w:rPr>
                <w:rFonts w:ascii="Cambria Math" w:hAnsi="Cambria Math"/>
              </w:rPr>
              <m:t>630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 xml:space="preserve">) </m:t>
        </m:r>
      </m:oMath>
      <w:r>
        <w:t>; where A is the absorbance value of a particular wavelength, V</w:t>
      </w:r>
      <w:r>
        <w:rPr>
          <w:vertAlign w:val="subscript"/>
        </w:rPr>
        <w:t>1</w:t>
      </w:r>
      <w:r>
        <w:t xml:space="preserve"> is the volume of the filtered water, and V</w:t>
      </w:r>
      <w:r>
        <w:rPr>
          <w:vertAlign w:val="subscript"/>
        </w:rPr>
        <w:t>2</w:t>
      </w:r>
      <w:r>
        <w:t xml:space="preserve"> is the volume of extract. Concentrations are reported as mg/L.</w:t>
      </w:r>
    </w:p>
    <w:p w14:paraId="37E4FA58" w14:textId="77777777" w:rsidR="0077579F" w:rsidRPr="00D87563" w:rsidRDefault="0077579F" w:rsidP="0077579F"/>
    <w:p w14:paraId="0E1AE697" w14:textId="56A0F4D0" w:rsidR="00012F81" w:rsidRPr="00D87563" w:rsidRDefault="00012F81" w:rsidP="00012F81">
      <w:pPr>
        <w:rPr>
          <w:i/>
        </w:rPr>
      </w:pPr>
      <w:r w:rsidRPr="00D87563">
        <w:rPr>
          <w:i/>
        </w:rPr>
        <w:t>Pharmaceuticals and Personal Care Products (PPCPs)</w:t>
      </w:r>
    </w:p>
    <w:p w14:paraId="77DCB96F" w14:textId="69C2CA69" w:rsidR="00012F81" w:rsidRPr="00D87563" w:rsidRDefault="00012F81" w:rsidP="00012F81">
      <w:pPr>
        <w:rPr>
          <w:i/>
        </w:rPr>
      </w:pPr>
    </w:p>
    <w:p w14:paraId="04DE4A3D" w14:textId="77777777" w:rsidR="0077579F" w:rsidRDefault="0077579F" w:rsidP="0077579F">
      <w:r>
        <w:t xml:space="preserve">Water samples for PPCP analysis were collected in 250 mL amber glass bottles that were rinsed with either methanol or </w:t>
      </w:r>
      <w:r w:rsidRPr="001338EC">
        <w:t xml:space="preserve">acetone </w:t>
      </w:r>
      <w:r w:rsidRPr="00B420AF">
        <w:rPr>
          <w:rStyle w:val="CommentReference"/>
          <w:sz w:val="24"/>
          <w:szCs w:val="24"/>
        </w:rPr>
        <w:t>a</w:t>
      </w:r>
      <w:r w:rsidRPr="001338EC">
        <w:t>nd</w:t>
      </w:r>
      <w:r>
        <w:t xml:space="preserve"> then three times with sample water prior to collections. Following collection, samples were refrigerated and kept in the dark until solid phase extraction (SPE). </w:t>
      </w:r>
    </w:p>
    <w:p w14:paraId="5ED2B1B1" w14:textId="77777777" w:rsidR="0077579F" w:rsidRDefault="0077579F" w:rsidP="0077579F"/>
    <w:p w14:paraId="53F7C198" w14:textId="77777777" w:rsidR="0077579F" w:rsidRDefault="0077579F" w:rsidP="0077579F">
      <w:r>
        <w:t xml:space="preserve">Within 12 h of collection, samples were filtered directly from the amber glass bottle using a single-stream 25-mm GF/F SPE cartridge setup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Cartridges were stored in </w:t>
      </w:r>
      <w:proofErr w:type="spellStart"/>
      <w:r>
        <w:t>Whirlpacks</w:t>
      </w:r>
      <w:proofErr w:type="spellEnd"/>
      <w:r>
        <w:t xml:space="preserve"> at -20°C until analysis for PPCPs following methods of Lee et al. (2016).</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t>Microplastics</w:t>
      </w:r>
    </w:p>
    <w:p w14:paraId="6D7942EA" w14:textId="77777777" w:rsidR="00EE46A1" w:rsidRDefault="00EE46A1" w:rsidP="00012F81"/>
    <w:p w14:paraId="3E2A3645" w14:textId="77777777" w:rsidR="00EE46A1" w:rsidRDefault="00EE46A1" w:rsidP="00EE46A1">
      <w:r>
        <w:lastRenderedPageBreak/>
        <w:t xml:space="preserve">At each location, samples were collected in triplicate using 1.5 L clear plastic bottles that were washed thoroughly with sample water before each collection. Samples were collected by hand for each littoral site and with a metal bucket from aboard the ship for pelagic sites. </w:t>
      </w:r>
    </w:p>
    <w:p w14:paraId="7470D01A" w14:textId="77777777" w:rsidR="00EE46A1" w:rsidRDefault="00EE46A1" w:rsidP="00EE46A1"/>
    <w:p w14:paraId="26EC69E3" w14:textId="77777777" w:rsidR="00EE46A1" w:rsidRDefault="00EE46A1" w:rsidP="00EE46A1">
      <w:r>
        <w:t xml:space="preserve">For processing, each sample was vacuum filtered on to a 47-mm diameter GF/F filter. During filtration, aluminum foil was used to cover the filtration funnel to prevent contamination from airborne microplastic particles. After filtration, filters were dried under vacuum pressure and then stored in 50-mm petri dishes. Following filtration of all three replicates, the filtrate was collected and then re-filtered through a GF/F filter as a control for contamination from the plastic vacuum funnel or potentially airborne microplastics. </w:t>
      </w:r>
    </w:p>
    <w:p w14:paraId="56A6E76E" w14:textId="77777777" w:rsidR="00EE46A1" w:rsidRDefault="00EE46A1" w:rsidP="00EE46A1"/>
    <w:p w14:paraId="74140B5A" w14:textId="25607E97" w:rsidR="00012F81" w:rsidRDefault="00EE46A1" w:rsidP="00EE46A1">
      <w:r>
        <w:t xml:space="preserve">Microplastic counting involved visual inspection of the entire GF/F according to Van </w:t>
      </w:r>
      <w:proofErr w:type="spellStart"/>
      <w:r>
        <w:t>Cauwenberghe</w:t>
      </w:r>
      <w:proofErr w:type="spellEnd"/>
      <w:r>
        <w:t xml:space="preserve"> et al. (2015). Visual enumeration was conducted under a stereo microscope with ~100x magnification, and microplastics were classified into one of three categories: fibers, fragments, or beads. For all categories, plastics were defined as observed objects with apparent artificial colors, </w:t>
      </w:r>
      <w:r w:rsidR="00247471">
        <w:t>to avoid</w:t>
      </w:r>
      <w:r>
        <w:t xml:space="preserve"> enumerat</w:t>
      </w:r>
      <w:r w:rsidR="00247471">
        <w:t>ing</w:t>
      </w:r>
      <w:r>
        <w:t xml:space="preserve"> plastics contributed from the sampling bottle itself. Fibers were defined as smooth, long plastics with consistent diameters. Fragments were defined as plastics with irregularly sharp or jagged edges. Beads were defined as spherical plastics. During enumeration, GF/Fs remained in the petri dish to minimize potential for contamination from the air. </w:t>
      </w:r>
    </w:p>
    <w:p w14:paraId="135B9C3C" w14:textId="77777777" w:rsidR="00EE46A1" w:rsidRPr="00D87563" w:rsidRDefault="00EE46A1" w:rsidP="00EE46A1"/>
    <w:p w14:paraId="073D1671" w14:textId="59DAAF49" w:rsidR="00012F81" w:rsidRPr="00D87563" w:rsidRDefault="00012F81" w:rsidP="00012F81">
      <w:r w:rsidRPr="00D87563">
        <w:rPr>
          <w:i/>
        </w:rPr>
        <w:t>Periphyton abundance</w:t>
      </w:r>
    </w:p>
    <w:p w14:paraId="3583566E" w14:textId="0A978019" w:rsidR="00012F81" w:rsidRPr="00D87563" w:rsidRDefault="00012F81" w:rsidP="00012F81"/>
    <w:p w14:paraId="0BE32F36" w14:textId="77777777" w:rsidR="00C42C3E" w:rsidRDefault="00C42C3E" w:rsidP="00C42C3E">
      <w:r>
        <w:t>At each littoral site, we haphazardly selected three rocks representative of local substrate. A plastic stencil was used to define a surface area of each rock from which we scraped a standardized 14.5 cm</w:t>
      </w:r>
      <w:r>
        <w:rPr>
          <w:vertAlign w:val="superscript"/>
        </w:rPr>
        <w:t>2</w:t>
      </w:r>
      <w:r>
        <w:t xml:space="preserve"> patch of periphyton. Samples were preserved with </w:t>
      </w:r>
      <w:proofErr w:type="spellStart"/>
      <w:r>
        <w:t>Lugol’s</w:t>
      </w:r>
      <w:proofErr w:type="spellEnd"/>
      <w:r>
        <w:t xml:space="preserve"> solution and stored in plastic scintillation vials. Additional periphyton was collected in composite from each site for fatty acid and stable isotope analysis. </w:t>
      </w:r>
    </w:p>
    <w:p w14:paraId="2596D5B4" w14:textId="77777777" w:rsidR="00C42C3E" w:rsidRDefault="00C42C3E" w:rsidP="00C42C3E"/>
    <w:p w14:paraId="26911EE1" w14:textId="77777777" w:rsidR="00C42C3E" w:rsidRDefault="00C42C3E" w:rsidP="00C42C3E">
      <w:r>
        <w:t xml:space="preserve">Periphyton taxonomic identification and enumeration was performed by subsampling 10 </w:t>
      </w:r>
      <w:proofErr w:type="spellStart"/>
      <w:r>
        <w:t>μL</w:t>
      </w:r>
      <w:proofErr w:type="spellEnd"/>
      <w:r>
        <w:t xml:space="preserve"> aliquots from each preserved sample. Cells, filaments, and colonies were counted for each taxonomic group until at least 300 cells were identified. For all 10 </w:t>
      </w:r>
      <w:proofErr w:type="spellStart"/>
      <w:r>
        <w:t>μL</w:t>
      </w:r>
      <w:proofErr w:type="spellEnd"/>
      <w:r>
        <w:t xml:space="preserve"> aliquots, the entire subsample was counted, even if 300 cells were counted prior to completing the aliquot. Taxa were classified into broad categories consistent with Baikal algal taxonomy (</w:t>
      </w:r>
      <w:proofErr w:type="spellStart"/>
      <w:r>
        <w:t>Izhboldina</w:t>
      </w:r>
      <w:proofErr w:type="spellEnd"/>
      <w:r>
        <w:t xml:space="preserve">, 2007), using coarse groupings to capture general patterns in relative algal abundance. As a result, algal groups consisted of diatoms, </w:t>
      </w:r>
      <w:proofErr w:type="spellStart"/>
      <w:r w:rsidRPr="009F0747">
        <w:rPr>
          <w:i/>
        </w:rPr>
        <w:t>Ulothrix</w:t>
      </w:r>
      <w:proofErr w:type="spellEnd"/>
      <w:r>
        <w:t xml:space="preserve">, </w:t>
      </w:r>
      <w:r w:rsidRPr="00AC75E6">
        <w:rPr>
          <w:i/>
        </w:rPr>
        <w:t>Spirogyra</w:t>
      </w:r>
      <w:r w:rsidRPr="007D3AD5">
        <w:t>,</w:t>
      </w:r>
      <w:r>
        <w:rPr>
          <w:i/>
        </w:rPr>
        <w:t xml:space="preserve"> </w:t>
      </w:r>
      <w:r>
        <w:t xml:space="preserve">and the green algal Order </w:t>
      </w:r>
      <w:proofErr w:type="spellStart"/>
      <w:r>
        <w:t>Tetrasporales</w:t>
      </w:r>
      <w:proofErr w:type="spellEnd"/>
      <w:r>
        <w:t>.</w:t>
      </w:r>
    </w:p>
    <w:p w14:paraId="7119F328" w14:textId="084505A8" w:rsidR="00012F81" w:rsidRPr="00D87563" w:rsidRDefault="00012F81" w:rsidP="00012F81"/>
    <w:p w14:paraId="5AF6BFBE" w14:textId="0AE15169" w:rsidR="00012F81" w:rsidRPr="00D87563" w:rsidRDefault="00012F81" w:rsidP="00012F81">
      <w:pPr>
        <w:rPr>
          <w:i/>
        </w:rPr>
      </w:pPr>
      <w:r w:rsidRPr="00D87563">
        <w:rPr>
          <w:i/>
        </w:rPr>
        <w:t>Benthic macroinvertebrate abundance</w:t>
      </w:r>
    </w:p>
    <w:p w14:paraId="38CC9F98" w14:textId="77777777" w:rsidR="00012F81" w:rsidRPr="00D87563" w:rsidRDefault="00012F81" w:rsidP="00012F81">
      <w:pPr>
        <w:rPr>
          <w:i/>
        </w:rPr>
      </w:pPr>
    </w:p>
    <w:p w14:paraId="48512300" w14:textId="5CC96EDB" w:rsidR="00012F81"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the catch was rinsed into a plastic bucket. For each replicate, bucket contents were concentrated using a 64 </w:t>
      </w:r>
      <w:proofErr w:type="spellStart"/>
      <w:r w:rsidRPr="00D87563">
        <w:t>μm</w:t>
      </w:r>
      <w:proofErr w:type="spellEnd"/>
      <w:r w:rsidRPr="00D87563">
        <w:t xml:space="preserve"> mesh and placed in glass jars with 40% ethanol (vodka; the only preservative available to us at the time) for preservation and refrigerated at 4°C aboard the research vessel. The 40% ethanol preservative was replaced with ~80% ethanol upon return to the lab within 24 to 48 hours, and samples were stored at ~4°C.</w:t>
      </w:r>
      <w:r w:rsidR="00B8620B" w:rsidRPr="00D87563">
        <w:t xml:space="preserve"> </w:t>
      </w:r>
    </w:p>
    <w:p w14:paraId="622A22B3" w14:textId="05821F86" w:rsidR="00EE46A1" w:rsidRDefault="00EE46A1" w:rsidP="00C34B40"/>
    <w:p w14:paraId="561DED35" w14:textId="77777777" w:rsidR="00EE46A1" w:rsidRDefault="00EE46A1" w:rsidP="00EE46A1">
      <w:r>
        <w:t>Invertebrate taxonomic identification and enumeration were performed under a stereo microscope. All invertebrates were identified to species with the exception of juveniles (</w:t>
      </w:r>
      <w:proofErr w:type="spellStart"/>
      <w:r>
        <w:t>Taakhteev</w:t>
      </w:r>
      <w:proofErr w:type="spellEnd"/>
      <w:r>
        <w:t xml:space="preserve">, 2015 for amphipods; </w:t>
      </w:r>
      <w:proofErr w:type="spellStart"/>
      <w:r>
        <w:t>Sitnikova</w:t>
      </w:r>
      <w:proofErr w:type="spellEnd"/>
      <w:r>
        <w:t xml:space="preserve">, 2012 for </w:t>
      </w:r>
      <w:proofErr w:type="spellStart"/>
      <w:r>
        <w:t>molluscs</w:t>
      </w:r>
      <w:proofErr w:type="spellEnd"/>
      <w:r>
        <w:t xml:space="preserve">; Table 2). All samples contained oligochaetes and </w:t>
      </w:r>
      <w:proofErr w:type="spellStart"/>
      <w:r>
        <w:t>polychaetes</w:t>
      </w:r>
      <w:proofErr w:type="spellEnd"/>
      <w:r>
        <w:t xml:space="preserve">, but due to poor preservation, these taxa were not counted. Six samples of the 42 collected were not well-preserved and were excluded from further analyses, in order to reduce errors in identification. </w:t>
      </w:r>
      <w:bookmarkStart w:id="12" w:name="_Hlk53404768"/>
      <w:r>
        <w:t xml:space="preserve">KD-1 and LI-1 </w:t>
      </w:r>
      <w:bookmarkEnd w:id="12"/>
      <w:r>
        <w:t xml:space="preserve">were the only sites with 1 sample counted. </w:t>
      </w:r>
      <w:bookmarkStart w:id="13" w:name="_Hlk53404812"/>
      <w:r>
        <w:t xml:space="preserve">BK-2 and KD-2 </w:t>
      </w:r>
      <w:bookmarkEnd w:id="13"/>
      <w:r>
        <w:t xml:space="preserve">each had two samples counted. </w:t>
      </w:r>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3443AFE0" w14:textId="23BEE9FC" w:rsidR="00EE46A1" w:rsidRDefault="00EE46A1" w:rsidP="00B8620B">
      <w:pPr>
        <w:rPr>
          <w:color w:val="4A86E8"/>
        </w:rPr>
      </w:pPr>
    </w:p>
    <w:p w14:paraId="583E1294" w14:textId="6C260458" w:rsidR="00EE46A1" w:rsidRDefault="00EE46A1" w:rsidP="00EE46A1">
      <w:pPr>
        <w:rPr>
          <w:color w:val="212121"/>
          <w:highlight w:val="white"/>
        </w:rPr>
      </w:pPr>
      <w:r>
        <w:rPr>
          <w:color w:val="212121"/>
          <w:highlight w:val="white"/>
        </w:rPr>
        <w:t>Measurements of δ</w:t>
      </w:r>
      <w:r w:rsidRPr="00B420AF">
        <w:rPr>
          <w:color w:val="212121"/>
          <w:highlight w:val="white"/>
          <w:vertAlign w:val="superscript"/>
        </w:rPr>
        <w:t>15</w:t>
      </w:r>
      <w:r>
        <w:rPr>
          <w:color w:val="212121"/>
          <w:highlight w:val="white"/>
        </w:rPr>
        <w:t>N and δ</w:t>
      </w:r>
      <w:r w:rsidRPr="00B420AF">
        <w:rPr>
          <w:color w:val="212121"/>
          <w:highlight w:val="white"/>
          <w:vertAlign w:val="superscript"/>
        </w:rPr>
        <w:t>13</w:t>
      </w:r>
      <w:r>
        <w:rPr>
          <w:color w:val="212121"/>
          <w:highlight w:val="white"/>
        </w:rPr>
        <w:t xml:space="preserve">C were performed on an elemental analyzer-isotope ratio mass spectrometer (EA-IRMS; Finnigan </w:t>
      </w:r>
      <w:proofErr w:type="spellStart"/>
      <w:r>
        <w:rPr>
          <w:color w:val="212121"/>
          <w:highlight w:val="white"/>
        </w:rPr>
        <w:t>DELTAplus</w:t>
      </w:r>
      <w:proofErr w:type="spellEnd"/>
      <w:r>
        <w:rPr>
          <w:color w:val="212121"/>
          <w:highlight w:val="white"/>
        </w:rPr>
        <w:t xml:space="preserve"> XP, Thermo Scientific) at the Large Lakes Observatory, University of Minnesota Duluth. </w:t>
      </w:r>
    </w:p>
    <w:p w14:paraId="60C5360C" w14:textId="53C31E1C" w:rsidR="00B8620B" w:rsidRPr="00D87563" w:rsidRDefault="00B8620B" w:rsidP="00B8620B"/>
    <w:p w14:paraId="600B3E8A" w14:textId="0732F055" w:rsidR="00B8620B" w:rsidRPr="005842AF" w:rsidRDefault="00B8620B" w:rsidP="00C34B40">
      <w:r w:rsidRPr="00D87563">
        <w:rPr>
          <w:i/>
        </w:rPr>
        <w:t>Fatty Acid Analysis</w:t>
      </w:r>
    </w:p>
    <w:p w14:paraId="4457821D" w14:textId="77777777" w:rsidR="005842AF" w:rsidRDefault="005842AF" w:rsidP="005842AF"/>
    <w:p w14:paraId="6C277C2F" w14:textId="77777777" w:rsidR="005842AF" w:rsidRDefault="005842AF" w:rsidP="005842AF">
      <w:r>
        <w:t xml:space="preserve">Following freeze-drying, samples were transferred to 10 mL glass centrifuge vials, and 2 mL of 100% chloroform was added to each under nitrogen gas. Samples were allowed to sit in chloroform overnight at -80°C. Fatty acid extractions generally involved three phases: (1) 100% chloroform extraction, (2) chloroform-methanol extraction, and (3) fatty acid methylation. Fatty acid extraction methods were adapted from Schram et al. (2018). </w:t>
      </w:r>
    </w:p>
    <w:p w14:paraId="41D3F542" w14:textId="77777777" w:rsidR="005842AF" w:rsidRDefault="005842AF" w:rsidP="005842AF"/>
    <w:p w14:paraId="7B74CB40" w14:textId="77777777" w:rsidR="005842AF" w:rsidRDefault="005842AF" w:rsidP="005842AF">
      <w:r>
        <w:t xml:space="preserve">After overnight chloroform extraction, samples underwent a chloroform-methanol extraction three times. To each sample, we added 1 mL cooled 100% methanol, 1 mL </w:t>
      </w:r>
      <w:proofErr w:type="spellStart"/>
      <w:proofErr w:type="gramStart"/>
      <w:r>
        <w:t>chloroform:methanol</w:t>
      </w:r>
      <w:proofErr w:type="spellEnd"/>
      <w:proofErr w:type="gramEnd"/>
      <w: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 </w:t>
      </w:r>
    </w:p>
    <w:p w14:paraId="4AA65421" w14:textId="77777777" w:rsidR="005842AF" w:rsidRDefault="005842AF" w:rsidP="005842AF"/>
    <w:p w14:paraId="0461328D" w14:textId="19EF7AF7" w:rsidR="00C34B40" w:rsidRDefault="005842AF" w:rsidP="005842AF">
      <w:r>
        <w:t xml:space="preserve">Once resuspended in chloroform, 1 mL of chloroform extract was transferred to a glass centrifuge tube with a glass syringe as well as an internal standard of 4 </w:t>
      </w:r>
      <w:proofErr w:type="spellStart"/>
      <w:r>
        <w:t>μL</w:t>
      </w:r>
      <w:proofErr w:type="spellEnd"/>
      <w:r>
        <w:t xml:space="preserve"> of 19-carbon fatty acid. Samples were then evaporated under nitrogen, and then 1 mL of toluene and 2 mL of 1% sulfuric acid-methanol was added.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w:t>
      </w:r>
      <w:r w:rsidRPr="00446481">
        <w:t>Shimadzu QP2020</w:t>
      </w:r>
      <w:r>
        <w:t xml:space="preserve"> GC/MS following Schram et al. (2018).</w:t>
      </w:r>
    </w:p>
    <w:p w14:paraId="134D144C" w14:textId="77777777" w:rsidR="005842AF" w:rsidRPr="00D87563" w:rsidRDefault="005842AF" w:rsidP="005842AF"/>
    <w:p w14:paraId="00000049" w14:textId="77777777"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3159AF0" w:rsidR="00F84029" w:rsidRPr="00D87563" w:rsidRDefault="004C051D">
      <w:r>
        <w:lastRenderedPageBreak/>
        <w:t>The SIBER</w:t>
      </w:r>
      <w:r w:rsidR="00F84029" w:rsidRPr="00D87563">
        <w:t xml:space="preserve"> 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698372AE"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w:t>
      </w:r>
      <w:proofErr w:type="spellStart"/>
      <w:r w:rsidRPr="00D87563">
        <w:t>Taakhteev</w:t>
      </w:r>
      <w:proofErr w:type="spellEnd"/>
      <w:r w:rsidRPr="00D87563">
        <w:t xml:space="preserve"> &amp; </w:t>
      </w:r>
      <w:proofErr w:type="spellStart"/>
      <w:r w:rsidRPr="00D87563">
        <w:t>Didorenko</w:t>
      </w:r>
      <w:proofErr w:type="spellEnd"/>
      <w:r w:rsidRPr="00D87563">
        <w:t xml:space="preserve"> (2015). Mollusks were identified according to </w:t>
      </w:r>
      <w:proofErr w:type="spellStart"/>
      <w:r w:rsidRPr="00D87563">
        <w:t>Sitnikova</w:t>
      </w:r>
      <w:proofErr w:type="spellEnd"/>
      <w:r w:rsidRPr="00D87563">
        <w:t xml:space="preserve"> (2012). Algal taxa were identified according to </w:t>
      </w:r>
      <w:proofErr w:type="spellStart"/>
      <w:r w:rsidRPr="00D87563">
        <w:t>Izhboldina</w:t>
      </w:r>
      <w:proofErr w:type="spellEnd"/>
      <w:r w:rsidRPr="00D87563">
        <w:t xml:space="preserve"> (2007). </w:t>
      </w:r>
      <w:r w:rsidR="004B0121" w:rsidRPr="00D87563">
        <w:t>For consistency, all taxa were identified by one person (Michael F. Meyer)</w:t>
      </w:r>
      <w:r w:rsidR="004C051D">
        <w:t xml:space="preserve">, who was trained by experts in Baikal </w:t>
      </w:r>
      <w:r w:rsidR="0077579F">
        <w:t xml:space="preserve">algal and </w:t>
      </w:r>
      <w:r w:rsidR="0066218C">
        <w:t xml:space="preserve">macroinvertebrate </w:t>
      </w:r>
      <w:r w:rsidR="004C051D">
        <w:t>taxonomy</w:t>
      </w:r>
      <w:r w:rsidR="004B0121" w:rsidRPr="00D87563">
        <w:t xml:space="preserve">. </w:t>
      </w:r>
    </w:p>
    <w:p w14:paraId="697030BF" w14:textId="100B046E" w:rsidR="00F84029" w:rsidRPr="00D87563" w:rsidRDefault="00F84029"/>
    <w:p w14:paraId="11B598CD" w14:textId="5BD881E8" w:rsidR="00F84029" w:rsidRPr="00D87563" w:rsidRDefault="00F84029">
      <w:pPr>
        <w:rPr>
          <w:color w:val="212121"/>
        </w:rPr>
      </w:pPr>
      <w:r w:rsidRPr="00D87563">
        <w:t xml:space="preserve">For analytical validation, </w:t>
      </w:r>
      <w:r w:rsidR="00322753" w:rsidRPr="00D87563">
        <w:t xml:space="preserve">internal standards were used for all mass-spectroscopy analyses. PPCPs analyses </w:t>
      </w:r>
      <w:r w:rsidR="004C051D">
        <w:t>involved</w:t>
      </w:r>
      <w:r w:rsidR="00322753" w:rsidRPr="00D87563">
        <w:t xml:space="preserve"> an internal nicotinamide standard to assess yield.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 xml:space="preserve">Replicate analyses of external standards showed a mean standard deviation of 0.06 ‰ and 0.09 ‰, for δ13C and δ15N, respectively. Finally, fatty acid estimations used </w:t>
      </w:r>
      <w:proofErr w:type="spellStart"/>
      <w:proofErr w:type="gramStart"/>
      <w:r w:rsidR="00322753" w:rsidRPr="00D87563">
        <w:rPr>
          <w:color w:val="212121"/>
        </w:rPr>
        <w:t>a</w:t>
      </w:r>
      <w:proofErr w:type="spellEnd"/>
      <w:proofErr w:type="gramEnd"/>
      <w:r w:rsidR="00322753" w:rsidRPr="00D87563">
        <w:rPr>
          <w:color w:val="212121"/>
        </w:rPr>
        <w:t xml:space="preserve">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01E52580" w:rsidR="00322753" w:rsidRPr="00D87563" w:rsidRDefault="00322753">
      <w:r w:rsidRPr="00D87563">
        <w:rPr>
          <w:color w:val="212121"/>
        </w:rPr>
        <w:t>For data reproducibility, we systematically reviewed all R code to format and aggregate source data.</w:t>
      </w:r>
      <w:r w:rsidR="00453730" w:rsidRPr="00D87563">
        <w:rPr>
          <w:color w:val="212121"/>
        </w:rPr>
        <w:t xml:space="preserve"> A</w:t>
      </w:r>
      <w:r w:rsidR="004C051D">
        <w:rPr>
          <w:color w:val="212121"/>
        </w:rPr>
        <w:t xml:space="preserve">n initial </w:t>
      </w:r>
      <w:r w:rsidR="00453730" w:rsidRPr="00D87563">
        <w:rPr>
          <w:color w:val="212121"/>
        </w:rPr>
        <w:t>c</w:t>
      </w:r>
      <w:r w:rsidRPr="00D87563">
        <w:rPr>
          <w:color w:val="212121"/>
        </w:rPr>
        <w:t xml:space="preserve">leaning script </w:t>
      </w:r>
      <w:r w:rsidR="00453730" w:rsidRPr="00D87563">
        <w:rPr>
          <w:color w:val="212121"/>
        </w:rPr>
        <w:t>(00_disaggregated_data_</w:t>
      </w:r>
      <w:proofErr w:type="gramStart"/>
      <w:r w:rsidR="00453730" w:rsidRPr="00D87563">
        <w:rPr>
          <w:color w:val="212121"/>
        </w:rPr>
        <w:t>cleaning.R</w:t>
      </w:r>
      <w:proofErr w:type="gramEnd"/>
      <w:r w:rsidR="00453730" w:rsidRPr="00D87563">
        <w:rPr>
          <w:color w:val="212121"/>
        </w:rPr>
        <w:t>)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.csv files detailed above</w:t>
      </w:r>
      <w:r w:rsidR="00453730" w:rsidRPr="00D87563">
        <w:rPr>
          <w:color w:val="212121"/>
        </w:rPr>
        <w:t xml:space="preserve">, which are available on the EDI repository. Raw data files are available on the project’s Open Science Framework page (DOI) but are not included in the EDI repository to prevent confusion or incorrect usage. Data hosted on EDI are at the replicate-level but can be aggregated to the sampling-site-level using script 01_data_cleaning.R. In addition to aggregation scripts, five R scripts used for analyses in Meyer et al. (20XX) are also available on the EDI repository within the compressed entity “scripts.tar.gz”. </w:t>
      </w:r>
      <w:r w:rsidR="003B3400" w:rsidRPr="00D87563">
        <w:rPr>
          <w:color w:val="212121"/>
        </w:rPr>
        <w:t>All R code for data aggregation was written by one person (Michael F. Meyer) and then independently review by two others (Matthew R. Brousil</w:t>
      </w:r>
      <w:r w:rsidR="00C316F5">
        <w:rPr>
          <w:color w:val="212121"/>
        </w:rPr>
        <w:t xml:space="preserve"> and Kara H. Woo</w:t>
      </w:r>
      <w:r w:rsidR="003B3400" w:rsidRPr="00D87563">
        <w:rPr>
          <w:color w:val="212121"/>
        </w:rPr>
        <w:t>) to confirm that code performed as intended, was well documented, and annotations were complete.</w:t>
      </w:r>
    </w:p>
    <w:p w14:paraId="7FC65CD1" w14:textId="77777777" w:rsidR="00F84029" w:rsidRPr="00D87563" w:rsidRDefault="00F84029"/>
    <w:p w14:paraId="0000004C" w14:textId="77777777" w:rsidR="009956E8" w:rsidRPr="00D87563" w:rsidRDefault="00BC3E51">
      <w:pPr>
        <w:rPr>
          <w:b/>
        </w:rPr>
      </w:pPr>
      <w:r w:rsidRPr="00D87563">
        <w:rPr>
          <w:b/>
        </w:rPr>
        <w:t>Data Use and Recommendations for Reuse</w:t>
      </w:r>
    </w:p>
    <w:p w14:paraId="0F5C6616" w14:textId="0D93E88A" w:rsidR="00EB2152" w:rsidRPr="00D87563" w:rsidRDefault="00EB2152">
      <w:pPr>
        <w:rPr>
          <w:color w:val="4A86E8"/>
        </w:rPr>
      </w:pPr>
    </w:p>
    <w:p w14:paraId="7E4C9F44" w14:textId="119D2ADB" w:rsidR="0067747D" w:rsidRPr="00D87563" w:rsidRDefault="00097E8E">
      <w:r w:rsidRPr="00D87563">
        <w:t xml:space="preserve">The SIBER dataset can be applied to a suite of research questions pertaining to ecological responses to human disturbance. We highlight </w:t>
      </w:r>
      <w:r w:rsidR="008A03F1" w:rsidRPr="00D87563">
        <w:t>two</w:t>
      </w:r>
      <w:r w:rsidRPr="00D87563">
        <w:t xml:space="preserve"> main areas for immediate application. </w:t>
      </w:r>
    </w:p>
    <w:p w14:paraId="2B017136" w14:textId="7160F22A" w:rsidR="00097E8E" w:rsidRPr="00D87563" w:rsidRDefault="00097E8E"/>
    <w:p w14:paraId="2F373563" w14:textId="4EDC4D48" w:rsidR="00097E8E" w:rsidRPr="00D87563" w:rsidRDefault="00097E8E">
      <w:r w:rsidRPr="00D87563">
        <w:t xml:space="preserve">First, SIBER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algae</w:t>
      </w:r>
      <w:r w:rsidR="00F938EC" w:rsidRPr="00D87563">
        <w:t>, especially near larger lakeside developments</w:t>
      </w:r>
      <w:r w:rsidR="00164694">
        <w:t xml:space="preserve"> </w:t>
      </w:r>
      <w:r w:rsidR="00164694">
        <w:fldChar w:fldCharType="begin"/>
      </w:r>
      <w:r w:rsidR="00164694">
        <w:instrText xml:space="preserve"> ADDIN ZOTERO_ITEM CSL_CITATION {"citationID":"jlXfutLE","properties":{"formattedCitation":"(Kravtsova et al. 2014; Timoshkin et al. 2016, 2018; Volkova et al. 2018)","plainCitation":"(Kravtsova et al. 2014; Timoshkin et al. 2016, 2018;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(Kravtsova et al. 2014; Timoshkin et al. 2016, 2018; Volkova et al. 2018)</w:t>
      </w:r>
      <w:r w:rsidR="00164694">
        <w:fldChar w:fldCharType="end"/>
      </w:r>
      <w:r w:rsidR="00F938EC" w:rsidRPr="00D87563">
        <w:t xml:space="preserve">. Recent benthic algal surveys throughout Baikal’s entirety have suggested that cosmopolitan filamentous algae, such as </w:t>
      </w:r>
      <w:r w:rsidR="00F938EC" w:rsidRPr="00D87563">
        <w:rPr>
          <w:i/>
        </w:rPr>
        <w:t>Spirogyra spp.</w:t>
      </w:r>
      <w:r w:rsidR="00F938EC" w:rsidRPr="00D87563">
        <w:t>, tend to be more abundant near larger lakeside developments</w:t>
      </w:r>
      <w:r w:rsidR="00164694">
        <w:t xml:space="preserve"> </w:t>
      </w:r>
      <w:r w:rsidR="00164694">
        <w:fldChar w:fldCharType="begin"/>
      </w:r>
      <w:r w:rsidR="00164694">
        <w:instrText xml:space="preserve"> ADDIN ZOTERO_ITEM CSL_CITATION {"citationID":"G78dKoZr","properties":{"formattedCitation":"(Timoshkin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(Timoshkin et al. 2016; Volkova et al. 2018)</w:t>
      </w:r>
      <w:r w:rsidR="00164694">
        <w:fldChar w:fldCharType="end"/>
      </w:r>
      <w:r w:rsidR="00F938EC" w:rsidRPr="00D87563">
        <w:t xml:space="preserve">. </w:t>
      </w:r>
      <w:r w:rsidR="000F33B3" w:rsidRPr="00D87563">
        <w:t xml:space="preserve">For example, </w:t>
      </w:r>
      <w:proofErr w:type="spellStart"/>
      <w:r w:rsidR="000F33B3" w:rsidRPr="00D87563">
        <w:t>Listvyanka</w:t>
      </w:r>
      <w:proofErr w:type="spellEnd"/>
      <w:r w:rsidR="000F33B3" w:rsidRPr="00D87563">
        <w:t xml:space="preserve"> is a small town located at the </w:t>
      </w:r>
      <w:r w:rsidR="00164694">
        <w:t>beginning</w:t>
      </w:r>
      <w:r w:rsidR="000F33B3" w:rsidRPr="00D87563">
        <w:t xml:space="preserve"> of the Angara River, Baikal’s only outflow. While </w:t>
      </w:r>
      <w:proofErr w:type="spellStart"/>
      <w:r w:rsidR="000F33B3" w:rsidRPr="00D87563">
        <w:t>Listvyanka’s</w:t>
      </w:r>
      <w:proofErr w:type="spellEnd"/>
      <w:r w:rsidR="000F33B3" w:rsidRPr="00D87563">
        <w:t xml:space="preserve"> permanent population is approximately 2,000 persons, the town is a growing tourism hub, which hosts over 1.2 million tourists per year. Surveys conducted near </w:t>
      </w:r>
      <w:proofErr w:type="spellStart"/>
      <w:r w:rsidR="000F33B3" w:rsidRPr="00D87563">
        <w:t>Listvyanka</w:t>
      </w:r>
      <w:proofErr w:type="spellEnd"/>
      <w:r w:rsidR="000F33B3" w:rsidRPr="00D87563">
        <w:t xml:space="preserve"> have suggested increased </w:t>
      </w:r>
      <w:r w:rsidR="000F33B3" w:rsidRPr="00D87563">
        <w:rPr>
          <w:i/>
        </w:rPr>
        <w:t>Spirogyra spp.</w:t>
      </w:r>
      <w:r w:rsidR="000F33B3" w:rsidRPr="00D87563">
        <w:t xml:space="preserve"> abundance is associated with wastewater release</w:t>
      </w:r>
      <w:r w:rsidR="00164694">
        <w:t xml:space="preserve"> </w:t>
      </w:r>
      <w:r w:rsidR="00164694">
        <w:fldChar w:fldCharType="begin"/>
      </w:r>
      <w:r w:rsidR="00164694">
        <w:instrText xml:space="preserve"> ADDIN ZOTERO_ITEM CSL_CITATION {"citationID":"JrLsggtb","properties":{"formattedCitation":"(Timoshkin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164694">
        <w:fldChar w:fldCharType="separate"/>
      </w:r>
      <w:r w:rsidR="00164694" w:rsidRPr="00164694">
        <w:t>(Timoshkin et al. 2016)</w:t>
      </w:r>
      <w:r w:rsidR="00164694">
        <w:fldChar w:fldCharType="end"/>
      </w:r>
      <w:r w:rsidR="000F33B3" w:rsidRPr="00D87563">
        <w:t xml:space="preserve">. Although wastewater inputs are likely low and are diluted to </w:t>
      </w:r>
      <w:r w:rsidR="000F33B3" w:rsidRPr="00D87563">
        <w:lastRenderedPageBreak/>
        <w:t xml:space="preserve">negligible concentrations offshore, combining monitoring efforts across spatial and temporal scales are necessary to evaluate the spatial and temporal extent </w:t>
      </w:r>
      <w:r w:rsidR="00731556" w:rsidRPr="00D87563">
        <w:t>of wastewater entering Baikal. As such, SIBER could compl</w:t>
      </w:r>
      <w:r w:rsidR="00247471">
        <w:t>e</w:t>
      </w:r>
      <w:r w:rsidR="00731556" w:rsidRPr="00D87563">
        <w:t xml:space="preserve">ment previous, current, and future monitoring efforts, where data may be missing. </w:t>
      </w:r>
    </w:p>
    <w:p w14:paraId="34138BF8" w14:textId="6CED7871" w:rsidR="00731556" w:rsidRPr="00D87563" w:rsidRDefault="00731556"/>
    <w:p w14:paraId="541A9B5D" w14:textId="77B2EC79" w:rsidR="00AC71C2" w:rsidRDefault="00731556">
      <w:r w:rsidRPr="00D87563">
        <w:t xml:space="preserve">Second, SIBER contains data useful to expanding freshwater PPCP, microplastic, and associated biological responses across large spatial scales. Recent syntheses of PPCPs’ have reported that studies involving lakes are less abundant in the literature relative to lotic systems </w:t>
      </w:r>
      <w:r w:rsidR="00164694">
        <w:fldChar w:fldCharType="begin"/>
      </w:r>
      <w:r w:rsidR="00164694">
        <w:instrText xml:space="preserve"> ADDIN ZOTERO_ITEM CSL_CITATION {"citationID":"kNcSsnRJ","properties":{"formattedCitation":"(Meyer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164694">
        <w:fldChar w:fldCharType="separate"/>
      </w:r>
      <w:r w:rsidR="00164694" w:rsidRPr="00164694">
        <w:t>(Meyer et al. 2019)</w:t>
      </w:r>
      <w:r w:rsidR="00164694">
        <w:fldChar w:fldCharType="end"/>
      </w:r>
      <w:r w:rsidRPr="00D87563">
        <w:t xml:space="preserve">, and likewise microplastics studies have noted </w:t>
      </w:r>
      <w:r w:rsidR="00247471">
        <w:t xml:space="preserve">that </w:t>
      </w:r>
      <w:r w:rsidRPr="00D87563">
        <w:t xml:space="preserve">freshwater environments </w:t>
      </w:r>
      <w:r w:rsidR="00247471">
        <w:t>are</w:t>
      </w:r>
      <w:r w:rsidR="00247471" w:rsidRPr="00D87563">
        <w:t xml:space="preserve"> </w:t>
      </w:r>
      <w:r w:rsidRPr="00D87563">
        <w:t xml:space="preserve">less represented in the literature relative to marine ecosystems </w:t>
      </w:r>
      <w:r w:rsidR="00164694">
        <w:fldChar w:fldCharType="begin"/>
      </w:r>
      <w:r w:rsidR="00164694">
        <w:instrText xml:space="preserve"> ADDIN ZOTERO_ITEM CSL_CITATION {"citationID":"b3s1NYj3","properties":{"formattedCitation":"(Horton et al. 2017)","plainCitation":"(Horton et al. 2017)","noteIndex":0},"citationItems":[{"id":3904,"uris":["http://zotero.org/users/2645460/items/7P7THYPD"],"uri":["http://zotero.org/users/2645460/items/7P7THYPD"],"itemData":{"id":3904,"type":"article-journal","abstract":"Plastic debris is an environmentally persistent and complex contaminant of increasing concern. Understanding the sources, abundance and composition of microplastics present in the environment is a huge challenge due to the fact that hundreds of millions of tonnes of plastic material is manufactured for societal use annually, some of which is released to the environment. The majority of microplastics research to date has focussed on the marine environment. Although freshwater and terrestrial environments are recognised as origins and transport pathways of plastics to the oceans, there is still a comparative lack of knowledge about these environmental compartments. It is highly likely that microplastics will accumulate within continental environments, especially in areas of high anthropogenic influence such as agricultural or urban areas. This review critically evaluates the current literature on the presence, behaviour and fate of microplastics in freshwater and terrestrial environments and, where appropriate, also draws on relevant studies from other fields including nanotechnology, agriculture and waste management. Furthermore, we evaluate the relevant biological and chemical information from the substantial body of marine microplastic literature, determining the applicability and comparability of this data to freshwater and terrestrial systems. With the evidence presented, the authors have set out the current state of the knowledge, and identified the key gaps. These include the volume and composition of microplastics entering the environment, behaviour and fate of microplastics under a variety of environmental conditions and how characteristics of microplastics influence their toxicity. Given the technical challenges surrounding microplastics research, it is especially important that future studies develop standardised techniques to allow for comparability of data. The identification of these research needs will help inform the design of future studies, to determine both the extent and potential ecological impacts of microplastic pollution in freshwater and terrestrial environments.","container-title":"Science of The Total Environment","DOI":"10.1016/j.scitotenv.2017.01.190","ISSN":"0048-9697","journalAbbreviation":"Science of The Total Environment","language":"en","page":"127-141","source":"ScienceDirect","title":"Microplastics in freshwater and terrestrial environments: Evaluating the current understanding to identify the knowledge gaps and future research priorities","title-short":"Microplastics in freshwater and terrestrial environments","volume":"586","author":[{"family":"Horton","given":"Alice A."},{"family":"Walton","given":"Alexander"},{"family":"Spurgeon","given":"David J."},{"family":"Lahive","given":"Elma"},{"family":"Svendsen","given":"Claus"}],"issued":{"date-parts":[["2017",5,15]]}}}],"schema":"https://github.com/citation-style-language/schema/raw/master/csl-citation.json"} </w:instrText>
      </w:r>
      <w:r w:rsidR="00164694">
        <w:fldChar w:fldCharType="separate"/>
      </w:r>
      <w:r w:rsidR="00164694" w:rsidRPr="00164694">
        <w:t>(Horton et al. 2017)</w:t>
      </w:r>
      <w:r w:rsidR="00164694">
        <w:fldChar w:fldCharType="end"/>
      </w:r>
      <w:r w:rsidRPr="00D87563">
        <w:t xml:space="preserve">. For both PPCPs </w:t>
      </w:r>
      <w:r w:rsidR="00AC71C2">
        <w:t xml:space="preserve">and </w:t>
      </w:r>
      <w:r w:rsidRPr="00D87563">
        <w:t xml:space="preserve">microplastics, toxic responses to even minute concentrations can be </w:t>
      </w:r>
      <w:commentRangeStart w:id="14"/>
      <w:r w:rsidRPr="00D87563">
        <w:t xml:space="preserve">expansive </w:t>
      </w:r>
      <w:commentRangeEnd w:id="14"/>
      <w:r w:rsidR="00247471">
        <w:rPr>
          <w:rStyle w:val="CommentReference"/>
          <w:rFonts w:ascii="Arial" w:eastAsia="Arial" w:hAnsi="Arial" w:cs="Arial"/>
          <w:lang w:val="en"/>
        </w:rPr>
        <w:commentReference w:id="14"/>
      </w:r>
      <w:r w:rsidRPr="00D87563">
        <w:t xml:space="preserve">and often </w:t>
      </w:r>
      <w:r w:rsidR="00AC71C2">
        <w:t xml:space="preserve">are </w:t>
      </w:r>
    </w:p>
    <w:p w14:paraId="0C8AD9FC" w14:textId="63E5583D" w:rsidR="00B94B6D" w:rsidRPr="00D87563" w:rsidRDefault="00731556">
      <w:r w:rsidRPr="00D87563">
        <w:t>uncertain</w:t>
      </w:r>
      <w:r w:rsidR="00440591" w:rsidRPr="00D87563">
        <w:t xml:space="preserve">, </w:t>
      </w:r>
      <w:commentRangeStart w:id="15"/>
      <w:r w:rsidR="00440591" w:rsidRPr="00D87563">
        <w:t>thereby necessitating synthesis across systems</w:t>
      </w:r>
      <w:commentRangeEnd w:id="15"/>
      <w:r w:rsidR="00247471">
        <w:rPr>
          <w:rStyle w:val="CommentReference"/>
          <w:rFonts w:ascii="Arial" w:eastAsia="Arial" w:hAnsi="Arial" w:cs="Arial"/>
          <w:lang w:val="en"/>
        </w:rPr>
        <w:commentReference w:id="15"/>
      </w:r>
      <w:r w:rsidR="00440591" w:rsidRPr="00D87563">
        <w:t xml:space="preserve">. As a result of PPCPs and microplastics garnering increasing attention worldwide, </w:t>
      </w:r>
      <w:r w:rsidR="00D14AB9">
        <w:t>expansive sampling of PPCPs and microplastics with co-located biological data across multiple spatial scales would be helpful to synthesize biotic responses to micropollutants across systems</w:t>
      </w:r>
      <w:r w:rsidR="00440591" w:rsidRPr="00D87563">
        <w:t>.</w:t>
      </w:r>
      <w:r w:rsidR="008A03F1" w:rsidRPr="00D87563">
        <w:t xml:space="preserve"> Although SIBER constitutes a </w:t>
      </w:r>
      <w:r w:rsidR="00AC71C2">
        <w:t>limited</w:t>
      </w:r>
      <w:r w:rsidR="008A03F1" w:rsidRPr="00D87563">
        <w:t xml:space="preserve"> number of </w:t>
      </w:r>
      <w:r w:rsidR="00D14AB9">
        <w:t xml:space="preserve">such </w:t>
      </w:r>
      <w:r w:rsidR="008A03F1" w:rsidRPr="00D87563">
        <w:t>data that exist</w:t>
      </w:r>
      <w:r w:rsidR="00AC71C2">
        <w:t xml:space="preserve"> globally</w:t>
      </w:r>
      <w:r w:rsidR="008A03F1" w:rsidRPr="00D87563">
        <w:t xml:space="preserve">, </w:t>
      </w:r>
      <w:r w:rsidR="00D14AB9">
        <w:t>SIBER</w:t>
      </w:r>
      <w:r w:rsidR="008A03F1" w:rsidRPr="00D87563">
        <w:t xml:space="preserve"> data are highly structured and flexible for merging with similar datasets. </w:t>
      </w:r>
      <w:r w:rsidR="00D14AB9">
        <w:t>Additionally, SIBER’s sequential</w:t>
      </w:r>
      <w:r w:rsidR="00AC71C2">
        <w:t xml:space="preserve"> </w:t>
      </w:r>
      <w:r w:rsidR="00D14AB9">
        <w:t xml:space="preserve">harmonization workflow could be adopted by similar monitoring efforts, thereby facilitating data harmonization and interoperability. Through integration with similar monitoring efforts, </w:t>
      </w:r>
      <w:r w:rsidR="008A03F1" w:rsidRPr="00D87563">
        <w:t xml:space="preserve">SIBER can contribute to global synthesis of emerging contaminant consequences, especially in a region of the world that is often not easily accessible to many researchers. </w:t>
      </w:r>
    </w:p>
    <w:p w14:paraId="00000052" w14:textId="77777777" w:rsidR="009956E8" w:rsidRPr="00D87563" w:rsidRDefault="009956E8"/>
    <w:p w14:paraId="00000053" w14:textId="77777777" w:rsidR="009956E8" w:rsidRPr="00D87563" w:rsidRDefault="00BC3E51">
      <w:pPr>
        <w:rPr>
          <w:b/>
        </w:rPr>
      </w:pPr>
      <w:r w:rsidRPr="00D87563">
        <w:rPr>
          <w:b/>
        </w:rPr>
        <w:t>References</w:t>
      </w:r>
    </w:p>
    <w:p w14:paraId="00000055" w14:textId="2989BFF7" w:rsidR="009956E8" w:rsidRDefault="009956E8">
      <w:pPr>
        <w:jc w:val="both"/>
        <w:rPr>
          <w:color w:val="4A86E8"/>
        </w:rPr>
      </w:pPr>
    </w:p>
    <w:p w14:paraId="04F769C1" w14:textId="77777777" w:rsidR="00045DBB" w:rsidRPr="00045DBB" w:rsidRDefault="00164694" w:rsidP="00045DBB">
      <w:pPr>
        <w:pStyle w:val="Bibliography"/>
      </w:pPr>
      <w:r>
        <w:rPr>
          <w:color w:val="4A86E8"/>
        </w:rPr>
        <w:fldChar w:fldCharType="begin"/>
      </w:r>
      <w:r>
        <w:rPr>
          <w:color w:val="4A86E8"/>
        </w:rPr>
        <w:instrText xml:space="preserve"> ADDIN ZOTERO_BIBL {"uncited":[],"omitted":[],"custom":[]} CSL_BIBLIOGRAPHY </w:instrText>
      </w:r>
      <w:r>
        <w:rPr>
          <w:color w:val="4A86E8"/>
        </w:rPr>
        <w:fldChar w:fldCharType="separate"/>
      </w:r>
      <w:r w:rsidR="00045DBB" w:rsidRPr="00045DBB">
        <w:t xml:space="preserve">Barnes, D. K. A., F. Galgani, R. C. Thompson, and M. Barlaz. 2009. Accumulation and fragmentation of plastic debris in global environments. Philos Trans R Soc Lond B Biol Sci </w:t>
      </w:r>
      <w:r w:rsidR="00045DBB" w:rsidRPr="00045DBB">
        <w:rPr>
          <w:b/>
          <w:bCs/>
        </w:rPr>
        <w:t>364</w:t>
      </w:r>
      <w:r w:rsidR="00045DBB" w:rsidRPr="00045DBB">
        <w:t>: 1985–1998. doi:10.1098/rstb.2008.0205</w:t>
      </w:r>
    </w:p>
    <w:p w14:paraId="22A0BB9A" w14:textId="77777777" w:rsidR="00045DBB" w:rsidRPr="00045DBB" w:rsidRDefault="00045DBB" w:rsidP="00045DBB">
      <w:pPr>
        <w:pStyle w:val="Bibliography"/>
      </w:pPr>
      <w:r w:rsidRPr="00045DBB">
        <w:t xml:space="preserve">Bendz, D., N. A. Paxéus, T. R. Ginn, and F. J. Loge. 2005. Occurrence and fate of pharmaceutically active compounds in the environment, a case study: Höje River in Sweden. Journal of Hazardous Materials </w:t>
      </w:r>
      <w:r w:rsidRPr="00045DBB">
        <w:rPr>
          <w:b/>
          <w:bCs/>
        </w:rPr>
        <w:t>122</w:t>
      </w:r>
      <w:r w:rsidRPr="00045DBB">
        <w:t>: 195–204. doi:10.1016/j.jhazmat.2005.03.012</w:t>
      </w:r>
    </w:p>
    <w:p w14:paraId="0B49B60D" w14:textId="77777777" w:rsidR="00045DBB" w:rsidRPr="00045DBB" w:rsidRDefault="00045DBB" w:rsidP="00045DBB">
      <w:pPr>
        <w:pStyle w:val="Bibliography"/>
      </w:pPr>
      <w:r w:rsidRPr="00045DBB">
        <w:t xml:space="preserve">Brodin, T., J. Fick, M. Jonsson, and J. Klaminder. 2013. Dilute Concentrations of a Psychiatric Drug Alter Behavior of Fish from Natural Populations. Science </w:t>
      </w:r>
      <w:r w:rsidRPr="00045DBB">
        <w:rPr>
          <w:b/>
          <w:bCs/>
        </w:rPr>
        <w:t>339</w:t>
      </w:r>
      <w:r w:rsidRPr="00045DBB">
        <w:t>: 814–815. doi:10.1126/science.1226850</w:t>
      </w:r>
    </w:p>
    <w:p w14:paraId="25D9BF8E" w14:textId="77777777" w:rsidR="00045DBB" w:rsidRPr="00045DBB" w:rsidRDefault="00045DBB" w:rsidP="00045DBB">
      <w:pPr>
        <w:pStyle w:val="Bibliography"/>
      </w:pPr>
      <w:r w:rsidRPr="00045DBB">
        <w:lastRenderedPageBreak/>
        <w:t xml:space="preserve">Camilleri, A. C., and T. Ozersky. 2019. Large variation in periphyton δ13C and δ15N values in the upper Great Lakes: Correlates and implications. Journal of Great Lakes Research </w:t>
      </w:r>
      <w:r w:rsidRPr="00045DBB">
        <w:rPr>
          <w:b/>
          <w:bCs/>
        </w:rPr>
        <w:t>45</w:t>
      </w:r>
      <w:r w:rsidRPr="00045DBB">
        <w:t>: 986–990. doi:10.1016/j.jglr.2019.06.003</w:t>
      </w:r>
    </w:p>
    <w:p w14:paraId="2D967238" w14:textId="77777777" w:rsidR="00045DBB" w:rsidRPr="00045DBB" w:rsidRDefault="00045DBB" w:rsidP="00045DBB">
      <w:pPr>
        <w:pStyle w:val="Bibliography"/>
      </w:pPr>
      <w:r w:rsidRPr="00045DBB">
        <w:t xml:space="preserve">Costanzo, S. D., M. J. O’Donohue, W. C. Dennison, N. R. Loneragan, and M. Thomas. 2001. A New Approach for Detecting and Mapping Sewage Impacts. Marine Pollution Bulletin </w:t>
      </w:r>
      <w:r w:rsidRPr="00045DBB">
        <w:rPr>
          <w:b/>
          <w:bCs/>
        </w:rPr>
        <w:t>42</w:t>
      </w:r>
      <w:r w:rsidRPr="00045DBB">
        <w:t>: 149–156. doi:10.1016/S0025-326X(00)00125-9</w:t>
      </w:r>
    </w:p>
    <w:p w14:paraId="7FA89AB1" w14:textId="77777777" w:rsidR="00045DBB" w:rsidRPr="00045DBB" w:rsidRDefault="00045DBB" w:rsidP="00045DBB">
      <w:pPr>
        <w:pStyle w:val="Bibliography"/>
      </w:pPr>
      <w:r w:rsidRPr="00045DBB">
        <w:t xml:space="preserve">Dalsgaard, J., M. St. John, G. Kattner, D. Müller-Navarra, and W. Hagen. 2003. Fatty acid trophic markers in the pelagic marine environment, p. 225–340. </w:t>
      </w:r>
      <w:r w:rsidRPr="00045DBB">
        <w:rPr>
          <w:i/>
          <w:iCs/>
        </w:rPr>
        <w:t>In</w:t>
      </w:r>
      <w:r w:rsidRPr="00045DBB">
        <w:t xml:space="preserve"> Advances in Marine Biology. Elsevier.</w:t>
      </w:r>
    </w:p>
    <w:p w14:paraId="02437C07" w14:textId="77777777" w:rsidR="00045DBB" w:rsidRPr="00045DBB" w:rsidRDefault="00045DBB" w:rsidP="00045DBB">
      <w:pPr>
        <w:pStyle w:val="Bibliography"/>
      </w:pPr>
      <w:r w:rsidRPr="00045DBB">
        <w:t xml:space="preserve">Edmondson, W. T. 1970. Phosphorus, Nitrogen, and Algae in Lake Washington after Diversion of Sewage. Science </w:t>
      </w:r>
      <w:r w:rsidRPr="00045DBB">
        <w:rPr>
          <w:b/>
          <w:bCs/>
        </w:rPr>
        <w:t>169</w:t>
      </w:r>
      <w:r w:rsidRPr="00045DBB">
        <w:t>: 690–691.</w:t>
      </w:r>
    </w:p>
    <w:p w14:paraId="71F9D89B" w14:textId="77777777" w:rsidR="00045DBB" w:rsidRPr="00045DBB" w:rsidRDefault="00045DBB" w:rsidP="00045DBB">
      <w:pPr>
        <w:pStyle w:val="Bibliography"/>
      </w:pPr>
      <w:r w:rsidRPr="00045DBB">
        <w:t xml:space="preserve">Gartner, A., P. Lavery, and A. J. Smit. 2002. Use of delta N-15 signatures of different functional forms of macroalgae and filter-feeders to reveal temporal and spatial patterns in sewage dispersal. Mar. Ecol.-Prog. Ser. </w:t>
      </w:r>
      <w:r w:rsidRPr="00045DBB">
        <w:rPr>
          <w:b/>
          <w:bCs/>
        </w:rPr>
        <w:t>235</w:t>
      </w:r>
      <w:r w:rsidRPr="00045DBB">
        <w:t>: 63–73. doi:10.3354/meps235063</w:t>
      </w:r>
    </w:p>
    <w:p w14:paraId="18F797C4" w14:textId="77777777" w:rsidR="00045DBB" w:rsidRPr="00045DBB" w:rsidRDefault="00045DBB" w:rsidP="00045DBB">
      <w:pPr>
        <w:pStyle w:val="Bibliography"/>
      </w:pPr>
      <w:r w:rsidRPr="00045DBB">
        <w:t xml:space="preserve">Green, D. S. 2016. Effects of microplastics on European flat oysters, Ostrea edulis and their associated benthic communities. Environmental Pollution </w:t>
      </w:r>
      <w:r w:rsidRPr="00045DBB">
        <w:rPr>
          <w:b/>
          <w:bCs/>
        </w:rPr>
        <w:t>216</w:t>
      </w:r>
      <w:r w:rsidRPr="00045DBB">
        <w:t>: 95–103. doi:10.1016/j.envpol.2016.05.043</w:t>
      </w:r>
    </w:p>
    <w:p w14:paraId="6D860282" w14:textId="77777777" w:rsidR="00045DBB" w:rsidRPr="00045DBB" w:rsidRDefault="00045DBB" w:rsidP="00045DBB">
      <w:pPr>
        <w:pStyle w:val="Bibliography"/>
      </w:pPr>
      <w:r w:rsidRPr="00045DBB">
        <w:t xml:space="preserve">Hall, R. I., P. R. Leavitt, R. Quinlan, A. S. Dixit, and J. P. Smol. 1999. Effects of agriculture, urbanization, and climate on water quality in the northern Great Plains. Limnology and Oceanography </w:t>
      </w:r>
      <w:r w:rsidRPr="00045DBB">
        <w:rPr>
          <w:b/>
          <w:bCs/>
        </w:rPr>
        <w:t>44</w:t>
      </w:r>
      <w:r w:rsidRPr="00045DBB">
        <w:t>: 739–756. doi:10.4319/lo.1999.44.3_part_2.0739</w:t>
      </w:r>
    </w:p>
    <w:p w14:paraId="491B19EE" w14:textId="77777777" w:rsidR="00045DBB" w:rsidRPr="00045DBB" w:rsidRDefault="00045DBB" w:rsidP="00045DBB">
      <w:pPr>
        <w:pStyle w:val="Bibliography"/>
      </w:pPr>
      <w:r w:rsidRPr="00045DBB">
        <w:t xml:space="preserve">Hampton, S. E., S. C. Fradkin, P. R. Leavitt, and E. E. Rosenberger. 2011. Disproportionate importance of nearshore habitat for the food web of a deep oligotrophic lake. Marine and Freshwater Research </w:t>
      </w:r>
      <w:r w:rsidRPr="00045DBB">
        <w:rPr>
          <w:b/>
          <w:bCs/>
        </w:rPr>
        <w:t>62</w:t>
      </w:r>
      <w:r w:rsidRPr="00045DBB">
        <w:t>: 350. doi:10.1071/MF10229</w:t>
      </w:r>
    </w:p>
    <w:p w14:paraId="2FBE9E19" w14:textId="77777777" w:rsidR="00045DBB" w:rsidRPr="00045DBB" w:rsidRDefault="00045DBB" w:rsidP="00045DBB">
      <w:pPr>
        <w:pStyle w:val="Bibliography"/>
      </w:pPr>
      <w:r w:rsidRPr="00045DBB">
        <w:lastRenderedPageBreak/>
        <w:t xml:space="preserve">Hampton, S. E., S. McGowan, T. Ozersky, and others. 2018. Recent ecological change in ancient lakes. Limnology and Oceanography </w:t>
      </w:r>
      <w:r w:rsidRPr="00045DBB">
        <w:rPr>
          <w:b/>
          <w:bCs/>
        </w:rPr>
        <w:t>63</w:t>
      </w:r>
      <w:r w:rsidRPr="00045DBB">
        <w:t>: 2277–2304. doi:10.1002/lno.10938</w:t>
      </w:r>
    </w:p>
    <w:p w14:paraId="3EC3E85E" w14:textId="77777777" w:rsidR="00045DBB" w:rsidRPr="00045DBB" w:rsidRDefault="00045DBB" w:rsidP="00045DBB">
      <w:pPr>
        <w:pStyle w:val="Bibliography"/>
      </w:pPr>
      <w:r w:rsidRPr="00045DBB">
        <w:t xml:space="preserve">Horton, A. A., A. Walton, D. J. Spurgeon, E. Lahive, and C. Svendsen. 2017. Microplastics in freshwater and terrestrial environments: Evaluating the current understanding to identify the knowledge gaps and future research priorities. Science of The Total Environment </w:t>
      </w:r>
      <w:r w:rsidRPr="00045DBB">
        <w:rPr>
          <w:b/>
          <w:bCs/>
        </w:rPr>
        <w:t>586</w:t>
      </w:r>
      <w:r w:rsidRPr="00045DBB">
        <w:t>: 127–141. doi:10.1016/j.scitotenv.2017.01.190</w:t>
      </w:r>
    </w:p>
    <w:p w14:paraId="7CB63C54" w14:textId="77777777" w:rsidR="00045DBB" w:rsidRPr="00045DBB" w:rsidRDefault="00045DBB" w:rsidP="00045DBB">
      <w:pPr>
        <w:pStyle w:val="Bibliography"/>
      </w:pPr>
      <w:r w:rsidRPr="00045DBB">
        <w:t xml:space="preserve">Jeppesen, E., M. Søndergaard, J. P. Jensen, and others. 2005. Lake responses to reduced nutrient loading – an analysis of contemporary long-term data from 35 case studies. Freshwater Biology </w:t>
      </w:r>
      <w:r w:rsidRPr="00045DBB">
        <w:rPr>
          <w:b/>
          <w:bCs/>
        </w:rPr>
        <w:t>50</w:t>
      </w:r>
      <w:r w:rsidRPr="00045DBB">
        <w:t>: 1747–1771. doi:10.1111/j.1365-2427.2005.01415.x</w:t>
      </w:r>
    </w:p>
    <w:p w14:paraId="76356F14" w14:textId="77777777" w:rsidR="00045DBB" w:rsidRPr="00045DBB" w:rsidRDefault="00045DBB" w:rsidP="00045DBB">
      <w:pPr>
        <w:pStyle w:val="Bibliography"/>
      </w:pPr>
      <w:r w:rsidRPr="00045DBB">
        <w:t>Kozhova, O. M., and L. R. Izmest’eva. 1998. Lake Baikal: Evolution and Biodiversity, Backhuys Publishers.</w:t>
      </w:r>
    </w:p>
    <w:p w14:paraId="7AF3492C" w14:textId="77777777" w:rsidR="00045DBB" w:rsidRPr="00045DBB" w:rsidRDefault="00045DBB" w:rsidP="00045DBB">
      <w:pPr>
        <w:pStyle w:val="Bibliography"/>
      </w:pPr>
      <w:r w:rsidRPr="00045DBB">
        <w:t xml:space="preserve">Kravtsova, L. S., L. A. Izhboldina, I. V. Khanaev, and others. 2014. Nearshore benthic blooms of filamentous green algae in Lake Baikal. Journal of Great Lakes Research </w:t>
      </w:r>
      <w:r w:rsidRPr="00045DBB">
        <w:rPr>
          <w:b/>
          <w:bCs/>
        </w:rPr>
        <w:t>40</w:t>
      </w:r>
      <w:r w:rsidRPr="00045DBB">
        <w:t>: 441–448. doi:10.1016/j.jglr.2014.02.019</w:t>
      </w:r>
    </w:p>
    <w:p w14:paraId="624B2760" w14:textId="77777777" w:rsidR="00045DBB" w:rsidRPr="00045DBB" w:rsidRDefault="00045DBB" w:rsidP="00045DBB">
      <w:pPr>
        <w:pStyle w:val="Bibliography"/>
      </w:pPr>
      <w:r w:rsidRPr="00045DBB">
        <w:t xml:space="preserve">Lapointe, B. E., L. W. Herren, D. D. Debortoli, and M. A. Vogel. 2015. Evidence of sewage-driven eutrophication and harmful algal blooms in Florida’s Indian River Lagoon. Harmful Algae </w:t>
      </w:r>
      <w:r w:rsidRPr="00045DBB">
        <w:rPr>
          <w:b/>
          <w:bCs/>
        </w:rPr>
        <w:t>43</w:t>
      </w:r>
      <w:r w:rsidRPr="00045DBB">
        <w:t>: 82–102. doi:10.1016/j.hal.2015.01.004</w:t>
      </w:r>
    </w:p>
    <w:p w14:paraId="78327A98" w14:textId="77777777" w:rsidR="00045DBB" w:rsidRPr="00045DBB" w:rsidRDefault="00045DBB" w:rsidP="00045DBB">
      <w:pPr>
        <w:pStyle w:val="Bibliography"/>
      </w:pPr>
      <w:r w:rsidRPr="00045DBB">
        <w:t xml:space="preserve">Meyer, M. F., S. G. Labou, A. N. Cramer, M. R. Brousil, and B. T. Luff. 2020. The global lake area, climate, and population dataset. Scientific Data </w:t>
      </w:r>
      <w:r w:rsidRPr="00045DBB">
        <w:rPr>
          <w:b/>
          <w:bCs/>
        </w:rPr>
        <w:t>7</w:t>
      </w:r>
      <w:r w:rsidRPr="00045DBB">
        <w:t>: 174. doi:10.1038/s41597-020-0517-4</w:t>
      </w:r>
    </w:p>
    <w:p w14:paraId="43960890" w14:textId="77777777" w:rsidR="00045DBB" w:rsidRPr="00045DBB" w:rsidRDefault="00045DBB" w:rsidP="00045DBB">
      <w:pPr>
        <w:pStyle w:val="Bibliography"/>
      </w:pPr>
      <w:r w:rsidRPr="00045DBB">
        <w:t xml:space="preserve">Meyer, M. F., S. M. Powers, and S. E. Hampton. 2019. An Evidence Synthesis of Pharmaceuticals and Personal Care Products (PPCPs) in the Environment: Imbalances among Compounds, </w:t>
      </w:r>
      <w:r w:rsidRPr="00045DBB">
        <w:lastRenderedPageBreak/>
        <w:t xml:space="preserve">Sewage Treatment Techniques, and Ecosystem Types. Environ. Sci. Technol. </w:t>
      </w:r>
      <w:r w:rsidRPr="00045DBB">
        <w:rPr>
          <w:b/>
          <w:bCs/>
        </w:rPr>
        <w:t>53</w:t>
      </w:r>
      <w:r w:rsidRPr="00045DBB">
        <w:t>: 12961–12973. doi:10.1021/acs.est.9b02966</w:t>
      </w:r>
    </w:p>
    <w:p w14:paraId="6DD35327" w14:textId="77777777" w:rsidR="00045DBB" w:rsidRPr="00045DBB" w:rsidRDefault="00045DBB" w:rsidP="00045DBB">
      <w:pPr>
        <w:pStyle w:val="Bibliography"/>
      </w:pPr>
      <w:r w:rsidRPr="00045DBB">
        <w:t xml:space="preserve">Moore, J. W., D. E. Schindler, M. D. Scheuerell, D. Smith, and J. Frodge. 2003. Lake eutrophication at the urban fringe, Seattle region, USA. AMBIO: A Journal of the Human Environment </w:t>
      </w:r>
      <w:r w:rsidRPr="00045DBB">
        <w:rPr>
          <w:b/>
          <w:bCs/>
        </w:rPr>
        <w:t>32</w:t>
      </w:r>
      <w:r w:rsidRPr="00045DBB">
        <w:t>: 13–18.</w:t>
      </w:r>
    </w:p>
    <w:p w14:paraId="5F29ED03" w14:textId="77777777" w:rsidR="00045DBB" w:rsidRPr="00045DBB" w:rsidRDefault="00045DBB" w:rsidP="00045DBB">
      <w:pPr>
        <w:pStyle w:val="Bibliography"/>
      </w:pPr>
      <w:r w:rsidRPr="00045DBB">
        <w:t xml:space="preserve">O’Donnell, D. R., P. Wilburn, E. A. Silow, L. Y. Yampolsky, and E. Litchman. 2017. Nitrogen and phosphorus colimitation of phytoplankton in Lake Baikal: Insights from a spatial survey and nutrient enrichment experiments. Limnology and Oceanography </w:t>
      </w:r>
      <w:r w:rsidRPr="00045DBB">
        <w:rPr>
          <w:b/>
          <w:bCs/>
        </w:rPr>
        <w:t>62</w:t>
      </w:r>
      <w:r w:rsidRPr="00045DBB">
        <w:t>: 1383–1392. doi:10.1002/lno.10505</w:t>
      </w:r>
    </w:p>
    <w:p w14:paraId="66767104" w14:textId="77777777" w:rsidR="00045DBB" w:rsidRPr="00045DBB" w:rsidRDefault="00045DBB" w:rsidP="00045DBB">
      <w:pPr>
        <w:pStyle w:val="Bibliography"/>
      </w:pPr>
      <w:r w:rsidRPr="00045DBB">
        <w:t xml:space="preserve">Powers, S. M., T. W. Bruulsema, T. P. Burt, and others. 2016. Long-term accumulation and transport of anthropogenic phosphorus in three river basins. Nature Geoscience </w:t>
      </w:r>
      <w:r w:rsidRPr="00045DBB">
        <w:rPr>
          <w:b/>
          <w:bCs/>
        </w:rPr>
        <w:t>9</w:t>
      </w:r>
      <w:r w:rsidRPr="00045DBB">
        <w:t>: 353–356. doi:10.1038/ngeo2693</w:t>
      </w:r>
    </w:p>
    <w:p w14:paraId="68DA99FE" w14:textId="77777777" w:rsidR="00045DBB" w:rsidRPr="00045DBB" w:rsidRDefault="00045DBB" w:rsidP="00045DBB">
      <w:pPr>
        <w:pStyle w:val="Bibliography"/>
      </w:pPr>
      <w:r w:rsidRPr="00045DBB">
        <w:t xml:space="preserve">Richmond, E. K., M. R. Grace, J. J. Kelly, A. J. Reisinger, E. J. Rosi, and D. M. Walters. 2017. Pharmaceuticals and personal care products (PPCPs) are ecological disrupting compounds (EcoDC). Elem Sci Anth </w:t>
      </w:r>
      <w:r w:rsidRPr="00045DBB">
        <w:rPr>
          <w:b/>
          <w:bCs/>
        </w:rPr>
        <w:t>5</w:t>
      </w:r>
      <w:r w:rsidRPr="00045DBB">
        <w:t>: 66. doi:10.1525/elementa.252</w:t>
      </w:r>
    </w:p>
    <w:p w14:paraId="25528290" w14:textId="77777777" w:rsidR="00045DBB" w:rsidRPr="00045DBB" w:rsidRDefault="00045DBB" w:rsidP="00045DBB">
      <w:pPr>
        <w:pStyle w:val="Bibliography"/>
      </w:pPr>
      <w:r w:rsidRPr="00045DBB">
        <w:t xml:space="preserve">Richmond, E. K., E. J. Rosi, D. M. Walters, J. Fick, S. K. Hamilton, T. Brodin, A. Sundelin, and M. R. Grace. 2018. A diverse suite of pharmaceuticals contaminates stream and riparian food webs. Nature Communications </w:t>
      </w:r>
      <w:r w:rsidRPr="00045DBB">
        <w:rPr>
          <w:b/>
          <w:bCs/>
        </w:rPr>
        <w:t>9</w:t>
      </w:r>
      <w:r w:rsidRPr="00045DBB">
        <w:t>: 4491. doi:10.1038/s41467-018-06822-w</w:t>
      </w:r>
    </w:p>
    <w:p w14:paraId="69678741" w14:textId="77777777" w:rsidR="00045DBB" w:rsidRPr="00045DBB" w:rsidRDefault="00045DBB" w:rsidP="00045DBB">
      <w:pPr>
        <w:pStyle w:val="Bibliography"/>
      </w:pPr>
      <w:r w:rsidRPr="00045DBB">
        <w:t xml:space="preserve">Romera-Castillo, C., M. Pinto, T. M. Langer, X. A. Álvarez-Salgado, and G. J. Herndl. 2018. Dissolved organic carbon leaching from plastics stimulates microbial activity in the ocean. Nat Commun </w:t>
      </w:r>
      <w:r w:rsidRPr="00045DBB">
        <w:rPr>
          <w:b/>
          <w:bCs/>
        </w:rPr>
        <w:t>9</w:t>
      </w:r>
      <w:r w:rsidRPr="00045DBB">
        <w:t>: 1–7. doi:10.1038/s41467-018-03798-5</w:t>
      </w:r>
    </w:p>
    <w:p w14:paraId="43BCCA9D" w14:textId="77777777" w:rsidR="00045DBB" w:rsidRPr="00045DBB" w:rsidRDefault="00045DBB" w:rsidP="00045DBB">
      <w:pPr>
        <w:pStyle w:val="Bibliography"/>
      </w:pPr>
      <w:r w:rsidRPr="00045DBB">
        <w:lastRenderedPageBreak/>
        <w:t xml:space="preserve">Rosenberger, E. E., S. E. Hampton, S. C. Fradkin, and B. P. Kennedy. 2008. Effects of shoreline development on the nearshore environment in large deep oligotrophic lakes. Freshwater Biology </w:t>
      </w:r>
      <w:r w:rsidRPr="00045DBB">
        <w:rPr>
          <w:b/>
          <w:bCs/>
        </w:rPr>
        <w:t>53</w:t>
      </w:r>
      <w:r w:rsidRPr="00045DBB">
        <w:t>: 1673–1691. doi:10.1111/j.1365-2427.2008.01990.x</w:t>
      </w:r>
    </w:p>
    <w:p w14:paraId="3CB5C87F" w14:textId="77777777" w:rsidR="00045DBB" w:rsidRPr="00045DBB" w:rsidRDefault="00045DBB" w:rsidP="00045DBB">
      <w:pPr>
        <w:pStyle w:val="Bibliography"/>
      </w:pPr>
      <w:r w:rsidRPr="00045DBB">
        <w:t xml:space="preserve">Rosi-Marshall, E. J., and T. V. Royer. 2012. Pharmaceutical Compounds and Ecosystem Function: An Emerging Research Challenge for Aquatic Ecologists. Ecosystems </w:t>
      </w:r>
      <w:r w:rsidRPr="00045DBB">
        <w:rPr>
          <w:b/>
          <w:bCs/>
        </w:rPr>
        <w:t>15</w:t>
      </w:r>
      <w:r w:rsidRPr="00045DBB">
        <w:t>: 867–880. doi:10.1007/s10021-012-9553-z</w:t>
      </w:r>
    </w:p>
    <w:p w14:paraId="24D97359" w14:textId="77777777" w:rsidR="00045DBB" w:rsidRPr="00045DBB" w:rsidRDefault="00045DBB" w:rsidP="00045DBB">
      <w:pPr>
        <w:pStyle w:val="Bibliography"/>
      </w:pPr>
      <w:r w:rsidRPr="00045DBB">
        <w:t xml:space="preserve">Sargent, J. R., and S. Falk-Petersen. 1988. The lipid biochemistry of calanoid copepods. Hydrobiologia </w:t>
      </w:r>
      <w:r w:rsidRPr="00045DBB">
        <w:rPr>
          <w:b/>
          <w:bCs/>
        </w:rPr>
        <w:t>167–168</w:t>
      </w:r>
      <w:r w:rsidRPr="00045DBB">
        <w:t>: 101–114. doi:10.1007/BF00026297</w:t>
      </w:r>
    </w:p>
    <w:p w14:paraId="452AF48C" w14:textId="77777777" w:rsidR="00045DBB" w:rsidRPr="00045DBB" w:rsidRDefault="00045DBB" w:rsidP="00045DBB">
      <w:pPr>
        <w:pStyle w:val="Bibliography"/>
      </w:pPr>
      <w:r w:rsidRPr="00045DBB">
        <w:t xml:space="preserve">Setälä, O., V. Fleming-Lehtinen, and M. Lehtiniemi. 2014. Ingestion and transfer of microplastics in the planktonic food web. Environmental Pollution </w:t>
      </w:r>
      <w:r w:rsidRPr="00045DBB">
        <w:rPr>
          <w:b/>
          <w:bCs/>
        </w:rPr>
        <w:t>185</w:t>
      </w:r>
      <w:r w:rsidRPr="00045DBB">
        <w:t>: 77–83. doi:10.1016/j.envpol.2013.10.013</w:t>
      </w:r>
    </w:p>
    <w:p w14:paraId="1BF4892F" w14:textId="77777777" w:rsidR="00045DBB" w:rsidRPr="00045DBB" w:rsidRDefault="00045DBB" w:rsidP="00045DBB">
      <w:pPr>
        <w:pStyle w:val="Bibliography"/>
      </w:pPr>
      <w:r w:rsidRPr="00045DBB">
        <w:t xml:space="preserve">Taipale, S., U. Strandberg, E. Peltomaa, A. W. E. Galloway, A. Ojala, and M. T. Brett. 2013. Fatty acid composition as biomarkers of freshwater microalgae: analysis of 37 strains of microalgae in 22 genera and in seven classes. Aquatic Microbial Ecology </w:t>
      </w:r>
      <w:r w:rsidRPr="00045DBB">
        <w:rPr>
          <w:b/>
          <w:bCs/>
        </w:rPr>
        <w:t>71</w:t>
      </w:r>
      <w:r w:rsidRPr="00045DBB">
        <w:t>: 165–178. doi:10.3354/ame01671</w:t>
      </w:r>
    </w:p>
    <w:p w14:paraId="0F3FA040" w14:textId="77777777" w:rsidR="00045DBB" w:rsidRPr="00045DBB" w:rsidRDefault="00045DBB" w:rsidP="00045DBB">
      <w:pPr>
        <w:pStyle w:val="Bibliography"/>
      </w:pPr>
      <w:r w:rsidRPr="00045DBB">
        <w:t>Timoshkin, O. A., M. V. Moore, N. N. Kulikova, and others. 2018. Groundwater contamination by sewage causes benthic algal outbreaks in the littoral zone of Lake Baikal (East Siberia). Journal of Great Lakes Research. doi:10.1016/j.jglr.2018.01.008</w:t>
      </w:r>
    </w:p>
    <w:p w14:paraId="16F3785E" w14:textId="77777777" w:rsidR="00045DBB" w:rsidRPr="00045DBB" w:rsidRDefault="00045DBB" w:rsidP="00045DBB">
      <w:pPr>
        <w:pStyle w:val="Bibliography"/>
      </w:pPr>
      <w:r w:rsidRPr="00045DBB">
        <w:t xml:space="preserve">Timoshkin, O. A., D. P. Samsonov, M. Yamamuro, and others. 2016. Rapid ecological change in the coastal zone of Lake Baikal (East Siberia): Is the site of the world’s greatest freshwater biodiversity in danger? Journal of Great Lakes Research </w:t>
      </w:r>
      <w:r w:rsidRPr="00045DBB">
        <w:rPr>
          <w:b/>
          <w:bCs/>
        </w:rPr>
        <w:t>42</w:t>
      </w:r>
      <w:r w:rsidRPr="00045DBB">
        <w:t>: 487–497. doi:10.1016/j.jglr.2016.02.011</w:t>
      </w:r>
    </w:p>
    <w:p w14:paraId="155D5BB5" w14:textId="77777777" w:rsidR="00045DBB" w:rsidRPr="00045DBB" w:rsidRDefault="00045DBB" w:rsidP="00045DBB">
      <w:pPr>
        <w:pStyle w:val="Bibliography"/>
      </w:pPr>
      <w:r w:rsidRPr="00045DBB">
        <w:lastRenderedPageBreak/>
        <w:t xml:space="preserve">Tong, Y., M. Wang, J. Peñuelas, and others. 2020. Improvement in municipal wastewater treatment alters lake nitrogen to phosphorus ratios in populated regions. Proc Natl Acad Sci USA </w:t>
      </w:r>
      <w:r w:rsidRPr="00045DBB">
        <w:rPr>
          <w:b/>
          <w:bCs/>
        </w:rPr>
        <w:t>117</w:t>
      </w:r>
      <w:r w:rsidRPr="00045DBB">
        <w:t>: 11566–11572. doi:10.1073/pnas.1920759117</w:t>
      </w:r>
    </w:p>
    <w:p w14:paraId="3993F304" w14:textId="77777777" w:rsidR="00045DBB" w:rsidRPr="00045DBB" w:rsidRDefault="00045DBB" w:rsidP="00045DBB">
      <w:pPr>
        <w:pStyle w:val="Bibliography"/>
      </w:pPr>
      <w:r w:rsidRPr="00045DBB">
        <w:t xml:space="preserve">Turetsky, M. R., R. K. Wieder, C. J. Williams, and D. H. Vitt. 2000. Organic matter accumulation, peat chemistry, and permafrost melting in peatlands of boreal Alberta. Écoscience </w:t>
      </w:r>
      <w:r w:rsidRPr="00045DBB">
        <w:rPr>
          <w:b/>
          <w:bCs/>
        </w:rPr>
        <w:t>7</w:t>
      </w:r>
      <w:r w:rsidRPr="00045DBB">
        <w:t>: 115–122. doi:10.1080/11956860.2000.11682608</w:t>
      </w:r>
    </w:p>
    <w:p w14:paraId="7BDEA622" w14:textId="77777777" w:rsidR="00045DBB" w:rsidRPr="00045DBB" w:rsidRDefault="00045DBB" w:rsidP="00045DBB">
      <w:pPr>
        <w:pStyle w:val="Bibliography"/>
      </w:pPr>
      <w:r w:rsidRPr="00045DBB">
        <w:t xml:space="preserve">Vendel, A. L., F. Bessa, V. E. N. Alves, A. L. A. Amorim, J. Patrício, and A. R. T. Palma. 2017. Widespread microplastic ingestion by fish assemblages in tropical estuaries subjected to anthropogenic pressures. Marine Pollution Bulletin </w:t>
      </w:r>
      <w:r w:rsidRPr="00045DBB">
        <w:rPr>
          <w:b/>
          <w:bCs/>
        </w:rPr>
        <w:t>117</w:t>
      </w:r>
      <w:r w:rsidRPr="00045DBB">
        <w:t>: 448–455. doi:10.1016/j.marpolbul.2017.01.081</w:t>
      </w:r>
    </w:p>
    <w:p w14:paraId="279863B5" w14:textId="77777777" w:rsidR="00045DBB" w:rsidRPr="00045DBB" w:rsidRDefault="00045DBB" w:rsidP="00045DBB">
      <w:pPr>
        <w:pStyle w:val="Bibliography"/>
      </w:pPr>
      <w:r w:rsidRPr="00045DBB">
        <w:t xml:space="preserve">Volkova, E. A., N. A. Bondarenko, and O. A. Timoshkin. 2018. Morphotaxonomy, distribution and abundance of </w:t>
      </w:r>
      <w:r w:rsidRPr="00045DBB">
        <w:rPr>
          <w:i/>
          <w:iCs/>
        </w:rPr>
        <w:t>Spirogyra</w:t>
      </w:r>
      <w:r w:rsidRPr="00045DBB">
        <w:t xml:space="preserve"> (Zygnematophyceae, Charophyta) in Lake Baikal, East Siberia. Phycologia </w:t>
      </w:r>
      <w:r w:rsidRPr="00045DBB">
        <w:rPr>
          <w:b/>
          <w:bCs/>
        </w:rPr>
        <w:t>57</w:t>
      </w:r>
      <w:r w:rsidRPr="00045DBB">
        <w:t>: 298–308. doi:10.2216/17-69.1</w:t>
      </w:r>
    </w:p>
    <w:p w14:paraId="1C35EC40" w14:textId="77777777" w:rsidR="00045DBB" w:rsidRPr="00045DBB" w:rsidRDefault="00045DBB" w:rsidP="00045DBB">
      <w:pPr>
        <w:pStyle w:val="Bibliography"/>
      </w:pPr>
      <w:r w:rsidRPr="00045DBB">
        <w:t xml:space="preserve">Wickham, H. 2014. Tidy Data. Journal of Statistical Software </w:t>
      </w:r>
      <w:r w:rsidRPr="00045DBB">
        <w:rPr>
          <w:b/>
          <w:bCs/>
        </w:rPr>
        <w:t>59</w:t>
      </w:r>
      <w:r w:rsidRPr="00045DBB">
        <w:t>: 1–23. doi:10.18637/jss.v059.i10</w:t>
      </w:r>
    </w:p>
    <w:p w14:paraId="5BB51064" w14:textId="77777777" w:rsidR="00045DBB" w:rsidRPr="00045DBB" w:rsidRDefault="00045DBB" w:rsidP="00045DBB">
      <w:pPr>
        <w:pStyle w:val="Bibliography"/>
      </w:pPr>
      <w:r w:rsidRPr="00045DBB">
        <w:t xml:space="preserve">Yoshida, T., T. Sekino, M. Genkai-Kato, and others. 2003. Seasonal dynamics of primary production in the pelagic zone of southern Lake Baikal. Limnology </w:t>
      </w:r>
      <w:r w:rsidRPr="00045DBB">
        <w:rPr>
          <w:b/>
          <w:bCs/>
        </w:rPr>
        <w:t>4</w:t>
      </w:r>
      <w:r w:rsidRPr="00045DBB">
        <w:t>: 53–62. doi:10.1007/s10201-002-0089-3</w:t>
      </w:r>
    </w:p>
    <w:p w14:paraId="4C42AE8F" w14:textId="77777777" w:rsidR="00045DBB" w:rsidRPr="00045DBB" w:rsidRDefault="00045DBB" w:rsidP="00045DBB">
      <w:pPr>
        <w:pStyle w:val="Bibliography"/>
      </w:pPr>
      <w:r w:rsidRPr="00045DBB">
        <w:t>2016a. Methods for determination of nitrogen-containing matters (with corrections) (Методы определения азотсодержащих веществ (с Поправками)).</w:t>
      </w:r>
    </w:p>
    <w:p w14:paraId="352F82CF" w14:textId="77777777" w:rsidR="00045DBB" w:rsidRPr="00045DBB" w:rsidRDefault="00045DBB" w:rsidP="00045DBB">
      <w:pPr>
        <w:pStyle w:val="Bibliography"/>
      </w:pPr>
      <w:r w:rsidRPr="00045DBB">
        <w:t>2016b. Methods for determination of phosphorus-containing matters (with corrections) (Методы определения фосфорсодержащих веществ).</w:t>
      </w:r>
    </w:p>
    <w:p w14:paraId="7ABA1763" w14:textId="77777777" w:rsidR="00045DBB" w:rsidRPr="00045DBB" w:rsidRDefault="00045DBB" w:rsidP="00045DBB">
      <w:pPr>
        <w:pStyle w:val="Bibliography"/>
      </w:pPr>
      <w:r w:rsidRPr="00045DBB">
        <w:t xml:space="preserve">2017. Nitrate concentration in waters: Photometric methods with Giress reagent following stabilization in a cadmium reducer (Массовая концентрация нитратного азота в водах: </w:t>
      </w:r>
      <w:r w:rsidRPr="00045DBB">
        <w:lastRenderedPageBreak/>
        <w:t>Методика измерений фотометрическим методом с реактивом Грисса после восстановления в камиевом редукторе).</w:t>
      </w:r>
    </w:p>
    <w:p w14:paraId="24962C44" w14:textId="50202926" w:rsidR="00164694" w:rsidRDefault="00164694">
      <w:pPr>
        <w:jc w:val="both"/>
        <w:rPr>
          <w:color w:val="4A86E8"/>
        </w:rPr>
      </w:pPr>
      <w:r>
        <w:rPr>
          <w:color w:val="4A86E8"/>
        </w:rPr>
        <w:fldChar w:fldCharType="end"/>
      </w:r>
    </w:p>
    <w:p w14:paraId="11C76566" w14:textId="77777777" w:rsidR="00164694" w:rsidRPr="00D87563" w:rsidRDefault="00164694">
      <w:pPr>
        <w:jc w:val="both"/>
      </w:pPr>
    </w:p>
    <w:p w14:paraId="00000056" w14:textId="77777777" w:rsidR="009956E8" w:rsidRPr="00D87563" w:rsidRDefault="00BC3E51">
      <w:pPr>
        <w:rPr>
          <w:b/>
        </w:rPr>
      </w:pPr>
      <w:r w:rsidRPr="00D87563">
        <w:rPr>
          <w:b/>
        </w:rPr>
        <w:t>Acknowledgements</w:t>
      </w:r>
    </w:p>
    <w:p w14:paraId="00000057" w14:textId="38404F19" w:rsidR="009956E8" w:rsidRPr="00D87563" w:rsidRDefault="009956E8"/>
    <w:p w14:paraId="0000005E" w14:textId="2425F7F0" w:rsidR="009956E8" w:rsidRPr="00D87563" w:rsidRDefault="00FB2C2B" w:rsidP="00FB2C2B">
      <w:pPr>
        <w:rPr>
          <w:color w:val="4A86E8"/>
        </w:rPr>
      </w:pPr>
      <w:r>
        <w:t xml:space="preserve">We would like to thank the faculty, students, staff, and mariners of the Irkutsk State University’s Biological Research Institute </w:t>
      </w:r>
      <w:proofErr w:type="spellStart"/>
      <w:r>
        <w:t>Biostation</w:t>
      </w:r>
      <w:proofErr w:type="spellEnd"/>
      <w:r>
        <w:t xml:space="preserve"> for their expert field, taxonomic, and laboratory support; Marianne Moore and Bart De </w:t>
      </w:r>
      <w:proofErr w:type="spellStart"/>
      <w:r>
        <w:t>Stasio</w:t>
      </w:r>
      <w:proofErr w:type="spellEnd"/>
      <w:r>
        <w:t xml:space="preserve"> for helpful advice; the researchers and students of the Siberian Branch of the Russian Academy of Sciences Limnological Institute for expert taxonomic and logistical assistance.</w:t>
      </w:r>
    </w:p>
    <w:p w14:paraId="5F2B754E" w14:textId="77777777" w:rsidR="004B0121" w:rsidRPr="00D87563" w:rsidRDefault="004B0121">
      <w:pPr>
        <w:rPr>
          <w:b/>
        </w:rPr>
      </w:pPr>
      <w:r w:rsidRPr="00D87563">
        <w:rPr>
          <w:b/>
        </w:rPr>
        <w:br w:type="page"/>
      </w:r>
    </w:p>
    <w:p w14:paraId="27A6DB47" w14:textId="77777777" w:rsidR="004B0121" w:rsidRPr="00D87563" w:rsidRDefault="004B0121">
      <w:pPr>
        <w:sectPr w:rsidR="004B0121" w:rsidRPr="00D87563">
          <w:headerReference w:type="even" r:id="rId9"/>
          <w:headerReference w:type="default" r:id="rId10"/>
          <w:footerReference w:type="even" r:id="rId11"/>
          <w:footerReference w:type="default" r:id="rId12"/>
          <w:headerReference w:type="first" r:id="rId13"/>
          <w:pgSz w:w="12240" w:h="15840"/>
          <w:pgMar w:top="1440" w:right="1440" w:bottom="1440" w:left="1170" w:header="720" w:footer="720" w:gutter="0"/>
          <w:pgNumType w:start="1"/>
          <w:cols w:space="720"/>
        </w:sectPr>
      </w:pPr>
    </w:p>
    <w:p w14:paraId="00000061" w14:textId="483A53BB" w:rsidR="009956E8" w:rsidRPr="00D87563" w:rsidRDefault="00E11F1F">
      <w:r w:rsidRPr="00D87563">
        <w:rPr>
          <w:noProof/>
        </w:rPr>
        <w:lastRenderedPageBreak/>
        <w:drawing>
          <wp:inline distT="0" distB="0" distL="0" distR="0" wp14:anchorId="00AAFF6F" wp14:editId="10CA6510">
            <wp:extent cx="82296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ikal_map_data_pap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4114800"/>
                    </a:xfrm>
                    <a:prstGeom prst="rect">
                      <a:avLst/>
                    </a:prstGeom>
                  </pic:spPr>
                </pic:pic>
              </a:graphicData>
            </a:graphic>
          </wp:inline>
        </w:drawing>
      </w:r>
    </w:p>
    <w:p w14:paraId="00000062" w14:textId="77777777" w:rsidR="009956E8" w:rsidRPr="00D87563" w:rsidRDefault="009956E8"/>
    <w:p w14:paraId="2ED7F50B" w14:textId="7C722B00" w:rsidR="00B10381" w:rsidRDefault="004B0121">
      <w:r w:rsidRPr="00D87563">
        <w:t xml:space="preserve">Figure 1: </w:t>
      </w:r>
      <w:r w:rsidR="00E11F1F" w:rsidRPr="00D87563">
        <w:t xml:space="preserve">Map of all sampling locations with sites labeled with alphanumeric code. The entire transect included three developed sites (i.e., </w:t>
      </w:r>
      <w:proofErr w:type="spellStart"/>
      <w:r w:rsidR="00E11F1F" w:rsidRPr="00D87563">
        <w:t>Listvyanka</w:t>
      </w:r>
      <w:proofErr w:type="spellEnd"/>
      <w:r w:rsidR="00E11F1F" w:rsidRPr="00D87563">
        <w:t xml:space="preserve"> (LI), Bolshie </w:t>
      </w:r>
      <w:proofErr w:type="spellStart"/>
      <w:r w:rsidR="00E11F1F" w:rsidRPr="00D87563">
        <w:t>Koty</w:t>
      </w:r>
      <w:proofErr w:type="spellEnd"/>
      <w:r w:rsidR="00E11F1F" w:rsidRPr="00D87563">
        <w:t xml:space="preserve"> (BK), </w:t>
      </w:r>
      <w:proofErr w:type="spellStart"/>
      <w:r w:rsidR="00E11F1F" w:rsidRPr="00D87563">
        <w:t>Bolshoe</w:t>
      </w:r>
      <w:proofErr w:type="spellEnd"/>
      <w:r w:rsidR="00E11F1F" w:rsidRPr="00D87563">
        <w:t xml:space="preserve"> </w:t>
      </w:r>
      <w:proofErr w:type="spellStart"/>
      <w:r w:rsidR="00E11F1F" w:rsidRPr="00D87563">
        <w:t>Goloustnoe</w:t>
      </w:r>
      <w:proofErr w:type="spellEnd"/>
      <w:r w:rsidR="00E11F1F" w:rsidRPr="00D87563">
        <w:t xml:space="preserve"> (BGO)). Three offshore sites (OS) were also sampled to compare pelagic sewage signals to those in the littoral. Sites without adjacent lakeside development included </w:t>
      </w:r>
      <w:proofErr w:type="spellStart"/>
      <w:r w:rsidR="00E11F1F" w:rsidRPr="00D87563">
        <w:t>Emelyanikha</w:t>
      </w:r>
      <w:proofErr w:type="spellEnd"/>
      <w:r w:rsidR="00E11F1F" w:rsidRPr="00D87563">
        <w:t xml:space="preserve"> Bay (EM), </w:t>
      </w:r>
      <w:proofErr w:type="spellStart"/>
      <w:r w:rsidR="002A508A" w:rsidRPr="00D87563">
        <w:t>Maloe</w:t>
      </w:r>
      <w:proofErr w:type="spellEnd"/>
      <w:r w:rsidR="002A508A" w:rsidRPr="00D87563">
        <w:t xml:space="preserve"> </w:t>
      </w:r>
      <w:proofErr w:type="spellStart"/>
      <w:r w:rsidR="002A508A" w:rsidRPr="00D87563">
        <w:t>Kadilnoe</w:t>
      </w:r>
      <w:proofErr w:type="spellEnd"/>
      <w:r w:rsidR="002A508A" w:rsidRPr="00D87563">
        <w:t xml:space="preserve"> (KD), </w:t>
      </w:r>
      <w:proofErr w:type="spellStart"/>
      <w:r w:rsidR="002A508A" w:rsidRPr="00D87563">
        <w:t>Mys</w:t>
      </w:r>
      <w:proofErr w:type="spellEnd"/>
      <w:r w:rsidR="002A508A" w:rsidRPr="00D87563">
        <w:t xml:space="preserve"> </w:t>
      </w:r>
      <w:proofErr w:type="spellStart"/>
      <w:r w:rsidR="002A508A" w:rsidRPr="00D87563">
        <w:t>Soboliny</w:t>
      </w:r>
      <w:proofErr w:type="spellEnd"/>
      <w:r w:rsidR="002A508A" w:rsidRPr="00D87563">
        <w:t xml:space="preserve"> (MS), </w:t>
      </w:r>
      <w:proofErr w:type="spellStart"/>
      <w:r w:rsidR="002A508A" w:rsidRPr="00D87563">
        <w:t>Sredny</w:t>
      </w:r>
      <w:proofErr w:type="spellEnd"/>
      <w:r w:rsidR="002A508A" w:rsidRPr="00D87563">
        <w:t xml:space="preserve"> </w:t>
      </w:r>
      <w:proofErr w:type="spellStart"/>
      <w:r w:rsidR="002A508A" w:rsidRPr="00D87563">
        <w:t>Mys</w:t>
      </w:r>
      <w:proofErr w:type="spellEnd"/>
      <w:r w:rsidR="002A508A" w:rsidRPr="00D87563">
        <w:t xml:space="preserve"> (SM). </w:t>
      </w:r>
      <w:r w:rsidR="00C900D5">
        <w:t xml:space="preserve">Littoral sampling locations were all 8.9-20.75 m from shore and at a depth approximately of 0.75 m, whereas pelagic sites were approximately 2-5 km from shore and ranged in depth from 900 to 1300 m. </w:t>
      </w:r>
    </w:p>
    <w:p w14:paraId="42E8910B" w14:textId="77777777" w:rsidR="00B10381" w:rsidRDefault="00B10381">
      <w:r>
        <w:br w:type="page"/>
      </w:r>
    </w:p>
    <w:p w14:paraId="23D6A484" w14:textId="77777777" w:rsidR="00B10381" w:rsidRPr="00D87563" w:rsidRDefault="00B10381"/>
    <w:tbl>
      <w:tblPr>
        <w:tblStyle w:val="4"/>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80"/>
        <w:gridCol w:w="880"/>
        <w:gridCol w:w="863"/>
        <w:gridCol w:w="1582"/>
      </w:tblGrid>
      <w:tr w:rsidR="00B10381" w14:paraId="741FBC3D" w14:textId="77777777" w:rsidTr="001824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06C3"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22D46"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FA662"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EA9CF"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r>
      <w:tr w:rsidR="00B10381" w14:paraId="439871A7" w14:textId="77777777" w:rsidTr="0018248C">
        <w:tc>
          <w:tcPr>
            <w:tcW w:w="0" w:type="auto"/>
            <w:tcBorders>
              <w:top w:val="single" w:sz="8" w:space="0" w:color="000000"/>
              <w:left w:val="single" w:sz="8" w:space="0" w:color="000000"/>
            </w:tcBorders>
            <w:tcMar>
              <w:top w:w="100" w:type="dxa"/>
              <w:left w:w="100" w:type="dxa"/>
              <w:bottom w:w="100" w:type="dxa"/>
              <w:right w:w="100" w:type="dxa"/>
            </w:tcMar>
          </w:tcPr>
          <w:p w14:paraId="00856188"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0" w:type="auto"/>
            <w:tcBorders>
              <w:top w:val="single" w:sz="8" w:space="0" w:color="000000"/>
            </w:tcBorders>
            <w:tcMar>
              <w:top w:w="100" w:type="dxa"/>
              <w:left w:w="100" w:type="dxa"/>
              <w:bottom w:w="100" w:type="dxa"/>
              <w:right w:w="100" w:type="dxa"/>
            </w:tcMar>
          </w:tcPr>
          <w:p w14:paraId="17FB4B24"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0" w:type="auto"/>
            <w:tcBorders>
              <w:top w:val="single" w:sz="8" w:space="0" w:color="000000"/>
            </w:tcBorders>
            <w:tcMar>
              <w:top w:w="100" w:type="dxa"/>
              <w:left w:w="100" w:type="dxa"/>
              <w:bottom w:w="100" w:type="dxa"/>
              <w:right w:w="100" w:type="dxa"/>
            </w:tcMar>
          </w:tcPr>
          <w:p w14:paraId="1E7E686B"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Borders>
              <w:top w:val="single" w:sz="8" w:space="0" w:color="000000"/>
            </w:tcBorders>
            <w:tcMar>
              <w:top w:w="100" w:type="dxa"/>
              <w:left w:w="100" w:type="dxa"/>
              <w:bottom w:w="100" w:type="dxa"/>
              <w:right w:w="100" w:type="dxa"/>
            </w:tcMar>
          </w:tcPr>
          <w:p w14:paraId="727882A8"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r>
      <w:tr w:rsidR="00B10381" w14:paraId="3A55552F" w14:textId="77777777" w:rsidTr="0018248C">
        <w:tc>
          <w:tcPr>
            <w:tcW w:w="0" w:type="auto"/>
            <w:tcBorders>
              <w:left w:val="single" w:sz="8" w:space="0" w:color="000000"/>
            </w:tcBorders>
            <w:tcMar>
              <w:top w:w="100" w:type="dxa"/>
              <w:left w:w="100" w:type="dxa"/>
              <w:bottom w:w="100" w:type="dxa"/>
              <w:right w:w="100" w:type="dxa"/>
            </w:tcMar>
          </w:tcPr>
          <w:p w14:paraId="4A4CDDEC"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0" w:type="auto"/>
            <w:tcMar>
              <w:top w:w="100" w:type="dxa"/>
              <w:left w:w="100" w:type="dxa"/>
              <w:bottom w:w="100" w:type="dxa"/>
              <w:right w:w="100" w:type="dxa"/>
            </w:tcMar>
          </w:tcPr>
          <w:p w14:paraId="01EA80CD"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0" w:type="auto"/>
            <w:tcMar>
              <w:top w:w="100" w:type="dxa"/>
              <w:left w:w="100" w:type="dxa"/>
              <w:bottom w:w="100" w:type="dxa"/>
              <w:right w:w="100" w:type="dxa"/>
            </w:tcMar>
          </w:tcPr>
          <w:p w14:paraId="1C5BF8B0"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0F6044F8"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r>
      <w:tr w:rsidR="00B10381" w14:paraId="32CB1B9E" w14:textId="77777777" w:rsidTr="0018248C">
        <w:tc>
          <w:tcPr>
            <w:tcW w:w="0" w:type="auto"/>
            <w:tcBorders>
              <w:left w:val="single" w:sz="8" w:space="0" w:color="000000"/>
            </w:tcBorders>
            <w:tcMar>
              <w:top w:w="100" w:type="dxa"/>
              <w:left w:w="100" w:type="dxa"/>
              <w:bottom w:w="100" w:type="dxa"/>
              <w:right w:w="100" w:type="dxa"/>
            </w:tcMar>
          </w:tcPr>
          <w:p w14:paraId="76B1CD67"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0" w:type="auto"/>
            <w:tcMar>
              <w:top w:w="100" w:type="dxa"/>
              <w:left w:w="100" w:type="dxa"/>
              <w:bottom w:w="100" w:type="dxa"/>
              <w:right w:w="100" w:type="dxa"/>
            </w:tcMar>
          </w:tcPr>
          <w:p w14:paraId="1E21E6C0"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0" w:type="auto"/>
            <w:tcMar>
              <w:top w:w="100" w:type="dxa"/>
              <w:left w:w="100" w:type="dxa"/>
              <w:bottom w:w="100" w:type="dxa"/>
              <w:right w:w="100" w:type="dxa"/>
            </w:tcMar>
          </w:tcPr>
          <w:p w14:paraId="159E10D2"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6BF7FD30"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r>
      <w:tr w:rsidR="00B10381" w14:paraId="603B9053" w14:textId="77777777" w:rsidTr="0018248C">
        <w:tc>
          <w:tcPr>
            <w:tcW w:w="0" w:type="auto"/>
            <w:tcBorders>
              <w:left w:val="single" w:sz="8" w:space="0" w:color="000000"/>
            </w:tcBorders>
            <w:tcMar>
              <w:top w:w="100" w:type="dxa"/>
              <w:left w:w="100" w:type="dxa"/>
              <w:bottom w:w="100" w:type="dxa"/>
              <w:right w:w="100" w:type="dxa"/>
            </w:tcMar>
          </w:tcPr>
          <w:p w14:paraId="34EF40E2"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0" w:type="auto"/>
            <w:tcMar>
              <w:top w:w="100" w:type="dxa"/>
              <w:left w:w="100" w:type="dxa"/>
              <w:bottom w:w="100" w:type="dxa"/>
              <w:right w:w="100" w:type="dxa"/>
            </w:tcMar>
          </w:tcPr>
          <w:p w14:paraId="5998F8B0"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0" w:type="auto"/>
            <w:tcMar>
              <w:top w:w="100" w:type="dxa"/>
              <w:left w:w="100" w:type="dxa"/>
              <w:bottom w:w="100" w:type="dxa"/>
              <w:right w:w="100" w:type="dxa"/>
            </w:tcMar>
          </w:tcPr>
          <w:p w14:paraId="5C8968EE"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1E8B4901"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r>
      <w:tr w:rsidR="00B10381" w14:paraId="299D65C2" w14:textId="77777777" w:rsidTr="0018248C">
        <w:tc>
          <w:tcPr>
            <w:tcW w:w="0" w:type="auto"/>
            <w:tcBorders>
              <w:left w:val="single" w:sz="8" w:space="0" w:color="000000"/>
            </w:tcBorders>
            <w:tcMar>
              <w:top w:w="100" w:type="dxa"/>
              <w:left w:w="100" w:type="dxa"/>
              <w:bottom w:w="100" w:type="dxa"/>
              <w:right w:w="100" w:type="dxa"/>
            </w:tcMar>
          </w:tcPr>
          <w:p w14:paraId="681CA467"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0" w:type="auto"/>
            <w:tcMar>
              <w:top w:w="100" w:type="dxa"/>
              <w:left w:w="100" w:type="dxa"/>
              <w:bottom w:w="100" w:type="dxa"/>
              <w:right w:w="100" w:type="dxa"/>
            </w:tcMar>
          </w:tcPr>
          <w:p w14:paraId="2DDC04F8"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0" w:type="auto"/>
            <w:tcMar>
              <w:top w:w="100" w:type="dxa"/>
              <w:left w:w="100" w:type="dxa"/>
              <w:bottom w:w="100" w:type="dxa"/>
              <w:right w:w="100" w:type="dxa"/>
            </w:tcMar>
          </w:tcPr>
          <w:p w14:paraId="6CB77A1A"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0" w:type="auto"/>
            <w:tcMar>
              <w:top w:w="100" w:type="dxa"/>
              <w:left w:w="100" w:type="dxa"/>
              <w:bottom w:w="100" w:type="dxa"/>
              <w:right w:w="100" w:type="dxa"/>
            </w:tcMar>
          </w:tcPr>
          <w:p w14:paraId="55D439BF"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r>
      <w:tr w:rsidR="00B10381" w14:paraId="5893DB6D" w14:textId="77777777" w:rsidTr="0018248C">
        <w:tc>
          <w:tcPr>
            <w:tcW w:w="0" w:type="auto"/>
            <w:tcBorders>
              <w:left w:val="single" w:sz="8" w:space="0" w:color="000000"/>
            </w:tcBorders>
            <w:tcMar>
              <w:top w:w="100" w:type="dxa"/>
              <w:left w:w="100" w:type="dxa"/>
              <w:bottom w:w="100" w:type="dxa"/>
              <w:right w:w="100" w:type="dxa"/>
            </w:tcMar>
          </w:tcPr>
          <w:p w14:paraId="16558A70"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0" w:type="auto"/>
            <w:tcMar>
              <w:top w:w="100" w:type="dxa"/>
              <w:left w:w="100" w:type="dxa"/>
              <w:bottom w:w="100" w:type="dxa"/>
              <w:right w:w="100" w:type="dxa"/>
            </w:tcMar>
          </w:tcPr>
          <w:p w14:paraId="6AAC9EAF"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0" w:type="auto"/>
            <w:tcMar>
              <w:top w:w="100" w:type="dxa"/>
              <w:left w:w="100" w:type="dxa"/>
              <w:bottom w:w="100" w:type="dxa"/>
              <w:right w:w="100" w:type="dxa"/>
            </w:tcMar>
          </w:tcPr>
          <w:p w14:paraId="7B50A205"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5F64A315"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r>
      <w:tr w:rsidR="00B10381" w14:paraId="6C829B7F" w14:textId="77777777" w:rsidTr="0018248C">
        <w:tc>
          <w:tcPr>
            <w:tcW w:w="0" w:type="auto"/>
            <w:tcBorders>
              <w:left w:val="single" w:sz="8" w:space="0" w:color="000000"/>
            </w:tcBorders>
            <w:tcMar>
              <w:top w:w="100" w:type="dxa"/>
              <w:left w:w="100" w:type="dxa"/>
              <w:bottom w:w="100" w:type="dxa"/>
              <w:right w:w="100" w:type="dxa"/>
            </w:tcMar>
          </w:tcPr>
          <w:p w14:paraId="3B55D750"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0" w:type="auto"/>
            <w:tcMar>
              <w:top w:w="100" w:type="dxa"/>
              <w:left w:w="100" w:type="dxa"/>
              <w:bottom w:w="100" w:type="dxa"/>
              <w:right w:w="100" w:type="dxa"/>
            </w:tcMar>
          </w:tcPr>
          <w:p w14:paraId="6731F56C"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0" w:type="auto"/>
            <w:tcMar>
              <w:top w:w="100" w:type="dxa"/>
              <w:left w:w="100" w:type="dxa"/>
              <w:bottom w:w="100" w:type="dxa"/>
              <w:right w:w="100" w:type="dxa"/>
            </w:tcMar>
          </w:tcPr>
          <w:p w14:paraId="02A11684"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0" w:type="auto"/>
            <w:tcMar>
              <w:top w:w="100" w:type="dxa"/>
              <w:left w:w="100" w:type="dxa"/>
              <w:bottom w:w="100" w:type="dxa"/>
              <w:right w:w="100" w:type="dxa"/>
            </w:tcMar>
          </w:tcPr>
          <w:p w14:paraId="78E9771A"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B10381" w14:paraId="329BBF6D" w14:textId="77777777" w:rsidTr="0018248C">
        <w:tc>
          <w:tcPr>
            <w:tcW w:w="0" w:type="auto"/>
            <w:tcBorders>
              <w:left w:val="single" w:sz="8" w:space="0" w:color="000000"/>
            </w:tcBorders>
            <w:tcMar>
              <w:top w:w="100" w:type="dxa"/>
              <w:left w:w="100" w:type="dxa"/>
              <w:bottom w:w="100" w:type="dxa"/>
              <w:right w:w="100" w:type="dxa"/>
            </w:tcMar>
          </w:tcPr>
          <w:p w14:paraId="69943C10"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0" w:type="auto"/>
            <w:tcMar>
              <w:top w:w="100" w:type="dxa"/>
              <w:left w:w="100" w:type="dxa"/>
              <w:bottom w:w="100" w:type="dxa"/>
              <w:right w:w="100" w:type="dxa"/>
            </w:tcMar>
          </w:tcPr>
          <w:p w14:paraId="76D1256D"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0" w:type="auto"/>
            <w:tcMar>
              <w:top w:w="100" w:type="dxa"/>
              <w:left w:w="100" w:type="dxa"/>
              <w:bottom w:w="100" w:type="dxa"/>
              <w:right w:w="100" w:type="dxa"/>
            </w:tcMar>
          </w:tcPr>
          <w:p w14:paraId="5095AADA"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18C84889"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r>
      <w:tr w:rsidR="00B10381" w14:paraId="4E77290D" w14:textId="77777777" w:rsidTr="0018248C">
        <w:tc>
          <w:tcPr>
            <w:tcW w:w="0" w:type="auto"/>
            <w:tcBorders>
              <w:left w:val="single" w:sz="8" w:space="0" w:color="000000"/>
            </w:tcBorders>
            <w:tcMar>
              <w:top w:w="100" w:type="dxa"/>
              <w:left w:w="100" w:type="dxa"/>
              <w:bottom w:w="100" w:type="dxa"/>
              <w:right w:w="100" w:type="dxa"/>
            </w:tcMar>
          </w:tcPr>
          <w:p w14:paraId="1C0B8E78"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0" w:type="auto"/>
            <w:tcMar>
              <w:top w:w="100" w:type="dxa"/>
              <w:left w:w="100" w:type="dxa"/>
              <w:bottom w:w="100" w:type="dxa"/>
              <w:right w:w="100" w:type="dxa"/>
            </w:tcMar>
          </w:tcPr>
          <w:p w14:paraId="02654B38"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0" w:type="auto"/>
            <w:tcMar>
              <w:top w:w="100" w:type="dxa"/>
              <w:left w:w="100" w:type="dxa"/>
              <w:bottom w:w="100" w:type="dxa"/>
              <w:right w:w="100" w:type="dxa"/>
            </w:tcMar>
          </w:tcPr>
          <w:p w14:paraId="03034A9C"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3051FD0B"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r>
      <w:tr w:rsidR="00B10381" w14:paraId="29486473" w14:textId="77777777" w:rsidTr="0018248C">
        <w:tc>
          <w:tcPr>
            <w:tcW w:w="0" w:type="auto"/>
            <w:tcBorders>
              <w:left w:val="single" w:sz="8" w:space="0" w:color="000000"/>
            </w:tcBorders>
            <w:tcMar>
              <w:top w:w="100" w:type="dxa"/>
              <w:left w:w="100" w:type="dxa"/>
              <w:bottom w:w="100" w:type="dxa"/>
              <w:right w:w="100" w:type="dxa"/>
            </w:tcMar>
          </w:tcPr>
          <w:p w14:paraId="4C6EB35C"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0" w:type="auto"/>
            <w:tcMar>
              <w:top w:w="100" w:type="dxa"/>
              <w:left w:w="100" w:type="dxa"/>
              <w:bottom w:w="100" w:type="dxa"/>
              <w:right w:w="100" w:type="dxa"/>
            </w:tcMar>
          </w:tcPr>
          <w:p w14:paraId="4DE3AFE1"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0" w:type="auto"/>
            <w:tcMar>
              <w:top w:w="100" w:type="dxa"/>
              <w:left w:w="100" w:type="dxa"/>
              <w:bottom w:w="100" w:type="dxa"/>
              <w:right w:w="100" w:type="dxa"/>
            </w:tcMar>
          </w:tcPr>
          <w:p w14:paraId="32DF3450"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37E6B848"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r>
      <w:tr w:rsidR="00B10381" w14:paraId="1B0CC13C" w14:textId="77777777" w:rsidTr="0018248C">
        <w:tc>
          <w:tcPr>
            <w:tcW w:w="0" w:type="auto"/>
            <w:tcBorders>
              <w:left w:val="single" w:sz="8" w:space="0" w:color="000000"/>
            </w:tcBorders>
            <w:tcMar>
              <w:top w:w="100" w:type="dxa"/>
              <w:left w:w="100" w:type="dxa"/>
              <w:bottom w:w="100" w:type="dxa"/>
              <w:right w:w="100" w:type="dxa"/>
            </w:tcMar>
          </w:tcPr>
          <w:p w14:paraId="59425B01"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0" w:type="auto"/>
            <w:tcMar>
              <w:top w:w="100" w:type="dxa"/>
              <w:left w:w="100" w:type="dxa"/>
              <w:bottom w:w="100" w:type="dxa"/>
              <w:right w:w="100" w:type="dxa"/>
            </w:tcMar>
          </w:tcPr>
          <w:p w14:paraId="61AA1D49"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0" w:type="auto"/>
            <w:tcMar>
              <w:top w:w="100" w:type="dxa"/>
              <w:left w:w="100" w:type="dxa"/>
              <w:bottom w:w="100" w:type="dxa"/>
              <w:right w:w="100" w:type="dxa"/>
            </w:tcMar>
          </w:tcPr>
          <w:p w14:paraId="56327740"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6915A425"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r>
      <w:tr w:rsidR="00B10381" w14:paraId="44DC76D9" w14:textId="77777777" w:rsidTr="0018248C">
        <w:tc>
          <w:tcPr>
            <w:tcW w:w="0" w:type="auto"/>
            <w:tcBorders>
              <w:left w:val="single" w:sz="8" w:space="0" w:color="000000"/>
            </w:tcBorders>
            <w:tcMar>
              <w:top w:w="100" w:type="dxa"/>
              <w:left w:w="100" w:type="dxa"/>
              <w:bottom w:w="100" w:type="dxa"/>
              <w:right w:w="100" w:type="dxa"/>
            </w:tcMar>
          </w:tcPr>
          <w:p w14:paraId="535DE01B"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0" w:type="auto"/>
            <w:tcMar>
              <w:top w:w="100" w:type="dxa"/>
              <w:left w:w="100" w:type="dxa"/>
              <w:bottom w:w="100" w:type="dxa"/>
              <w:right w:w="100" w:type="dxa"/>
            </w:tcMar>
          </w:tcPr>
          <w:p w14:paraId="536B4652"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0" w:type="auto"/>
            <w:tcMar>
              <w:top w:w="100" w:type="dxa"/>
              <w:left w:w="100" w:type="dxa"/>
              <w:bottom w:w="100" w:type="dxa"/>
              <w:right w:w="100" w:type="dxa"/>
            </w:tcMar>
          </w:tcPr>
          <w:p w14:paraId="5575A1D0"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1CCD833A"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r>
      <w:tr w:rsidR="00B10381" w14:paraId="58A30433" w14:textId="77777777" w:rsidTr="0018248C">
        <w:tc>
          <w:tcPr>
            <w:tcW w:w="0" w:type="auto"/>
            <w:tcBorders>
              <w:left w:val="single" w:sz="8" w:space="0" w:color="000000"/>
            </w:tcBorders>
            <w:tcMar>
              <w:top w:w="100" w:type="dxa"/>
              <w:left w:w="100" w:type="dxa"/>
              <w:bottom w:w="100" w:type="dxa"/>
              <w:right w:w="100" w:type="dxa"/>
            </w:tcMar>
          </w:tcPr>
          <w:p w14:paraId="58C83254"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0" w:type="auto"/>
            <w:tcMar>
              <w:top w:w="100" w:type="dxa"/>
              <w:left w:w="100" w:type="dxa"/>
              <w:bottom w:w="100" w:type="dxa"/>
              <w:right w:w="100" w:type="dxa"/>
            </w:tcMar>
          </w:tcPr>
          <w:p w14:paraId="133FB602"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0" w:type="auto"/>
            <w:tcMar>
              <w:top w:w="100" w:type="dxa"/>
              <w:left w:w="100" w:type="dxa"/>
              <w:bottom w:w="100" w:type="dxa"/>
              <w:right w:w="100" w:type="dxa"/>
            </w:tcMar>
          </w:tcPr>
          <w:p w14:paraId="0E361703"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4C1D8EFA"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r>
      <w:tr w:rsidR="00B10381" w14:paraId="0B840443" w14:textId="77777777" w:rsidTr="0018248C">
        <w:tc>
          <w:tcPr>
            <w:tcW w:w="0" w:type="auto"/>
            <w:tcBorders>
              <w:left w:val="single" w:sz="8" w:space="0" w:color="000000"/>
            </w:tcBorders>
            <w:tcMar>
              <w:top w:w="100" w:type="dxa"/>
              <w:left w:w="100" w:type="dxa"/>
              <w:bottom w:w="100" w:type="dxa"/>
              <w:right w:w="100" w:type="dxa"/>
            </w:tcMar>
          </w:tcPr>
          <w:p w14:paraId="00E50C5F"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0" w:type="auto"/>
            <w:tcMar>
              <w:top w:w="100" w:type="dxa"/>
              <w:left w:w="100" w:type="dxa"/>
              <w:bottom w:w="100" w:type="dxa"/>
              <w:right w:w="100" w:type="dxa"/>
            </w:tcMar>
          </w:tcPr>
          <w:p w14:paraId="6E1844F1"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0" w:type="auto"/>
            <w:tcMar>
              <w:top w:w="100" w:type="dxa"/>
              <w:left w:w="100" w:type="dxa"/>
              <w:bottom w:w="100" w:type="dxa"/>
              <w:right w:w="100" w:type="dxa"/>
            </w:tcMar>
          </w:tcPr>
          <w:p w14:paraId="3419C6BE"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5BEA2955"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r>
      <w:tr w:rsidR="00B10381" w14:paraId="79771503" w14:textId="77777777" w:rsidTr="0018248C">
        <w:tc>
          <w:tcPr>
            <w:tcW w:w="0" w:type="auto"/>
            <w:tcBorders>
              <w:left w:val="single" w:sz="8" w:space="0" w:color="000000"/>
            </w:tcBorders>
            <w:tcMar>
              <w:top w:w="100" w:type="dxa"/>
              <w:left w:w="100" w:type="dxa"/>
              <w:bottom w:w="100" w:type="dxa"/>
              <w:right w:w="100" w:type="dxa"/>
            </w:tcMar>
          </w:tcPr>
          <w:p w14:paraId="62A43D0E"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0" w:type="auto"/>
            <w:tcMar>
              <w:top w:w="100" w:type="dxa"/>
              <w:left w:w="100" w:type="dxa"/>
              <w:bottom w:w="100" w:type="dxa"/>
              <w:right w:w="100" w:type="dxa"/>
            </w:tcMar>
          </w:tcPr>
          <w:p w14:paraId="51C71D33"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0" w:type="auto"/>
            <w:tcMar>
              <w:top w:w="100" w:type="dxa"/>
              <w:left w:w="100" w:type="dxa"/>
              <w:bottom w:w="100" w:type="dxa"/>
              <w:right w:w="100" w:type="dxa"/>
            </w:tcMar>
          </w:tcPr>
          <w:p w14:paraId="5EB80292"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54477B19"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r>
      <w:tr w:rsidR="00B10381" w14:paraId="2F32D430" w14:textId="77777777" w:rsidTr="0018248C">
        <w:tc>
          <w:tcPr>
            <w:tcW w:w="0" w:type="auto"/>
            <w:tcBorders>
              <w:left w:val="single" w:sz="8" w:space="0" w:color="000000"/>
            </w:tcBorders>
            <w:tcMar>
              <w:top w:w="100" w:type="dxa"/>
              <w:left w:w="100" w:type="dxa"/>
              <w:bottom w:w="100" w:type="dxa"/>
              <w:right w:w="100" w:type="dxa"/>
            </w:tcMar>
          </w:tcPr>
          <w:p w14:paraId="686E168A"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0" w:type="auto"/>
            <w:tcMar>
              <w:top w:w="100" w:type="dxa"/>
              <w:left w:w="100" w:type="dxa"/>
              <w:bottom w:w="100" w:type="dxa"/>
              <w:right w:w="100" w:type="dxa"/>
            </w:tcMar>
          </w:tcPr>
          <w:p w14:paraId="62638F1C"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0" w:type="auto"/>
            <w:tcMar>
              <w:top w:w="100" w:type="dxa"/>
              <w:left w:w="100" w:type="dxa"/>
              <w:bottom w:w="100" w:type="dxa"/>
              <w:right w:w="100" w:type="dxa"/>
            </w:tcMar>
          </w:tcPr>
          <w:p w14:paraId="2076235A"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0" w:type="auto"/>
            <w:tcMar>
              <w:top w:w="100" w:type="dxa"/>
              <w:left w:w="100" w:type="dxa"/>
              <w:bottom w:w="100" w:type="dxa"/>
              <w:right w:w="100" w:type="dxa"/>
            </w:tcMar>
          </w:tcPr>
          <w:p w14:paraId="6F370909"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B10381" w14:paraId="3DCA7CC4" w14:textId="77777777" w:rsidTr="0018248C">
        <w:tc>
          <w:tcPr>
            <w:tcW w:w="0" w:type="auto"/>
            <w:tcBorders>
              <w:left w:val="single" w:sz="8" w:space="0" w:color="000000"/>
            </w:tcBorders>
            <w:tcMar>
              <w:top w:w="100" w:type="dxa"/>
              <w:left w:w="100" w:type="dxa"/>
              <w:bottom w:w="100" w:type="dxa"/>
              <w:right w:w="100" w:type="dxa"/>
            </w:tcMar>
          </w:tcPr>
          <w:p w14:paraId="4C030ADB"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0" w:type="auto"/>
            <w:tcMar>
              <w:top w:w="100" w:type="dxa"/>
              <w:left w:w="100" w:type="dxa"/>
              <w:bottom w:w="100" w:type="dxa"/>
              <w:right w:w="100" w:type="dxa"/>
            </w:tcMar>
          </w:tcPr>
          <w:p w14:paraId="2BC45019"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0" w:type="auto"/>
            <w:tcMar>
              <w:top w:w="100" w:type="dxa"/>
              <w:left w:w="100" w:type="dxa"/>
              <w:bottom w:w="100" w:type="dxa"/>
              <w:right w:w="100" w:type="dxa"/>
            </w:tcMar>
          </w:tcPr>
          <w:p w14:paraId="25418F13"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0" w:type="auto"/>
            <w:tcMar>
              <w:top w:w="100" w:type="dxa"/>
              <w:left w:w="100" w:type="dxa"/>
              <w:bottom w:w="100" w:type="dxa"/>
              <w:right w:w="100" w:type="dxa"/>
            </w:tcMar>
          </w:tcPr>
          <w:p w14:paraId="5F1A8406" w14:textId="77777777" w:rsidR="00B10381" w:rsidRDefault="00B10381" w:rsidP="0018248C">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r>
    </w:tbl>
    <w:p w14:paraId="00000064" w14:textId="0345671D" w:rsidR="009956E8" w:rsidRDefault="009956E8"/>
    <w:p w14:paraId="1891875A" w14:textId="7E1E4DCF" w:rsidR="00B10381" w:rsidRPr="00B10381" w:rsidRDefault="00B10381">
      <w:pPr>
        <w:rPr>
          <w:sz w:val="22"/>
          <w:szCs w:val="22"/>
        </w:rPr>
      </w:pPr>
      <w:r w:rsidRPr="00B10381">
        <w:rPr>
          <w:sz w:val="22"/>
          <w:szCs w:val="22"/>
        </w:rPr>
        <w:t>Table 1:</w:t>
      </w:r>
      <w:r>
        <w:rPr>
          <w:sz w:val="22"/>
          <w:szCs w:val="22"/>
        </w:rPr>
        <w:t xml:space="preserve"> Locational and </w:t>
      </w:r>
      <w:r w:rsidRPr="00B10381">
        <w:rPr>
          <w:sz w:val="22"/>
          <w:szCs w:val="22"/>
        </w:rPr>
        <w:t>depth information for each of the 17 sampling stations. “OS” refers to pelagic locations (i.e., “Offshore”), whereas other site abbreviations refer to littoral sampling locations.</w:t>
      </w:r>
    </w:p>
    <w:p w14:paraId="00000065" w14:textId="77777777" w:rsidR="009956E8" w:rsidRPr="00D87563" w:rsidRDefault="009956E8"/>
    <w:p w14:paraId="00000066" w14:textId="3EB1661C" w:rsidR="009956E8" w:rsidRPr="00D87563" w:rsidRDefault="009956E8">
      <w:pPr>
        <w:jc w:val="center"/>
        <w:rPr>
          <w:strike/>
        </w:rPr>
      </w:pPr>
    </w:p>
    <w:sectPr w:rsidR="009956E8" w:rsidRPr="00D87563" w:rsidSect="004B0121">
      <w:pgSz w:w="15840" w:h="12240" w:orient="landscape"/>
      <w:pgMar w:top="117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ampton, Stephanie" w:date="2020-10-24T09:21:00Z" w:initials="HS">
    <w:p w14:paraId="0D23B902" w14:textId="2F2D5741" w:rsidR="0018248C" w:rsidRDefault="0018248C">
      <w:pPr>
        <w:pStyle w:val="CommentText"/>
      </w:pPr>
      <w:r>
        <w:rPr>
          <w:rStyle w:val="CommentReference"/>
        </w:rPr>
        <w:annotationRef/>
      </w:r>
      <w:r>
        <w:t>A little too cute, IMO, but I’m sure others will like it and I won’t get in your way on this one… (eye roll)</w:t>
      </w:r>
    </w:p>
  </w:comment>
  <w:comment w:id="2" w:author="Hampton, Stephanie" w:date="2020-10-24T09:43:00Z" w:initials="HS">
    <w:p w14:paraId="077DCB59" w14:textId="04FE5CBE" w:rsidR="0018248C" w:rsidRDefault="0018248C">
      <w:pPr>
        <w:pStyle w:val="CommentText"/>
      </w:pPr>
      <w:r>
        <w:rPr>
          <w:rStyle w:val="CommentReference"/>
        </w:rPr>
        <w:annotationRef/>
      </w:r>
      <w:r>
        <w:t>This is a long sentence… I’m conflicted about fixing it for you (as a co-author vs a mentor) but it needs to be fixed</w:t>
      </w:r>
    </w:p>
  </w:comment>
  <w:comment w:id="3" w:author="Hampton, Stephanie" w:date="2020-10-24T09:45:00Z" w:initials="HS">
    <w:p w14:paraId="6C088369" w14:textId="4833A187" w:rsidR="0018248C" w:rsidRDefault="0018248C">
      <w:pPr>
        <w:pStyle w:val="CommentText"/>
      </w:pPr>
      <w:r>
        <w:rPr>
          <w:rStyle w:val="CommentReference"/>
        </w:rPr>
        <w:annotationRef/>
      </w:r>
      <w:r>
        <w:t>Circular logic</w:t>
      </w:r>
    </w:p>
  </w:comment>
  <w:comment w:id="5" w:author="Hampton, Stephanie" w:date="2020-10-24T09:47:00Z" w:initials="HS">
    <w:p w14:paraId="40FEC4A3" w14:textId="48EF2E81" w:rsidR="0018248C" w:rsidRDefault="0018248C">
      <w:pPr>
        <w:pStyle w:val="CommentText"/>
      </w:pPr>
      <w:r>
        <w:rPr>
          <w:rStyle w:val="CommentReference"/>
        </w:rPr>
        <w:annotationRef/>
      </w:r>
      <w:r>
        <w:t>The word “extensive” doesn’t mean anything specific I think? At least in this context… what is extensive computation?</w:t>
      </w:r>
    </w:p>
  </w:comment>
  <w:comment w:id="6" w:author="Hampton, Stephanie" w:date="2020-10-24T10:06:00Z" w:initials="HS">
    <w:p w14:paraId="47833743" w14:textId="428019F0" w:rsidR="0018248C" w:rsidRDefault="0018248C">
      <w:pPr>
        <w:pStyle w:val="CommentText"/>
      </w:pPr>
      <w:r>
        <w:rPr>
          <w:rStyle w:val="CommentReference"/>
        </w:rPr>
        <w:annotationRef/>
      </w:r>
      <w:r>
        <w:t>Do you think this is true?</w:t>
      </w:r>
    </w:p>
  </w:comment>
  <w:comment w:id="7" w:author="Hampton, Stephanie" w:date="2020-10-24T10:10:00Z" w:initials="HS">
    <w:p w14:paraId="1797FC9B" w14:textId="103281E5" w:rsidR="0018248C" w:rsidRDefault="0018248C">
      <w:pPr>
        <w:pStyle w:val="CommentText"/>
      </w:pPr>
      <w:r>
        <w:rPr>
          <w:rStyle w:val="CommentReference"/>
        </w:rPr>
        <w:annotationRef/>
      </w:r>
      <w:r>
        <w:t xml:space="preserve">Can you doublecheck me that she says </w:t>
      </w:r>
      <w:proofErr w:type="gramStart"/>
      <w:r>
        <w:t>this?,</w:t>
      </w:r>
      <w:proofErr w:type="gramEnd"/>
      <w:r>
        <w:t xml:space="preserve"> or do we back calculate from something else? I’m trying to strengthen the argument that this data set is significant enough for publication</w:t>
      </w:r>
    </w:p>
  </w:comment>
  <w:comment w:id="8" w:author="Hampton, Stephanie" w:date="2020-10-24T10:03:00Z" w:initials="HS">
    <w:p w14:paraId="27F4806B" w14:textId="5DCDAAFF" w:rsidR="0018248C" w:rsidRDefault="0018248C">
      <w:pPr>
        <w:pStyle w:val="CommentText"/>
      </w:pPr>
      <w:r>
        <w:rPr>
          <w:rStyle w:val="CommentReference"/>
        </w:rPr>
        <w:annotationRef/>
      </w:r>
      <w:r>
        <w:t>This sentence looks like we are trying to get citations so I deleted – if there is a reason to cite both, please spell out</w:t>
      </w:r>
    </w:p>
  </w:comment>
  <w:comment w:id="10" w:author="Meyer, Michael Frederick" w:date="2020-08-27T10:41:00Z" w:initials="MMF">
    <w:p w14:paraId="2A75E415" w14:textId="6BDFBAEF" w:rsidR="0018248C" w:rsidRDefault="0018248C" w:rsidP="0077579F">
      <w:pPr>
        <w:pStyle w:val="CommentText"/>
      </w:pPr>
      <w:r>
        <w:rPr>
          <w:rStyle w:val="CommentReference"/>
        </w:rPr>
        <w:annotationRef/>
      </w:r>
      <w:r>
        <w:t xml:space="preserve">This is the section that I am most unsure of. </w:t>
      </w:r>
    </w:p>
    <w:p w14:paraId="01135B8A" w14:textId="5EAB6239" w:rsidR="0018248C" w:rsidRDefault="0018248C" w:rsidP="0077579F">
      <w:pPr>
        <w:pStyle w:val="CommentText"/>
      </w:pPr>
    </w:p>
    <w:p w14:paraId="6FE3FB2C" w14:textId="51696258" w:rsidR="0018248C" w:rsidRDefault="0018248C" w:rsidP="0077579F">
      <w:pPr>
        <w:pStyle w:val="CommentText"/>
      </w:pPr>
      <w:r>
        <w:t xml:space="preserve">Some text is pasted from the analytics </w:t>
      </w:r>
      <w:proofErr w:type="spellStart"/>
      <w:r>
        <w:t>ms</w:t>
      </w:r>
      <w:proofErr w:type="spellEnd"/>
      <w:r>
        <w:t xml:space="preserve">, but I did my best to at least cut text so most sentences read differently. </w:t>
      </w:r>
    </w:p>
    <w:p w14:paraId="4D59E294" w14:textId="101F1DB2" w:rsidR="0018248C" w:rsidRDefault="0018248C">
      <w:pPr>
        <w:pStyle w:val="CommentText"/>
      </w:pPr>
    </w:p>
  </w:comment>
  <w:comment w:id="11" w:author="Hampton, Stephanie" w:date="2020-10-24T09:32:00Z" w:initials="HS">
    <w:p w14:paraId="1DB7BDAC" w14:textId="16344635" w:rsidR="0018248C" w:rsidRDefault="0018248C">
      <w:pPr>
        <w:pStyle w:val="CommentText"/>
      </w:pPr>
      <w:r>
        <w:rPr>
          <w:rStyle w:val="CommentReference"/>
        </w:rPr>
        <w:annotationRef/>
      </w:r>
      <w:r>
        <w:t>Yeah, this is hard to avoid – probably the text for IDW will change as it goes through review</w:t>
      </w:r>
    </w:p>
  </w:comment>
  <w:comment w:id="14" w:author="Hampton, Stephanie" w:date="2020-10-24T09:28:00Z" w:initials="HS">
    <w:p w14:paraId="7CF64124" w14:textId="24BCF414" w:rsidR="0018248C" w:rsidRDefault="0018248C">
      <w:pPr>
        <w:pStyle w:val="CommentText"/>
      </w:pPr>
      <w:r>
        <w:rPr>
          <w:rStyle w:val="CommentReference"/>
        </w:rPr>
        <w:annotationRef/>
      </w:r>
      <w:r>
        <w:t>What does this mean? rephrase</w:t>
      </w:r>
    </w:p>
  </w:comment>
  <w:comment w:id="15" w:author="Hampton, Stephanie" w:date="2020-10-24T09:28:00Z" w:initials="HS">
    <w:p w14:paraId="7FEC60B4" w14:textId="258573EC" w:rsidR="0018248C" w:rsidRDefault="0018248C">
      <w:pPr>
        <w:pStyle w:val="CommentText"/>
      </w:pPr>
      <w:r>
        <w:rPr>
          <w:rStyle w:val="CommentReference"/>
        </w:rPr>
        <w:annotationRef/>
      </w:r>
      <w:proofErr w:type="gramStart"/>
      <w:r>
        <w:t>Also</w:t>
      </w:r>
      <w:proofErr w:type="gramEnd"/>
      <w:r>
        <w:t xml:space="preserve"> don’t understand what this means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23B902" w15:done="0"/>
  <w15:commentEx w15:paraId="077DCB59" w15:done="0"/>
  <w15:commentEx w15:paraId="6C088369" w15:done="0"/>
  <w15:commentEx w15:paraId="40FEC4A3" w15:done="0"/>
  <w15:commentEx w15:paraId="47833743" w15:done="0"/>
  <w15:commentEx w15:paraId="1797FC9B" w15:done="0"/>
  <w15:commentEx w15:paraId="27F4806B" w15:done="0"/>
  <w15:commentEx w15:paraId="4D59E294" w15:done="0"/>
  <w15:commentEx w15:paraId="1DB7BDAC" w15:paraIdParent="4D59E294" w15:done="0"/>
  <w15:commentEx w15:paraId="7CF64124" w15:done="0"/>
  <w15:commentEx w15:paraId="7FEC60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23B902" w16cid:durableId="233EAB1B"/>
  <w16cid:commentId w16cid:paraId="077DCB59" w16cid:durableId="233EAB1E"/>
  <w16cid:commentId w16cid:paraId="6C088369" w16cid:durableId="233EAB1F"/>
  <w16cid:commentId w16cid:paraId="40FEC4A3" w16cid:durableId="233EAB20"/>
  <w16cid:commentId w16cid:paraId="47833743" w16cid:durableId="233EAB21"/>
  <w16cid:commentId w16cid:paraId="1797FC9B" w16cid:durableId="233EAB22"/>
  <w16cid:commentId w16cid:paraId="27F4806B" w16cid:durableId="233EAB23"/>
  <w16cid:commentId w16cid:paraId="4D59E294" w16cid:durableId="22F20C56"/>
  <w16cid:commentId w16cid:paraId="1DB7BDAC" w16cid:durableId="233EAB25"/>
  <w16cid:commentId w16cid:paraId="7CF64124" w16cid:durableId="233EAB27"/>
  <w16cid:commentId w16cid:paraId="7FEC60B4" w16cid:durableId="233EAB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0BA66" w14:textId="77777777" w:rsidR="00240990" w:rsidRDefault="00240990">
      <w:r>
        <w:separator/>
      </w:r>
    </w:p>
  </w:endnote>
  <w:endnote w:type="continuationSeparator" w:id="0">
    <w:p w14:paraId="16390227" w14:textId="77777777" w:rsidR="00240990" w:rsidRDefault="00240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C" w14:textId="77777777" w:rsidR="0018248C" w:rsidRDefault="0018248C">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18248C" w:rsidRDefault="0018248C">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8" w14:textId="2BFA3141" w:rsidR="0018248C" w:rsidRDefault="0018248C">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18248C" w:rsidRDefault="0018248C">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601524" w14:textId="77777777" w:rsidR="00240990" w:rsidRDefault="00240990">
      <w:r>
        <w:separator/>
      </w:r>
    </w:p>
  </w:footnote>
  <w:footnote w:type="continuationSeparator" w:id="0">
    <w:p w14:paraId="5FEE1A78" w14:textId="77777777" w:rsidR="00240990" w:rsidRDefault="002409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B" w14:textId="77777777" w:rsidR="0018248C" w:rsidRDefault="0018248C">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7" w14:textId="77777777" w:rsidR="0018248C" w:rsidRDefault="0018248C">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r>
      <w:rPr>
        <w:rFonts w:ascii="Calibri" w:eastAsia="Calibri" w:hAnsi="Calibri" w:cs="Calibri"/>
        <w:i/>
        <w:sz w:val="18"/>
        <w:szCs w:val="18"/>
      </w:rPr>
      <w:t>Limnology &amp; Oceanography Letters: Data Article Template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A" w14:textId="77777777" w:rsidR="0018248C" w:rsidRDefault="0018248C">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mpton, Stephanie">
    <w15:presenceInfo w15:providerId="None" w15:userId="Hampton, Stephanie"/>
  </w15:person>
  <w15:person w15:author="Meyer, Michael Frederick">
    <w15:presenceInfo w15:providerId="AD" w15:userId="S-1-5-21-861567501-115176313-682003330-38604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10C97"/>
    <w:rsid w:val="00012F81"/>
    <w:rsid w:val="00031A36"/>
    <w:rsid w:val="00045DBB"/>
    <w:rsid w:val="00047794"/>
    <w:rsid w:val="00087094"/>
    <w:rsid w:val="00097E8E"/>
    <w:rsid w:val="000C3774"/>
    <w:rsid w:val="000D39B9"/>
    <w:rsid w:val="000D631A"/>
    <w:rsid w:val="000D7242"/>
    <w:rsid w:val="000F040B"/>
    <w:rsid w:val="000F33B3"/>
    <w:rsid w:val="000F6074"/>
    <w:rsid w:val="00132A72"/>
    <w:rsid w:val="00164694"/>
    <w:rsid w:val="001769E5"/>
    <w:rsid w:val="0018248C"/>
    <w:rsid w:val="00192EF6"/>
    <w:rsid w:val="00193C4A"/>
    <w:rsid w:val="001F692E"/>
    <w:rsid w:val="00240990"/>
    <w:rsid w:val="00247471"/>
    <w:rsid w:val="002862B7"/>
    <w:rsid w:val="002A508A"/>
    <w:rsid w:val="002F0AC7"/>
    <w:rsid w:val="00322753"/>
    <w:rsid w:val="00334E01"/>
    <w:rsid w:val="00342554"/>
    <w:rsid w:val="00354123"/>
    <w:rsid w:val="003925D1"/>
    <w:rsid w:val="0039718C"/>
    <w:rsid w:val="003B3400"/>
    <w:rsid w:val="003F3A49"/>
    <w:rsid w:val="00426B88"/>
    <w:rsid w:val="00434D3F"/>
    <w:rsid w:val="00440591"/>
    <w:rsid w:val="00453730"/>
    <w:rsid w:val="00456F3B"/>
    <w:rsid w:val="004665E2"/>
    <w:rsid w:val="004808AA"/>
    <w:rsid w:val="00487E5A"/>
    <w:rsid w:val="004B0121"/>
    <w:rsid w:val="004B30F1"/>
    <w:rsid w:val="004C051D"/>
    <w:rsid w:val="004E3300"/>
    <w:rsid w:val="00570225"/>
    <w:rsid w:val="005842AF"/>
    <w:rsid w:val="005A6157"/>
    <w:rsid w:val="005B0DA3"/>
    <w:rsid w:val="005B6D06"/>
    <w:rsid w:val="00606362"/>
    <w:rsid w:val="00625B3E"/>
    <w:rsid w:val="00641685"/>
    <w:rsid w:val="00641893"/>
    <w:rsid w:val="0066218C"/>
    <w:rsid w:val="0067747D"/>
    <w:rsid w:val="006846A1"/>
    <w:rsid w:val="006A1C88"/>
    <w:rsid w:val="006B0CD5"/>
    <w:rsid w:val="006B2FFE"/>
    <w:rsid w:val="006B5814"/>
    <w:rsid w:val="006D3FA9"/>
    <w:rsid w:val="006F13A3"/>
    <w:rsid w:val="007153E8"/>
    <w:rsid w:val="00721DFB"/>
    <w:rsid w:val="00731556"/>
    <w:rsid w:val="007408C0"/>
    <w:rsid w:val="0077579F"/>
    <w:rsid w:val="007856D6"/>
    <w:rsid w:val="007B6309"/>
    <w:rsid w:val="0080096C"/>
    <w:rsid w:val="008615DC"/>
    <w:rsid w:val="008949B7"/>
    <w:rsid w:val="008A03F1"/>
    <w:rsid w:val="008C474C"/>
    <w:rsid w:val="008F7B2D"/>
    <w:rsid w:val="00926DA7"/>
    <w:rsid w:val="009574CD"/>
    <w:rsid w:val="00981DF3"/>
    <w:rsid w:val="009956E8"/>
    <w:rsid w:val="009A07E9"/>
    <w:rsid w:val="009A29EA"/>
    <w:rsid w:val="009B4412"/>
    <w:rsid w:val="009B4DF1"/>
    <w:rsid w:val="009C6B31"/>
    <w:rsid w:val="009D204F"/>
    <w:rsid w:val="009F6610"/>
    <w:rsid w:val="00A428AE"/>
    <w:rsid w:val="00A8400F"/>
    <w:rsid w:val="00A8718B"/>
    <w:rsid w:val="00AB4A75"/>
    <w:rsid w:val="00AB72AA"/>
    <w:rsid w:val="00AC71C2"/>
    <w:rsid w:val="00AD5653"/>
    <w:rsid w:val="00AE45BA"/>
    <w:rsid w:val="00AF60F8"/>
    <w:rsid w:val="00AF6302"/>
    <w:rsid w:val="00B10381"/>
    <w:rsid w:val="00B1439B"/>
    <w:rsid w:val="00B22E05"/>
    <w:rsid w:val="00B853E5"/>
    <w:rsid w:val="00B8620B"/>
    <w:rsid w:val="00B94B6D"/>
    <w:rsid w:val="00BA2B15"/>
    <w:rsid w:val="00BB005D"/>
    <w:rsid w:val="00BC3E51"/>
    <w:rsid w:val="00BC6A79"/>
    <w:rsid w:val="00BE6C57"/>
    <w:rsid w:val="00C03C83"/>
    <w:rsid w:val="00C316F5"/>
    <w:rsid w:val="00C34B40"/>
    <w:rsid w:val="00C42C3E"/>
    <w:rsid w:val="00C900D5"/>
    <w:rsid w:val="00CB7741"/>
    <w:rsid w:val="00D14AB9"/>
    <w:rsid w:val="00D219F9"/>
    <w:rsid w:val="00D42F9E"/>
    <w:rsid w:val="00D46E53"/>
    <w:rsid w:val="00D6763D"/>
    <w:rsid w:val="00D87563"/>
    <w:rsid w:val="00DC22BF"/>
    <w:rsid w:val="00DC792B"/>
    <w:rsid w:val="00DF136B"/>
    <w:rsid w:val="00DF5D3F"/>
    <w:rsid w:val="00E11F1F"/>
    <w:rsid w:val="00E233D9"/>
    <w:rsid w:val="00E47643"/>
    <w:rsid w:val="00EA5934"/>
    <w:rsid w:val="00EB2152"/>
    <w:rsid w:val="00EB500E"/>
    <w:rsid w:val="00ED3B19"/>
    <w:rsid w:val="00EE0669"/>
    <w:rsid w:val="00EE46A1"/>
    <w:rsid w:val="00F04096"/>
    <w:rsid w:val="00F15F8B"/>
    <w:rsid w:val="00F3782F"/>
    <w:rsid w:val="00F84029"/>
    <w:rsid w:val="00F938EC"/>
    <w:rsid w:val="00FB2C2B"/>
    <w:rsid w:val="00FE6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3E8"/>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customStyle="1" w:styleId="UnresolvedMention1">
    <w:name w:val="Unresolved Mention1"/>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 w:type="table" w:customStyle="1" w:styleId="4">
    <w:name w:val="4"/>
    <w:basedOn w:val="TableNormal"/>
    <w:rsid w:val="00B10381"/>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eader" Target="header3.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31</Pages>
  <Words>20719</Words>
  <Characters>133021</Characters>
  <Application>Microsoft Office Word</Application>
  <DocSecurity>0</DocSecurity>
  <Lines>2660</Lines>
  <Paragraphs>1689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Meyer, Michael Frederick</cp:lastModifiedBy>
  <cp:revision>4</cp:revision>
  <cp:lastPrinted>2020-10-24T22:08:00Z</cp:lastPrinted>
  <dcterms:created xsi:type="dcterms:W3CDTF">2020-10-24T20:55:00Z</dcterms:created>
  <dcterms:modified xsi:type="dcterms:W3CDTF">2020-10-26T23:19:00Z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id="uv3UZnpy"/&gt;&lt;style id="http://www.zotero.org/styles/limnology-and-oceanography" hasBibliography="1" bibliographyStyleHasBeenSet="1"/&gt;&lt;prefs&gt;&lt;pref name="fieldType" value="Field"/&gt;&lt;/prefs&gt;&lt;/data&gt;</vt:lpwstr>
  </property>
</Properties>
</file>